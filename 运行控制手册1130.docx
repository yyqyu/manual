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24.xml" ContentType="application/vnd.openxmlformats-officedocument.wordprocessingml.header+xml"/>
  <Override PartName="/word/footer18.xml" ContentType="application/vnd.openxmlformats-officedocument.wordprocessingml.footer+xml"/>
  <Override PartName="/word/header25.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160AE" w14:textId="77777777" w:rsidR="00B24B57" w:rsidRPr="00CF4030" w:rsidRDefault="00B24B57" w:rsidP="00465F2D">
      <w:pPr>
        <w:spacing w:beforeLines="300" w:before="720" w:line="360" w:lineRule="auto"/>
        <w:ind w:left="0"/>
        <w:jc w:val="center"/>
        <w:rPr>
          <w:b/>
          <w:sz w:val="48"/>
          <w:szCs w:val="48"/>
        </w:rPr>
      </w:pPr>
      <w:r w:rsidRPr="00CF4030">
        <w:rPr>
          <w:rFonts w:hint="eastAsia"/>
          <w:b/>
          <w:sz w:val="48"/>
          <w:szCs w:val="48"/>
        </w:rPr>
        <w:t>友和道通航空</w:t>
      </w:r>
      <w:r w:rsidRPr="00CF4030">
        <w:rPr>
          <w:b/>
          <w:sz w:val="48"/>
          <w:szCs w:val="48"/>
        </w:rPr>
        <w:t>有限公司</w:t>
      </w:r>
    </w:p>
    <w:p w14:paraId="5F7160AF" w14:textId="77777777" w:rsidR="00B24B57" w:rsidRPr="00CF4030" w:rsidRDefault="00B24B57" w:rsidP="00B24B57">
      <w:pPr>
        <w:spacing w:line="360" w:lineRule="auto"/>
        <w:ind w:left="0"/>
        <w:jc w:val="center"/>
        <w:rPr>
          <w:b/>
          <w:sz w:val="48"/>
          <w:szCs w:val="48"/>
        </w:rPr>
      </w:pPr>
      <w:r w:rsidRPr="00CF4030">
        <w:rPr>
          <w:rFonts w:hint="eastAsia"/>
          <w:b/>
          <w:sz w:val="48"/>
          <w:szCs w:val="48"/>
        </w:rPr>
        <w:t>运行</w:t>
      </w:r>
      <w:r>
        <w:rPr>
          <w:rFonts w:hint="eastAsia"/>
          <w:b/>
          <w:sz w:val="48"/>
          <w:szCs w:val="48"/>
        </w:rPr>
        <w:t>控制</w:t>
      </w:r>
      <w:r w:rsidRPr="00CF4030">
        <w:rPr>
          <w:b/>
          <w:sz w:val="48"/>
          <w:szCs w:val="48"/>
        </w:rPr>
        <w:t>手册</w:t>
      </w:r>
    </w:p>
    <w:tbl>
      <w:tblPr>
        <w:tblW w:w="0" w:type="auto"/>
        <w:jc w:val="center"/>
        <w:tblLook w:val="04A0" w:firstRow="1" w:lastRow="0" w:firstColumn="1" w:lastColumn="0" w:noHBand="0" w:noVBand="1"/>
      </w:tblPr>
      <w:tblGrid>
        <w:gridCol w:w="2622"/>
        <w:gridCol w:w="2623"/>
      </w:tblGrid>
      <w:tr w:rsidR="00B24B57" w:rsidRPr="00CF4030" w14:paraId="5F7160B2" w14:textId="77777777" w:rsidTr="004548CE">
        <w:trPr>
          <w:jc w:val="center"/>
        </w:trPr>
        <w:tc>
          <w:tcPr>
            <w:tcW w:w="2622" w:type="dxa"/>
            <w:shd w:val="clear" w:color="auto" w:fill="auto"/>
          </w:tcPr>
          <w:p w14:paraId="5F7160B0" w14:textId="77777777" w:rsidR="00B24B57" w:rsidRPr="00CF4030" w:rsidRDefault="00B24B57" w:rsidP="00B24B57">
            <w:pPr>
              <w:spacing w:line="360" w:lineRule="auto"/>
              <w:ind w:left="0"/>
              <w:jc w:val="right"/>
              <w:rPr>
                <w:b/>
                <w:sz w:val="28"/>
                <w:szCs w:val="28"/>
              </w:rPr>
            </w:pPr>
            <w:r w:rsidRPr="00CF4030">
              <w:rPr>
                <w:b/>
                <w:sz w:val="28"/>
                <w:szCs w:val="28"/>
              </w:rPr>
              <w:t>手册编号：</w:t>
            </w:r>
          </w:p>
        </w:tc>
        <w:tc>
          <w:tcPr>
            <w:tcW w:w="2623" w:type="dxa"/>
            <w:shd w:val="clear" w:color="auto" w:fill="auto"/>
          </w:tcPr>
          <w:p w14:paraId="5F7160B1" w14:textId="77777777" w:rsidR="00B24B57" w:rsidRPr="00CF4030" w:rsidRDefault="00B24B57" w:rsidP="00B46BD1">
            <w:pPr>
              <w:spacing w:line="360" w:lineRule="auto"/>
              <w:ind w:left="0"/>
              <w:rPr>
                <w:b/>
                <w:sz w:val="28"/>
                <w:szCs w:val="28"/>
              </w:rPr>
            </w:pPr>
            <w:r>
              <w:rPr>
                <w:rFonts w:eastAsia="仿宋_GB2312"/>
                <w:b/>
                <w:sz w:val="28"/>
                <w:szCs w:val="28"/>
              </w:rPr>
              <w:t>UIPFOM0</w:t>
            </w:r>
            <w:r w:rsidR="00B46BD1">
              <w:rPr>
                <w:rFonts w:eastAsia="仿宋_GB2312" w:hint="eastAsia"/>
                <w:b/>
                <w:sz w:val="28"/>
                <w:szCs w:val="28"/>
              </w:rPr>
              <w:t>4</w:t>
            </w:r>
            <w:r>
              <w:rPr>
                <w:rFonts w:eastAsia="仿宋_GB2312"/>
                <w:b/>
                <w:sz w:val="28"/>
                <w:szCs w:val="28"/>
              </w:rPr>
              <w:t>0</w:t>
            </w:r>
            <w:r w:rsidR="00B46BD1">
              <w:rPr>
                <w:rFonts w:eastAsia="仿宋_GB2312" w:hint="eastAsia"/>
                <w:b/>
                <w:sz w:val="28"/>
                <w:szCs w:val="28"/>
              </w:rPr>
              <w:t>1</w:t>
            </w:r>
          </w:p>
        </w:tc>
      </w:tr>
      <w:tr w:rsidR="00B24B57" w:rsidRPr="00CF4030" w14:paraId="5F7160B5" w14:textId="77777777" w:rsidTr="004548CE">
        <w:trPr>
          <w:jc w:val="center"/>
        </w:trPr>
        <w:tc>
          <w:tcPr>
            <w:tcW w:w="2622" w:type="dxa"/>
            <w:shd w:val="clear" w:color="auto" w:fill="auto"/>
          </w:tcPr>
          <w:p w14:paraId="5F7160B3" w14:textId="77777777" w:rsidR="00B24B57" w:rsidRPr="00CF4030" w:rsidRDefault="00B24B57" w:rsidP="00B24B57">
            <w:pPr>
              <w:spacing w:line="360" w:lineRule="auto"/>
              <w:ind w:left="0"/>
              <w:jc w:val="right"/>
              <w:rPr>
                <w:b/>
                <w:sz w:val="28"/>
                <w:szCs w:val="28"/>
              </w:rPr>
            </w:pPr>
            <w:r w:rsidRPr="00CF4030">
              <w:rPr>
                <w:b/>
                <w:sz w:val="28"/>
                <w:szCs w:val="28"/>
              </w:rPr>
              <w:t>手册版本：</w:t>
            </w:r>
          </w:p>
        </w:tc>
        <w:tc>
          <w:tcPr>
            <w:tcW w:w="2623" w:type="dxa"/>
            <w:shd w:val="clear" w:color="auto" w:fill="auto"/>
          </w:tcPr>
          <w:p w14:paraId="5F7160B4" w14:textId="77777777" w:rsidR="00B24B57" w:rsidRPr="00CF4030" w:rsidRDefault="00B24B57" w:rsidP="00B24B57">
            <w:pPr>
              <w:spacing w:line="360" w:lineRule="auto"/>
              <w:ind w:left="0"/>
              <w:rPr>
                <w:b/>
                <w:sz w:val="28"/>
                <w:szCs w:val="28"/>
              </w:rPr>
            </w:pPr>
            <w:r w:rsidRPr="00CF4030">
              <w:rPr>
                <w:b/>
                <w:sz w:val="28"/>
                <w:szCs w:val="28"/>
              </w:rPr>
              <w:t>02</w:t>
            </w:r>
            <w:r w:rsidRPr="00CF4030">
              <w:rPr>
                <w:rFonts w:hint="eastAsia"/>
                <w:b/>
                <w:sz w:val="28"/>
                <w:szCs w:val="28"/>
              </w:rPr>
              <w:t>（</w:t>
            </w:r>
            <w:r w:rsidRPr="00CF4030">
              <w:rPr>
                <w:rFonts w:hint="eastAsia"/>
                <w:b/>
                <w:sz w:val="28"/>
                <w:szCs w:val="28"/>
              </w:rPr>
              <w:t>00</w:t>
            </w:r>
            <w:r w:rsidRPr="00CF4030">
              <w:rPr>
                <w:rFonts w:hint="eastAsia"/>
                <w:b/>
                <w:sz w:val="28"/>
                <w:szCs w:val="28"/>
              </w:rPr>
              <w:t>）</w:t>
            </w:r>
          </w:p>
        </w:tc>
      </w:tr>
    </w:tbl>
    <w:p w14:paraId="5F7160B6" w14:textId="77777777" w:rsidR="00B24B57" w:rsidRDefault="00B24B57" w:rsidP="00B24B57">
      <w:pPr>
        <w:jc w:val="left"/>
        <w:rPr>
          <w:b/>
          <w:szCs w:val="21"/>
        </w:rPr>
      </w:pPr>
    </w:p>
    <w:tbl>
      <w:tblPr>
        <w:tblW w:w="6491" w:type="dxa"/>
        <w:jc w:val="center"/>
        <w:tblLook w:val="04A0" w:firstRow="1" w:lastRow="0" w:firstColumn="1" w:lastColumn="0" w:noHBand="0" w:noVBand="1"/>
      </w:tblPr>
      <w:tblGrid>
        <w:gridCol w:w="3170"/>
        <w:gridCol w:w="3321"/>
      </w:tblGrid>
      <w:tr w:rsidR="00B24B57" w:rsidRPr="00F25140" w14:paraId="5F7160B8" w14:textId="77777777" w:rsidTr="004548CE">
        <w:trPr>
          <w:jc w:val="center"/>
        </w:trPr>
        <w:tc>
          <w:tcPr>
            <w:tcW w:w="6491" w:type="dxa"/>
            <w:gridSpan w:val="2"/>
            <w:shd w:val="clear" w:color="auto" w:fill="auto"/>
          </w:tcPr>
          <w:p w14:paraId="5F7160B7" w14:textId="77777777" w:rsidR="00B24B57" w:rsidRPr="00F25140" w:rsidRDefault="00B24B57" w:rsidP="00C01342">
            <w:pPr>
              <w:spacing w:line="360" w:lineRule="auto"/>
              <w:ind w:left="0"/>
              <w:jc w:val="left"/>
              <w:rPr>
                <w:b/>
                <w:sz w:val="28"/>
                <w:szCs w:val="28"/>
                <w:u w:val="single"/>
              </w:rPr>
            </w:pPr>
            <w:r w:rsidRPr="00F25140">
              <w:rPr>
                <w:rFonts w:hint="eastAsia"/>
                <w:b/>
                <w:sz w:val="28"/>
                <w:szCs w:val="28"/>
                <w:u w:val="single"/>
              </w:rPr>
              <w:t>友和</w:t>
            </w:r>
            <w:r w:rsidRPr="00F25140">
              <w:rPr>
                <w:b/>
                <w:sz w:val="28"/>
                <w:szCs w:val="28"/>
                <w:u w:val="single"/>
              </w:rPr>
              <w:t>道通航空有限公司</w:t>
            </w:r>
          </w:p>
        </w:tc>
      </w:tr>
      <w:tr w:rsidR="00B24B57" w:rsidRPr="00F25140" w14:paraId="5F7160BB" w14:textId="77777777" w:rsidTr="004548CE">
        <w:trPr>
          <w:jc w:val="center"/>
        </w:trPr>
        <w:tc>
          <w:tcPr>
            <w:tcW w:w="3170" w:type="dxa"/>
            <w:shd w:val="clear" w:color="auto" w:fill="auto"/>
          </w:tcPr>
          <w:p w14:paraId="5F7160B9" w14:textId="77777777" w:rsidR="00B24B57" w:rsidRPr="00F25140" w:rsidRDefault="00B24B57" w:rsidP="00C01342">
            <w:pPr>
              <w:adjustRightInd w:val="0"/>
              <w:snapToGrid w:val="0"/>
              <w:spacing w:line="360" w:lineRule="auto"/>
              <w:ind w:left="0"/>
              <w:jc w:val="left"/>
              <w:rPr>
                <w:b/>
                <w:sz w:val="24"/>
                <w:u w:val="single"/>
              </w:rPr>
            </w:pPr>
            <w:r w:rsidRPr="00F25140">
              <w:rPr>
                <w:rFonts w:hint="eastAsia"/>
                <w:b/>
                <w:sz w:val="24"/>
              </w:rPr>
              <w:t>审核</w:t>
            </w:r>
            <w:r w:rsidRPr="00F25140">
              <w:rPr>
                <w:b/>
                <w:sz w:val="24"/>
              </w:rPr>
              <w:t>签署</w:t>
            </w:r>
            <w:r w:rsidRPr="00F25140">
              <w:rPr>
                <w:rFonts w:hint="eastAsia"/>
                <w:b/>
                <w:sz w:val="24"/>
              </w:rPr>
              <w:t>：</w:t>
            </w:r>
            <w:r w:rsidR="0042568A">
              <w:rPr>
                <w:rFonts w:hint="eastAsia"/>
                <w:b/>
                <w:sz w:val="24"/>
                <w:u w:val="single"/>
              </w:rPr>
              <w:t xml:space="preserve">              </w:t>
            </w:r>
          </w:p>
        </w:tc>
        <w:tc>
          <w:tcPr>
            <w:tcW w:w="3321" w:type="dxa"/>
            <w:shd w:val="clear" w:color="auto" w:fill="auto"/>
          </w:tcPr>
          <w:p w14:paraId="5F7160BA" w14:textId="77777777" w:rsidR="00B24B57" w:rsidRPr="00F25140" w:rsidRDefault="00B24B57" w:rsidP="00C01342">
            <w:pPr>
              <w:adjustRightInd w:val="0"/>
              <w:snapToGrid w:val="0"/>
              <w:spacing w:line="360" w:lineRule="auto"/>
              <w:ind w:left="0"/>
              <w:jc w:val="left"/>
              <w:rPr>
                <w:b/>
                <w:sz w:val="24"/>
              </w:rPr>
            </w:pPr>
            <w:r w:rsidRPr="00F25140">
              <w:rPr>
                <w:rFonts w:hint="eastAsia"/>
                <w:b/>
                <w:sz w:val="24"/>
              </w:rPr>
              <w:t>日期</w:t>
            </w:r>
            <w:r w:rsidRPr="00F25140">
              <w:rPr>
                <w:b/>
                <w:sz w:val="24"/>
              </w:rPr>
              <w:t>：</w:t>
            </w:r>
            <w:r w:rsidR="00B46BD1">
              <w:rPr>
                <w:rFonts w:hint="eastAsia"/>
                <w:b/>
                <w:sz w:val="24"/>
                <w:u w:val="single"/>
              </w:rPr>
              <w:t xml:space="preserve">    </w:t>
            </w:r>
            <w:r w:rsidRPr="00F25140">
              <w:rPr>
                <w:rFonts w:hint="eastAsia"/>
                <w:b/>
                <w:sz w:val="24"/>
              </w:rPr>
              <w:t>年</w:t>
            </w:r>
            <w:r w:rsidR="00B46BD1">
              <w:rPr>
                <w:rFonts w:hint="eastAsia"/>
                <w:b/>
                <w:sz w:val="24"/>
                <w:u w:val="single"/>
              </w:rPr>
              <w:t xml:space="preserve">    </w:t>
            </w:r>
            <w:r w:rsidRPr="00F25140">
              <w:rPr>
                <w:rFonts w:hint="eastAsia"/>
                <w:b/>
                <w:sz w:val="24"/>
              </w:rPr>
              <w:t>月</w:t>
            </w:r>
            <w:r w:rsidR="00B46BD1">
              <w:rPr>
                <w:rFonts w:hint="eastAsia"/>
                <w:b/>
                <w:sz w:val="24"/>
                <w:u w:val="single"/>
              </w:rPr>
              <w:t xml:space="preserve">    </w:t>
            </w:r>
            <w:r w:rsidRPr="00F25140">
              <w:rPr>
                <w:rFonts w:hint="eastAsia"/>
                <w:b/>
                <w:sz w:val="24"/>
              </w:rPr>
              <w:t>日</w:t>
            </w:r>
          </w:p>
        </w:tc>
      </w:tr>
      <w:tr w:rsidR="00B24B57" w:rsidRPr="00F25140" w14:paraId="5F7160BE" w14:textId="77777777" w:rsidTr="004548CE">
        <w:trPr>
          <w:jc w:val="center"/>
        </w:trPr>
        <w:tc>
          <w:tcPr>
            <w:tcW w:w="3170" w:type="dxa"/>
            <w:shd w:val="clear" w:color="auto" w:fill="auto"/>
          </w:tcPr>
          <w:p w14:paraId="5F7160BC" w14:textId="77777777" w:rsidR="00B24B57" w:rsidRPr="00F25140" w:rsidRDefault="00B24B57" w:rsidP="00C01342">
            <w:pPr>
              <w:adjustRightInd w:val="0"/>
              <w:snapToGrid w:val="0"/>
              <w:spacing w:line="360" w:lineRule="auto"/>
              <w:ind w:left="0"/>
              <w:jc w:val="left"/>
              <w:rPr>
                <w:b/>
                <w:sz w:val="24"/>
                <w:u w:val="single"/>
              </w:rPr>
            </w:pPr>
            <w:r w:rsidRPr="00F25140">
              <w:rPr>
                <w:rFonts w:hint="eastAsia"/>
                <w:b/>
                <w:sz w:val="24"/>
              </w:rPr>
              <w:t>批准</w:t>
            </w:r>
            <w:r w:rsidRPr="00F25140">
              <w:rPr>
                <w:b/>
                <w:sz w:val="24"/>
              </w:rPr>
              <w:t>签署</w:t>
            </w:r>
            <w:r w:rsidRPr="00F25140">
              <w:rPr>
                <w:rFonts w:hint="eastAsia"/>
                <w:b/>
                <w:sz w:val="24"/>
              </w:rPr>
              <w:t>：</w:t>
            </w:r>
            <w:r w:rsidR="0042568A">
              <w:rPr>
                <w:rFonts w:hint="eastAsia"/>
                <w:b/>
                <w:sz w:val="24"/>
                <w:u w:val="single"/>
              </w:rPr>
              <w:t xml:space="preserve">              </w:t>
            </w:r>
          </w:p>
        </w:tc>
        <w:tc>
          <w:tcPr>
            <w:tcW w:w="3321" w:type="dxa"/>
            <w:shd w:val="clear" w:color="auto" w:fill="auto"/>
          </w:tcPr>
          <w:p w14:paraId="5F7160BD" w14:textId="77777777" w:rsidR="00B24B57" w:rsidRPr="00F25140" w:rsidRDefault="00B24B57" w:rsidP="00C01342">
            <w:pPr>
              <w:adjustRightInd w:val="0"/>
              <w:snapToGrid w:val="0"/>
              <w:spacing w:line="360" w:lineRule="auto"/>
              <w:ind w:left="0"/>
              <w:jc w:val="left"/>
              <w:rPr>
                <w:b/>
                <w:sz w:val="24"/>
              </w:rPr>
            </w:pPr>
            <w:r w:rsidRPr="00F25140">
              <w:rPr>
                <w:rFonts w:hint="eastAsia"/>
                <w:b/>
                <w:sz w:val="24"/>
              </w:rPr>
              <w:t>日期</w:t>
            </w:r>
            <w:r w:rsidRPr="00F25140">
              <w:rPr>
                <w:b/>
                <w:sz w:val="24"/>
              </w:rPr>
              <w:t>：</w:t>
            </w:r>
            <w:r w:rsidR="00B46BD1">
              <w:rPr>
                <w:rFonts w:hint="eastAsia"/>
                <w:b/>
                <w:sz w:val="24"/>
                <w:u w:val="single"/>
              </w:rPr>
              <w:t xml:space="preserve">    </w:t>
            </w:r>
            <w:r w:rsidRPr="00F25140">
              <w:rPr>
                <w:rFonts w:hint="eastAsia"/>
                <w:b/>
                <w:sz w:val="24"/>
              </w:rPr>
              <w:t>年</w:t>
            </w:r>
            <w:r w:rsidR="00B46BD1">
              <w:rPr>
                <w:rFonts w:hint="eastAsia"/>
                <w:b/>
                <w:sz w:val="24"/>
                <w:u w:val="single"/>
              </w:rPr>
              <w:t xml:space="preserve">    </w:t>
            </w:r>
            <w:r w:rsidRPr="00F25140">
              <w:rPr>
                <w:rFonts w:hint="eastAsia"/>
                <w:b/>
                <w:sz w:val="24"/>
              </w:rPr>
              <w:t>月</w:t>
            </w:r>
            <w:r w:rsidR="00B46BD1">
              <w:rPr>
                <w:rFonts w:hint="eastAsia"/>
                <w:b/>
                <w:sz w:val="24"/>
                <w:u w:val="single"/>
              </w:rPr>
              <w:t xml:space="preserve">    </w:t>
            </w:r>
            <w:r w:rsidRPr="00F25140">
              <w:rPr>
                <w:rFonts w:hint="eastAsia"/>
                <w:b/>
                <w:sz w:val="24"/>
              </w:rPr>
              <w:t>日</w:t>
            </w:r>
          </w:p>
        </w:tc>
      </w:tr>
      <w:tr w:rsidR="00B24B57" w:rsidRPr="00F25140" w14:paraId="5F7160C4" w14:textId="77777777" w:rsidTr="004548CE">
        <w:trPr>
          <w:jc w:val="center"/>
        </w:trPr>
        <w:tc>
          <w:tcPr>
            <w:tcW w:w="6491" w:type="dxa"/>
            <w:gridSpan w:val="2"/>
            <w:shd w:val="clear" w:color="auto" w:fill="auto"/>
          </w:tcPr>
          <w:p w14:paraId="5F7160BF" w14:textId="77777777" w:rsidR="00B24B57" w:rsidRPr="00F25140" w:rsidRDefault="00B24B57" w:rsidP="00C01342">
            <w:pPr>
              <w:spacing w:line="360" w:lineRule="auto"/>
              <w:ind w:left="0"/>
              <w:jc w:val="left"/>
              <w:rPr>
                <w:b/>
                <w:sz w:val="24"/>
                <w:u w:val="single"/>
              </w:rPr>
            </w:pPr>
          </w:p>
          <w:p w14:paraId="5F7160C0" w14:textId="77777777" w:rsidR="00B24B57" w:rsidRPr="00F25140" w:rsidRDefault="00B24B57" w:rsidP="00C01342">
            <w:pPr>
              <w:spacing w:line="360" w:lineRule="auto"/>
              <w:ind w:left="0"/>
              <w:jc w:val="left"/>
              <w:rPr>
                <w:b/>
                <w:sz w:val="28"/>
                <w:szCs w:val="28"/>
                <w:u w:val="single"/>
              </w:rPr>
            </w:pPr>
            <w:r w:rsidRPr="00F25140">
              <w:rPr>
                <w:rFonts w:hint="eastAsia"/>
                <w:b/>
                <w:sz w:val="28"/>
                <w:szCs w:val="28"/>
                <w:u w:val="single"/>
              </w:rPr>
              <w:t>中国</w:t>
            </w:r>
            <w:r w:rsidRPr="00F25140">
              <w:rPr>
                <w:b/>
                <w:sz w:val="28"/>
                <w:szCs w:val="28"/>
                <w:u w:val="single"/>
              </w:rPr>
              <w:t>民用航空局</w:t>
            </w:r>
          </w:p>
          <w:p w14:paraId="5F7160C1" w14:textId="77777777" w:rsidR="00B24B57" w:rsidRPr="00F25140" w:rsidRDefault="00B24B57" w:rsidP="00C01342">
            <w:pPr>
              <w:spacing w:line="360" w:lineRule="auto"/>
              <w:ind w:left="0"/>
              <w:jc w:val="left"/>
              <w:rPr>
                <w:b/>
                <w:sz w:val="24"/>
                <w:u w:val="single"/>
              </w:rPr>
            </w:pPr>
          </w:p>
          <w:p w14:paraId="5F7160C2" w14:textId="77777777" w:rsidR="00B24B57" w:rsidRPr="00F25140" w:rsidRDefault="00B24B57" w:rsidP="00C01342">
            <w:pPr>
              <w:spacing w:line="360" w:lineRule="auto"/>
              <w:ind w:left="0"/>
              <w:jc w:val="left"/>
              <w:rPr>
                <w:b/>
                <w:sz w:val="24"/>
                <w:u w:val="single"/>
              </w:rPr>
            </w:pPr>
          </w:p>
          <w:p w14:paraId="5F7160C3" w14:textId="77777777" w:rsidR="00B24B57" w:rsidRPr="00F25140" w:rsidRDefault="00B24B57" w:rsidP="00C01342">
            <w:pPr>
              <w:spacing w:line="360" w:lineRule="auto"/>
              <w:ind w:left="0"/>
              <w:jc w:val="left"/>
              <w:rPr>
                <w:b/>
                <w:sz w:val="28"/>
                <w:szCs w:val="28"/>
                <w:u w:val="single"/>
              </w:rPr>
            </w:pPr>
            <w:r w:rsidRPr="00F25140">
              <w:rPr>
                <w:rFonts w:hint="eastAsia"/>
                <w:b/>
                <w:sz w:val="28"/>
                <w:szCs w:val="28"/>
              </w:rPr>
              <w:t>批准</w:t>
            </w:r>
            <w:r w:rsidRPr="00F25140">
              <w:rPr>
                <w:b/>
                <w:sz w:val="28"/>
                <w:szCs w:val="28"/>
              </w:rPr>
              <w:t>签署：</w:t>
            </w:r>
            <w:r w:rsidR="0042568A" w:rsidRPr="00F25140">
              <w:rPr>
                <w:rFonts w:hint="eastAsia"/>
                <w:b/>
                <w:sz w:val="28"/>
                <w:szCs w:val="28"/>
                <w:u w:val="single"/>
              </w:rPr>
              <w:t xml:space="preserve">                                   </w:t>
            </w:r>
          </w:p>
        </w:tc>
      </w:tr>
    </w:tbl>
    <w:p w14:paraId="5F7160C5" w14:textId="77777777" w:rsidR="00B24B57" w:rsidRDefault="00B24B57" w:rsidP="00465F2D">
      <w:pPr>
        <w:tabs>
          <w:tab w:val="center" w:pos="3147"/>
        </w:tabs>
        <w:spacing w:beforeLines="50" w:before="120" w:line="360" w:lineRule="auto"/>
        <w:ind w:left="0"/>
        <w:jc w:val="center"/>
        <w:rPr>
          <w:rFonts w:ascii="宋体" w:hAnsi="宋体"/>
          <w:b/>
          <w:color w:val="000000" w:themeColor="text1"/>
          <w:sz w:val="32"/>
          <w:szCs w:val="32"/>
        </w:rPr>
      </w:pPr>
      <w:r>
        <w:rPr>
          <w:rFonts w:ascii="宋体" w:hAnsi="宋体"/>
          <w:b/>
          <w:color w:val="000000" w:themeColor="text1"/>
          <w:sz w:val="32"/>
          <w:szCs w:val="32"/>
        </w:rPr>
        <w:br w:type="page"/>
      </w:r>
    </w:p>
    <w:p w14:paraId="5F7160C6" w14:textId="77777777" w:rsidR="00B010A5" w:rsidRDefault="00B010A5" w:rsidP="00465F2D">
      <w:pPr>
        <w:tabs>
          <w:tab w:val="center" w:pos="3147"/>
        </w:tabs>
        <w:spacing w:beforeLines="1300" w:before="3120" w:line="240" w:lineRule="auto"/>
        <w:ind w:left="0"/>
        <w:jc w:val="center"/>
        <w:rPr>
          <w:rFonts w:ascii="宋体" w:hAnsi="宋体"/>
          <w:b/>
          <w:color w:val="000000" w:themeColor="text1"/>
          <w:sz w:val="32"/>
          <w:szCs w:val="32"/>
        </w:rPr>
      </w:pPr>
    </w:p>
    <w:p w14:paraId="5F7160C7" w14:textId="77777777" w:rsidR="00DC3972" w:rsidRDefault="00B010A5" w:rsidP="00465F2D">
      <w:pPr>
        <w:tabs>
          <w:tab w:val="center" w:pos="3147"/>
        </w:tabs>
        <w:spacing w:beforeLines="1300" w:before="3120" w:line="240" w:lineRule="auto"/>
        <w:ind w:left="0"/>
        <w:jc w:val="center"/>
        <w:rPr>
          <w:rFonts w:ascii="宋体" w:hAnsi="宋体"/>
          <w:color w:val="000000" w:themeColor="text1"/>
          <w:szCs w:val="21"/>
        </w:rPr>
        <w:sectPr w:rsidR="00DC3972" w:rsidSect="00C234DE">
          <w:headerReference w:type="even" r:id="rId8"/>
          <w:headerReference w:type="default" r:id="rId9"/>
          <w:footerReference w:type="even" r:id="rId10"/>
          <w:footerReference w:type="default" r:id="rId11"/>
          <w:pgSz w:w="8392" w:h="11907" w:code="11"/>
          <w:pgMar w:top="1418" w:right="1134" w:bottom="1418" w:left="1134" w:header="850" w:footer="992" w:gutter="0"/>
          <w:pgNumType w:start="1"/>
          <w:cols w:space="425"/>
          <w:docGrid w:linePitch="1958"/>
        </w:sectPr>
      </w:pPr>
      <w:r w:rsidRPr="00DC3972">
        <w:rPr>
          <w:rFonts w:ascii="宋体" w:hAnsi="宋体" w:hint="eastAsia"/>
          <w:color w:val="000000" w:themeColor="text1"/>
          <w:szCs w:val="21"/>
        </w:rPr>
        <w:t>此页有意空白</w:t>
      </w:r>
    </w:p>
    <w:p w14:paraId="5F7160C8" w14:textId="77777777" w:rsidR="00547962" w:rsidRPr="00AE0DB5" w:rsidRDefault="00D168F0" w:rsidP="00465F2D">
      <w:pPr>
        <w:tabs>
          <w:tab w:val="center" w:pos="3147"/>
        </w:tabs>
        <w:spacing w:beforeLines="50" w:before="120" w:line="360" w:lineRule="auto"/>
        <w:ind w:left="0"/>
        <w:jc w:val="center"/>
        <w:rPr>
          <w:rFonts w:ascii="宋体" w:hAnsi="宋体"/>
          <w:b/>
          <w:color w:val="000000" w:themeColor="text1"/>
          <w:sz w:val="32"/>
          <w:szCs w:val="32"/>
        </w:rPr>
      </w:pPr>
      <w:r w:rsidRPr="00AE0DB5">
        <w:rPr>
          <w:rFonts w:ascii="宋体" w:hAnsi="宋体" w:hint="eastAsia"/>
          <w:b/>
          <w:color w:val="000000" w:themeColor="text1"/>
          <w:sz w:val="32"/>
          <w:szCs w:val="32"/>
        </w:rPr>
        <w:lastRenderedPageBreak/>
        <w:t>总经理声明</w:t>
      </w:r>
    </w:p>
    <w:p w14:paraId="5F7160C9" w14:textId="77777777" w:rsidR="00D168F0" w:rsidRDefault="00D168F0" w:rsidP="00527116">
      <w:pPr>
        <w:pStyle w:val="aa"/>
        <w:adjustRightInd w:val="0"/>
        <w:snapToGrid w:val="0"/>
        <w:spacing w:line="400" w:lineRule="exact"/>
        <w:ind w:left="0" w:firstLineChars="200" w:firstLine="420"/>
        <w:rPr>
          <w:color w:val="000000"/>
        </w:rPr>
      </w:pPr>
      <w:r w:rsidRPr="00527116">
        <w:rPr>
          <w:rFonts w:hint="eastAsia"/>
          <w:color w:val="000000"/>
        </w:rPr>
        <w:t>友和道通航空有限公司《运行控制手册》是依据《中华人民共和国航空法》和中国民用航空规章以及国际民航公约，并结合友和道通航空有限公司的实际情况制定。适用于友和道通航空有限公司运行全过程的管理，是友和道通航空有限公司实施管理统一化、规范化、标准化的基础，是指导友和道通航空有限公司确保安全、生产和服务的标准及准则。</w:t>
      </w:r>
    </w:p>
    <w:p w14:paraId="5F7160CA" w14:textId="77777777" w:rsidR="00527116" w:rsidRPr="00527116" w:rsidRDefault="00527116" w:rsidP="00527116">
      <w:pPr>
        <w:pStyle w:val="aa"/>
        <w:adjustRightInd w:val="0"/>
        <w:snapToGrid w:val="0"/>
        <w:spacing w:line="400" w:lineRule="exact"/>
        <w:ind w:left="0" w:firstLineChars="200" w:firstLine="420"/>
        <w:rPr>
          <w:color w:val="000000"/>
        </w:rPr>
      </w:pPr>
    </w:p>
    <w:p w14:paraId="5F7160CB" w14:textId="77777777" w:rsidR="00D168F0" w:rsidRDefault="00D168F0" w:rsidP="00527116">
      <w:pPr>
        <w:pStyle w:val="aa"/>
        <w:adjustRightInd w:val="0"/>
        <w:snapToGrid w:val="0"/>
        <w:spacing w:line="400" w:lineRule="exact"/>
        <w:ind w:left="0" w:firstLineChars="200" w:firstLine="420"/>
        <w:rPr>
          <w:color w:val="000000"/>
        </w:rPr>
      </w:pPr>
      <w:r w:rsidRPr="00527116">
        <w:rPr>
          <w:rFonts w:hint="eastAsia"/>
          <w:color w:val="000000"/>
        </w:rPr>
        <w:t>“以安全为基础，以市场为导向，以质量为保证，以效益为目的”是友和道通航空有限公司的指导思想。全面提高友和道通航空有限公司的安全运行水平，提高服务质量，满足客户需求，增强企业综合竞争力，提高经济效益，是友和道通航空有限公司的目标。在此我以承运人的名义郑重声明：友和道通航空有限公司将坚定不移地贯彻执行“安全第一，预防为主”的方针，不断全面评估和持续改进运行管理体系，实现安全关口前移，获得较高的安全运行、安全保卫和服务质量水平。</w:t>
      </w:r>
    </w:p>
    <w:p w14:paraId="5F7160CC" w14:textId="77777777" w:rsidR="00527116" w:rsidRPr="00527116" w:rsidRDefault="00527116" w:rsidP="00527116">
      <w:pPr>
        <w:pStyle w:val="aa"/>
        <w:adjustRightInd w:val="0"/>
        <w:snapToGrid w:val="0"/>
        <w:spacing w:line="400" w:lineRule="exact"/>
        <w:ind w:left="0" w:firstLineChars="200" w:firstLine="420"/>
        <w:rPr>
          <w:color w:val="000000"/>
        </w:rPr>
      </w:pPr>
    </w:p>
    <w:p w14:paraId="5F7160CD" w14:textId="77777777" w:rsidR="00D168F0" w:rsidRPr="00527116" w:rsidRDefault="00D168F0" w:rsidP="00527116">
      <w:pPr>
        <w:pStyle w:val="aa"/>
        <w:adjustRightInd w:val="0"/>
        <w:snapToGrid w:val="0"/>
        <w:spacing w:line="400" w:lineRule="exact"/>
        <w:ind w:left="0" w:firstLineChars="200" w:firstLine="420"/>
        <w:rPr>
          <w:color w:val="000000"/>
        </w:rPr>
      </w:pPr>
      <w:r w:rsidRPr="00527116">
        <w:rPr>
          <w:rFonts w:hint="eastAsia"/>
          <w:color w:val="000000"/>
        </w:rPr>
        <w:t>本《运行控制手册》自发布之日起生效、实施。友和道通航空有限公司全体管理人员、职员在安全、生产、工作过程中必须严格遵照执行。</w:t>
      </w:r>
    </w:p>
    <w:p w14:paraId="5F7160CE" w14:textId="77777777" w:rsidR="00D168F0" w:rsidRPr="00527116" w:rsidRDefault="00D168F0" w:rsidP="00527116">
      <w:pPr>
        <w:pStyle w:val="aa"/>
        <w:adjustRightInd w:val="0"/>
        <w:snapToGrid w:val="0"/>
        <w:spacing w:line="400" w:lineRule="exact"/>
        <w:ind w:left="0" w:firstLineChars="200" w:firstLine="420"/>
        <w:rPr>
          <w:color w:val="000000"/>
        </w:rPr>
      </w:pPr>
    </w:p>
    <w:p w14:paraId="5F7160CF" w14:textId="77777777" w:rsidR="00D168F0" w:rsidRPr="00527116" w:rsidRDefault="00D168F0" w:rsidP="00527116">
      <w:pPr>
        <w:pStyle w:val="aa"/>
        <w:adjustRightInd w:val="0"/>
        <w:snapToGrid w:val="0"/>
        <w:spacing w:line="400" w:lineRule="exact"/>
        <w:ind w:left="0" w:firstLineChars="200" w:firstLine="420"/>
        <w:rPr>
          <w:color w:val="000000"/>
        </w:rPr>
      </w:pPr>
      <w:r w:rsidRPr="00527116">
        <w:rPr>
          <w:rFonts w:hint="eastAsia"/>
          <w:color w:val="000000"/>
        </w:rPr>
        <w:lastRenderedPageBreak/>
        <w:t>特此声明。</w:t>
      </w:r>
    </w:p>
    <w:p w14:paraId="5F7160D0" w14:textId="77777777" w:rsidR="00527116" w:rsidRDefault="00527116" w:rsidP="00527116">
      <w:pPr>
        <w:pStyle w:val="aa"/>
        <w:adjustRightInd w:val="0"/>
        <w:snapToGrid w:val="0"/>
        <w:spacing w:line="400" w:lineRule="exact"/>
        <w:ind w:left="0" w:firstLineChars="1250" w:firstLine="2625"/>
        <w:rPr>
          <w:color w:val="000000"/>
        </w:rPr>
      </w:pPr>
    </w:p>
    <w:p w14:paraId="5F7160D1" w14:textId="77777777" w:rsidR="00527116" w:rsidRDefault="00527116" w:rsidP="00527116">
      <w:pPr>
        <w:pStyle w:val="aa"/>
        <w:adjustRightInd w:val="0"/>
        <w:snapToGrid w:val="0"/>
        <w:spacing w:line="400" w:lineRule="exact"/>
        <w:ind w:left="0" w:firstLineChars="1250" w:firstLine="2625"/>
        <w:rPr>
          <w:color w:val="000000"/>
        </w:rPr>
      </w:pPr>
    </w:p>
    <w:p w14:paraId="5F7160D2" w14:textId="77777777" w:rsidR="00527116" w:rsidRDefault="00527116" w:rsidP="00527116">
      <w:pPr>
        <w:pStyle w:val="aa"/>
        <w:adjustRightInd w:val="0"/>
        <w:snapToGrid w:val="0"/>
        <w:spacing w:line="400" w:lineRule="exact"/>
        <w:ind w:left="0" w:firstLineChars="1250" w:firstLine="2625"/>
        <w:rPr>
          <w:color w:val="000000"/>
        </w:rPr>
      </w:pPr>
    </w:p>
    <w:p w14:paraId="5F7160D3" w14:textId="77777777" w:rsidR="00527116" w:rsidRDefault="00527116" w:rsidP="00527116">
      <w:pPr>
        <w:pStyle w:val="aa"/>
        <w:adjustRightInd w:val="0"/>
        <w:snapToGrid w:val="0"/>
        <w:spacing w:line="400" w:lineRule="exact"/>
        <w:ind w:left="0" w:firstLineChars="1250" w:firstLine="2625"/>
        <w:rPr>
          <w:color w:val="000000"/>
        </w:rPr>
      </w:pPr>
    </w:p>
    <w:p w14:paraId="5F7160D4" w14:textId="77777777" w:rsidR="00527116" w:rsidRDefault="00527116" w:rsidP="00527116">
      <w:pPr>
        <w:pStyle w:val="aa"/>
        <w:adjustRightInd w:val="0"/>
        <w:snapToGrid w:val="0"/>
        <w:spacing w:line="400" w:lineRule="exact"/>
        <w:ind w:left="0" w:firstLineChars="1250" w:firstLine="2625"/>
        <w:rPr>
          <w:color w:val="000000"/>
        </w:rPr>
      </w:pPr>
    </w:p>
    <w:p w14:paraId="5F7160D5" w14:textId="77777777" w:rsidR="00527116" w:rsidRDefault="00527116" w:rsidP="00527116">
      <w:pPr>
        <w:pStyle w:val="aa"/>
        <w:adjustRightInd w:val="0"/>
        <w:snapToGrid w:val="0"/>
        <w:spacing w:line="400" w:lineRule="exact"/>
        <w:ind w:left="0" w:firstLineChars="1250" w:firstLine="2625"/>
        <w:rPr>
          <w:color w:val="000000"/>
        </w:rPr>
      </w:pPr>
    </w:p>
    <w:p w14:paraId="5F7160D6" w14:textId="77777777" w:rsidR="00527116" w:rsidRDefault="00527116" w:rsidP="00527116">
      <w:pPr>
        <w:pStyle w:val="aa"/>
        <w:adjustRightInd w:val="0"/>
        <w:snapToGrid w:val="0"/>
        <w:spacing w:line="400" w:lineRule="exact"/>
        <w:ind w:left="0" w:firstLineChars="1250" w:firstLine="2625"/>
        <w:rPr>
          <w:color w:val="000000"/>
        </w:rPr>
      </w:pPr>
    </w:p>
    <w:p w14:paraId="5F7160D7" w14:textId="77777777" w:rsidR="00527116" w:rsidRDefault="00527116" w:rsidP="00527116">
      <w:pPr>
        <w:pStyle w:val="aa"/>
        <w:adjustRightInd w:val="0"/>
        <w:snapToGrid w:val="0"/>
        <w:spacing w:line="400" w:lineRule="exact"/>
        <w:ind w:left="0" w:firstLineChars="1250" w:firstLine="2625"/>
        <w:rPr>
          <w:color w:val="000000"/>
        </w:rPr>
      </w:pPr>
    </w:p>
    <w:p w14:paraId="5F7160D8" w14:textId="77777777" w:rsidR="003A0DCD" w:rsidRDefault="003A0DCD" w:rsidP="00527116">
      <w:pPr>
        <w:pStyle w:val="aa"/>
        <w:adjustRightInd w:val="0"/>
        <w:snapToGrid w:val="0"/>
        <w:spacing w:line="400" w:lineRule="exact"/>
        <w:ind w:left="0" w:firstLineChars="1250" w:firstLine="2625"/>
        <w:rPr>
          <w:color w:val="000000"/>
        </w:rPr>
      </w:pPr>
    </w:p>
    <w:p w14:paraId="5F7160D9" w14:textId="77777777" w:rsidR="003A0DCD" w:rsidRDefault="003A0DCD" w:rsidP="00527116">
      <w:pPr>
        <w:pStyle w:val="aa"/>
        <w:adjustRightInd w:val="0"/>
        <w:snapToGrid w:val="0"/>
        <w:spacing w:line="400" w:lineRule="exact"/>
        <w:ind w:left="0" w:firstLineChars="1250" w:firstLine="2625"/>
        <w:rPr>
          <w:color w:val="000000"/>
        </w:rPr>
      </w:pPr>
    </w:p>
    <w:p w14:paraId="5F7160DA" w14:textId="77777777" w:rsidR="003A0DCD" w:rsidRDefault="003A0DCD" w:rsidP="00527116">
      <w:pPr>
        <w:pStyle w:val="aa"/>
        <w:adjustRightInd w:val="0"/>
        <w:snapToGrid w:val="0"/>
        <w:spacing w:line="400" w:lineRule="exact"/>
        <w:ind w:left="0" w:firstLineChars="1250" w:firstLine="2625"/>
        <w:rPr>
          <w:color w:val="000000"/>
        </w:rPr>
      </w:pPr>
    </w:p>
    <w:p w14:paraId="5F7160DB" w14:textId="77777777" w:rsidR="003A0DCD" w:rsidRDefault="003A0DCD" w:rsidP="00527116">
      <w:pPr>
        <w:pStyle w:val="aa"/>
        <w:adjustRightInd w:val="0"/>
        <w:snapToGrid w:val="0"/>
        <w:spacing w:line="400" w:lineRule="exact"/>
        <w:ind w:left="0" w:firstLineChars="1250" w:firstLine="2625"/>
        <w:rPr>
          <w:color w:val="000000"/>
        </w:rPr>
      </w:pPr>
    </w:p>
    <w:p w14:paraId="5F7160DC" w14:textId="77777777" w:rsidR="00D168F0" w:rsidRPr="00527116" w:rsidRDefault="00D168F0" w:rsidP="00527116">
      <w:pPr>
        <w:pStyle w:val="aa"/>
        <w:adjustRightInd w:val="0"/>
        <w:snapToGrid w:val="0"/>
        <w:spacing w:line="400" w:lineRule="exact"/>
        <w:ind w:left="0" w:firstLineChars="1450" w:firstLine="3045"/>
        <w:rPr>
          <w:color w:val="000000"/>
        </w:rPr>
      </w:pPr>
      <w:r w:rsidRPr="00527116">
        <w:rPr>
          <w:rFonts w:hint="eastAsia"/>
          <w:color w:val="000000"/>
        </w:rPr>
        <w:t>友和道通航空有限公司</w:t>
      </w:r>
    </w:p>
    <w:p w14:paraId="5F7160DD" w14:textId="77777777" w:rsidR="00D168F0" w:rsidRPr="00527116" w:rsidRDefault="00983DFC" w:rsidP="00527116">
      <w:pPr>
        <w:pStyle w:val="aa"/>
        <w:adjustRightInd w:val="0"/>
        <w:snapToGrid w:val="0"/>
        <w:spacing w:line="400" w:lineRule="exact"/>
        <w:ind w:left="0" w:firstLineChars="1450" w:firstLine="3045"/>
        <w:rPr>
          <w:color w:val="000000"/>
        </w:rPr>
      </w:pPr>
      <w:r w:rsidRPr="00527116">
        <w:rPr>
          <w:rFonts w:hint="eastAsia"/>
          <w:noProof/>
          <w:color w:val="000000"/>
        </w:rPr>
        <w:drawing>
          <wp:anchor distT="0" distB="0" distL="114300" distR="114300" simplePos="0" relativeHeight="251658251" behindDoc="0" locked="0" layoutInCell="1" allowOverlap="1" wp14:anchorId="5F717DD6" wp14:editId="5F717DD7">
            <wp:simplePos x="0" y="0"/>
            <wp:positionH relativeFrom="column">
              <wp:posOffset>3235960</wp:posOffset>
            </wp:positionH>
            <wp:positionV relativeFrom="paragraph">
              <wp:posOffset>6012180</wp:posOffset>
            </wp:positionV>
            <wp:extent cx="620395" cy="416560"/>
            <wp:effectExtent l="19050" t="0" r="8255" b="0"/>
            <wp:wrapNone/>
            <wp:docPr id="1306" name="图片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12" cstate="print"/>
                    <a:srcRect/>
                    <a:stretch>
                      <a:fillRect/>
                    </a:stretch>
                  </pic:blipFill>
                  <pic:spPr bwMode="auto">
                    <a:xfrm>
                      <a:off x="0" y="0"/>
                      <a:ext cx="620395" cy="416560"/>
                    </a:xfrm>
                    <a:prstGeom prst="rect">
                      <a:avLst/>
                    </a:prstGeom>
                    <a:noFill/>
                    <a:ln w="9525">
                      <a:noFill/>
                      <a:miter lim="800000"/>
                      <a:headEnd/>
                      <a:tailEnd/>
                    </a:ln>
                  </pic:spPr>
                </pic:pic>
              </a:graphicData>
            </a:graphic>
          </wp:anchor>
        </w:drawing>
      </w:r>
      <w:r w:rsidR="00D168F0" w:rsidRPr="00527116">
        <w:rPr>
          <w:rFonts w:hint="eastAsia"/>
          <w:color w:val="000000"/>
        </w:rPr>
        <w:t>总经理：</w:t>
      </w:r>
      <w:r w:rsidR="00025A01" w:rsidRPr="00527116">
        <w:rPr>
          <w:noProof/>
          <w:color w:val="000000"/>
        </w:rPr>
        <w:drawing>
          <wp:inline distT="0" distB="0" distL="0" distR="0" wp14:anchorId="5F717DD8" wp14:editId="5F717DD9">
            <wp:extent cx="388204" cy="260155"/>
            <wp:effectExtent l="19050" t="0" r="0" b="0"/>
            <wp:docPr id="17" name="图片 16" descr="陈莹总电子签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陈莹总电子签名.png"/>
                    <pic:cNvPicPr/>
                  </pic:nvPicPr>
                  <pic:blipFill>
                    <a:blip r:embed="rId13" cstate="print"/>
                    <a:stretch>
                      <a:fillRect/>
                    </a:stretch>
                  </pic:blipFill>
                  <pic:spPr>
                    <a:xfrm>
                      <a:off x="0" y="0"/>
                      <a:ext cx="386960" cy="259321"/>
                    </a:xfrm>
                    <a:prstGeom prst="rect">
                      <a:avLst/>
                    </a:prstGeom>
                  </pic:spPr>
                </pic:pic>
              </a:graphicData>
            </a:graphic>
          </wp:inline>
        </w:drawing>
      </w:r>
    </w:p>
    <w:p w14:paraId="5F7160DE" w14:textId="77777777" w:rsidR="00BB633D" w:rsidRPr="00527116" w:rsidRDefault="00BE5613" w:rsidP="00527116">
      <w:pPr>
        <w:pStyle w:val="aa"/>
        <w:adjustRightInd w:val="0"/>
        <w:snapToGrid w:val="0"/>
        <w:spacing w:line="400" w:lineRule="exact"/>
        <w:ind w:left="0" w:firstLineChars="1450" w:firstLine="3045"/>
        <w:rPr>
          <w:color w:val="000000"/>
        </w:rPr>
      </w:pPr>
      <w:r w:rsidRPr="00527116">
        <w:rPr>
          <w:rFonts w:hint="eastAsia"/>
          <w:color w:val="000000"/>
        </w:rPr>
        <w:t>二○一</w:t>
      </w:r>
      <w:r w:rsidR="005418BA" w:rsidRPr="00527116">
        <w:rPr>
          <w:rFonts w:hint="eastAsia"/>
          <w:color w:val="000000"/>
        </w:rPr>
        <w:t>七</w:t>
      </w:r>
      <w:r w:rsidR="00D168F0" w:rsidRPr="00527116">
        <w:rPr>
          <w:rFonts w:hint="eastAsia"/>
          <w:color w:val="000000"/>
        </w:rPr>
        <w:t>年</w:t>
      </w:r>
      <w:r w:rsidR="00527116" w:rsidRPr="00527116">
        <w:rPr>
          <w:rFonts w:hint="eastAsia"/>
          <w:color w:val="000000"/>
        </w:rPr>
        <w:t>十二</w:t>
      </w:r>
      <w:r w:rsidR="00D168F0" w:rsidRPr="00527116">
        <w:rPr>
          <w:rFonts w:hint="eastAsia"/>
          <w:color w:val="000000"/>
        </w:rPr>
        <w:t>月</w:t>
      </w:r>
      <w:r w:rsidR="00527116" w:rsidRPr="00527116">
        <w:rPr>
          <w:rFonts w:hint="eastAsia"/>
          <w:color w:val="000000"/>
        </w:rPr>
        <w:t>四</w:t>
      </w:r>
      <w:r w:rsidR="00D168F0" w:rsidRPr="00527116">
        <w:rPr>
          <w:rFonts w:hint="eastAsia"/>
          <w:color w:val="000000"/>
        </w:rPr>
        <w:t>日</w:t>
      </w:r>
    </w:p>
    <w:p w14:paraId="5F7160DF" w14:textId="77777777" w:rsidR="00217C86" w:rsidRPr="00AE0DB5" w:rsidRDefault="00217C86" w:rsidP="00527116">
      <w:pPr>
        <w:pStyle w:val="a4"/>
        <w:adjustRightInd w:val="0"/>
        <w:snapToGrid w:val="0"/>
        <w:spacing w:line="360" w:lineRule="exact"/>
        <w:rPr>
          <w:color w:val="000000" w:themeColor="text1"/>
          <w:sz w:val="21"/>
        </w:rPr>
      </w:pPr>
    </w:p>
    <w:p w14:paraId="5F7160E0" w14:textId="77777777" w:rsidR="00217C86" w:rsidRPr="00AE0DB5" w:rsidRDefault="00217C86" w:rsidP="00B010A5">
      <w:pPr>
        <w:pStyle w:val="a4"/>
        <w:adjustRightInd w:val="0"/>
        <w:snapToGrid w:val="0"/>
        <w:spacing w:line="360" w:lineRule="exact"/>
        <w:ind w:left="0"/>
        <w:rPr>
          <w:color w:val="000000" w:themeColor="text1"/>
          <w:sz w:val="21"/>
        </w:rPr>
        <w:sectPr w:rsidR="00217C86" w:rsidRPr="00AE0DB5" w:rsidSect="00C234DE">
          <w:headerReference w:type="even" r:id="rId14"/>
          <w:headerReference w:type="default" r:id="rId15"/>
          <w:footerReference w:type="default" r:id="rId16"/>
          <w:pgSz w:w="8392" w:h="11907" w:code="11"/>
          <w:pgMar w:top="1418" w:right="1134" w:bottom="1418" w:left="1134" w:header="850" w:footer="992" w:gutter="0"/>
          <w:pgNumType w:start="3"/>
          <w:cols w:space="425"/>
          <w:docGrid w:linePitch="1958"/>
        </w:sectPr>
      </w:pPr>
    </w:p>
    <w:p w14:paraId="5F7160E1" w14:textId="77777777" w:rsidR="00547962" w:rsidRPr="00AE0DB5" w:rsidRDefault="00C4069D" w:rsidP="00465F2D">
      <w:pPr>
        <w:adjustRightInd w:val="0"/>
        <w:snapToGrid w:val="0"/>
        <w:spacing w:afterLines="50" w:after="120" w:line="300" w:lineRule="auto"/>
        <w:ind w:left="360"/>
        <w:jc w:val="center"/>
        <w:rPr>
          <w:rFonts w:ascii="宋体" w:hAnsi="宋体"/>
          <w:b/>
          <w:bCs/>
          <w:color w:val="000000" w:themeColor="text1"/>
          <w:sz w:val="32"/>
          <w:szCs w:val="32"/>
        </w:rPr>
      </w:pPr>
      <w:r w:rsidRPr="00AE0DB5">
        <w:rPr>
          <w:rFonts w:ascii="宋体" w:hAnsi="宋体" w:hint="eastAsia"/>
          <w:b/>
          <w:bCs/>
          <w:color w:val="000000" w:themeColor="text1"/>
          <w:sz w:val="32"/>
          <w:szCs w:val="32"/>
        </w:rPr>
        <w:lastRenderedPageBreak/>
        <w:t>修订</w:t>
      </w:r>
      <w:r w:rsidR="00B010A5">
        <w:rPr>
          <w:rFonts w:ascii="宋体" w:hAnsi="宋体" w:hint="eastAsia"/>
          <w:b/>
          <w:bCs/>
          <w:color w:val="000000" w:themeColor="text1"/>
          <w:sz w:val="32"/>
          <w:szCs w:val="32"/>
        </w:rPr>
        <w:t>状态表</w:t>
      </w:r>
    </w:p>
    <w:tbl>
      <w:tblPr>
        <w:tblW w:w="62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134"/>
        <w:gridCol w:w="1275"/>
        <w:gridCol w:w="1701"/>
        <w:gridCol w:w="1276"/>
      </w:tblGrid>
      <w:tr w:rsidR="00B010A5" w:rsidRPr="00AE0DB5" w14:paraId="5F7160E7" w14:textId="77777777" w:rsidTr="00B678B9">
        <w:trPr>
          <w:trHeight w:val="20"/>
        </w:trPr>
        <w:tc>
          <w:tcPr>
            <w:tcW w:w="880" w:type="dxa"/>
            <w:vAlign w:val="center"/>
          </w:tcPr>
          <w:p w14:paraId="5F7160E2" w14:textId="77777777" w:rsidR="00B010A5" w:rsidRPr="00B010A5" w:rsidRDefault="00B010A5" w:rsidP="00B010A5">
            <w:pPr>
              <w:adjustRightInd w:val="0"/>
              <w:snapToGrid w:val="0"/>
              <w:spacing w:line="240" w:lineRule="auto"/>
              <w:ind w:left="0"/>
              <w:jc w:val="center"/>
              <w:rPr>
                <w:rFonts w:ascii="宋体" w:hAnsi="宋体"/>
                <w:b/>
                <w:color w:val="000000" w:themeColor="text1"/>
                <w:szCs w:val="21"/>
              </w:rPr>
            </w:pPr>
            <w:r>
              <w:rPr>
                <w:rFonts w:ascii="宋体" w:hAnsi="宋体" w:hint="eastAsia"/>
                <w:b/>
                <w:color w:val="000000" w:themeColor="text1"/>
                <w:szCs w:val="21"/>
              </w:rPr>
              <w:t>版本</w:t>
            </w:r>
            <w:r w:rsidRPr="00B010A5">
              <w:rPr>
                <w:rFonts w:ascii="宋体" w:hAnsi="宋体" w:hint="eastAsia"/>
                <w:b/>
                <w:color w:val="000000" w:themeColor="text1"/>
                <w:szCs w:val="21"/>
              </w:rPr>
              <w:t>号</w:t>
            </w:r>
          </w:p>
        </w:tc>
        <w:tc>
          <w:tcPr>
            <w:tcW w:w="1134" w:type="dxa"/>
            <w:vAlign w:val="center"/>
          </w:tcPr>
          <w:p w14:paraId="5F7160E3" w14:textId="77777777" w:rsidR="00B010A5" w:rsidRPr="00B010A5" w:rsidRDefault="00B010A5" w:rsidP="00B010A5">
            <w:pPr>
              <w:adjustRightInd w:val="0"/>
              <w:snapToGrid w:val="0"/>
              <w:spacing w:line="240" w:lineRule="auto"/>
              <w:ind w:left="0"/>
              <w:jc w:val="center"/>
              <w:rPr>
                <w:rFonts w:ascii="宋体" w:hAnsi="宋体"/>
                <w:b/>
                <w:color w:val="000000" w:themeColor="text1"/>
                <w:szCs w:val="21"/>
              </w:rPr>
            </w:pPr>
            <w:r>
              <w:rPr>
                <w:rFonts w:ascii="宋体" w:hAnsi="宋体" w:hint="eastAsia"/>
                <w:b/>
                <w:color w:val="000000" w:themeColor="text1"/>
                <w:szCs w:val="21"/>
              </w:rPr>
              <w:t>修订状态</w:t>
            </w:r>
          </w:p>
        </w:tc>
        <w:tc>
          <w:tcPr>
            <w:tcW w:w="1275" w:type="dxa"/>
            <w:vAlign w:val="center"/>
          </w:tcPr>
          <w:p w14:paraId="5F7160E4" w14:textId="77777777" w:rsidR="00B010A5" w:rsidRPr="00B010A5" w:rsidRDefault="00B010A5" w:rsidP="00B010A5">
            <w:pPr>
              <w:adjustRightInd w:val="0"/>
              <w:snapToGrid w:val="0"/>
              <w:spacing w:line="240" w:lineRule="auto"/>
              <w:ind w:left="0"/>
              <w:jc w:val="center"/>
              <w:rPr>
                <w:rFonts w:ascii="宋体" w:hAnsi="宋体"/>
                <w:b/>
                <w:color w:val="000000" w:themeColor="text1"/>
                <w:szCs w:val="21"/>
              </w:rPr>
            </w:pPr>
            <w:r>
              <w:rPr>
                <w:rFonts w:ascii="宋体" w:hAnsi="宋体" w:hint="eastAsia"/>
                <w:b/>
                <w:color w:val="000000" w:themeColor="text1"/>
                <w:szCs w:val="21"/>
              </w:rPr>
              <w:t>修订</w:t>
            </w:r>
            <w:r w:rsidRPr="00B010A5">
              <w:rPr>
                <w:rFonts w:ascii="宋体" w:hAnsi="宋体" w:hint="eastAsia"/>
                <w:b/>
                <w:color w:val="000000" w:themeColor="text1"/>
                <w:szCs w:val="21"/>
              </w:rPr>
              <w:t>日期</w:t>
            </w:r>
          </w:p>
        </w:tc>
        <w:tc>
          <w:tcPr>
            <w:tcW w:w="1701" w:type="dxa"/>
            <w:vAlign w:val="center"/>
          </w:tcPr>
          <w:p w14:paraId="5F7160E5" w14:textId="77777777" w:rsidR="00B010A5" w:rsidRPr="00B010A5" w:rsidRDefault="00B010A5" w:rsidP="00B010A5">
            <w:pPr>
              <w:adjustRightInd w:val="0"/>
              <w:snapToGrid w:val="0"/>
              <w:spacing w:line="240" w:lineRule="auto"/>
              <w:ind w:left="0"/>
              <w:jc w:val="center"/>
              <w:rPr>
                <w:rFonts w:ascii="宋体" w:hAnsi="宋体"/>
                <w:b/>
                <w:color w:val="000000" w:themeColor="text1"/>
                <w:szCs w:val="21"/>
              </w:rPr>
            </w:pPr>
            <w:r>
              <w:rPr>
                <w:rFonts w:ascii="宋体" w:hAnsi="宋体" w:hint="eastAsia"/>
                <w:b/>
                <w:color w:val="000000" w:themeColor="text1"/>
                <w:szCs w:val="21"/>
              </w:rPr>
              <w:t>修订人</w:t>
            </w:r>
          </w:p>
        </w:tc>
        <w:tc>
          <w:tcPr>
            <w:tcW w:w="1276" w:type="dxa"/>
            <w:vAlign w:val="center"/>
          </w:tcPr>
          <w:p w14:paraId="5F7160E6" w14:textId="77777777" w:rsidR="00B010A5" w:rsidRPr="00B010A5" w:rsidRDefault="00B010A5" w:rsidP="00B010A5">
            <w:pPr>
              <w:adjustRightInd w:val="0"/>
              <w:snapToGrid w:val="0"/>
              <w:spacing w:line="240" w:lineRule="auto"/>
              <w:ind w:left="0"/>
              <w:jc w:val="center"/>
              <w:rPr>
                <w:rFonts w:ascii="宋体" w:hAnsi="宋体"/>
                <w:b/>
                <w:color w:val="000000" w:themeColor="text1"/>
                <w:szCs w:val="21"/>
              </w:rPr>
            </w:pPr>
            <w:r>
              <w:rPr>
                <w:rFonts w:ascii="宋体" w:hAnsi="宋体" w:hint="eastAsia"/>
                <w:b/>
                <w:color w:val="000000" w:themeColor="text1"/>
                <w:szCs w:val="21"/>
              </w:rPr>
              <w:t>公司批准人</w:t>
            </w:r>
          </w:p>
        </w:tc>
      </w:tr>
      <w:tr w:rsidR="00B010A5" w:rsidRPr="00AE0DB5" w14:paraId="5F7160ED" w14:textId="77777777" w:rsidTr="00B678B9">
        <w:trPr>
          <w:trHeight w:val="20"/>
        </w:trPr>
        <w:tc>
          <w:tcPr>
            <w:tcW w:w="880" w:type="dxa"/>
            <w:vAlign w:val="center"/>
          </w:tcPr>
          <w:p w14:paraId="5F7160E8" w14:textId="77777777" w:rsidR="00B010A5" w:rsidRPr="00B010A5" w:rsidRDefault="00B010A5" w:rsidP="00B010A5">
            <w:pPr>
              <w:adjustRightInd w:val="0"/>
              <w:snapToGrid w:val="0"/>
              <w:spacing w:line="240" w:lineRule="auto"/>
              <w:ind w:left="0"/>
              <w:jc w:val="center"/>
              <w:rPr>
                <w:color w:val="000000" w:themeColor="text1"/>
                <w:szCs w:val="21"/>
              </w:rPr>
            </w:pPr>
            <w:r w:rsidRPr="00B010A5">
              <w:rPr>
                <w:color w:val="000000" w:themeColor="text1"/>
                <w:szCs w:val="21"/>
              </w:rPr>
              <w:t>0</w:t>
            </w:r>
            <w:r>
              <w:rPr>
                <w:rFonts w:hint="eastAsia"/>
                <w:color w:val="000000" w:themeColor="text1"/>
                <w:szCs w:val="21"/>
              </w:rPr>
              <w:t>1</w:t>
            </w:r>
            <w:r>
              <w:rPr>
                <w:color w:val="000000" w:themeColor="text1"/>
                <w:szCs w:val="21"/>
              </w:rPr>
              <w:t>(</w:t>
            </w:r>
            <w:r w:rsidRPr="00B010A5">
              <w:rPr>
                <w:color w:val="000000" w:themeColor="text1"/>
                <w:szCs w:val="21"/>
              </w:rPr>
              <w:t>00</w:t>
            </w:r>
            <w:r>
              <w:rPr>
                <w:color w:val="000000" w:themeColor="text1"/>
                <w:szCs w:val="21"/>
              </w:rPr>
              <w:t>)</w:t>
            </w:r>
          </w:p>
        </w:tc>
        <w:tc>
          <w:tcPr>
            <w:tcW w:w="1134" w:type="dxa"/>
            <w:vAlign w:val="center"/>
          </w:tcPr>
          <w:p w14:paraId="5F7160E9" w14:textId="77777777" w:rsidR="00B010A5" w:rsidRPr="00B010A5" w:rsidRDefault="00506DCA" w:rsidP="00B010A5">
            <w:pPr>
              <w:adjustRightInd w:val="0"/>
              <w:snapToGrid w:val="0"/>
              <w:spacing w:line="240" w:lineRule="auto"/>
              <w:ind w:left="0"/>
              <w:jc w:val="center"/>
              <w:rPr>
                <w:rFonts w:ascii="宋体" w:hAnsi="宋体"/>
                <w:color w:val="000000" w:themeColor="text1"/>
                <w:szCs w:val="21"/>
              </w:rPr>
            </w:pPr>
            <w:r w:rsidRPr="00B010A5">
              <w:rPr>
                <w:rFonts w:ascii="宋体" w:hAnsi="宋体" w:hint="eastAsia"/>
                <w:color w:val="000000" w:themeColor="text1"/>
                <w:szCs w:val="21"/>
              </w:rPr>
              <w:t>整版</w:t>
            </w:r>
          </w:p>
        </w:tc>
        <w:tc>
          <w:tcPr>
            <w:tcW w:w="1275" w:type="dxa"/>
            <w:vAlign w:val="center"/>
          </w:tcPr>
          <w:p w14:paraId="5F7160EA" w14:textId="77777777" w:rsidR="00B010A5" w:rsidRPr="00B010A5" w:rsidRDefault="00B010A5" w:rsidP="00B010A5">
            <w:pPr>
              <w:adjustRightInd w:val="0"/>
              <w:snapToGrid w:val="0"/>
              <w:spacing w:line="240" w:lineRule="auto"/>
              <w:ind w:left="0"/>
              <w:jc w:val="center"/>
              <w:rPr>
                <w:rFonts w:ascii="宋体" w:hAnsi="宋体"/>
                <w:color w:val="000000" w:themeColor="text1"/>
                <w:szCs w:val="21"/>
              </w:rPr>
            </w:pPr>
            <w:r w:rsidRPr="00B010A5">
              <w:rPr>
                <w:rFonts w:ascii="宋体" w:hAnsi="宋体" w:hint="eastAsia"/>
                <w:color w:val="000000" w:themeColor="text1"/>
                <w:szCs w:val="21"/>
              </w:rPr>
              <w:t>2010</w:t>
            </w:r>
            <w:r>
              <w:rPr>
                <w:rFonts w:ascii="宋体" w:hAnsi="宋体" w:hint="eastAsia"/>
                <w:color w:val="000000" w:themeColor="text1"/>
                <w:szCs w:val="21"/>
              </w:rPr>
              <w:t>/</w:t>
            </w:r>
            <w:r w:rsidRPr="00B010A5">
              <w:rPr>
                <w:rFonts w:ascii="宋体" w:hAnsi="宋体" w:hint="eastAsia"/>
                <w:color w:val="000000" w:themeColor="text1"/>
                <w:szCs w:val="21"/>
              </w:rPr>
              <w:t>06.06</w:t>
            </w:r>
          </w:p>
        </w:tc>
        <w:tc>
          <w:tcPr>
            <w:tcW w:w="1701" w:type="dxa"/>
            <w:vAlign w:val="center"/>
          </w:tcPr>
          <w:p w14:paraId="5F7160EB" w14:textId="77777777" w:rsidR="00B010A5" w:rsidRPr="00B010A5" w:rsidRDefault="00B010A5" w:rsidP="00B010A5">
            <w:pPr>
              <w:adjustRightInd w:val="0"/>
              <w:snapToGrid w:val="0"/>
              <w:spacing w:line="240" w:lineRule="auto"/>
              <w:ind w:left="0"/>
              <w:jc w:val="center"/>
              <w:rPr>
                <w:rFonts w:ascii="宋体" w:hAnsi="宋体"/>
                <w:color w:val="000000" w:themeColor="text1"/>
                <w:szCs w:val="21"/>
              </w:rPr>
            </w:pPr>
          </w:p>
        </w:tc>
        <w:tc>
          <w:tcPr>
            <w:tcW w:w="1276" w:type="dxa"/>
            <w:vAlign w:val="center"/>
          </w:tcPr>
          <w:p w14:paraId="5F7160EC" w14:textId="77777777" w:rsidR="00B010A5" w:rsidRPr="00B010A5" w:rsidRDefault="00B010A5" w:rsidP="00B010A5">
            <w:pPr>
              <w:adjustRightInd w:val="0"/>
              <w:snapToGrid w:val="0"/>
              <w:spacing w:line="240" w:lineRule="auto"/>
              <w:ind w:left="0"/>
              <w:jc w:val="center"/>
              <w:rPr>
                <w:rFonts w:ascii="宋体" w:hAnsi="宋体"/>
                <w:color w:val="000000" w:themeColor="text1"/>
                <w:szCs w:val="21"/>
              </w:rPr>
            </w:pPr>
            <w:proofErr w:type="gramStart"/>
            <w:r w:rsidRPr="00B010A5">
              <w:rPr>
                <w:rFonts w:ascii="宋体" w:hAnsi="宋体" w:hint="eastAsia"/>
                <w:color w:val="000000" w:themeColor="text1"/>
                <w:szCs w:val="21"/>
              </w:rPr>
              <w:t>黎威</w:t>
            </w:r>
            <w:proofErr w:type="gramEnd"/>
          </w:p>
        </w:tc>
      </w:tr>
      <w:tr w:rsidR="00506DCA" w:rsidRPr="00AE0DB5" w14:paraId="5F7160F3" w14:textId="77777777" w:rsidTr="00B678B9">
        <w:trPr>
          <w:trHeight w:val="20"/>
        </w:trPr>
        <w:tc>
          <w:tcPr>
            <w:tcW w:w="880" w:type="dxa"/>
            <w:vAlign w:val="center"/>
          </w:tcPr>
          <w:p w14:paraId="5F7160EE" w14:textId="77777777" w:rsidR="00506DCA" w:rsidRPr="00B010A5" w:rsidRDefault="00506DCA" w:rsidP="00506DCA">
            <w:pPr>
              <w:adjustRightInd w:val="0"/>
              <w:snapToGrid w:val="0"/>
              <w:spacing w:line="240" w:lineRule="auto"/>
              <w:ind w:left="0"/>
              <w:jc w:val="center"/>
              <w:rPr>
                <w:color w:val="000000" w:themeColor="text1"/>
                <w:szCs w:val="21"/>
              </w:rPr>
            </w:pPr>
            <w:r w:rsidRPr="00B010A5">
              <w:rPr>
                <w:color w:val="000000" w:themeColor="text1"/>
                <w:szCs w:val="21"/>
              </w:rPr>
              <w:t>0</w:t>
            </w:r>
            <w:r>
              <w:rPr>
                <w:rFonts w:hint="eastAsia"/>
                <w:color w:val="000000" w:themeColor="text1"/>
                <w:szCs w:val="21"/>
              </w:rPr>
              <w:t>2</w:t>
            </w:r>
            <w:r>
              <w:rPr>
                <w:color w:val="000000" w:themeColor="text1"/>
                <w:szCs w:val="21"/>
              </w:rPr>
              <w:t>(</w:t>
            </w:r>
            <w:r w:rsidRPr="00B010A5">
              <w:rPr>
                <w:color w:val="000000" w:themeColor="text1"/>
                <w:szCs w:val="21"/>
              </w:rPr>
              <w:t>00</w:t>
            </w:r>
            <w:r>
              <w:rPr>
                <w:color w:val="000000" w:themeColor="text1"/>
                <w:szCs w:val="21"/>
              </w:rPr>
              <w:t>)</w:t>
            </w:r>
          </w:p>
        </w:tc>
        <w:tc>
          <w:tcPr>
            <w:tcW w:w="1134" w:type="dxa"/>
            <w:vAlign w:val="center"/>
          </w:tcPr>
          <w:p w14:paraId="5F7160EF" w14:textId="77777777" w:rsidR="00506DCA" w:rsidRPr="00B010A5" w:rsidRDefault="00506DCA" w:rsidP="00506DCA">
            <w:pPr>
              <w:adjustRightInd w:val="0"/>
              <w:snapToGrid w:val="0"/>
              <w:spacing w:line="240" w:lineRule="auto"/>
              <w:ind w:left="0"/>
              <w:jc w:val="center"/>
              <w:rPr>
                <w:rFonts w:ascii="宋体" w:hAnsi="宋体"/>
                <w:color w:val="000000" w:themeColor="text1"/>
                <w:szCs w:val="21"/>
              </w:rPr>
            </w:pPr>
            <w:r w:rsidRPr="00B010A5">
              <w:rPr>
                <w:rFonts w:ascii="宋体" w:hAnsi="宋体" w:hint="eastAsia"/>
                <w:color w:val="000000" w:themeColor="text1"/>
                <w:szCs w:val="21"/>
              </w:rPr>
              <w:t>整版</w:t>
            </w:r>
          </w:p>
        </w:tc>
        <w:tc>
          <w:tcPr>
            <w:tcW w:w="1275" w:type="dxa"/>
            <w:vAlign w:val="center"/>
          </w:tcPr>
          <w:p w14:paraId="5F7160F0" w14:textId="77777777" w:rsidR="00506DCA" w:rsidRPr="00B010A5" w:rsidRDefault="00506DCA" w:rsidP="00506DCA">
            <w:pPr>
              <w:adjustRightInd w:val="0"/>
              <w:snapToGrid w:val="0"/>
              <w:spacing w:line="240" w:lineRule="auto"/>
              <w:ind w:left="0"/>
              <w:jc w:val="center"/>
              <w:rPr>
                <w:rFonts w:ascii="宋体" w:hAnsi="宋体"/>
                <w:color w:val="000000" w:themeColor="text1"/>
                <w:szCs w:val="21"/>
              </w:rPr>
            </w:pPr>
            <w:r w:rsidRPr="00B010A5">
              <w:rPr>
                <w:rFonts w:ascii="宋体" w:hAnsi="宋体" w:hint="eastAsia"/>
                <w:color w:val="000000" w:themeColor="text1"/>
                <w:szCs w:val="21"/>
              </w:rPr>
              <w:t>201</w:t>
            </w:r>
            <w:r>
              <w:rPr>
                <w:rFonts w:ascii="宋体" w:hAnsi="宋体" w:hint="eastAsia"/>
                <w:color w:val="000000" w:themeColor="text1"/>
                <w:szCs w:val="21"/>
              </w:rPr>
              <w:t>7/12</w:t>
            </w:r>
            <w:r w:rsidRPr="00B010A5">
              <w:rPr>
                <w:rFonts w:ascii="宋体" w:hAnsi="宋体" w:hint="eastAsia"/>
                <w:color w:val="000000" w:themeColor="text1"/>
                <w:szCs w:val="21"/>
              </w:rPr>
              <w:t>.0</w:t>
            </w:r>
            <w:r>
              <w:rPr>
                <w:rFonts w:ascii="宋体" w:hAnsi="宋体" w:hint="eastAsia"/>
                <w:color w:val="000000" w:themeColor="text1"/>
                <w:szCs w:val="21"/>
              </w:rPr>
              <w:t>4</w:t>
            </w:r>
          </w:p>
        </w:tc>
        <w:tc>
          <w:tcPr>
            <w:tcW w:w="1701" w:type="dxa"/>
            <w:vAlign w:val="center"/>
          </w:tcPr>
          <w:p w14:paraId="5F7160F1" w14:textId="77777777" w:rsidR="00506DCA" w:rsidRPr="00B010A5" w:rsidRDefault="00506DCA" w:rsidP="00506DCA">
            <w:pPr>
              <w:adjustRightInd w:val="0"/>
              <w:snapToGrid w:val="0"/>
              <w:spacing w:line="240" w:lineRule="auto"/>
              <w:ind w:left="0"/>
              <w:jc w:val="center"/>
              <w:rPr>
                <w:rFonts w:ascii="宋体" w:hAnsi="宋体"/>
                <w:color w:val="000000" w:themeColor="text1"/>
                <w:szCs w:val="21"/>
              </w:rPr>
            </w:pPr>
          </w:p>
        </w:tc>
        <w:tc>
          <w:tcPr>
            <w:tcW w:w="1276" w:type="dxa"/>
            <w:vAlign w:val="center"/>
          </w:tcPr>
          <w:p w14:paraId="5F7160F2" w14:textId="77777777" w:rsidR="00506DCA" w:rsidRPr="00B010A5" w:rsidRDefault="00506DCA" w:rsidP="00506DCA">
            <w:pPr>
              <w:adjustRightInd w:val="0"/>
              <w:snapToGrid w:val="0"/>
              <w:spacing w:line="240" w:lineRule="auto"/>
              <w:ind w:left="0"/>
              <w:jc w:val="center"/>
              <w:rPr>
                <w:rFonts w:ascii="宋体" w:hAnsi="宋体"/>
                <w:color w:val="000000" w:themeColor="text1"/>
                <w:szCs w:val="21"/>
              </w:rPr>
            </w:pPr>
            <w:r>
              <w:rPr>
                <w:rFonts w:ascii="宋体" w:hAnsi="宋体" w:hint="eastAsia"/>
                <w:color w:val="000000" w:themeColor="text1"/>
                <w:szCs w:val="21"/>
              </w:rPr>
              <w:t>陈莹</w:t>
            </w:r>
          </w:p>
        </w:tc>
      </w:tr>
      <w:tr w:rsidR="00506DCA" w:rsidRPr="00AE0DB5" w14:paraId="5F7160F9" w14:textId="77777777" w:rsidTr="00B678B9">
        <w:trPr>
          <w:trHeight w:val="20"/>
        </w:trPr>
        <w:tc>
          <w:tcPr>
            <w:tcW w:w="880" w:type="dxa"/>
            <w:vAlign w:val="center"/>
          </w:tcPr>
          <w:p w14:paraId="5F7160F4"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vAlign w:val="center"/>
          </w:tcPr>
          <w:p w14:paraId="5F7160F5"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vAlign w:val="center"/>
          </w:tcPr>
          <w:p w14:paraId="5F7160F6"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vAlign w:val="center"/>
          </w:tcPr>
          <w:p w14:paraId="5F7160F7"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vAlign w:val="center"/>
          </w:tcPr>
          <w:p w14:paraId="5F7160F8"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0FF" w14:textId="77777777" w:rsidTr="00B678B9">
        <w:trPr>
          <w:trHeight w:val="20"/>
        </w:trPr>
        <w:tc>
          <w:tcPr>
            <w:tcW w:w="880" w:type="dxa"/>
            <w:vAlign w:val="center"/>
          </w:tcPr>
          <w:p w14:paraId="5F7160FA"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vAlign w:val="center"/>
          </w:tcPr>
          <w:p w14:paraId="5F7160FB"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vAlign w:val="center"/>
          </w:tcPr>
          <w:p w14:paraId="5F7160FC"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vAlign w:val="center"/>
          </w:tcPr>
          <w:p w14:paraId="5F7160FD"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vAlign w:val="center"/>
          </w:tcPr>
          <w:p w14:paraId="5F7160FE"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05" w14:textId="77777777" w:rsidTr="00B678B9">
        <w:trPr>
          <w:trHeight w:val="20"/>
        </w:trPr>
        <w:tc>
          <w:tcPr>
            <w:tcW w:w="880" w:type="dxa"/>
            <w:vAlign w:val="center"/>
          </w:tcPr>
          <w:p w14:paraId="5F716100"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vAlign w:val="center"/>
          </w:tcPr>
          <w:p w14:paraId="5F716101"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vAlign w:val="center"/>
          </w:tcPr>
          <w:p w14:paraId="5F716102"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vAlign w:val="center"/>
          </w:tcPr>
          <w:p w14:paraId="5F716103"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vAlign w:val="center"/>
          </w:tcPr>
          <w:p w14:paraId="5F716104"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0B" w14:textId="77777777" w:rsidTr="00B678B9">
        <w:trPr>
          <w:trHeight w:val="20"/>
        </w:trPr>
        <w:tc>
          <w:tcPr>
            <w:tcW w:w="880" w:type="dxa"/>
            <w:vAlign w:val="center"/>
          </w:tcPr>
          <w:p w14:paraId="5F716106"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vAlign w:val="center"/>
          </w:tcPr>
          <w:p w14:paraId="5F716107"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vAlign w:val="center"/>
          </w:tcPr>
          <w:p w14:paraId="5F716108"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vAlign w:val="center"/>
          </w:tcPr>
          <w:p w14:paraId="5F716109"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vAlign w:val="center"/>
          </w:tcPr>
          <w:p w14:paraId="5F71610A"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11" w14:textId="77777777" w:rsidTr="00B678B9">
        <w:trPr>
          <w:trHeight w:val="20"/>
        </w:trPr>
        <w:tc>
          <w:tcPr>
            <w:tcW w:w="880" w:type="dxa"/>
            <w:vAlign w:val="center"/>
          </w:tcPr>
          <w:p w14:paraId="5F71610C"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vAlign w:val="center"/>
          </w:tcPr>
          <w:p w14:paraId="5F71610D"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vAlign w:val="center"/>
          </w:tcPr>
          <w:p w14:paraId="5F71610E"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vAlign w:val="center"/>
          </w:tcPr>
          <w:p w14:paraId="5F71610F"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vAlign w:val="center"/>
          </w:tcPr>
          <w:p w14:paraId="5F716110"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17"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12"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13"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14"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15"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16"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1D"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18"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19"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1A"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1B"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1C"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23"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1E"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1F"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20"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21"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22"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29"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24"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25"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26"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27"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28"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2F"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2A"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2B"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2C"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2D"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2E"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35"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30"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31"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32"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33"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34"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3B"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36"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37"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38"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39"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3A"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41"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3C"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3D"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3E"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3F"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40"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47"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42"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43"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44"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45"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46"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4D"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48"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49"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4A"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4B"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4C"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r w:rsidR="00506DCA" w:rsidRPr="00AE0DB5" w14:paraId="5F716153" w14:textId="77777777" w:rsidTr="00B678B9">
        <w:trPr>
          <w:trHeight w:val="20"/>
        </w:trPr>
        <w:tc>
          <w:tcPr>
            <w:tcW w:w="880" w:type="dxa"/>
            <w:tcBorders>
              <w:top w:val="single" w:sz="4" w:space="0" w:color="000000"/>
              <w:left w:val="single" w:sz="4" w:space="0" w:color="000000"/>
              <w:bottom w:val="single" w:sz="4" w:space="0" w:color="000000"/>
              <w:right w:val="single" w:sz="4" w:space="0" w:color="000000"/>
            </w:tcBorders>
            <w:vAlign w:val="center"/>
          </w:tcPr>
          <w:p w14:paraId="5F71614E"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F71614F"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F716150"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701" w:type="dxa"/>
            <w:tcBorders>
              <w:top w:val="single" w:sz="4" w:space="0" w:color="000000"/>
              <w:left w:val="single" w:sz="4" w:space="0" w:color="000000"/>
              <w:bottom w:val="single" w:sz="4" w:space="0" w:color="000000"/>
              <w:right w:val="single" w:sz="4" w:space="0" w:color="000000"/>
            </w:tcBorders>
            <w:vAlign w:val="center"/>
          </w:tcPr>
          <w:p w14:paraId="5F716151"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52" w14:textId="77777777" w:rsidR="00506DCA" w:rsidRPr="00B010A5" w:rsidRDefault="00506DCA" w:rsidP="00B010A5">
            <w:pPr>
              <w:adjustRightInd w:val="0"/>
              <w:snapToGrid w:val="0"/>
              <w:spacing w:line="240" w:lineRule="auto"/>
              <w:ind w:left="0"/>
              <w:jc w:val="center"/>
              <w:rPr>
                <w:rFonts w:ascii="宋体" w:hAnsi="宋体"/>
                <w:color w:val="000000" w:themeColor="text1"/>
                <w:szCs w:val="21"/>
              </w:rPr>
            </w:pPr>
          </w:p>
        </w:tc>
      </w:tr>
    </w:tbl>
    <w:p w14:paraId="5F716154" w14:textId="77777777" w:rsidR="00C4069D" w:rsidRDefault="00C4069D" w:rsidP="00465F2D">
      <w:pPr>
        <w:adjustRightInd w:val="0"/>
        <w:snapToGrid w:val="0"/>
        <w:spacing w:afterLines="50" w:after="120" w:line="300" w:lineRule="auto"/>
        <w:ind w:left="360"/>
        <w:jc w:val="center"/>
        <w:rPr>
          <w:rFonts w:ascii="宋体" w:hAnsi="宋体"/>
          <w:bCs/>
          <w:color w:val="000000" w:themeColor="text1"/>
          <w:szCs w:val="21"/>
        </w:rPr>
      </w:pPr>
    </w:p>
    <w:p w14:paraId="5F716155" w14:textId="77777777" w:rsidR="0042568A" w:rsidRDefault="0042568A" w:rsidP="00465F2D">
      <w:pPr>
        <w:adjustRightInd w:val="0"/>
        <w:snapToGrid w:val="0"/>
        <w:spacing w:afterLines="50" w:after="120" w:line="300" w:lineRule="auto"/>
        <w:ind w:left="360"/>
        <w:jc w:val="center"/>
        <w:rPr>
          <w:rFonts w:ascii="宋体" w:hAnsi="宋体"/>
          <w:bCs/>
          <w:color w:val="000000" w:themeColor="text1"/>
          <w:szCs w:val="21"/>
        </w:rPr>
      </w:pPr>
    </w:p>
    <w:p w14:paraId="5F716156" w14:textId="77777777" w:rsidR="00506DCA" w:rsidRDefault="00506DCA" w:rsidP="00465F2D">
      <w:pPr>
        <w:adjustRightInd w:val="0"/>
        <w:snapToGrid w:val="0"/>
        <w:spacing w:afterLines="50" w:after="120" w:line="300" w:lineRule="auto"/>
        <w:ind w:left="360"/>
        <w:jc w:val="center"/>
        <w:rPr>
          <w:rFonts w:ascii="宋体" w:hAnsi="宋体"/>
          <w:bCs/>
          <w:color w:val="000000" w:themeColor="text1"/>
          <w:szCs w:val="21"/>
        </w:rPr>
      </w:pPr>
    </w:p>
    <w:p w14:paraId="5F716157" w14:textId="77777777" w:rsidR="00506DCA" w:rsidRDefault="00506DCA" w:rsidP="00465F2D">
      <w:pPr>
        <w:adjustRightInd w:val="0"/>
        <w:snapToGrid w:val="0"/>
        <w:spacing w:afterLines="50" w:after="120" w:line="300" w:lineRule="auto"/>
        <w:ind w:left="360"/>
        <w:jc w:val="center"/>
        <w:rPr>
          <w:rFonts w:ascii="宋体" w:hAnsi="宋体"/>
          <w:bCs/>
          <w:color w:val="000000" w:themeColor="text1"/>
          <w:szCs w:val="21"/>
        </w:rPr>
      </w:pPr>
    </w:p>
    <w:p w14:paraId="5F716158" w14:textId="77777777" w:rsidR="00506DCA" w:rsidRDefault="00506DCA" w:rsidP="00465F2D">
      <w:pPr>
        <w:adjustRightInd w:val="0"/>
        <w:snapToGrid w:val="0"/>
        <w:spacing w:afterLines="50" w:after="120" w:line="300" w:lineRule="auto"/>
        <w:ind w:left="360"/>
        <w:jc w:val="center"/>
        <w:rPr>
          <w:rFonts w:ascii="宋体" w:hAnsi="宋体"/>
          <w:bCs/>
          <w:color w:val="000000" w:themeColor="text1"/>
          <w:szCs w:val="21"/>
        </w:rPr>
      </w:pPr>
    </w:p>
    <w:p w14:paraId="5F716159" w14:textId="77777777" w:rsidR="00506DCA" w:rsidRPr="00AE0DB5" w:rsidRDefault="00506DCA" w:rsidP="00465F2D">
      <w:pPr>
        <w:adjustRightInd w:val="0"/>
        <w:snapToGrid w:val="0"/>
        <w:spacing w:afterLines="50" w:after="120" w:line="300" w:lineRule="auto"/>
        <w:ind w:left="360"/>
        <w:jc w:val="center"/>
        <w:rPr>
          <w:rFonts w:ascii="宋体" w:hAnsi="宋体"/>
          <w:bCs/>
          <w:color w:val="000000" w:themeColor="text1"/>
          <w:szCs w:val="21"/>
        </w:rPr>
      </w:pPr>
    </w:p>
    <w:p w14:paraId="5F71615A" w14:textId="77777777" w:rsidR="00A70AB4" w:rsidRPr="00AE0DB5" w:rsidRDefault="00A70AB4" w:rsidP="00465F2D">
      <w:pPr>
        <w:adjustRightInd w:val="0"/>
        <w:snapToGrid w:val="0"/>
        <w:spacing w:afterLines="50" w:after="120" w:line="312" w:lineRule="auto"/>
        <w:ind w:left="360"/>
        <w:jc w:val="center"/>
        <w:rPr>
          <w:rFonts w:ascii="宋体" w:hAnsi="宋体"/>
          <w:b/>
          <w:bCs/>
          <w:color w:val="000000" w:themeColor="text1"/>
          <w:sz w:val="32"/>
          <w:szCs w:val="32"/>
        </w:rPr>
      </w:pPr>
      <w:r w:rsidRPr="00AE0DB5">
        <w:rPr>
          <w:rFonts w:ascii="宋体" w:hAnsi="宋体" w:hint="eastAsia"/>
          <w:b/>
          <w:bCs/>
          <w:color w:val="000000" w:themeColor="text1"/>
          <w:sz w:val="32"/>
          <w:szCs w:val="32"/>
        </w:rPr>
        <w:lastRenderedPageBreak/>
        <w:t>修订</w:t>
      </w:r>
      <w:r>
        <w:rPr>
          <w:rFonts w:ascii="宋体" w:hAnsi="宋体" w:hint="eastAsia"/>
          <w:b/>
          <w:bCs/>
          <w:color w:val="000000" w:themeColor="text1"/>
          <w:sz w:val="32"/>
          <w:szCs w:val="32"/>
        </w:rPr>
        <w:t>状态表</w:t>
      </w:r>
    </w:p>
    <w:tbl>
      <w:tblPr>
        <w:tblW w:w="637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1276"/>
        <w:gridCol w:w="1842"/>
        <w:gridCol w:w="851"/>
        <w:gridCol w:w="1559"/>
      </w:tblGrid>
      <w:tr w:rsidR="00A70AB4" w:rsidRPr="00AE0DB5" w14:paraId="5F716160" w14:textId="77777777" w:rsidTr="00B678B9">
        <w:trPr>
          <w:trHeight w:val="20"/>
        </w:trPr>
        <w:tc>
          <w:tcPr>
            <w:tcW w:w="851" w:type="dxa"/>
            <w:vAlign w:val="center"/>
          </w:tcPr>
          <w:p w14:paraId="5F71615B" w14:textId="77777777" w:rsidR="00A70AB4" w:rsidRPr="00B010A5" w:rsidRDefault="00A70AB4" w:rsidP="004548CE">
            <w:pPr>
              <w:adjustRightInd w:val="0"/>
              <w:snapToGrid w:val="0"/>
              <w:spacing w:line="360" w:lineRule="auto"/>
              <w:ind w:left="0"/>
              <w:jc w:val="center"/>
              <w:rPr>
                <w:rFonts w:ascii="宋体" w:hAnsi="宋体"/>
                <w:b/>
                <w:color w:val="000000" w:themeColor="text1"/>
                <w:szCs w:val="21"/>
              </w:rPr>
            </w:pPr>
            <w:r w:rsidRPr="00B010A5">
              <w:rPr>
                <w:rFonts w:hint="eastAsia"/>
                <w:b/>
              </w:rPr>
              <w:t>版本号</w:t>
            </w:r>
          </w:p>
        </w:tc>
        <w:tc>
          <w:tcPr>
            <w:tcW w:w="1276" w:type="dxa"/>
            <w:vAlign w:val="center"/>
          </w:tcPr>
          <w:p w14:paraId="5F71615C" w14:textId="77777777" w:rsidR="00A70AB4" w:rsidRPr="00B010A5" w:rsidRDefault="00A70AB4" w:rsidP="004548CE">
            <w:pPr>
              <w:adjustRightInd w:val="0"/>
              <w:snapToGrid w:val="0"/>
              <w:spacing w:line="360" w:lineRule="auto"/>
              <w:ind w:left="0"/>
              <w:jc w:val="center"/>
              <w:rPr>
                <w:rFonts w:ascii="宋体" w:hAnsi="宋体"/>
                <w:b/>
                <w:color w:val="000000" w:themeColor="text1"/>
                <w:szCs w:val="21"/>
              </w:rPr>
            </w:pPr>
            <w:r w:rsidRPr="00B010A5">
              <w:rPr>
                <w:rFonts w:hint="eastAsia"/>
                <w:b/>
              </w:rPr>
              <w:t>修订状态</w:t>
            </w:r>
          </w:p>
        </w:tc>
        <w:tc>
          <w:tcPr>
            <w:tcW w:w="1842" w:type="dxa"/>
            <w:vAlign w:val="center"/>
          </w:tcPr>
          <w:p w14:paraId="5F71615D" w14:textId="77777777" w:rsidR="00A70AB4" w:rsidRPr="00B010A5" w:rsidRDefault="00A70AB4" w:rsidP="004548CE">
            <w:pPr>
              <w:adjustRightInd w:val="0"/>
              <w:snapToGrid w:val="0"/>
              <w:spacing w:line="360" w:lineRule="auto"/>
              <w:ind w:left="0"/>
              <w:jc w:val="center"/>
              <w:rPr>
                <w:rFonts w:ascii="宋体" w:hAnsi="宋体"/>
                <w:b/>
                <w:color w:val="000000" w:themeColor="text1"/>
                <w:szCs w:val="21"/>
              </w:rPr>
            </w:pPr>
            <w:r w:rsidRPr="00B010A5">
              <w:rPr>
                <w:rFonts w:hint="eastAsia"/>
                <w:b/>
              </w:rPr>
              <w:t>修订日期</w:t>
            </w:r>
          </w:p>
        </w:tc>
        <w:tc>
          <w:tcPr>
            <w:tcW w:w="851" w:type="dxa"/>
            <w:vAlign w:val="center"/>
          </w:tcPr>
          <w:p w14:paraId="5F71615E" w14:textId="77777777" w:rsidR="00A70AB4" w:rsidRPr="00B010A5" w:rsidRDefault="00A70AB4" w:rsidP="004548CE">
            <w:pPr>
              <w:adjustRightInd w:val="0"/>
              <w:snapToGrid w:val="0"/>
              <w:spacing w:line="360" w:lineRule="auto"/>
              <w:ind w:left="0"/>
              <w:jc w:val="center"/>
              <w:rPr>
                <w:rFonts w:ascii="宋体" w:hAnsi="宋体"/>
                <w:b/>
                <w:color w:val="000000" w:themeColor="text1"/>
                <w:szCs w:val="21"/>
              </w:rPr>
            </w:pPr>
            <w:r w:rsidRPr="00B010A5">
              <w:rPr>
                <w:rFonts w:hint="eastAsia"/>
                <w:b/>
              </w:rPr>
              <w:t>修订人</w:t>
            </w:r>
          </w:p>
        </w:tc>
        <w:tc>
          <w:tcPr>
            <w:tcW w:w="1559" w:type="dxa"/>
            <w:vAlign w:val="center"/>
          </w:tcPr>
          <w:p w14:paraId="5F71615F" w14:textId="77777777" w:rsidR="00A70AB4" w:rsidRPr="00B010A5" w:rsidRDefault="00A70AB4" w:rsidP="004548CE">
            <w:pPr>
              <w:adjustRightInd w:val="0"/>
              <w:snapToGrid w:val="0"/>
              <w:spacing w:line="360" w:lineRule="auto"/>
              <w:ind w:left="0"/>
              <w:jc w:val="center"/>
              <w:rPr>
                <w:rFonts w:ascii="宋体" w:hAnsi="宋体"/>
                <w:b/>
                <w:color w:val="000000" w:themeColor="text1"/>
                <w:szCs w:val="21"/>
              </w:rPr>
            </w:pPr>
            <w:r w:rsidRPr="00B010A5">
              <w:rPr>
                <w:rFonts w:hint="eastAsia"/>
                <w:b/>
              </w:rPr>
              <w:t>公司批准人</w:t>
            </w:r>
          </w:p>
        </w:tc>
      </w:tr>
      <w:tr w:rsidR="00A70AB4" w:rsidRPr="00AE0DB5" w14:paraId="5F716166" w14:textId="77777777" w:rsidTr="00B678B9">
        <w:trPr>
          <w:trHeight w:val="20"/>
        </w:trPr>
        <w:tc>
          <w:tcPr>
            <w:tcW w:w="851" w:type="dxa"/>
            <w:vAlign w:val="center"/>
          </w:tcPr>
          <w:p w14:paraId="5F716161"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vAlign w:val="center"/>
          </w:tcPr>
          <w:p w14:paraId="5F716162"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vAlign w:val="center"/>
          </w:tcPr>
          <w:p w14:paraId="5F716163"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vAlign w:val="center"/>
          </w:tcPr>
          <w:p w14:paraId="5F716164"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vAlign w:val="center"/>
          </w:tcPr>
          <w:p w14:paraId="5F716165"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r w:rsidR="00A70AB4" w:rsidRPr="00AE0DB5" w14:paraId="5F71616C" w14:textId="77777777" w:rsidTr="00B678B9">
        <w:trPr>
          <w:trHeight w:val="20"/>
        </w:trPr>
        <w:tc>
          <w:tcPr>
            <w:tcW w:w="851" w:type="dxa"/>
            <w:vAlign w:val="center"/>
          </w:tcPr>
          <w:p w14:paraId="5F716167"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vAlign w:val="center"/>
          </w:tcPr>
          <w:p w14:paraId="5F716168"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vAlign w:val="center"/>
          </w:tcPr>
          <w:p w14:paraId="5F716169"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vAlign w:val="center"/>
          </w:tcPr>
          <w:p w14:paraId="5F71616A"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vAlign w:val="center"/>
          </w:tcPr>
          <w:p w14:paraId="5F71616B"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r w:rsidR="00A70AB4" w:rsidRPr="00AE0DB5" w14:paraId="5F716172" w14:textId="77777777" w:rsidTr="00B678B9">
        <w:trPr>
          <w:trHeight w:val="20"/>
        </w:trPr>
        <w:tc>
          <w:tcPr>
            <w:tcW w:w="851" w:type="dxa"/>
            <w:vAlign w:val="center"/>
          </w:tcPr>
          <w:p w14:paraId="5F71616D"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vAlign w:val="center"/>
          </w:tcPr>
          <w:p w14:paraId="5F71616E"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vAlign w:val="center"/>
          </w:tcPr>
          <w:p w14:paraId="5F71616F"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vAlign w:val="center"/>
          </w:tcPr>
          <w:p w14:paraId="5F716170"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vAlign w:val="center"/>
          </w:tcPr>
          <w:p w14:paraId="5F716171"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r w:rsidR="00A70AB4" w:rsidRPr="00AE0DB5" w14:paraId="5F716178" w14:textId="77777777" w:rsidTr="00B678B9">
        <w:trPr>
          <w:trHeight w:val="20"/>
        </w:trPr>
        <w:tc>
          <w:tcPr>
            <w:tcW w:w="851" w:type="dxa"/>
            <w:vAlign w:val="center"/>
          </w:tcPr>
          <w:p w14:paraId="5F716173"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vAlign w:val="center"/>
          </w:tcPr>
          <w:p w14:paraId="5F716174"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vAlign w:val="center"/>
          </w:tcPr>
          <w:p w14:paraId="5F716175"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vAlign w:val="center"/>
          </w:tcPr>
          <w:p w14:paraId="5F716176"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vAlign w:val="center"/>
          </w:tcPr>
          <w:p w14:paraId="5F716177"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r w:rsidR="00A70AB4" w:rsidRPr="00AE0DB5" w14:paraId="5F71617E" w14:textId="77777777" w:rsidTr="00B678B9">
        <w:trPr>
          <w:trHeight w:val="20"/>
        </w:trPr>
        <w:tc>
          <w:tcPr>
            <w:tcW w:w="851" w:type="dxa"/>
            <w:vAlign w:val="center"/>
          </w:tcPr>
          <w:p w14:paraId="5F716179"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vAlign w:val="center"/>
          </w:tcPr>
          <w:p w14:paraId="5F71617A"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vAlign w:val="center"/>
          </w:tcPr>
          <w:p w14:paraId="5F71617B"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vAlign w:val="center"/>
          </w:tcPr>
          <w:p w14:paraId="5F71617C"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vAlign w:val="center"/>
          </w:tcPr>
          <w:p w14:paraId="5F71617D"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r w:rsidR="00A70AB4" w:rsidRPr="00AE0DB5" w14:paraId="5F716184" w14:textId="77777777" w:rsidTr="00B678B9">
        <w:trPr>
          <w:trHeight w:val="20"/>
        </w:trPr>
        <w:tc>
          <w:tcPr>
            <w:tcW w:w="851" w:type="dxa"/>
            <w:vAlign w:val="center"/>
          </w:tcPr>
          <w:p w14:paraId="5F71617F"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vAlign w:val="center"/>
          </w:tcPr>
          <w:p w14:paraId="5F716180"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vAlign w:val="center"/>
          </w:tcPr>
          <w:p w14:paraId="5F716181"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vAlign w:val="center"/>
          </w:tcPr>
          <w:p w14:paraId="5F716182"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vAlign w:val="center"/>
          </w:tcPr>
          <w:p w14:paraId="5F716183"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r w:rsidR="00A70AB4" w:rsidRPr="00AE0DB5" w14:paraId="5F71618A" w14:textId="77777777" w:rsidTr="00B678B9">
        <w:trPr>
          <w:trHeight w:val="20"/>
        </w:trPr>
        <w:tc>
          <w:tcPr>
            <w:tcW w:w="851" w:type="dxa"/>
            <w:vAlign w:val="center"/>
          </w:tcPr>
          <w:p w14:paraId="5F716185"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vAlign w:val="center"/>
          </w:tcPr>
          <w:p w14:paraId="5F716186"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vAlign w:val="center"/>
          </w:tcPr>
          <w:p w14:paraId="5F716187"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vAlign w:val="center"/>
          </w:tcPr>
          <w:p w14:paraId="5F716188"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vAlign w:val="center"/>
          </w:tcPr>
          <w:p w14:paraId="5F716189"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r w:rsidR="00A70AB4" w:rsidRPr="00AE0DB5" w14:paraId="5F716190" w14:textId="77777777" w:rsidTr="00B678B9">
        <w:trPr>
          <w:trHeight w:val="20"/>
        </w:trPr>
        <w:tc>
          <w:tcPr>
            <w:tcW w:w="851" w:type="dxa"/>
            <w:tcBorders>
              <w:top w:val="single" w:sz="4" w:space="0" w:color="000000"/>
              <w:left w:val="single" w:sz="4" w:space="0" w:color="000000"/>
              <w:bottom w:val="single" w:sz="4" w:space="0" w:color="000000"/>
              <w:right w:val="single" w:sz="4" w:space="0" w:color="000000"/>
            </w:tcBorders>
            <w:vAlign w:val="center"/>
          </w:tcPr>
          <w:p w14:paraId="5F71618B"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8C"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5F71618D"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5F71618E"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F71618F"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r w:rsidR="00A70AB4" w:rsidRPr="00AE0DB5" w14:paraId="5F716196" w14:textId="77777777" w:rsidTr="00B678B9">
        <w:trPr>
          <w:trHeight w:val="20"/>
        </w:trPr>
        <w:tc>
          <w:tcPr>
            <w:tcW w:w="851" w:type="dxa"/>
            <w:tcBorders>
              <w:top w:val="single" w:sz="4" w:space="0" w:color="000000"/>
              <w:left w:val="single" w:sz="4" w:space="0" w:color="000000"/>
              <w:bottom w:val="single" w:sz="4" w:space="0" w:color="000000"/>
              <w:right w:val="single" w:sz="4" w:space="0" w:color="000000"/>
            </w:tcBorders>
            <w:vAlign w:val="center"/>
          </w:tcPr>
          <w:p w14:paraId="5F716191"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92"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5F716193"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5F716194"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F716195"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r w:rsidR="00A70AB4" w:rsidRPr="00AE0DB5" w14:paraId="5F71619C" w14:textId="77777777" w:rsidTr="00B678B9">
        <w:trPr>
          <w:trHeight w:val="20"/>
        </w:trPr>
        <w:tc>
          <w:tcPr>
            <w:tcW w:w="851" w:type="dxa"/>
            <w:tcBorders>
              <w:top w:val="single" w:sz="4" w:space="0" w:color="000000"/>
              <w:left w:val="single" w:sz="4" w:space="0" w:color="000000"/>
              <w:bottom w:val="single" w:sz="4" w:space="0" w:color="000000"/>
              <w:right w:val="single" w:sz="4" w:space="0" w:color="000000"/>
            </w:tcBorders>
            <w:vAlign w:val="center"/>
          </w:tcPr>
          <w:p w14:paraId="5F716197"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98"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5F716199"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5F71619A"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F71619B"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r w:rsidR="00B678B9" w:rsidRPr="00AE0DB5" w14:paraId="5F7161A2" w14:textId="77777777" w:rsidTr="00B678B9">
        <w:trPr>
          <w:trHeight w:val="20"/>
        </w:trPr>
        <w:tc>
          <w:tcPr>
            <w:tcW w:w="851" w:type="dxa"/>
            <w:tcBorders>
              <w:top w:val="single" w:sz="4" w:space="0" w:color="000000"/>
              <w:left w:val="single" w:sz="4" w:space="0" w:color="000000"/>
              <w:bottom w:val="single" w:sz="4" w:space="0" w:color="000000"/>
              <w:right w:val="single" w:sz="4" w:space="0" w:color="000000"/>
            </w:tcBorders>
            <w:vAlign w:val="center"/>
          </w:tcPr>
          <w:p w14:paraId="5F71619D"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9E"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5F71619F"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5F7161A0"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F7161A1"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r>
      <w:tr w:rsidR="00B678B9" w:rsidRPr="00AE0DB5" w14:paraId="5F7161A8" w14:textId="77777777" w:rsidTr="00B678B9">
        <w:trPr>
          <w:trHeight w:val="20"/>
        </w:trPr>
        <w:tc>
          <w:tcPr>
            <w:tcW w:w="851" w:type="dxa"/>
            <w:tcBorders>
              <w:top w:val="single" w:sz="4" w:space="0" w:color="000000"/>
              <w:left w:val="single" w:sz="4" w:space="0" w:color="000000"/>
              <w:bottom w:val="single" w:sz="4" w:space="0" w:color="000000"/>
              <w:right w:val="single" w:sz="4" w:space="0" w:color="000000"/>
            </w:tcBorders>
            <w:vAlign w:val="center"/>
          </w:tcPr>
          <w:p w14:paraId="5F7161A3"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A4"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5F7161A5"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5F7161A6"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F7161A7"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r>
      <w:tr w:rsidR="00B678B9" w:rsidRPr="00AE0DB5" w14:paraId="5F7161AE" w14:textId="77777777" w:rsidTr="00B678B9">
        <w:trPr>
          <w:trHeight w:val="20"/>
        </w:trPr>
        <w:tc>
          <w:tcPr>
            <w:tcW w:w="851" w:type="dxa"/>
            <w:tcBorders>
              <w:top w:val="single" w:sz="4" w:space="0" w:color="000000"/>
              <w:left w:val="single" w:sz="4" w:space="0" w:color="000000"/>
              <w:bottom w:val="single" w:sz="4" w:space="0" w:color="000000"/>
              <w:right w:val="single" w:sz="4" w:space="0" w:color="000000"/>
            </w:tcBorders>
            <w:vAlign w:val="center"/>
          </w:tcPr>
          <w:p w14:paraId="5F7161A9"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AA"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5F7161AB"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5F7161AC"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F7161AD"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r>
      <w:tr w:rsidR="00B678B9" w:rsidRPr="00AE0DB5" w14:paraId="5F7161B4" w14:textId="77777777" w:rsidTr="00B678B9">
        <w:trPr>
          <w:trHeight w:val="20"/>
        </w:trPr>
        <w:tc>
          <w:tcPr>
            <w:tcW w:w="851" w:type="dxa"/>
            <w:tcBorders>
              <w:top w:val="single" w:sz="4" w:space="0" w:color="000000"/>
              <w:left w:val="single" w:sz="4" w:space="0" w:color="000000"/>
              <w:bottom w:val="single" w:sz="4" w:space="0" w:color="000000"/>
              <w:right w:val="single" w:sz="4" w:space="0" w:color="000000"/>
            </w:tcBorders>
            <w:vAlign w:val="center"/>
          </w:tcPr>
          <w:p w14:paraId="5F7161AF"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B0"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5F7161B1"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5F7161B2"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F7161B3" w14:textId="77777777" w:rsidR="00B678B9" w:rsidRPr="00AE0DB5" w:rsidRDefault="00B678B9" w:rsidP="004548CE">
            <w:pPr>
              <w:adjustRightInd w:val="0"/>
              <w:snapToGrid w:val="0"/>
              <w:spacing w:line="360" w:lineRule="auto"/>
              <w:ind w:left="0"/>
              <w:jc w:val="center"/>
              <w:rPr>
                <w:rFonts w:ascii="宋体" w:hAnsi="宋体"/>
                <w:color w:val="000000" w:themeColor="text1"/>
                <w:szCs w:val="21"/>
              </w:rPr>
            </w:pPr>
          </w:p>
        </w:tc>
      </w:tr>
      <w:tr w:rsidR="00A70AB4" w:rsidRPr="00AE0DB5" w14:paraId="5F7161BA" w14:textId="77777777" w:rsidTr="00B678B9">
        <w:trPr>
          <w:trHeight w:val="20"/>
        </w:trPr>
        <w:tc>
          <w:tcPr>
            <w:tcW w:w="851" w:type="dxa"/>
            <w:tcBorders>
              <w:top w:val="single" w:sz="4" w:space="0" w:color="000000"/>
              <w:left w:val="single" w:sz="4" w:space="0" w:color="000000"/>
              <w:bottom w:val="single" w:sz="4" w:space="0" w:color="000000"/>
              <w:right w:val="single" w:sz="4" w:space="0" w:color="000000"/>
            </w:tcBorders>
            <w:vAlign w:val="center"/>
          </w:tcPr>
          <w:p w14:paraId="5F7161B5"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276" w:type="dxa"/>
            <w:tcBorders>
              <w:top w:val="single" w:sz="4" w:space="0" w:color="000000"/>
              <w:left w:val="single" w:sz="4" w:space="0" w:color="000000"/>
              <w:bottom w:val="single" w:sz="4" w:space="0" w:color="000000"/>
              <w:right w:val="single" w:sz="4" w:space="0" w:color="000000"/>
            </w:tcBorders>
            <w:vAlign w:val="center"/>
          </w:tcPr>
          <w:p w14:paraId="5F7161B6"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5F7161B7"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851" w:type="dxa"/>
            <w:tcBorders>
              <w:top w:val="single" w:sz="4" w:space="0" w:color="000000"/>
              <w:left w:val="single" w:sz="4" w:space="0" w:color="000000"/>
              <w:bottom w:val="single" w:sz="4" w:space="0" w:color="000000"/>
              <w:right w:val="single" w:sz="4" w:space="0" w:color="000000"/>
            </w:tcBorders>
            <w:vAlign w:val="center"/>
          </w:tcPr>
          <w:p w14:paraId="5F7161B8"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F7161B9" w14:textId="77777777" w:rsidR="00A70AB4" w:rsidRPr="00AE0DB5" w:rsidRDefault="00A70AB4" w:rsidP="004548CE">
            <w:pPr>
              <w:adjustRightInd w:val="0"/>
              <w:snapToGrid w:val="0"/>
              <w:spacing w:line="360" w:lineRule="auto"/>
              <w:ind w:left="0"/>
              <w:jc w:val="center"/>
              <w:rPr>
                <w:rFonts w:ascii="宋体" w:hAnsi="宋体"/>
                <w:color w:val="000000" w:themeColor="text1"/>
                <w:szCs w:val="21"/>
              </w:rPr>
            </w:pPr>
          </w:p>
        </w:tc>
      </w:tr>
    </w:tbl>
    <w:p w14:paraId="5F7161BB" w14:textId="77777777" w:rsidR="00A70AB4" w:rsidRPr="00153D0E" w:rsidRDefault="00A70AB4" w:rsidP="00153D0E">
      <w:pPr>
        <w:ind w:left="0"/>
        <w:rPr>
          <w:b/>
        </w:rPr>
      </w:pPr>
      <w:r w:rsidRPr="00153D0E">
        <w:rPr>
          <w:rFonts w:hint="eastAsia"/>
          <w:b/>
        </w:rPr>
        <w:t>注</w:t>
      </w:r>
      <w:r w:rsidRPr="00153D0E">
        <w:rPr>
          <w:b/>
        </w:rPr>
        <w:t>：</w:t>
      </w:r>
    </w:p>
    <w:p w14:paraId="5F7161BC" w14:textId="77777777" w:rsidR="00A70AB4" w:rsidRPr="002102C5" w:rsidRDefault="00A70AB4" w:rsidP="005959F9">
      <w:pPr>
        <w:widowControl/>
        <w:numPr>
          <w:ilvl w:val="0"/>
          <w:numId w:val="133"/>
        </w:numPr>
        <w:adjustRightInd w:val="0"/>
        <w:snapToGrid w:val="0"/>
        <w:spacing w:line="240" w:lineRule="auto"/>
        <w:jc w:val="left"/>
        <w:rPr>
          <w:b/>
          <w:sz w:val="18"/>
          <w:szCs w:val="18"/>
        </w:rPr>
      </w:pPr>
      <w:r w:rsidRPr="002102C5">
        <w:rPr>
          <w:sz w:val="18"/>
          <w:szCs w:val="18"/>
        </w:rPr>
        <w:t>修订状态符号：</w:t>
      </w:r>
      <w:r w:rsidRPr="002102C5">
        <w:rPr>
          <w:rFonts w:hint="eastAsia"/>
          <w:sz w:val="18"/>
          <w:szCs w:val="18"/>
        </w:rPr>
        <w:t>N-</w:t>
      </w:r>
      <w:r w:rsidRPr="002102C5">
        <w:rPr>
          <w:rFonts w:hint="eastAsia"/>
          <w:sz w:val="18"/>
          <w:szCs w:val="18"/>
        </w:rPr>
        <w:t>新增、</w:t>
      </w:r>
      <w:r w:rsidRPr="002102C5">
        <w:rPr>
          <w:rFonts w:hint="eastAsia"/>
          <w:sz w:val="18"/>
          <w:szCs w:val="18"/>
        </w:rPr>
        <w:t>R</w:t>
      </w:r>
      <w:r w:rsidRPr="002102C5">
        <w:rPr>
          <w:sz w:val="18"/>
          <w:szCs w:val="18"/>
        </w:rPr>
        <w:t>-</w:t>
      </w:r>
      <w:r w:rsidRPr="002102C5">
        <w:rPr>
          <w:sz w:val="18"/>
          <w:szCs w:val="18"/>
        </w:rPr>
        <w:t>修改、</w:t>
      </w:r>
      <w:r w:rsidRPr="002102C5">
        <w:rPr>
          <w:rFonts w:hint="eastAsia"/>
          <w:sz w:val="18"/>
          <w:szCs w:val="18"/>
        </w:rPr>
        <w:t>A</w:t>
      </w:r>
      <w:r w:rsidRPr="002102C5">
        <w:rPr>
          <w:sz w:val="18"/>
          <w:szCs w:val="18"/>
        </w:rPr>
        <w:t>-</w:t>
      </w:r>
      <w:r w:rsidRPr="002102C5">
        <w:rPr>
          <w:sz w:val="18"/>
          <w:szCs w:val="18"/>
        </w:rPr>
        <w:t>增加、</w:t>
      </w:r>
      <w:r w:rsidRPr="002102C5">
        <w:rPr>
          <w:rFonts w:hint="eastAsia"/>
          <w:sz w:val="18"/>
          <w:szCs w:val="18"/>
        </w:rPr>
        <w:t>D-</w:t>
      </w:r>
      <w:r w:rsidRPr="002102C5">
        <w:rPr>
          <w:rFonts w:hint="eastAsia"/>
          <w:sz w:val="18"/>
          <w:szCs w:val="18"/>
        </w:rPr>
        <w:t>删除；</w:t>
      </w:r>
    </w:p>
    <w:p w14:paraId="5F7161BD" w14:textId="77777777" w:rsidR="00A70AB4" w:rsidRPr="002102C5" w:rsidRDefault="00A70AB4" w:rsidP="005959F9">
      <w:pPr>
        <w:widowControl/>
        <w:numPr>
          <w:ilvl w:val="0"/>
          <w:numId w:val="133"/>
        </w:numPr>
        <w:adjustRightInd w:val="0"/>
        <w:snapToGrid w:val="0"/>
        <w:spacing w:line="240" w:lineRule="auto"/>
        <w:jc w:val="left"/>
        <w:rPr>
          <w:b/>
          <w:sz w:val="18"/>
          <w:szCs w:val="18"/>
        </w:rPr>
      </w:pPr>
      <w:r w:rsidRPr="002102C5">
        <w:rPr>
          <w:rFonts w:ascii="宋体" w:hint="eastAsia"/>
          <w:color w:val="000000"/>
          <w:sz w:val="18"/>
          <w:szCs w:val="18"/>
        </w:rPr>
        <w:t>将本修订记录保留在手册内，以备查阅；</w:t>
      </w:r>
    </w:p>
    <w:p w14:paraId="5F7161BE" w14:textId="77777777" w:rsidR="00A70AB4" w:rsidRPr="002102C5" w:rsidRDefault="00A70AB4" w:rsidP="005959F9">
      <w:pPr>
        <w:widowControl/>
        <w:numPr>
          <w:ilvl w:val="0"/>
          <w:numId w:val="133"/>
        </w:numPr>
        <w:adjustRightInd w:val="0"/>
        <w:snapToGrid w:val="0"/>
        <w:spacing w:line="240" w:lineRule="auto"/>
        <w:jc w:val="left"/>
        <w:rPr>
          <w:b/>
          <w:sz w:val="18"/>
          <w:szCs w:val="18"/>
        </w:rPr>
      </w:pPr>
      <w:r w:rsidRPr="002102C5">
        <w:rPr>
          <w:rFonts w:ascii="宋体" w:hint="eastAsia"/>
          <w:color w:val="000000"/>
          <w:sz w:val="18"/>
          <w:szCs w:val="18"/>
        </w:rPr>
        <w:t>在每次做完修订</w:t>
      </w:r>
      <w:r w:rsidRPr="002102C5">
        <w:rPr>
          <w:rFonts w:hint="eastAsia"/>
          <w:sz w:val="18"/>
          <w:szCs w:val="18"/>
        </w:rPr>
        <w:t>工作</w:t>
      </w:r>
      <w:r w:rsidRPr="002102C5">
        <w:rPr>
          <w:rFonts w:ascii="宋体" w:hint="eastAsia"/>
          <w:color w:val="000000"/>
          <w:sz w:val="18"/>
          <w:szCs w:val="18"/>
        </w:rPr>
        <w:t>后，将修订</w:t>
      </w:r>
      <w:r w:rsidRPr="002102C5">
        <w:rPr>
          <w:rFonts w:ascii="宋体"/>
          <w:color w:val="000000"/>
          <w:sz w:val="18"/>
          <w:szCs w:val="18"/>
        </w:rPr>
        <w:t>章节号、</w:t>
      </w:r>
      <w:r w:rsidRPr="002102C5">
        <w:rPr>
          <w:rFonts w:ascii="宋体" w:hint="eastAsia"/>
          <w:color w:val="000000"/>
          <w:sz w:val="18"/>
          <w:szCs w:val="18"/>
        </w:rPr>
        <w:t>修订号、修订</w:t>
      </w:r>
      <w:r w:rsidRPr="002102C5">
        <w:rPr>
          <w:rFonts w:ascii="宋体"/>
          <w:color w:val="000000"/>
          <w:sz w:val="18"/>
          <w:szCs w:val="18"/>
        </w:rPr>
        <w:t>状态</w:t>
      </w:r>
      <w:r w:rsidRPr="002102C5">
        <w:rPr>
          <w:rFonts w:ascii="宋体" w:hint="eastAsia"/>
          <w:color w:val="000000"/>
          <w:sz w:val="18"/>
          <w:szCs w:val="18"/>
        </w:rPr>
        <w:t>、修订日期、修订人和批准人填入相应的空格内。如发现缺少修订的新版，请速与运行标准处联系。</w:t>
      </w:r>
    </w:p>
    <w:p w14:paraId="5F7161BF" w14:textId="552C4BB1" w:rsidR="00A70AB4" w:rsidRDefault="00A70AB4" w:rsidP="00465F2D">
      <w:pPr>
        <w:adjustRightInd w:val="0"/>
        <w:snapToGrid w:val="0"/>
        <w:spacing w:beforeLines="50" w:before="120" w:line="360" w:lineRule="auto"/>
        <w:ind w:leftChars="63" w:left="132"/>
        <w:jc w:val="center"/>
        <w:rPr>
          <w:b/>
          <w:sz w:val="32"/>
          <w:szCs w:val="32"/>
        </w:rPr>
      </w:pPr>
      <w:r w:rsidRPr="00CC4C45">
        <w:rPr>
          <w:rFonts w:hint="eastAsia"/>
          <w:b/>
          <w:sz w:val="32"/>
          <w:szCs w:val="32"/>
        </w:rPr>
        <w:lastRenderedPageBreak/>
        <w:t>修订</w:t>
      </w:r>
      <w:r w:rsidR="000A00E7">
        <w:rPr>
          <w:rFonts w:hint="eastAsia"/>
          <w:b/>
          <w:sz w:val="32"/>
          <w:szCs w:val="32"/>
        </w:rPr>
        <w:t>记录</w:t>
      </w:r>
      <w:r w:rsidRPr="00CC4C45">
        <w:rPr>
          <w:b/>
          <w:sz w:val="32"/>
          <w:szCs w:val="3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
        <w:gridCol w:w="992"/>
        <w:gridCol w:w="3236"/>
        <w:gridCol w:w="1154"/>
      </w:tblGrid>
      <w:tr w:rsidR="00A70AB4" w:rsidRPr="00F25140" w14:paraId="5F7161C4" w14:textId="77777777" w:rsidTr="00D70919">
        <w:tc>
          <w:tcPr>
            <w:tcW w:w="958" w:type="dxa"/>
            <w:shd w:val="clear" w:color="auto" w:fill="auto"/>
          </w:tcPr>
          <w:p w14:paraId="5F7161C0" w14:textId="77777777" w:rsidR="00A70AB4" w:rsidRPr="00F25140" w:rsidRDefault="00A70AB4" w:rsidP="003A0DCD">
            <w:pPr>
              <w:adjustRightInd w:val="0"/>
              <w:snapToGrid w:val="0"/>
              <w:spacing w:line="240" w:lineRule="auto"/>
              <w:ind w:left="0"/>
              <w:jc w:val="center"/>
              <w:rPr>
                <w:b/>
                <w:szCs w:val="21"/>
              </w:rPr>
            </w:pPr>
            <w:r w:rsidRPr="00F25140">
              <w:rPr>
                <w:rFonts w:hint="eastAsia"/>
                <w:b/>
                <w:szCs w:val="21"/>
              </w:rPr>
              <w:t>版本号</w:t>
            </w:r>
          </w:p>
        </w:tc>
        <w:tc>
          <w:tcPr>
            <w:tcW w:w="992" w:type="dxa"/>
            <w:tcBorders>
              <w:bottom w:val="single" w:sz="4" w:space="0" w:color="auto"/>
            </w:tcBorders>
            <w:shd w:val="clear" w:color="auto" w:fill="auto"/>
          </w:tcPr>
          <w:p w14:paraId="5F7161C1" w14:textId="77777777" w:rsidR="00A70AB4" w:rsidRPr="00F25140" w:rsidRDefault="00A70AB4" w:rsidP="003A0DCD">
            <w:pPr>
              <w:adjustRightInd w:val="0"/>
              <w:snapToGrid w:val="0"/>
              <w:spacing w:line="240" w:lineRule="auto"/>
              <w:ind w:left="0"/>
              <w:jc w:val="center"/>
              <w:rPr>
                <w:b/>
                <w:szCs w:val="21"/>
              </w:rPr>
            </w:pPr>
            <w:r w:rsidRPr="00F25140">
              <w:rPr>
                <w:rFonts w:hint="eastAsia"/>
                <w:b/>
                <w:szCs w:val="21"/>
              </w:rPr>
              <w:t>章节号</w:t>
            </w:r>
          </w:p>
        </w:tc>
        <w:tc>
          <w:tcPr>
            <w:tcW w:w="3240" w:type="dxa"/>
            <w:tcBorders>
              <w:bottom w:val="single" w:sz="4" w:space="0" w:color="auto"/>
            </w:tcBorders>
            <w:shd w:val="clear" w:color="auto" w:fill="auto"/>
          </w:tcPr>
          <w:p w14:paraId="5F7161C2" w14:textId="77777777" w:rsidR="00A70AB4" w:rsidRPr="00F25140" w:rsidRDefault="00A70AB4" w:rsidP="003A0DCD">
            <w:pPr>
              <w:adjustRightInd w:val="0"/>
              <w:snapToGrid w:val="0"/>
              <w:spacing w:line="240" w:lineRule="auto"/>
              <w:ind w:left="0"/>
              <w:jc w:val="center"/>
              <w:rPr>
                <w:b/>
                <w:szCs w:val="21"/>
              </w:rPr>
            </w:pPr>
            <w:r w:rsidRPr="00F25140">
              <w:rPr>
                <w:rFonts w:hint="eastAsia"/>
                <w:b/>
                <w:szCs w:val="21"/>
              </w:rPr>
              <w:t>修订内容</w:t>
            </w:r>
          </w:p>
        </w:tc>
        <w:tc>
          <w:tcPr>
            <w:tcW w:w="1150" w:type="dxa"/>
            <w:shd w:val="clear" w:color="auto" w:fill="auto"/>
          </w:tcPr>
          <w:p w14:paraId="5F7161C3" w14:textId="77777777" w:rsidR="00A70AB4" w:rsidRPr="00F25140" w:rsidRDefault="00A70AB4" w:rsidP="003A0DCD">
            <w:pPr>
              <w:adjustRightInd w:val="0"/>
              <w:snapToGrid w:val="0"/>
              <w:spacing w:line="240" w:lineRule="auto"/>
              <w:ind w:left="0"/>
              <w:jc w:val="center"/>
              <w:rPr>
                <w:b/>
                <w:szCs w:val="21"/>
              </w:rPr>
            </w:pPr>
            <w:r w:rsidRPr="00F25140">
              <w:rPr>
                <w:rFonts w:hint="eastAsia"/>
                <w:b/>
                <w:szCs w:val="21"/>
              </w:rPr>
              <w:t>修订日期</w:t>
            </w:r>
          </w:p>
        </w:tc>
      </w:tr>
      <w:tr w:rsidR="00C61D8A" w:rsidRPr="00F25140" w14:paraId="5F7161C9" w14:textId="77777777" w:rsidTr="00D70919">
        <w:tc>
          <w:tcPr>
            <w:tcW w:w="958" w:type="dxa"/>
            <w:shd w:val="clear" w:color="auto" w:fill="auto"/>
          </w:tcPr>
          <w:p w14:paraId="5F7161C5" w14:textId="0C55E5AD" w:rsidR="00C61D8A" w:rsidRPr="00D70919" w:rsidRDefault="00C61D8A" w:rsidP="00C61D8A">
            <w:pPr>
              <w:adjustRightInd w:val="0"/>
              <w:snapToGrid w:val="0"/>
              <w:spacing w:line="240" w:lineRule="auto"/>
              <w:ind w:left="0"/>
              <w:rPr>
                <w:szCs w:val="21"/>
              </w:rPr>
            </w:pPr>
            <w:r w:rsidRPr="00D70919">
              <w:rPr>
                <w:rFonts w:hint="eastAsia"/>
                <w:szCs w:val="21"/>
              </w:rPr>
              <w:t>02</w:t>
            </w:r>
            <w:r w:rsidRPr="00D70919">
              <w:rPr>
                <w:rFonts w:hint="eastAsia"/>
                <w:szCs w:val="21"/>
              </w:rPr>
              <w:t>（</w:t>
            </w:r>
            <w:r w:rsidRPr="00D70919">
              <w:rPr>
                <w:rFonts w:hint="eastAsia"/>
                <w:szCs w:val="21"/>
              </w:rPr>
              <w:t>01</w:t>
            </w:r>
            <w:r w:rsidRPr="00D70919">
              <w:rPr>
                <w:rFonts w:hint="eastAsia"/>
                <w:szCs w:val="21"/>
              </w:rPr>
              <w:t>）</w:t>
            </w:r>
          </w:p>
        </w:tc>
        <w:tc>
          <w:tcPr>
            <w:tcW w:w="992" w:type="dxa"/>
            <w:tcBorders>
              <w:top w:val="single" w:sz="4" w:space="0" w:color="auto"/>
              <w:left w:val="nil"/>
              <w:bottom w:val="single" w:sz="4" w:space="0" w:color="auto"/>
              <w:right w:val="single" w:sz="4" w:space="0" w:color="auto"/>
            </w:tcBorders>
            <w:shd w:val="clear" w:color="auto" w:fill="auto"/>
            <w:vAlign w:val="bottom"/>
          </w:tcPr>
          <w:p w14:paraId="5F7161C6" w14:textId="0B005024" w:rsidR="00C61D8A" w:rsidRPr="00D70919" w:rsidRDefault="00C61D8A" w:rsidP="00C61D8A">
            <w:pPr>
              <w:adjustRightInd w:val="0"/>
              <w:snapToGrid w:val="0"/>
              <w:spacing w:line="240" w:lineRule="auto"/>
              <w:ind w:left="0"/>
              <w:rPr>
                <w:szCs w:val="21"/>
              </w:rPr>
            </w:pPr>
            <w:r w:rsidRPr="00D70919">
              <w:rPr>
                <w:color w:val="000000"/>
                <w:sz w:val="22"/>
                <w:szCs w:val="22"/>
              </w:rPr>
              <w:t>4.7.3.3</w:t>
            </w: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C7" w14:textId="260F282E" w:rsidR="00C61D8A" w:rsidRPr="00D70919" w:rsidRDefault="00C61D8A" w:rsidP="00C61D8A">
            <w:pPr>
              <w:adjustRightInd w:val="0"/>
              <w:snapToGrid w:val="0"/>
              <w:spacing w:line="240" w:lineRule="auto"/>
              <w:ind w:left="0"/>
              <w:rPr>
                <w:szCs w:val="21"/>
              </w:rPr>
            </w:pPr>
            <w:r w:rsidRPr="00D70919">
              <w:rPr>
                <w:color w:val="000000"/>
                <w:sz w:val="22"/>
                <w:szCs w:val="22"/>
              </w:rPr>
              <w:t>修订</w:t>
            </w:r>
            <w:r w:rsidRPr="00D70919">
              <w:rPr>
                <w:color w:val="000000"/>
                <w:sz w:val="22"/>
                <w:szCs w:val="22"/>
              </w:rPr>
              <w:t>(2)</w:t>
            </w:r>
          </w:p>
        </w:tc>
        <w:tc>
          <w:tcPr>
            <w:tcW w:w="1150" w:type="dxa"/>
            <w:shd w:val="clear" w:color="auto" w:fill="auto"/>
          </w:tcPr>
          <w:p w14:paraId="5F7161C8" w14:textId="14464A93" w:rsidR="00C61D8A" w:rsidRPr="00D70919" w:rsidRDefault="00D70919" w:rsidP="00C61D8A">
            <w:pPr>
              <w:adjustRightInd w:val="0"/>
              <w:snapToGrid w:val="0"/>
              <w:spacing w:line="240" w:lineRule="auto"/>
              <w:ind w:left="0"/>
              <w:rPr>
                <w:szCs w:val="21"/>
              </w:rPr>
            </w:pPr>
            <w:r w:rsidRPr="00D70919">
              <w:rPr>
                <w:rFonts w:hint="eastAsia"/>
                <w:szCs w:val="21"/>
              </w:rPr>
              <w:t>2018.11.30</w:t>
            </w:r>
          </w:p>
        </w:tc>
      </w:tr>
      <w:tr w:rsidR="00D70919" w:rsidRPr="00F25140" w14:paraId="5F7161CE" w14:textId="77777777" w:rsidTr="00D70919">
        <w:tc>
          <w:tcPr>
            <w:tcW w:w="958" w:type="dxa"/>
            <w:shd w:val="clear" w:color="auto" w:fill="auto"/>
          </w:tcPr>
          <w:p w14:paraId="5F7161CA" w14:textId="7649F8BB" w:rsidR="00D70919" w:rsidRPr="00D70919" w:rsidRDefault="00D70919" w:rsidP="00D70919">
            <w:pPr>
              <w:adjustRightInd w:val="0"/>
              <w:snapToGrid w:val="0"/>
              <w:spacing w:line="240" w:lineRule="auto"/>
              <w:ind w:left="0"/>
              <w:rPr>
                <w:szCs w:val="21"/>
              </w:rPr>
            </w:pPr>
            <w:r w:rsidRPr="00D70919">
              <w:rPr>
                <w:rFonts w:hint="eastAsia"/>
                <w:szCs w:val="21"/>
              </w:rPr>
              <w:t>02</w:t>
            </w:r>
            <w:r w:rsidRPr="00D70919">
              <w:rPr>
                <w:rFonts w:hint="eastAsia"/>
                <w:szCs w:val="21"/>
              </w:rPr>
              <w:t>（</w:t>
            </w:r>
            <w:r w:rsidRPr="00D70919">
              <w:rPr>
                <w:rFonts w:hint="eastAsia"/>
                <w:szCs w:val="21"/>
              </w:rPr>
              <w:t>01</w:t>
            </w:r>
            <w:r w:rsidRPr="00D70919">
              <w:rPr>
                <w:rFonts w:hint="eastAsia"/>
                <w:szCs w:val="21"/>
              </w:rPr>
              <w:t>）</w:t>
            </w:r>
          </w:p>
        </w:tc>
        <w:tc>
          <w:tcPr>
            <w:tcW w:w="992" w:type="dxa"/>
            <w:tcBorders>
              <w:top w:val="single" w:sz="4" w:space="0" w:color="auto"/>
              <w:left w:val="nil"/>
              <w:bottom w:val="single" w:sz="4" w:space="0" w:color="auto"/>
              <w:right w:val="single" w:sz="4" w:space="0" w:color="auto"/>
            </w:tcBorders>
            <w:shd w:val="clear" w:color="auto" w:fill="auto"/>
            <w:vAlign w:val="bottom"/>
          </w:tcPr>
          <w:p w14:paraId="5F7161CB" w14:textId="2E8541E8" w:rsidR="00D70919" w:rsidRPr="00D70919" w:rsidRDefault="00D70919" w:rsidP="00D70919">
            <w:pPr>
              <w:adjustRightInd w:val="0"/>
              <w:snapToGrid w:val="0"/>
              <w:spacing w:line="240" w:lineRule="auto"/>
              <w:ind w:left="0"/>
              <w:rPr>
                <w:szCs w:val="21"/>
              </w:rPr>
            </w:pPr>
            <w:r w:rsidRPr="00D70919">
              <w:rPr>
                <w:color w:val="000000"/>
                <w:sz w:val="22"/>
                <w:szCs w:val="22"/>
              </w:rPr>
              <w:t>4.11.5.3</w:t>
            </w: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CC" w14:textId="493E28EA" w:rsidR="00D70919" w:rsidRPr="00D70919" w:rsidRDefault="00D70919" w:rsidP="00D70919">
            <w:pPr>
              <w:adjustRightInd w:val="0"/>
              <w:snapToGrid w:val="0"/>
              <w:spacing w:line="240" w:lineRule="auto"/>
              <w:ind w:left="0"/>
              <w:rPr>
                <w:szCs w:val="21"/>
              </w:rPr>
            </w:pPr>
            <w:r w:rsidRPr="00D70919">
              <w:rPr>
                <w:color w:val="000000"/>
                <w:sz w:val="22"/>
                <w:szCs w:val="22"/>
              </w:rPr>
              <w:t>修订</w:t>
            </w:r>
          </w:p>
        </w:tc>
        <w:tc>
          <w:tcPr>
            <w:tcW w:w="1150" w:type="dxa"/>
            <w:shd w:val="clear" w:color="auto" w:fill="auto"/>
          </w:tcPr>
          <w:p w14:paraId="5F7161CD" w14:textId="7C7FCAD7" w:rsidR="00D70919" w:rsidRPr="00D70919" w:rsidRDefault="00D70919" w:rsidP="00D70919">
            <w:pPr>
              <w:adjustRightInd w:val="0"/>
              <w:snapToGrid w:val="0"/>
              <w:spacing w:line="240" w:lineRule="auto"/>
              <w:ind w:left="0"/>
              <w:rPr>
                <w:szCs w:val="21"/>
              </w:rPr>
            </w:pPr>
            <w:r w:rsidRPr="00D70919">
              <w:rPr>
                <w:rFonts w:hint="eastAsia"/>
                <w:szCs w:val="21"/>
              </w:rPr>
              <w:t>2018.11.30</w:t>
            </w:r>
          </w:p>
        </w:tc>
      </w:tr>
      <w:tr w:rsidR="00D70919" w:rsidRPr="00F25140" w14:paraId="5F7161D3" w14:textId="77777777" w:rsidTr="00D70919">
        <w:tc>
          <w:tcPr>
            <w:tcW w:w="958" w:type="dxa"/>
            <w:shd w:val="clear" w:color="auto" w:fill="auto"/>
          </w:tcPr>
          <w:p w14:paraId="5F7161CF" w14:textId="0ED81F1D" w:rsidR="00D70919" w:rsidRPr="00D70919" w:rsidRDefault="00D70919" w:rsidP="00D70919">
            <w:pPr>
              <w:adjustRightInd w:val="0"/>
              <w:snapToGrid w:val="0"/>
              <w:spacing w:line="240" w:lineRule="auto"/>
              <w:ind w:left="0"/>
              <w:rPr>
                <w:szCs w:val="21"/>
              </w:rPr>
            </w:pPr>
            <w:r w:rsidRPr="00D70919">
              <w:rPr>
                <w:rFonts w:hint="eastAsia"/>
                <w:szCs w:val="21"/>
              </w:rPr>
              <w:t>02</w:t>
            </w:r>
            <w:r w:rsidRPr="00D70919">
              <w:rPr>
                <w:rFonts w:hint="eastAsia"/>
                <w:szCs w:val="21"/>
              </w:rPr>
              <w:t>（</w:t>
            </w:r>
            <w:r w:rsidRPr="00D70919">
              <w:rPr>
                <w:rFonts w:hint="eastAsia"/>
                <w:szCs w:val="21"/>
              </w:rPr>
              <w:t>01</w:t>
            </w:r>
            <w:r w:rsidRPr="00D70919">
              <w:rPr>
                <w:rFonts w:hint="eastAsia"/>
                <w:szCs w:val="21"/>
              </w:rPr>
              <w:t>）</w:t>
            </w:r>
          </w:p>
        </w:tc>
        <w:tc>
          <w:tcPr>
            <w:tcW w:w="992" w:type="dxa"/>
            <w:tcBorders>
              <w:top w:val="single" w:sz="4" w:space="0" w:color="auto"/>
              <w:left w:val="nil"/>
              <w:bottom w:val="single" w:sz="4" w:space="0" w:color="auto"/>
              <w:right w:val="single" w:sz="4" w:space="0" w:color="auto"/>
            </w:tcBorders>
            <w:shd w:val="clear" w:color="auto" w:fill="auto"/>
            <w:vAlign w:val="bottom"/>
          </w:tcPr>
          <w:p w14:paraId="5F7161D0" w14:textId="70B4655B" w:rsidR="00D70919" w:rsidRPr="00D70919" w:rsidRDefault="00D70919" w:rsidP="00D70919">
            <w:pPr>
              <w:adjustRightInd w:val="0"/>
              <w:snapToGrid w:val="0"/>
              <w:spacing w:line="240" w:lineRule="auto"/>
              <w:ind w:left="0"/>
              <w:rPr>
                <w:szCs w:val="21"/>
              </w:rPr>
            </w:pPr>
            <w:r w:rsidRPr="00D70919">
              <w:rPr>
                <w:color w:val="000000"/>
                <w:sz w:val="22"/>
                <w:szCs w:val="22"/>
              </w:rPr>
              <w:t>4.12</w:t>
            </w: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D1" w14:textId="53A157C8" w:rsidR="00D70919" w:rsidRPr="00D70919" w:rsidRDefault="00D70919" w:rsidP="00D70919">
            <w:pPr>
              <w:adjustRightInd w:val="0"/>
              <w:snapToGrid w:val="0"/>
              <w:spacing w:line="240" w:lineRule="auto"/>
              <w:ind w:left="0"/>
              <w:rPr>
                <w:szCs w:val="21"/>
              </w:rPr>
            </w:pPr>
            <w:r w:rsidRPr="00D70919">
              <w:rPr>
                <w:color w:val="000000"/>
                <w:sz w:val="22"/>
                <w:szCs w:val="22"/>
              </w:rPr>
              <w:t>修订</w:t>
            </w:r>
          </w:p>
        </w:tc>
        <w:tc>
          <w:tcPr>
            <w:tcW w:w="1150" w:type="dxa"/>
            <w:shd w:val="clear" w:color="auto" w:fill="auto"/>
          </w:tcPr>
          <w:p w14:paraId="5F7161D2" w14:textId="4D958BEC" w:rsidR="00D70919" w:rsidRPr="00D70919" w:rsidRDefault="00D70919" w:rsidP="00D70919">
            <w:pPr>
              <w:adjustRightInd w:val="0"/>
              <w:snapToGrid w:val="0"/>
              <w:spacing w:line="240" w:lineRule="auto"/>
              <w:ind w:left="0"/>
              <w:rPr>
                <w:szCs w:val="21"/>
              </w:rPr>
            </w:pPr>
            <w:r w:rsidRPr="00D70919">
              <w:rPr>
                <w:rFonts w:hint="eastAsia"/>
                <w:szCs w:val="21"/>
              </w:rPr>
              <w:t>2018.11.30</w:t>
            </w:r>
          </w:p>
        </w:tc>
      </w:tr>
      <w:tr w:rsidR="00D70919" w:rsidRPr="00F25140" w14:paraId="5F7161D8" w14:textId="77777777" w:rsidTr="00D70919">
        <w:tc>
          <w:tcPr>
            <w:tcW w:w="958" w:type="dxa"/>
            <w:shd w:val="clear" w:color="auto" w:fill="auto"/>
          </w:tcPr>
          <w:p w14:paraId="5F7161D4" w14:textId="142E54B5" w:rsidR="00D70919" w:rsidRPr="00D70919" w:rsidRDefault="00D70919" w:rsidP="00D70919">
            <w:pPr>
              <w:adjustRightInd w:val="0"/>
              <w:snapToGrid w:val="0"/>
              <w:spacing w:line="240" w:lineRule="auto"/>
              <w:ind w:left="0"/>
              <w:rPr>
                <w:szCs w:val="21"/>
              </w:rPr>
            </w:pPr>
            <w:r w:rsidRPr="00D70919">
              <w:rPr>
                <w:rFonts w:hint="eastAsia"/>
                <w:szCs w:val="21"/>
              </w:rPr>
              <w:t>02</w:t>
            </w:r>
            <w:r w:rsidRPr="00D70919">
              <w:rPr>
                <w:rFonts w:hint="eastAsia"/>
                <w:szCs w:val="21"/>
              </w:rPr>
              <w:t>（</w:t>
            </w:r>
            <w:r w:rsidRPr="00D70919">
              <w:rPr>
                <w:rFonts w:hint="eastAsia"/>
                <w:szCs w:val="21"/>
              </w:rPr>
              <w:t>01</w:t>
            </w:r>
            <w:r w:rsidRPr="00D70919">
              <w:rPr>
                <w:rFonts w:hint="eastAsia"/>
                <w:szCs w:val="21"/>
              </w:rPr>
              <w:t>）</w:t>
            </w:r>
          </w:p>
        </w:tc>
        <w:tc>
          <w:tcPr>
            <w:tcW w:w="992" w:type="dxa"/>
            <w:tcBorders>
              <w:top w:val="single" w:sz="4" w:space="0" w:color="auto"/>
              <w:left w:val="nil"/>
              <w:bottom w:val="single" w:sz="4" w:space="0" w:color="auto"/>
              <w:right w:val="single" w:sz="4" w:space="0" w:color="auto"/>
            </w:tcBorders>
            <w:shd w:val="clear" w:color="auto" w:fill="auto"/>
            <w:vAlign w:val="bottom"/>
          </w:tcPr>
          <w:p w14:paraId="5F7161D5" w14:textId="6FB17A15" w:rsidR="00D70919" w:rsidRPr="00D70919" w:rsidRDefault="00D70919" w:rsidP="00D70919">
            <w:pPr>
              <w:adjustRightInd w:val="0"/>
              <w:snapToGrid w:val="0"/>
              <w:spacing w:line="240" w:lineRule="auto"/>
              <w:ind w:left="0"/>
              <w:rPr>
                <w:szCs w:val="21"/>
              </w:rPr>
            </w:pPr>
            <w:r w:rsidRPr="00D70919">
              <w:rPr>
                <w:color w:val="000000"/>
                <w:sz w:val="22"/>
                <w:szCs w:val="22"/>
              </w:rPr>
              <w:t>4.15.4</w:t>
            </w: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D6" w14:textId="06A55D16" w:rsidR="00D70919" w:rsidRPr="00D70919" w:rsidRDefault="00D70919" w:rsidP="00D70919">
            <w:pPr>
              <w:adjustRightInd w:val="0"/>
              <w:snapToGrid w:val="0"/>
              <w:spacing w:line="240" w:lineRule="auto"/>
              <w:ind w:left="0"/>
              <w:rPr>
                <w:szCs w:val="21"/>
              </w:rPr>
            </w:pPr>
            <w:r w:rsidRPr="00D70919">
              <w:rPr>
                <w:color w:val="000000"/>
                <w:sz w:val="22"/>
                <w:szCs w:val="22"/>
              </w:rPr>
              <w:t>修订</w:t>
            </w:r>
            <w:r w:rsidRPr="00D70919">
              <w:rPr>
                <w:color w:val="000000"/>
                <w:sz w:val="22"/>
                <w:szCs w:val="22"/>
              </w:rPr>
              <w:t>(3),(5)</w:t>
            </w:r>
          </w:p>
        </w:tc>
        <w:tc>
          <w:tcPr>
            <w:tcW w:w="1150" w:type="dxa"/>
            <w:shd w:val="clear" w:color="auto" w:fill="auto"/>
          </w:tcPr>
          <w:p w14:paraId="5F7161D7" w14:textId="7D25B346" w:rsidR="00D70919" w:rsidRPr="00D70919" w:rsidRDefault="00D70919" w:rsidP="00D70919">
            <w:pPr>
              <w:adjustRightInd w:val="0"/>
              <w:snapToGrid w:val="0"/>
              <w:spacing w:line="240" w:lineRule="auto"/>
              <w:ind w:left="0"/>
              <w:rPr>
                <w:szCs w:val="21"/>
              </w:rPr>
            </w:pPr>
            <w:r w:rsidRPr="00D70919">
              <w:rPr>
                <w:rFonts w:hint="eastAsia"/>
                <w:szCs w:val="21"/>
              </w:rPr>
              <w:t>2018.11.30</w:t>
            </w:r>
          </w:p>
        </w:tc>
      </w:tr>
      <w:tr w:rsidR="00D70919" w:rsidRPr="00F25140" w14:paraId="5F7161DD" w14:textId="77777777" w:rsidTr="00D70919">
        <w:tc>
          <w:tcPr>
            <w:tcW w:w="958" w:type="dxa"/>
            <w:shd w:val="clear" w:color="auto" w:fill="auto"/>
          </w:tcPr>
          <w:p w14:paraId="5F7161D9" w14:textId="50746DEF" w:rsidR="00D70919" w:rsidRPr="00D70919" w:rsidRDefault="00D70919" w:rsidP="00D70919">
            <w:pPr>
              <w:adjustRightInd w:val="0"/>
              <w:snapToGrid w:val="0"/>
              <w:spacing w:line="240" w:lineRule="auto"/>
              <w:ind w:left="0"/>
              <w:rPr>
                <w:szCs w:val="21"/>
              </w:rPr>
            </w:pPr>
            <w:r w:rsidRPr="00D70919">
              <w:rPr>
                <w:rFonts w:hint="eastAsia"/>
                <w:szCs w:val="21"/>
              </w:rPr>
              <w:t>02</w:t>
            </w:r>
            <w:r w:rsidRPr="00D70919">
              <w:rPr>
                <w:rFonts w:hint="eastAsia"/>
                <w:szCs w:val="21"/>
              </w:rPr>
              <w:t>（</w:t>
            </w:r>
            <w:r w:rsidRPr="00D70919">
              <w:rPr>
                <w:rFonts w:hint="eastAsia"/>
                <w:szCs w:val="21"/>
              </w:rPr>
              <w:t>01</w:t>
            </w:r>
            <w:r w:rsidRPr="00D70919">
              <w:rPr>
                <w:rFonts w:hint="eastAsia"/>
                <w:szCs w:val="21"/>
              </w:rPr>
              <w:t>）</w:t>
            </w:r>
          </w:p>
        </w:tc>
        <w:tc>
          <w:tcPr>
            <w:tcW w:w="992" w:type="dxa"/>
            <w:tcBorders>
              <w:top w:val="single" w:sz="4" w:space="0" w:color="auto"/>
              <w:left w:val="nil"/>
              <w:bottom w:val="single" w:sz="4" w:space="0" w:color="auto"/>
              <w:right w:val="single" w:sz="4" w:space="0" w:color="auto"/>
            </w:tcBorders>
            <w:shd w:val="clear" w:color="auto" w:fill="auto"/>
            <w:vAlign w:val="bottom"/>
          </w:tcPr>
          <w:p w14:paraId="5F7161DA" w14:textId="10F0C660" w:rsidR="00D70919" w:rsidRPr="00D70919" w:rsidRDefault="00D70919" w:rsidP="00D70919">
            <w:pPr>
              <w:adjustRightInd w:val="0"/>
              <w:snapToGrid w:val="0"/>
              <w:spacing w:line="240" w:lineRule="auto"/>
              <w:ind w:left="0"/>
              <w:rPr>
                <w:szCs w:val="21"/>
              </w:rPr>
            </w:pPr>
            <w:r w:rsidRPr="00D70919">
              <w:rPr>
                <w:color w:val="000000"/>
                <w:sz w:val="22"/>
                <w:szCs w:val="22"/>
              </w:rPr>
              <w:t>4.18.2.2</w:t>
            </w: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DB" w14:textId="7FF6F8E2" w:rsidR="00D70919" w:rsidRPr="00D70919" w:rsidRDefault="00D70919" w:rsidP="00D70919">
            <w:pPr>
              <w:adjustRightInd w:val="0"/>
              <w:snapToGrid w:val="0"/>
              <w:spacing w:line="240" w:lineRule="auto"/>
              <w:ind w:left="0"/>
              <w:rPr>
                <w:szCs w:val="21"/>
              </w:rPr>
            </w:pPr>
            <w:r w:rsidRPr="00D70919">
              <w:rPr>
                <w:color w:val="000000"/>
                <w:sz w:val="22"/>
                <w:szCs w:val="22"/>
              </w:rPr>
              <w:t>修订</w:t>
            </w:r>
          </w:p>
        </w:tc>
        <w:tc>
          <w:tcPr>
            <w:tcW w:w="1150" w:type="dxa"/>
            <w:shd w:val="clear" w:color="auto" w:fill="auto"/>
          </w:tcPr>
          <w:p w14:paraId="5F7161DC" w14:textId="2A5B7CC4" w:rsidR="00D70919" w:rsidRPr="00D70919" w:rsidRDefault="00D70919" w:rsidP="00D70919">
            <w:pPr>
              <w:adjustRightInd w:val="0"/>
              <w:snapToGrid w:val="0"/>
              <w:spacing w:line="240" w:lineRule="auto"/>
              <w:ind w:left="0"/>
              <w:rPr>
                <w:szCs w:val="21"/>
              </w:rPr>
            </w:pPr>
            <w:r w:rsidRPr="00D70919">
              <w:rPr>
                <w:rFonts w:hint="eastAsia"/>
                <w:szCs w:val="21"/>
              </w:rPr>
              <w:t>2018.11.30</w:t>
            </w:r>
          </w:p>
        </w:tc>
      </w:tr>
      <w:tr w:rsidR="00D70919" w:rsidRPr="00F25140" w14:paraId="5F7161E2" w14:textId="77777777" w:rsidTr="00D70919">
        <w:tc>
          <w:tcPr>
            <w:tcW w:w="958" w:type="dxa"/>
            <w:shd w:val="clear" w:color="auto" w:fill="auto"/>
          </w:tcPr>
          <w:p w14:paraId="5F7161DE" w14:textId="1DAA3CEC" w:rsidR="00D70919" w:rsidRPr="00D70919" w:rsidRDefault="00D70919" w:rsidP="00D70919">
            <w:pPr>
              <w:adjustRightInd w:val="0"/>
              <w:snapToGrid w:val="0"/>
              <w:spacing w:line="240" w:lineRule="auto"/>
              <w:ind w:left="0"/>
              <w:rPr>
                <w:szCs w:val="21"/>
              </w:rPr>
            </w:pPr>
            <w:r w:rsidRPr="00D70919">
              <w:rPr>
                <w:rFonts w:hint="eastAsia"/>
                <w:szCs w:val="21"/>
              </w:rPr>
              <w:t>02</w:t>
            </w:r>
            <w:r w:rsidRPr="00D70919">
              <w:rPr>
                <w:rFonts w:hint="eastAsia"/>
                <w:szCs w:val="21"/>
              </w:rPr>
              <w:t>（</w:t>
            </w:r>
            <w:r w:rsidRPr="00D70919">
              <w:rPr>
                <w:rFonts w:hint="eastAsia"/>
                <w:szCs w:val="21"/>
              </w:rPr>
              <w:t>01</w:t>
            </w:r>
            <w:r w:rsidRPr="00D70919">
              <w:rPr>
                <w:rFonts w:hint="eastAsia"/>
                <w:szCs w:val="21"/>
              </w:rPr>
              <w:t>）</w:t>
            </w:r>
          </w:p>
        </w:tc>
        <w:tc>
          <w:tcPr>
            <w:tcW w:w="992" w:type="dxa"/>
            <w:tcBorders>
              <w:top w:val="single" w:sz="4" w:space="0" w:color="auto"/>
              <w:left w:val="nil"/>
              <w:bottom w:val="single" w:sz="4" w:space="0" w:color="auto"/>
              <w:right w:val="single" w:sz="4" w:space="0" w:color="auto"/>
            </w:tcBorders>
            <w:shd w:val="clear" w:color="auto" w:fill="auto"/>
            <w:vAlign w:val="bottom"/>
          </w:tcPr>
          <w:p w14:paraId="5F7161DF" w14:textId="40B6F628" w:rsidR="00D70919" w:rsidRPr="00D70919" w:rsidRDefault="00D70919" w:rsidP="00D70919">
            <w:pPr>
              <w:adjustRightInd w:val="0"/>
              <w:snapToGrid w:val="0"/>
              <w:spacing w:line="240" w:lineRule="auto"/>
              <w:ind w:left="0"/>
              <w:rPr>
                <w:szCs w:val="21"/>
              </w:rPr>
            </w:pPr>
            <w:r w:rsidRPr="00D70919">
              <w:rPr>
                <w:color w:val="000000"/>
                <w:sz w:val="22"/>
                <w:szCs w:val="22"/>
              </w:rPr>
              <w:t>4.18.3</w:t>
            </w: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E0" w14:textId="460E2057" w:rsidR="00D70919" w:rsidRPr="00D70919" w:rsidRDefault="00D70919" w:rsidP="00D70919">
            <w:pPr>
              <w:adjustRightInd w:val="0"/>
              <w:snapToGrid w:val="0"/>
              <w:spacing w:line="240" w:lineRule="auto"/>
              <w:ind w:left="0"/>
              <w:rPr>
                <w:szCs w:val="21"/>
              </w:rPr>
            </w:pPr>
            <w:r w:rsidRPr="00D70919">
              <w:rPr>
                <w:rFonts w:hint="eastAsia"/>
                <w:color w:val="000000"/>
                <w:sz w:val="22"/>
                <w:szCs w:val="22"/>
              </w:rPr>
              <w:t>修订</w:t>
            </w:r>
          </w:p>
        </w:tc>
        <w:tc>
          <w:tcPr>
            <w:tcW w:w="1150" w:type="dxa"/>
            <w:shd w:val="clear" w:color="auto" w:fill="auto"/>
          </w:tcPr>
          <w:p w14:paraId="5F7161E1" w14:textId="12CE3A41" w:rsidR="00D70919" w:rsidRPr="00D70919" w:rsidRDefault="00D70919" w:rsidP="00D70919">
            <w:pPr>
              <w:adjustRightInd w:val="0"/>
              <w:snapToGrid w:val="0"/>
              <w:spacing w:line="240" w:lineRule="auto"/>
              <w:ind w:left="0"/>
              <w:rPr>
                <w:szCs w:val="21"/>
              </w:rPr>
            </w:pPr>
            <w:r w:rsidRPr="00D70919">
              <w:rPr>
                <w:rFonts w:hint="eastAsia"/>
                <w:szCs w:val="21"/>
              </w:rPr>
              <w:t>2018.11.30</w:t>
            </w:r>
          </w:p>
        </w:tc>
      </w:tr>
      <w:tr w:rsidR="00C61D8A" w:rsidRPr="00F25140" w14:paraId="5F7161E7" w14:textId="77777777" w:rsidTr="00D70919">
        <w:tc>
          <w:tcPr>
            <w:tcW w:w="958" w:type="dxa"/>
            <w:shd w:val="clear" w:color="auto" w:fill="auto"/>
          </w:tcPr>
          <w:p w14:paraId="5F7161E3" w14:textId="77777777" w:rsidR="00C61D8A" w:rsidRPr="00F25140" w:rsidRDefault="00C61D8A" w:rsidP="00C61D8A">
            <w:pPr>
              <w:adjustRightInd w:val="0"/>
              <w:snapToGrid w:val="0"/>
              <w:spacing w:line="240" w:lineRule="auto"/>
              <w:ind w:left="0"/>
              <w:rPr>
                <w:b/>
                <w:szCs w:val="21"/>
              </w:rPr>
            </w:pPr>
          </w:p>
        </w:tc>
        <w:tc>
          <w:tcPr>
            <w:tcW w:w="992" w:type="dxa"/>
            <w:tcBorders>
              <w:top w:val="single" w:sz="4" w:space="0" w:color="auto"/>
              <w:left w:val="nil"/>
              <w:bottom w:val="single" w:sz="4" w:space="0" w:color="auto"/>
              <w:right w:val="single" w:sz="4" w:space="0" w:color="auto"/>
            </w:tcBorders>
            <w:shd w:val="clear" w:color="auto" w:fill="auto"/>
            <w:vAlign w:val="bottom"/>
          </w:tcPr>
          <w:p w14:paraId="5F7161E4" w14:textId="0D190219" w:rsidR="00C61D8A" w:rsidRPr="00F25140" w:rsidRDefault="00C61D8A" w:rsidP="00C61D8A">
            <w:pPr>
              <w:adjustRightInd w:val="0"/>
              <w:snapToGrid w:val="0"/>
              <w:spacing w:line="240" w:lineRule="auto"/>
              <w:ind w:left="0"/>
              <w:rPr>
                <w:b/>
                <w:szCs w:val="21"/>
              </w:rPr>
            </w:pP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E5" w14:textId="480F46B9" w:rsidR="00C61D8A" w:rsidRPr="00F25140" w:rsidRDefault="00C61D8A" w:rsidP="00C61D8A">
            <w:pPr>
              <w:adjustRightInd w:val="0"/>
              <w:snapToGrid w:val="0"/>
              <w:spacing w:line="240" w:lineRule="auto"/>
              <w:ind w:left="0"/>
              <w:rPr>
                <w:b/>
                <w:szCs w:val="21"/>
              </w:rPr>
            </w:pPr>
          </w:p>
        </w:tc>
        <w:tc>
          <w:tcPr>
            <w:tcW w:w="1150" w:type="dxa"/>
            <w:shd w:val="clear" w:color="auto" w:fill="auto"/>
          </w:tcPr>
          <w:p w14:paraId="5F7161E6" w14:textId="77777777" w:rsidR="00C61D8A" w:rsidRPr="00F25140" w:rsidRDefault="00C61D8A" w:rsidP="00C61D8A">
            <w:pPr>
              <w:adjustRightInd w:val="0"/>
              <w:snapToGrid w:val="0"/>
              <w:spacing w:line="240" w:lineRule="auto"/>
              <w:ind w:left="0"/>
              <w:rPr>
                <w:b/>
                <w:szCs w:val="21"/>
              </w:rPr>
            </w:pPr>
          </w:p>
        </w:tc>
      </w:tr>
      <w:tr w:rsidR="00C61D8A" w:rsidRPr="00F25140" w14:paraId="5F7161EC" w14:textId="77777777" w:rsidTr="00D70919">
        <w:tc>
          <w:tcPr>
            <w:tcW w:w="958" w:type="dxa"/>
            <w:shd w:val="clear" w:color="auto" w:fill="auto"/>
          </w:tcPr>
          <w:p w14:paraId="5F7161E8" w14:textId="77777777" w:rsidR="00C61D8A" w:rsidRPr="00F25140" w:rsidRDefault="00C61D8A" w:rsidP="00C61D8A">
            <w:pPr>
              <w:adjustRightInd w:val="0"/>
              <w:snapToGrid w:val="0"/>
              <w:spacing w:line="240" w:lineRule="auto"/>
              <w:ind w:left="0"/>
              <w:rPr>
                <w:b/>
                <w:szCs w:val="21"/>
              </w:rPr>
            </w:pPr>
          </w:p>
        </w:tc>
        <w:tc>
          <w:tcPr>
            <w:tcW w:w="992" w:type="dxa"/>
            <w:tcBorders>
              <w:top w:val="single" w:sz="4" w:space="0" w:color="auto"/>
              <w:left w:val="nil"/>
              <w:bottom w:val="single" w:sz="4" w:space="0" w:color="auto"/>
              <w:right w:val="single" w:sz="4" w:space="0" w:color="auto"/>
            </w:tcBorders>
            <w:shd w:val="clear" w:color="auto" w:fill="auto"/>
            <w:vAlign w:val="bottom"/>
          </w:tcPr>
          <w:p w14:paraId="5F7161E9" w14:textId="200A05C4" w:rsidR="00C61D8A" w:rsidRPr="00F25140" w:rsidRDefault="00C61D8A" w:rsidP="00C61D8A">
            <w:pPr>
              <w:adjustRightInd w:val="0"/>
              <w:snapToGrid w:val="0"/>
              <w:spacing w:line="240" w:lineRule="auto"/>
              <w:ind w:left="0"/>
              <w:rPr>
                <w:b/>
                <w:szCs w:val="21"/>
              </w:rPr>
            </w:pP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EA" w14:textId="13723939" w:rsidR="00C61D8A" w:rsidRPr="00F25140" w:rsidRDefault="00C61D8A" w:rsidP="00C61D8A">
            <w:pPr>
              <w:adjustRightInd w:val="0"/>
              <w:snapToGrid w:val="0"/>
              <w:spacing w:line="240" w:lineRule="auto"/>
              <w:ind w:left="0"/>
              <w:rPr>
                <w:b/>
                <w:szCs w:val="21"/>
              </w:rPr>
            </w:pPr>
          </w:p>
        </w:tc>
        <w:tc>
          <w:tcPr>
            <w:tcW w:w="1150" w:type="dxa"/>
            <w:shd w:val="clear" w:color="auto" w:fill="auto"/>
          </w:tcPr>
          <w:p w14:paraId="5F7161EB" w14:textId="77777777" w:rsidR="00C61D8A" w:rsidRPr="00F25140" w:rsidRDefault="00C61D8A" w:rsidP="00C61D8A">
            <w:pPr>
              <w:adjustRightInd w:val="0"/>
              <w:snapToGrid w:val="0"/>
              <w:spacing w:line="240" w:lineRule="auto"/>
              <w:ind w:left="0"/>
              <w:rPr>
                <w:b/>
                <w:szCs w:val="21"/>
              </w:rPr>
            </w:pPr>
          </w:p>
        </w:tc>
      </w:tr>
      <w:tr w:rsidR="00C61D8A" w:rsidRPr="00F25140" w14:paraId="5F7161F1" w14:textId="77777777" w:rsidTr="00D70919">
        <w:tc>
          <w:tcPr>
            <w:tcW w:w="958" w:type="dxa"/>
            <w:shd w:val="clear" w:color="auto" w:fill="auto"/>
          </w:tcPr>
          <w:p w14:paraId="5F7161ED" w14:textId="77777777" w:rsidR="00C61D8A" w:rsidRPr="00F25140" w:rsidRDefault="00C61D8A" w:rsidP="00C61D8A">
            <w:pPr>
              <w:adjustRightInd w:val="0"/>
              <w:snapToGrid w:val="0"/>
              <w:spacing w:line="240" w:lineRule="auto"/>
              <w:ind w:left="0"/>
              <w:rPr>
                <w:b/>
                <w:szCs w:val="21"/>
              </w:rPr>
            </w:pPr>
          </w:p>
        </w:tc>
        <w:tc>
          <w:tcPr>
            <w:tcW w:w="992" w:type="dxa"/>
            <w:tcBorders>
              <w:top w:val="single" w:sz="4" w:space="0" w:color="auto"/>
              <w:left w:val="nil"/>
              <w:bottom w:val="single" w:sz="4" w:space="0" w:color="auto"/>
              <w:right w:val="single" w:sz="4" w:space="0" w:color="auto"/>
            </w:tcBorders>
            <w:shd w:val="clear" w:color="auto" w:fill="auto"/>
            <w:vAlign w:val="bottom"/>
          </w:tcPr>
          <w:p w14:paraId="5F7161EE" w14:textId="0575C4AA" w:rsidR="00C61D8A" w:rsidRPr="00F25140" w:rsidRDefault="00C61D8A" w:rsidP="00C61D8A">
            <w:pPr>
              <w:adjustRightInd w:val="0"/>
              <w:snapToGrid w:val="0"/>
              <w:spacing w:line="240" w:lineRule="auto"/>
              <w:ind w:left="0"/>
              <w:rPr>
                <w:b/>
                <w:szCs w:val="21"/>
              </w:rPr>
            </w:pP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EF" w14:textId="3B8C03AD" w:rsidR="00C61D8A" w:rsidRPr="00F25140" w:rsidRDefault="00C61D8A" w:rsidP="00C61D8A">
            <w:pPr>
              <w:adjustRightInd w:val="0"/>
              <w:snapToGrid w:val="0"/>
              <w:spacing w:line="240" w:lineRule="auto"/>
              <w:ind w:left="0"/>
              <w:rPr>
                <w:b/>
                <w:szCs w:val="21"/>
              </w:rPr>
            </w:pPr>
          </w:p>
        </w:tc>
        <w:tc>
          <w:tcPr>
            <w:tcW w:w="1150" w:type="dxa"/>
            <w:shd w:val="clear" w:color="auto" w:fill="auto"/>
          </w:tcPr>
          <w:p w14:paraId="5F7161F0" w14:textId="77777777" w:rsidR="00C61D8A" w:rsidRPr="00F25140" w:rsidRDefault="00C61D8A" w:rsidP="00C61D8A">
            <w:pPr>
              <w:adjustRightInd w:val="0"/>
              <w:snapToGrid w:val="0"/>
              <w:spacing w:line="240" w:lineRule="auto"/>
              <w:ind w:left="0"/>
              <w:rPr>
                <w:b/>
                <w:szCs w:val="21"/>
              </w:rPr>
            </w:pPr>
          </w:p>
        </w:tc>
      </w:tr>
      <w:tr w:rsidR="00C61D8A" w:rsidRPr="00F25140" w14:paraId="5F7161F6" w14:textId="77777777" w:rsidTr="00D70919">
        <w:tc>
          <w:tcPr>
            <w:tcW w:w="958" w:type="dxa"/>
            <w:shd w:val="clear" w:color="auto" w:fill="auto"/>
          </w:tcPr>
          <w:p w14:paraId="5F7161F2" w14:textId="77777777" w:rsidR="00C61D8A" w:rsidRPr="00F25140" w:rsidRDefault="00C61D8A" w:rsidP="00C61D8A">
            <w:pPr>
              <w:adjustRightInd w:val="0"/>
              <w:snapToGrid w:val="0"/>
              <w:spacing w:line="240" w:lineRule="auto"/>
              <w:ind w:left="0"/>
              <w:rPr>
                <w:b/>
                <w:szCs w:val="21"/>
              </w:rPr>
            </w:pPr>
          </w:p>
        </w:tc>
        <w:tc>
          <w:tcPr>
            <w:tcW w:w="992" w:type="dxa"/>
            <w:tcBorders>
              <w:top w:val="single" w:sz="4" w:space="0" w:color="auto"/>
              <w:left w:val="nil"/>
              <w:bottom w:val="single" w:sz="4" w:space="0" w:color="auto"/>
              <w:right w:val="single" w:sz="4" w:space="0" w:color="auto"/>
            </w:tcBorders>
            <w:shd w:val="clear" w:color="auto" w:fill="auto"/>
            <w:vAlign w:val="bottom"/>
          </w:tcPr>
          <w:p w14:paraId="5F7161F3" w14:textId="1A7C6495" w:rsidR="00C61D8A" w:rsidRPr="00F25140" w:rsidRDefault="00C61D8A" w:rsidP="00C61D8A">
            <w:pPr>
              <w:adjustRightInd w:val="0"/>
              <w:snapToGrid w:val="0"/>
              <w:spacing w:line="240" w:lineRule="auto"/>
              <w:ind w:left="0"/>
              <w:rPr>
                <w:b/>
                <w:szCs w:val="21"/>
              </w:rPr>
            </w:pP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F4" w14:textId="120665CF" w:rsidR="00C61D8A" w:rsidRPr="00F25140" w:rsidRDefault="00C61D8A" w:rsidP="00C61D8A">
            <w:pPr>
              <w:adjustRightInd w:val="0"/>
              <w:snapToGrid w:val="0"/>
              <w:spacing w:line="240" w:lineRule="auto"/>
              <w:ind w:left="0"/>
              <w:rPr>
                <w:b/>
                <w:szCs w:val="21"/>
              </w:rPr>
            </w:pPr>
          </w:p>
        </w:tc>
        <w:tc>
          <w:tcPr>
            <w:tcW w:w="1150" w:type="dxa"/>
            <w:shd w:val="clear" w:color="auto" w:fill="auto"/>
          </w:tcPr>
          <w:p w14:paraId="5F7161F5" w14:textId="77777777" w:rsidR="00C61D8A" w:rsidRPr="00F25140" w:rsidRDefault="00C61D8A" w:rsidP="00C61D8A">
            <w:pPr>
              <w:adjustRightInd w:val="0"/>
              <w:snapToGrid w:val="0"/>
              <w:spacing w:line="240" w:lineRule="auto"/>
              <w:ind w:left="0"/>
              <w:rPr>
                <w:b/>
                <w:szCs w:val="21"/>
              </w:rPr>
            </w:pPr>
          </w:p>
        </w:tc>
      </w:tr>
      <w:tr w:rsidR="00C61D8A" w:rsidRPr="00F25140" w14:paraId="5F7161FB" w14:textId="77777777" w:rsidTr="00D70919">
        <w:tc>
          <w:tcPr>
            <w:tcW w:w="958" w:type="dxa"/>
            <w:shd w:val="clear" w:color="auto" w:fill="auto"/>
          </w:tcPr>
          <w:p w14:paraId="5F7161F7" w14:textId="77777777" w:rsidR="00C61D8A" w:rsidRPr="00F25140" w:rsidRDefault="00C61D8A" w:rsidP="00C61D8A">
            <w:pPr>
              <w:adjustRightInd w:val="0"/>
              <w:snapToGrid w:val="0"/>
              <w:spacing w:line="240" w:lineRule="auto"/>
              <w:ind w:left="0"/>
              <w:rPr>
                <w:b/>
                <w:szCs w:val="21"/>
              </w:rPr>
            </w:pPr>
          </w:p>
        </w:tc>
        <w:tc>
          <w:tcPr>
            <w:tcW w:w="992" w:type="dxa"/>
            <w:tcBorders>
              <w:top w:val="single" w:sz="4" w:space="0" w:color="auto"/>
              <w:left w:val="nil"/>
              <w:bottom w:val="single" w:sz="4" w:space="0" w:color="auto"/>
              <w:right w:val="single" w:sz="4" w:space="0" w:color="auto"/>
            </w:tcBorders>
            <w:shd w:val="clear" w:color="auto" w:fill="auto"/>
            <w:vAlign w:val="bottom"/>
          </w:tcPr>
          <w:p w14:paraId="5F7161F8" w14:textId="69E71E23" w:rsidR="00C61D8A" w:rsidRPr="00F25140" w:rsidRDefault="00C61D8A" w:rsidP="00C61D8A">
            <w:pPr>
              <w:adjustRightInd w:val="0"/>
              <w:snapToGrid w:val="0"/>
              <w:spacing w:line="240" w:lineRule="auto"/>
              <w:ind w:left="0"/>
              <w:rPr>
                <w:b/>
                <w:szCs w:val="21"/>
              </w:rPr>
            </w:pP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F9" w14:textId="312B6C51" w:rsidR="00C61D8A" w:rsidRPr="00F25140" w:rsidRDefault="00C61D8A" w:rsidP="00C61D8A">
            <w:pPr>
              <w:adjustRightInd w:val="0"/>
              <w:snapToGrid w:val="0"/>
              <w:spacing w:line="240" w:lineRule="auto"/>
              <w:ind w:left="0"/>
              <w:rPr>
                <w:b/>
                <w:szCs w:val="21"/>
              </w:rPr>
            </w:pPr>
          </w:p>
        </w:tc>
        <w:tc>
          <w:tcPr>
            <w:tcW w:w="1150" w:type="dxa"/>
            <w:shd w:val="clear" w:color="auto" w:fill="auto"/>
          </w:tcPr>
          <w:p w14:paraId="5F7161FA" w14:textId="77777777" w:rsidR="00C61D8A" w:rsidRPr="00F25140" w:rsidRDefault="00C61D8A" w:rsidP="00C61D8A">
            <w:pPr>
              <w:adjustRightInd w:val="0"/>
              <w:snapToGrid w:val="0"/>
              <w:spacing w:line="240" w:lineRule="auto"/>
              <w:ind w:left="0"/>
              <w:rPr>
                <w:b/>
                <w:szCs w:val="21"/>
              </w:rPr>
            </w:pPr>
          </w:p>
        </w:tc>
      </w:tr>
      <w:tr w:rsidR="00C61D8A" w:rsidRPr="00F25140" w14:paraId="5F716200" w14:textId="77777777" w:rsidTr="00D70919">
        <w:tc>
          <w:tcPr>
            <w:tcW w:w="958" w:type="dxa"/>
            <w:shd w:val="clear" w:color="auto" w:fill="auto"/>
          </w:tcPr>
          <w:p w14:paraId="5F7161FC" w14:textId="77777777" w:rsidR="00C61D8A" w:rsidRPr="00F25140" w:rsidRDefault="00C61D8A" w:rsidP="00C61D8A">
            <w:pPr>
              <w:adjustRightInd w:val="0"/>
              <w:snapToGrid w:val="0"/>
              <w:spacing w:line="240" w:lineRule="auto"/>
              <w:ind w:left="0"/>
              <w:rPr>
                <w:b/>
                <w:szCs w:val="21"/>
              </w:rPr>
            </w:pPr>
          </w:p>
        </w:tc>
        <w:tc>
          <w:tcPr>
            <w:tcW w:w="992" w:type="dxa"/>
            <w:tcBorders>
              <w:top w:val="single" w:sz="4" w:space="0" w:color="auto"/>
              <w:left w:val="nil"/>
              <w:bottom w:val="single" w:sz="4" w:space="0" w:color="auto"/>
              <w:right w:val="single" w:sz="4" w:space="0" w:color="auto"/>
            </w:tcBorders>
            <w:shd w:val="clear" w:color="auto" w:fill="auto"/>
            <w:vAlign w:val="bottom"/>
          </w:tcPr>
          <w:p w14:paraId="5F7161FD" w14:textId="4FD1FAD8" w:rsidR="00C61D8A" w:rsidRPr="00F25140" w:rsidRDefault="00C61D8A" w:rsidP="00C61D8A">
            <w:pPr>
              <w:adjustRightInd w:val="0"/>
              <w:snapToGrid w:val="0"/>
              <w:spacing w:line="240" w:lineRule="auto"/>
              <w:ind w:left="0"/>
              <w:rPr>
                <w:b/>
                <w:szCs w:val="21"/>
              </w:rPr>
            </w:pPr>
          </w:p>
        </w:tc>
        <w:tc>
          <w:tcPr>
            <w:tcW w:w="3240" w:type="dxa"/>
            <w:tcBorders>
              <w:top w:val="single" w:sz="4" w:space="0" w:color="auto"/>
              <w:left w:val="single" w:sz="4" w:space="0" w:color="auto"/>
              <w:bottom w:val="single" w:sz="4" w:space="0" w:color="auto"/>
              <w:right w:val="nil"/>
            </w:tcBorders>
            <w:shd w:val="clear" w:color="auto" w:fill="auto"/>
            <w:vAlign w:val="bottom"/>
          </w:tcPr>
          <w:p w14:paraId="5F7161FE" w14:textId="627C2630" w:rsidR="00C61D8A" w:rsidRPr="00F25140" w:rsidRDefault="00C61D8A" w:rsidP="00C61D8A">
            <w:pPr>
              <w:adjustRightInd w:val="0"/>
              <w:snapToGrid w:val="0"/>
              <w:spacing w:line="240" w:lineRule="auto"/>
              <w:ind w:left="0"/>
              <w:rPr>
                <w:b/>
                <w:szCs w:val="21"/>
              </w:rPr>
            </w:pPr>
          </w:p>
        </w:tc>
        <w:tc>
          <w:tcPr>
            <w:tcW w:w="1150" w:type="dxa"/>
            <w:shd w:val="clear" w:color="auto" w:fill="auto"/>
          </w:tcPr>
          <w:p w14:paraId="5F7161FF" w14:textId="77777777" w:rsidR="00C61D8A" w:rsidRPr="00F25140" w:rsidRDefault="00C61D8A" w:rsidP="00C61D8A">
            <w:pPr>
              <w:adjustRightInd w:val="0"/>
              <w:snapToGrid w:val="0"/>
              <w:spacing w:line="240" w:lineRule="auto"/>
              <w:ind w:left="0"/>
              <w:rPr>
                <w:b/>
                <w:szCs w:val="21"/>
              </w:rPr>
            </w:pPr>
          </w:p>
        </w:tc>
      </w:tr>
      <w:tr w:rsidR="00C61D8A" w:rsidRPr="00F25140" w14:paraId="5F716205" w14:textId="77777777" w:rsidTr="00D70919">
        <w:tc>
          <w:tcPr>
            <w:tcW w:w="958" w:type="dxa"/>
            <w:shd w:val="clear" w:color="auto" w:fill="auto"/>
          </w:tcPr>
          <w:p w14:paraId="5F716201" w14:textId="77777777" w:rsidR="00C61D8A" w:rsidRPr="00F25140" w:rsidRDefault="00C61D8A" w:rsidP="00C61D8A">
            <w:pPr>
              <w:adjustRightInd w:val="0"/>
              <w:snapToGrid w:val="0"/>
              <w:spacing w:line="240" w:lineRule="auto"/>
              <w:ind w:left="0"/>
              <w:rPr>
                <w:b/>
                <w:szCs w:val="21"/>
              </w:rPr>
            </w:pPr>
          </w:p>
        </w:tc>
        <w:tc>
          <w:tcPr>
            <w:tcW w:w="992" w:type="dxa"/>
            <w:tcBorders>
              <w:top w:val="single" w:sz="4" w:space="0" w:color="auto"/>
              <w:left w:val="nil"/>
              <w:bottom w:val="single" w:sz="4" w:space="0" w:color="auto"/>
              <w:right w:val="single" w:sz="4" w:space="0" w:color="auto"/>
            </w:tcBorders>
            <w:shd w:val="clear" w:color="auto" w:fill="auto"/>
            <w:vAlign w:val="bottom"/>
          </w:tcPr>
          <w:p w14:paraId="5F716202" w14:textId="6933DFA3" w:rsidR="00C61D8A" w:rsidRPr="00F25140" w:rsidRDefault="00C61D8A" w:rsidP="00C61D8A">
            <w:pPr>
              <w:adjustRightInd w:val="0"/>
              <w:snapToGrid w:val="0"/>
              <w:spacing w:line="240" w:lineRule="auto"/>
              <w:ind w:left="0"/>
              <w:rPr>
                <w:b/>
                <w:szCs w:val="21"/>
              </w:rPr>
            </w:pPr>
          </w:p>
        </w:tc>
        <w:tc>
          <w:tcPr>
            <w:tcW w:w="3240" w:type="dxa"/>
            <w:tcBorders>
              <w:top w:val="single" w:sz="4" w:space="0" w:color="auto"/>
              <w:left w:val="single" w:sz="4" w:space="0" w:color="auto"/>
              <w:bottom w:val="single" w:sz="4" w:space="0" w:color="auto"/>
              <w:right w:val="nil"/>
            </w:tcBorders>
            <w:shd w:val="clear" w:color="auto" w:fill="auto"/>
            <w:vAlign w:val="bottom"/>
          </w:tcPr>
          <w:p w14:paraId="5F716203" w14:textId="45911087" w:rsidR="00C61D8A" w:rsidRPr="00F25140" w:rsidRDefault="00C61D8A" w:rsidP="00C61D8A">
            <w:pPr>
              <w:adjustRightInd w:val="0"/>
              <w:snapToGrid w:val="0"/>
              <w:spacing w:line="240" w:lineRule="auto"/>
              <w:ind w:left="0"/>
              <w:rPr>
                <w:b/>
                <w:szCs w:val="21"/>
              </w:rPr>
            </w:pPr>
          </w:p>
        </w:tc>
        <w:tc>
          <w:tcPr>
            <w:tcW w:w="1150" w:type="dxa"/>
            <w:shd w:val="clear" w:color="auto" w:fill="auto"/>
          </w:tcPr>
          <w:p w14:paraId="5F716204" w14:textId="77777777" w:rsidR="00C61D8A" w:rsidRPr="00F25140" w:rsidRDefault="00C61D8A" w:rsidP="00C61D8A">
            <w:pPr>
              <w:adjustRightInd w:val="0"/>
              <w:snapToGrid w:val="0"/>
              <w:spacing w:line="240" w:lineRule="auto"/>
              <w:ind w:left="0"/>
              <w:rPr>
                <w:b/>
                <w:szCs w:val="21"/>
              </w:rPr>
            </w:pPr>
          </w:p>
        </w:tc>
      </w:tr>
      <w:tr w:rsidR="00A70AB4" w:rsidRPr="00F25140" w14:paraId="5F71620A" w14:textId="77777777" w:rsidTr="00D70919">
        <w:tc>
          <w:tcPr>
            <w:tcW w:w="958" w:type="dxa"/>
            <w:shd w:val="clear" w:color="auto" w:fill="auto"/>
          </w:tcPr>
          <w:p w14:paraId="5F716206" w14:textId="77777777" w:rsidR="00A70AB4" w:rsidRPr="00F25140" w:rsidRDefault="00A70AB4" w:rsidP="00A70AB4">
            <w:pPr>
              <w:adjustRightInd w:val="0"/>
              <w:snapToGrid w:val="0"/>
              <w:spacing w:line="240" w:lineRule="auto"/>
              <w:ind w:left="0"/>
              <w:rPr>
                <w:b/>
                <w:szCs w:val="21"/>
              </w:rPr>
            </w:pPr>
          </w:p>
        </w:tc>
        <w:tc>
          <w:tcPr>
            <w:tcW w:w="992" w:type="dxa"/>
            <w:tcBorders>
              <w:top w:val="single" w:sz="4" w:space="0" w:color="auto"/>
            </w:tcBorders>
            <w:shd w:val="clear" w:color="auto" w:fill="auto"/>
          </w:tcPr>
          <w:p w14:paraId="5F716207" w14:textId="77777777" w:rsidR="00A70AB4" w:rsidRPr="00F25140" w:rsidRDefault="00A70AB4" w:rsidP="00A70AB4">
            <w:pPr>
              <w:adjustRightInd w:val="0"/>
              <w:snapToGrid w:val="0"/>
              <w:spacing w:line="240" w:lineRule="auto"/>
              <w:ind w:left="0"/>
              <w:rPr>
                <w:b/>
                <w:szCs w:val="21"/>
              </w:rPr>
            </w:pPr>
          </w:p>
        </w:tc>
        <w:tc>
          <w:tcPr>
            <w:tcW w:w="3240" w:type="dxa"/>
            <w:tcBorders>
              <w:top w:val="single" w:sz="4" w:space="0" w:color="auto"/>
            </w:tcBorders>
            <w:shd w:val="clear" w:color="auto" w:fill="auto"/>
          </w:tcPr>
          <w:p w14:paraId="5F716208"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09" w14:textId="77777777" w:rsidR="00A70AB4" w:rsidRPr="00F25140" w:rsidRDefault="00A70AB4" w:rsidP="00A70AB4">
            <w:pPr>
              <w:adjustRightInd w:val="0"/>
              <w:snapToGrid w:val="0"/>
              <w:spacing w:line="240" w:lineRule="auto"/>
              <w:ind w:left="0"/>
              <w:rPr>
                <w:b/>
                <w:szCs w:val="21"/>
              </w:rPr>
            </w:pPr>
          </w:p>
        </w:tc>
      </w:tr>
      <w:tr w:rsidR="00A70AB4" w:rsidRPr="00F25140" w14:paraId="5F71620F" w14:textId="77777777" w:rsidTr="00D70919">
        <w:tc>
          <w:tcPr>
            <w:tcW w:w="958" w:type="dxa"/>
            <w:shd w:val="clear" w:color="auto" w:fill="auto"/>
          </w:tcPr>
          <w:p w14:paraId="5F71620B"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0C"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0D"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0E" w14:textId="77777777" w:rsidR="00A70AB4" w:rsidRPr="00F25140" w:rsidRDefault="00A70AB4" w:rsidP="00A70AB4">
            <w:pPr>
              <w:adjustRightInd w:val="0"/>
              <w:snapToGrid w:val="0"/>
              <w:spacing w:line="240" w:lineRule="auto"/>
              <w:ind w:left="0"/>
              <w:rPr>
                <w:b/>
                <w:szCs w:val="21"/>
              </w:rPr>
            </w:pPr>
          </w:p>
        </w:tc>
      </w:tr>
      <w:tr w:rsidR="00A70AB4" w:rsidRPr="00F25140" w14:paraId="5F716214" w14:textId="77777777" w:rsidTr="00D70919">
        <w:tc>
          <w:tcPr>
            <w:tcW w:w="958" w:type="dxa"/>
            <w:shd w:val="clear" w:color="auto" w:fill="auto"/>
          </w:tcPr>
          <w:p w14:paraId="5F716210"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11"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12"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13" w14:textId="77777777" w:rsidR="00A70AB4" w:rsidRPr="00F25140" w:rsidRDefault="00A70AB4" w:rsidP="00A70AB4">
            <w:pPr>
              <w:adjustRightInd w:val="0"/>
              <w:snapToGrid w:val="0"/>
              <w:spacing w:line="240" w:lineRule="auto"/>
              <w:ind w:left="0"/>
              <w:rPr>
                <w:b/>
                <w:szCs w:val="21"/>
              </w:rPr>
            </w:pPr>
          </w:p>
        </w:tc>
      </w:tr>
      <w:tr w:rsidR="00A70AB4" w:rsidRPr="00F25140" w14:paraId="5F716219" w14:textId="77777777" w:rsidTr="00D70919">
        <w:tc>
          <w:tcPr>
            <w:tcW w:w="958" w:type="dxa"/>
            <w:shd w:val="clear" w:color="auto" w:fill="auto"/>
          </w:tcPr>
          <w:p w14:paraId="5F716215"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16"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17"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18" w14:textId="77777777" w:rsidR="00A70AB4" w:rsidRPr="00F25140" w:rsidRDefault="00A70AB4" w:rsidP="00A70AB4">
            <w:pPr>
              <w:adjustRightInd w:val="0"/>
              <w:snapToGrid w:val="0"/>
              <w:spacing w:line="240" w:lineRule="auto"/>
              <w:ind w:left="0"/>
              <w:rPr>
                <w:b/>
                <w:szCs w:val="21"/>
              </w:rPr>
            </w:pPr>
          </w:p>
        </w:tc>
      </w:tr>
      <w:tr w:rsidR="00A70AB4" w:rsidRPr="00F25140" w14:paraId="5F71621E" w14:textId="77777777" w:rsidTr="00D70919">
        <w:tc>
          <w:tcPr>
            <w:tcW w:w="958" w:type="dxa"/>
            <w:shd w:val="clear" w:color="auto" w:fill="auto"/>
          </w:tcPr>
          <w:p w14:paraId="5F71621A"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1B"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1C"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1D" w14:textId="77777777" w:rsidR="00A70AB4" w:rsidRPr="00F25140" w:rsidRDefault="00A70AB4" w:rsidP="00A70AB4">
            <w:pPr>
              <w:adjustRightInd w:val="0"/>
              <w:snapToGrid w:val="0"/>
              <w:spacing w:line="240" w:lineRule="auto"/>
              <w:ind w:left="0"/>
              <w:rPr>
                <w:b/>
                <w:szCs w:val="21"/>
              </w:rPr>
            </w:pPr>
          </w:p>
        </w:tc>
      </w:tr>
      <w:tr w:rsidR="00A70AB4" w:rsidRPr="00F25140" w14:paraId="5F716223" w14:textId="77777777" w:rsidTr="00D70919">
        <w:tc>
          <w:tcPr>
            <w:tcW w:w="958" w:type="dxa"/>
            <w:shd w:val="clear" w:color="auto" w:fill="auto"/>
          </w:tcPr>
          <w:p w14:paraId="5F71621F"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20"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21"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22" w14:textId="77777777" w:rsidR="00A70AB4" w:rsidRPr="00F25140" w:rsidRDefault="00A70AB4" w:rsidP="00A70AB4">
            <w:pPr>
              <w:adjustRightInd w:val="0"/>
              <w:snapToGrid w:val="0"/>
              <w:spacing w:line="240" w:lineRule="auto"/>
              <w:ind w:left="0"/>
              <w:rPr>
                <w:b/>
                <w:szCs w:val="21"/>
              </w:rPr>
            </w:pPr>
          </w:p>
        </w:tc>
      </w:tr>
      <w:tr w:rsidR="00A70AB4" w:rsidRPr="00F25140" w14:paraId="5F716228" w14:textId="77777777" w:rsidTr="00D70919">
        <w:tc>
          <w:tcPr>
            <w:tcW w:w="958" w:type="dxa"/>
            <w:shd w:val="clear" w:color="auto" w:fill="auto"/>
          </w:tcPr>
          <w:p w14:paraId="5F716224"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25"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26"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27" w14:textId="77777777" w:rsidR="00A70AB4" w:rsidRPr="00F25140" w:rsidRDefault="00A70AB4" w:rsidP="00A70AB4">
            <w:pPr>
              <w:adjustRightInd w:val="0"/>
              <w:snapToGrid w:val="0"/>
              <w:spacing w:line="240" w:lineRule="auto"/>
              <w:ind w:left="0"/>
              <w:rPr>
                <w:b/>
                <w:szCs w:val="21"/>
              </w:rPr>
            </w:pPr>
          </w:p>
        </w:tc>
      </w:tr>
      <w:tr w:rsidR="00A70AB4" w:rsidRPr="00F25140" w14:paraId="5F71622D" w14:textId="77777777" w:rsidTr="00D70919">
        <w:tc>
          <w:tcPr>
            <w:tcW w:w="958" w:type="dxa"/>
            <w:shd w:val="clear" w:color="auto" w:fill="auto"/>
          </w:tcPr>
          <w:p w14:paraId="5F716229"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2A"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2B"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2C" w14:textId="77777777" w:rsidR="00A70AB4" w:rsidRPr="00F25140" w:rsidRDefault="00A70AB4" w:rsidP="00A70AB4">
            <w:pPr>
              <w:adjustRightInd w:val="0"/>
              <w:snapToGrid w:val="0"/>
              <w:spacing w:line="240" w:lineRule="auto"/>
              <w:ind w:left="0"/>
              <w:rPr>
                <w:b/>
                <w:szCs w:val="21"/>
              </w:rPr>
            </w:pPr>
          </w:p>
        </w:tc>
      </w:tr>
      <w:tr w:rsidR="00A70AB4" w:rsidRPr="00F25140" w14:paraId="5F716232" w14:textId="77777777" w:rsidTr="00D70919">
        <w:tc>
          <w:tcPr>
            <w:tcW w:w="958" w:type="dxa"/>
            <w:shd w:val="clear" w:color="auto" w:fill="auto"/>
          </w:tcPr>
          <w:p w14:paraId="5F71622E"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2F"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30"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31" w14:textId="77777777" w:rsidR="00A70AB4" w:rsidRPr="00F25140" w:rsidRDefault="00A70AB4" w:rsidP="00A70AB4">
            <w:pPr>
              <w:adjustRightInd w:val="0"/>
              <w:snapToGrid w:val="0"/>
              <w:spacing w:line="240" w:lineRule="auto"/>
              <w:ind w:left="0"/>
              <w:rPr>
                <w:b/>
                <w:szCs w:val="21"/>
              </w:rPr>
            </w:pPr>
          </w:p>
        </w:tc>
      </w:tr>
      <w:tr w:rsidR="00A70AB4" w:rsidRPr="00F25140" w14:paraId="5F716237" w14:textId="77777777" w:rsidTr="00D70919">
        <w:tc>
          <w:tcPr>
            <w:tcW w:w="958" w:type="dxa"/>
            <w:shd w:val="clear" w:color="auto" w:fill="auto"/>
          </w:tcPr>
          <w:p w14:paraId="5F716233"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34"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35"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36" w14:textId="77777777" w:rsidR="00A70AB4" w:rsidRPr="00F25140" w:rsidRDefault="00A70AB4" w:rsidP="00A70AB4">
            <w:pPr>
              <w:adjustRightInd w:val="0"/>
              <w:snapToGrid w:val="0"/>
              <w:spacing w:line="240" w:lineRule="auto"/>
              <w:ind w:left="0"/>
              <w:rPr>
                <w:b/>
                <w:szCs w:val="21"/>
              </w:rPr>
            </w:pPr>
          </w:p>
        </w:tc>
      </w:tr>
      <w:tr w:rsidR="00A70AB4" w:rsidRPr="00F25140" w14:paraId="5F71623C" w14:textId="77777777" w:rsidTr="00D70919">
        <w:tc>
          <w:tcPr>
            <w:tcW w:w="958" w:type="dxa"/>
            <w:shd w:val="clear" w:color="auto" w:fill="auto"/>
          </w:tcPr>
          <w:p w14:paraId="5F716238"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39"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3A"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3B" w14:textId="77777777" w:rsidR="00A70AB4" w:rsidRPr="00F25140" w:rsidRDefault="00A70AB4" w:rsidP="00A70AB4">
            <w:pPr>
              <w:adjustRightInd w:val="0"/>
              <w:snapToGrid w:val="0"/>
              <w:spacing w:line="240" w:lineRule="auto"/>
              <w:ind w:left="0"/>
              <w:rPr>
                <w:b/>
                <w:szCs w:val="21"/>
              </w:rPr>
            </w:pPr>
          </w:p>
        </w:tc>
      </w:tr>
      <w:tr w:rsidR="00A70AB4" w:rsidRPr="00F25140" w14:paraId="5F716241" w14:textId="77777777" w:rsidTr="00D70919">
        <w:tc>
          <w:tcPr>
            <w:tcW w:w="958" w:type="dxa"/>
            <w:shd w:val="clear" w:color="auto" w:fill="auto"/>
          </w:tcPr>
          <w:p w14:paraId="5F71623D"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3E"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3F"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40" w14:textId="77777777" w:rsidR="00A70AB4" w:rsidRPr="00F25140" w:rsidRDefault="00A70AB4" w:rsidP="00A70AB4">
            <w:pPr>
              <w:adjustRightInd w:val="0"/>
              <w:snapToGrid w:val="0"/>
              <w:spacing w:line="240" w:lineRule="auto"/>
              <w:ind w:left="0"/>
              <w:rPr>
                <w:b/>
                <w:szCs w:val="21"/>
              </w:rPr>
            </w:pPr>
          </w:p>
        </w:tc>
      </w:tr>
      <w:tr w:rsidR="00A70AB4" w:rsidRPr="00F25140" w14:paraId="5F716246" w14:textId="77777777" w:rsidTr="00D70919">
        <w:tc>
          <w:tcPr>
            <w:tcW w:w="958" w:type="dxa"/>
            <w:shd w:val="clear" w:color="auto" w:fill="auto"/>
          </w:tcPr>
          <w:p w14:paraId="5F716242"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43"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44"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45" w14:textId="77777777" w:rsidR="00A70AB4" w:rsidRPr="00F25140" w:rsidRDefault="00A70AB4" w:rsidP="00A70AB4">
            <w:pPr>
              <w:adjustRightInd w:val="0"/>
              <w:snapToGrid w:val="0"/>
              <w:spacing w:line="240" w:lineRule="auto"/>
              <w:ind w:left="0"/>
              <w:rPr>
                <w:b/>
                <w:szCs w:val="21"/>
              </w:rPr>
            </w:pPr>
          </w:p>
        </w:tc>
      </w:tr>
      <w:tr w:rsidR="00A70AB4" w:rsidRPr="00F25140" w14:paraId="5F71624B" w14:textId="77777777" w:rsidTr="00D70919">
        <w:tc>
          <w:tcPr>
            <w:tcW w:w="958" w:type="dxa"/>
            <w:shd w:val="clear" w:color="auto" w:fill="auto"/>
          </w:tcPr>
          <w:p w14:paraId="5F716247"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48"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49"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4A" w14:textId="77777777" w:rsidR="00A70AB4" w:rsidRPr="00F25140" w:rsidRDefault="00A70AB4" w:rsidP="00A70AB4">
            <w:pPr>
              <w:adjustRightInd w:val="0"/>
              <w:snapToGrid w:val="0"/>
              <w:spacing w:line="240" w:lineRule="auto"/>
              <w:ind w:left="0"/>
              <w:rPr>
                <w:b/>
                <w:szCs w:val="21"/>
              </w:rPr>
            </w:pPr>
          </w:p>
        </w:tc>
      </w:tr>
      <w:tr w:rsidR="00A70AB4" w:rsidRPr="00F25140" w14:paraId="5F716250" w14:textId="77777777" w:rsidTr="00D70919">
        <w:tc>
          <w:tcPr>
            <w:tcW w:w="958" w:type="dxa"/>
            <w:shd w:val="clear" w:color="auto" w:fill="auto"/>
          </w:tcPr>
          <w:p w14:paraId="5F71624C" w14:textId="77777777" w:rsidR="00A70AB4" w:rsidRPr="00F25140" w:rsidRDefault="00A70AB4" w:rsidP="00A70AB4">
            <w:pPr>
              <w:adjustRightInd w:val="0"/>
              <w:snapToGrid w:val="0"/>
              <w:spacing w:line="240" w:lineRule="auto"/>
              <w:ind w:left="0"/>
              <w:rPr>
                <w:b/>
                <w:szCs w:val="21"/>
              </w:rPr>
            </w:pPr>
          </w:p>
        </w:tc>
        <w:tc>
          <w:tcPr>
            <w:tcW w:w="992" w:type="dxa"/>
            <w:shd w:val="clear" w:color="auto" w:fill="auto"/>
          </w:tcPr>
          <w:p w14:paraId="5F71624D" w14:textId="77777777" w:rsidR="00A70AB4" w:rsidRPr="00F25140" w:rsidRDefault="00A70AB4" w:rsidP="00A70AB4">
            <w:pPr>
              <w:adjustRightInd w:val="0"/>
              <w:snapToGrid w:val="0"/>
              <w:spacing w:line="240" w:lineRule="auto"/>
              <w:ind w:left="0"/>
              <w:rPr>
                <w:b/>
                <w:szCs w:val="21"/>
              </w:rPr>
            </w:pPr>
          </w:p>
        </w:tc>
        <w:tc>
          <w:tcPr>
            <w:tcW w:w="3240" w:type="dxa"/>
            <w:shd w:val="clear" w:color="auto" w:fill="auto"/>
          </w:tcPr>
          <w:p w14:paraId="5F71624E" w14:textId="77777777" w:rsidR="00A70AB4" w:rsidRPr="00F25140" w:rsidRDefault="00A70AB4" w:rsidP="00A70AB4">
            <w:pPr>
              <w:adjustRightInd w:val="0"/>
              <w:snapToGrid w:val="0"/>
              <w:spacing w:line="240" w:lineRule="auto"/>
              <w:ind w:left="0"/>
              <w:rPr>
                <w:b/>
                <w:szCs w:val="21"/>
              </w:rPr>
            </w:pPr>
          </w:p>
        </w:tc>
        <w:tc>
          <w:tcPr>
            <w:tcW w:w="1150" w:type="dxa"/>
            <w:shd w:val="clear" w:color="auto" w:fill="auto"/>
          </w:tcPr>
          <w:p w14:paraId="5F71624F" w14:textId="77777777" w:rsidR="00A70AB4" w:rsidRPr="00F25140" w:rsidRDefault="00A70AB4" w:rsidP="00A70AB4">
            <w:pPr>
              <w:adjustRightInd w:val="0"/>
              <w:snapToGrid w:val="0"/>
              <w:spacing w:line="240" w:lineRule="auto"/>
              <w:ind w:left="0"/>
              <w:rPr>
                <w:b/>
                <w:szCs w:val="21"/>
              </w:rPr>
            </w:pPr>
          </w:p>
        </w:tc>
      </w:tr>
    </w:tbl>
    <w:p w14:paraId="5F716251" w14:textId="77777777" w:rsidR="00A70AB4" w:rsidRPr="00153D0E" w:rsidRDefault="00A70AB4" w:rsidP="00153D0E">
      <w:pPr>
        <w:ind w:left="0"/>
        <w:jc w:val="left"/>
      </w:pPr>
      <w:r w:rsidRPr="00153D0E">
        <w:rPr>
          <w:rFonts w:hint="eastAsia"/>
          <w:b/>
        </w:rPr>
        <w:t>备注</w:t>
      </w:r>
      <w:r w:rsidRPr="00153D0E">
        <w:t>：</w:t>
      </w:r>
      <w:r w:rsidRPr="00153D0E">
        <w:rPr>
          <w:rFonts w:hint="eastAsia"/>
        </w:rPr>
        <w:t>此“修订</w:t>
      </w:r>
      <w:r w:rsidRPr="00153D0E">
        <w:t>记录表</w:t>
      </w:r>
      <w:r w:rsidRPr="00153D0E">
        <w:rPr>
          <w:rFonts w:hint="eastAsia"/>
        </w:rPr>
        <w:t>”为</w:t>
      </w:r>
      <w:r w:rsidRPr="00153D0E">
        <w:t>版</w:t>
      </w:r>
      <w:r w:rsidRPr="00153D0E">
        <w:rPr>
          <w:rFonts w:hint="eastAsia"/>
        </w:rPr>
        <w:t>内</w:t>
      </w:r>
      <w:r w:rsidRPr="00153D0E">
        <w:t>修订</w:t>
      </w:r>
      <w:r w:rsidRPr="00153D0E">
        <w:rPr>
          <w:rFonts w:hint="eastAsia"/>
        </w:rPr>
        <w:t>的</w:t>
      </w:r>
      <w:r w:rsidRPr="00153D0E">
        <w:t>记录</w:t>
      </w:r>
      <w:r w:rsidRPr="00153D0E">
        <w:rPr>
          <w:rFonts w:hint="eastAsia"/>
        </w:rPr>
        <w:t>。</w:t>
      </w:r>
    </w:p>
    <w:p w14:paraId="5F716252" w14:textId="77777777" w:rsidR="00C234DE" w:rsidRDefault="00C234DE" w:rsidP="00465F2D">
      <w:pPr>
        <w:adjustRightInd w:val="0"/>
        <w:snapToGrid w:val="0"/>
        <w:spacing w:beforeLines="1800" w:before="4320" w:line="240" w:lineRule="auto"/>
        <w:ind w:left="0"/>
        <w:jc w:val="center"/>
        <w:rPr>
          <w:szCs w:val="21"/>
        </w:rPr>
      </w:pPr>
    </w:p>
    <w:p w14:paraId="5F716253" w14:textId="77777777" w:rsidR="00A70AB4" w:rsidRPr="00DC3972" w:rsidRDefault="00A70AB4" w:rsidP="00465F2D">
      <w:pPr>
        <w:adjustRightInd w:val="0"/>
        <w:snapToGrid w:val="0"/>
        <w:spacing w:beforeLines="1800" w:before="4320" w:line="240" w:lineRule="auto"/>
        <w:ind w:left="0"/>
        <w:jc w:val="center"/>
        <w:rPr>
          <w:sz w:val="18"/>
          <w:szCs w:val="18"/>
        </w:rPr>
        <w:sectPr w:rsidR="00A70AB4" w:rsidRPr="00DC3972" w:rsidSect="00E505E9">
          <w:headerReference w:type="even" r:id="rId17"/>
          <w:headerReference w:type="default" r:id="rId18"/>
          <w:pgSz w:w="8392" w:h="11907" w:code="11"/>
          <w:pgMar w:top="1134" w:right="1134" w:bottom="777" w:left="1134" w:header="624" w:footer="992" w:gutter="0"/>
          <w:pgNumType w:start="5"/>
          <w:cols w:space="425"/>
          <w:docGrid w:linePitch="1958"/>
        </w:sectPr>
      </w:pPr>
      <w:r>
        <w:rPr>
          <w:rFonts w:hint="eastAsia"/>
          <w:szCs w:val="21"/>
        </w:rPr>
        <w:t>此页</w:t>
      </w:r>
      <w:r>
        <w:rPr>
          <w:szCs w:val="21"/>
        </w:rPr>
        <w:t>有意空</w:t>
      </w:r>
    </w:p>
    <w:p w14:paraId="5F716254" w14:textId="77777777" w:rsidR="00FF64CD" w:rsidRPr="00B6714D" w:rsidRDefault="00FF64CD" w:rsidP="00465F2D">
      <w:pPr>
        <w:adjustRightInd w:val="0"/>
        <w:snapToGrid w:val="0"/>
        <w:spacing w:beforeLines="50" w:before="120" w:line="360" w:lineRule="auto"/>
        <w:ind w:left="0"/>
        <w:jc w:val="center"/>
        <w:rPr>
          <w:rFonts w:ascii="宋体" w:hAnsi="宋体"/>
          <w:b/>
          <w:color w:val="000000" w:themeColor="text1"/>
          <w:sz w:val="32"/>
          <w:szCs w:val="32"/>
        </w:rPr>
      </w:pPr>
      <w:r w:rsidRPr="00B6714D">
        <w:rPr>
          <w:rFonts w:ascii="宋体" w:hAnsi="宋体" w:hint="eastAsia"/>
          <w:b/>
          <w:color w:val="000000" w:themeColor="text1"/>
          <w:sz w:val="32"/>
          <w:szCs w:val="32"/>
        </w:rPr>
        <w:lastRenderedPageBreak/>
        <w:t>手册发放清单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
        <w:gridCol w:w="1355"/>
        <w:gridCol w:w="867"/>
        <w:gridCol w:w="1172"/>
        <w:gridCol w:w="1130"/>
        <w:gridCol w:w="1063"/>
      </w:tblGrid>
      <w:tr w:rsidR="00FF64CD" w:rsidRPr="00B6714D" w14:paraId="5F71625B" w14:textId="77777777" w:rsidTr="004548CE">
        <w:trPr>
          <w:cantSplit/>
          <w:jc w:val="center"/>
        </w:trPr>
        <w:tc>
          <w:tcPr>
            <w:tcW w:w="548" w:type="pct"/>
            <w:vAlign w:val="center"/>
          </w:tcPr>
          <w:p w14:paraId="5F716255" w14:textId="77777777" w:rsidR="00FF64CD" w:rsidRPr="00B6714D" w:rsidRDefault="00FF64CD" w:rsidP="004548CE">
            <w:pPr>
              <w:spacing w:line="240" w:lineRule="auto"/>
              <w:ind w:left="0"/>
              <w:jc w:val="center"/>
              <w:rPr>
                <w:rFonts w:ascii="宋体" w:hAnsi="宋体"/>
                <w:b/>
                <w:color w:val="000000" w:themeColor="text1"/>
                <w:szCs w:val="21"/>
              </w:rPr>
            </w:pPr>
            <w:r w:rsidRPr="00B6714D">
              <w:rPr>
                <w:rFonts w:ascii="宋体" w:hAnsi="宋体" w:hint="eastAsia"/>
                <w:b/>
                <w:color w:val="000000" w:themeColor="text1"/>
                <w:szCs w:val="21"/>
              </w:rPr>
              <w:t>编号</w:t>
            </w:r>
          </w:p>
        </w:tc>
        <w:tc>
          <w:tcPr>
            <w:tcW w:w="1055" w:type="pct"/>
            <w:vAlign w:val="center"/>
          </w:tcPr>
          <w:p w14:paraId="5F716256" w14:textId="77777777" w:rsidR="00FF64CD" w:rsidRPr="00B6714D" w:rsidRDefault="00FF64CD" w:rsidP="004548CE">
            <w:pPr>
              <w:spacing w:line="240" w:lineRule="auto"/>
              <w:ind w:left="0"/>
              <w:jc w:val="center"/>
              <w:rPr>
                <w:rFonts w:ascii="宋体" w:hAnsi="宋体"/>
                <w:b/>
                <w:color w:val="000000" w:themeColor="text1"/>
                <w:szCs w:val="21"/>
              </w:rPr>
            </w:pPr>
            <w:r w:rsidRPr="00B6714D">
              <w:rPr>
                <w:rFonts w:ascii="宋体" w:hAnsi="宋体" w:hint="eastAsia"/>
                <w:b/>
                <w:color w:val="000000" w:themeColor="text1"/>
                <w:szCs w:val="21"/>
              </w:rPr>
              <w:t>单位或部门</w:t>
            </w:r>
          </w:p>
        </w:tc>
        <w:tc>
          <w:tcPr>
            <w:tcW w:w="675" w:type="pct"/>
            <w:vAlign w:val="center"/>
          </w:tcPr>
          <w:p w14:paraId="5F716257" w14:textId="77777777" w:rsidR="00FF64CD" w:rsidRPr="00B6714D" w:rsidRDefault="00FF64CD" w:rsidP="004548CE">
            <w:pPr>
              <w:spacing w:line="240" w:lineRule="auto"/>
              <w:ind w:left="0"/>
              <w:jc w:val="center"/>
              <w:rPr>
                <w:rFonts w:ascii="宋体" w:hAnsi="宋体"/>
                <w:b/>
                <w:color w:val="000000" w:themeColor="text1"/>
                <w:szCs w:val="21"/>
              </w:rPr>
            </w:pPr>
            <w:r w:rsidRPr="00B6714D">
              <w:rPr>
                <w:rFonts w:ascii="宋体" w:hAnsi="宋体" w:hint="eastAsia"/>
                <w:b/>
                <w:color w:val="000000" w:themeColor="text1"/>
                <w:szCs w:val="21"/>
              </w:rPr>
              <w:t>责任人</w:t>
            </w:r>
          </w:p>
        </w:tc>
        <w:tc>
          <w:tcPr>
            <w:tcW w:w="913" w:type="pct"/>
            <w:vAlign w:val="center"/>
          </w:tcPr>
          <w:p w14:paraId="5F716258" w14:textId="77777777" w:rsidR="00FF64CD" w:rsidRPr="00B6714D" w:rsidRDefault="00FF64CD" w:rsidP="004548CE">
            <w:pPr>
              <w:spacing w:line="240" w:lineRule="auto"/>
              <w:ind w:left="0"/>
              <w:jc w:val="center"/>
              <w:rPr>
                <w:rFonts w:ascii="宋体" w:hAnsi="宋体"/>
                <w:b/>
                <w:color w:val="000000" w:themeColor="text1"/>
                <w:szCs w:val="21"/>
              </w:rPr>
            </w:pPr>
            <w:r w:rsidRPr="00B6714D">
              <w:rPr>
                <w:rFonts w:ascii="宋体" w:hAnsi="宋体" w:hint="eastAsia"/>
                <w:b/>
                <w:color w:val="000000" w:themeColor="text1"/>
                <w:szCs w:val="21"/>
              </w:rPr>
              <w:t>分发号码</w:t>
            </w:r>
          </w:p>
        </w:tc>
        <w:tc>
          <w:tcPr>
            <w:tcW w:w="880" w:type="pct"/>
            <w:vAlign w:val="center"/>
          </w:tcPr>
          <w:p w14:paraId="5F716259" w14:textId="77777777" w:rsidR="00FF64CD" w:rsidRPr="00B6714D" w:rsidRDefault="00FF64CD" w:rsidP="004548CE">
            <w:pPr>
              <w:spacing w:line="240" w:lineRule="auto"/>
              <w:ind w:left="0"/>
              <w:jc w:val="center"/>
              <w:rPr>
                <w:rFonts w:ascii="宋体" w:hAnsi="宋体"/>
                <w:b/>
                <w:color w:val="000000" w:themeColor="text1"/>
                <w:szCs w:val="21"/>
              </w:rPr>
            </w:pPr>
            <w:r w:rsidRPr="00B6714D">
              <w:rPr>
                <w:rFonts w:ascii="宋体" w:hAnsi="宋体" w:hint="eastAsia"/>
                <w:b/>
                <w:color w:val="000000" w:themeColor="text1"/>
                <w:szCs w:val="21"/>
              </w:rPr>
              <w:t>发放人</w:t>
            </w:r>
          </w:p>
        </w:tc>
        <w:tc>
          <w:tcPr>
            <w:tcW w:w="828" w:type="pct"/>
            <w:vAlign w:val="center"/>
          </w:tcPr>
          <w:p w14:paraId="5F71625A" w14:textId="77777777" w:rsidR="00FF64CD" w:rsidRPr="00B6714D" w:rsidRDefault="00FF64CD" w:rsidP="004548CE">
            <w:pPr>
              <w:spacing w:line="240" w:lineRule="auto"/>
              <w:ind w:left="0"/>
              <w:jc w:val="center"/>
              <w:rPr>
                <w:rFonts w:ascii="宋体" w:hAnsi="宋体"/>
                <w:b/>
                <w:color w:val="000000" w:themeColor="text1"/>
                <w:szCs w:val="21"/>
              </w:rPr>
            </w:pPr>
            <w:r w:rsidRPr="00B6714D">
              <w:rPr>
                <w:rFonts w:ascii="宋体" w:hAnsi="宋体" w:hint="eastAsia"/>
                <w:b/>
                <w:color w:val="000000" w:themeColor="text1"/>
                <w:szCs w:val="21"/>
              </w:rPr>
              <w:t>日期</w:t>
            </w:r>
          </w:p>
        </w:tc>
      </w:tr>
      <w:tr w:rsidR="00FF64CD" w:rsidRPr="00B6714D" w14:paraId="5F716262" w14:textId="77777777" w:rsidTr="004548CE">
        <w:trPr>
          <w:cantSplit/>
          <w:jc w:val="center"/>
        </w:trPr>
        <w:tc>
          <w:tcPr>
            <w:tcW w:w="548" w:type="pct"/>
            <w:vAlign w:val="center"/>
          </w:tcPr>
          <w:p w14:paraId="5F71625C" w14:textId="77777777" w:rsidR="00FF64CD" w:rsidRPr="00B6714D" w:rsidRDefault="00FF64CD"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1</w:t>
            </w:r>
          </w:p>
        </w:tc>
        <w:tc>
          <w:tcPr>
            <w:tcW w:w="1055" w:type="pct"/>
            <w:vAlign w:val="center"/>
          </w:tcPr>
          <w:p w14:paraId="5F71625D"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总经理</w:t>
            </w:r>
          </w:p>
        </w:tc>
        <w:tc>
          <w:tcPr>
            <w:tcW w:w="675" w:type="pct"/>
            <w:vAlign w:val="center"/>
          </w:tcPr>
          <w:p w14:paraId="5F71625E"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运标</w:t>
            </w:r>
          </w:p>
        </w:tc>
        <w:tc>
          <w:tcPr>
            <w:tcW w:w="913" w:type="pct"/>
            <w:vAlign w:val="center"/>
          </w:tcPr>
          <w:p w14:paraId="5F71625F"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01</w:t>
            </w:r>
          </w:p>
        </w:tc>
        <w:tc>
          <w:tcPr>
            <w:tcW w:w="880" w:type="pct"/>
            <w:vAlign w:val="center"/>
          </w:tcPr>
          <w:p w14:paraId="5F716260"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61"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69" w14:textId="77777777" w:rsidTr="004548CE">
        <w:trPr>
          <w:cantSplit/>
          <w:jc w:val="center"/>
        </w:trPr>
        <w:tc>
          <w:tcPr>
            <w:tcW w:w="548" w:type="pct"/>
            <w:vAlign w:val="center"/>
          </w:tcPr>
          <w:p w14:paraId="5F716263" w14:textId="77777777" w:rsidR="00FF64CD" w:rsidRPr="00B6714D" w:rsidRDefault="00FF64CD"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2</w:t>
            </w:r>
          </w:p>
        </w:tc>
        <w:tc>
          <w:tcPr>
            <w:tcW w:w="1055" w:type="pct"/>
            <w:vAlign w:val="center"/>
          </w:tcPr>
          <w:p w14:paraId="5F716264"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运行副总</w:t>
            </w:r>
          </w:p>
        </w:tc>
        <w:tc>
          <w:tcPr>
            <w:tcW w:w="675" w:type="pct"/>
            <w:vAlign w:val="center"/>
          </w:tcPr>
          <w:p w14:paraId="5F716265"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运标</w:t>
            </w:r>
          </w:p>
        </w:tc>
        <w:tc>
          <w:tcPr>
            <w:tcW w:w="913" w:type="pct"/>
            <w:vAlign w:val="center"/>
          </w:tcPr>
          <w:p w14:paraId="5F716266"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02</w:t>
            </w:r>
          </w:p>
        </w:tc>
        <w:tc>
          <w:tcPr>
            <w:tcW w:w="880" w:type="pct"/>
            <w:vAlign w:val="center"/>
          </w:tcPr>
          <w:p w14:paraId="5F716267"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68"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70" w14:textId="77777777" w:rsidTr="004548CE">
        <w:trPr>
          <w:cantSplit/>
          <w:jc w:val="center"/>
        </w:trPr>
        <w:tc>
          <w:tcPr>
            <w:tcW w:w="548" w:type="pct"/>
            <w:vAlign w:val="center"/>
          </w:tcPr>
          <w:p w14:paraId="5F71626A" w14:textId="77777777" w:rsidR="00FF64CD" w:rsidRPr="00B6714D" w:rsidRDefault="00FF64CD"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3</w:t>
            </w:r>
          </w:p>
        </w:tc>
        <w:tc>
          <w:tcPr>
            <w:tcW w:w="1055" w:type="pct"/>
            <w:vAlign w:val="center"/>
          </w:tcPr>
          <w:p w14:paraId="5F71626B"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维修副总</w:t>
            </w:r>
          </w:p>
        </w:tc>
        <w:tc>
          <w:tcPr>
            <w:tcW w:w="675" w:type="pct"/>
            <w:vAlign w:val="center"/>
          </w:tcPr>
          <w:p w14:paraId="5F71626C"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运标</w:t>
            </w:r>
          </w:p>
        </w:tc>
        <w:tc>
          <w:tcPr>
            <w:tcW w:w="913" w:type="pct"/>
            <w:vAlign w:val="center"/>
          </w:tcPr>
          <w:p w14:paraId="5F71626D"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03</w:t>
            </w:r>
          </w:p>
        </w:tc>
        <w:tc>
          <w:tcPr>
            <w:tcW w:w="880" w:type="pct"/>
            <w:vAlign w:val="center"/>
          </w:tcPr>
          <w:p w14:paraId="5F71626E"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6F"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77" w14:textId="77777777" w:rsidTr="004548CE">
        <w:trPr>
          <w:cantSplit/>
          <w:jc w:val="center"/>
        </w:trPr>
        <w:tc>
          <w:tcPr>
            <w:tcW w:w="548" w:type="pct"/>
            <w:vAlign w:val="center"/>
          </w:tcPr>
          <w:p w14:paraId="5F716271" w14:textId="77777777" w:rsidR="00FF64CD" w:rsidRPr="00B6714D" w:rsidRDefault="00FF64CD"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4</w:t>
            </w:r>
          </w:p>
        </w:tc>
        <w:tc>
          <w:tcPr>
            <w:tcW w:w="1055" w:type="pct"/>
            <w:vAlign w:val="center"/>
          </w:tcPr>
          <w:p w14:paraId="5F716272"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安全总监</w:t>
            </w:r>
          </w:p>
        </w:tc>
        <w:tc>
          <w:tcPr>
            <w:tcW w:w="675" w:type="pct"/>
            <w:vAlign w:val="center"/>
          </w:tcPr>
          <w:p w14:paraId="5F716273"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运标</w:t>
            </w:r>
          </w:p>
        </w:tc>
        <w:tc>
          <w:tcPr>
            <w:tcW w:w="913" w:type="pct"/>
            <w:vAlign w:val="center"/>
          </w:tcPr>
          <w:p w14:paraId="5F716274"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04</w:t>
            </w:r>
          </w:p>
        </w:tc>
        <w:tc>
          <w:tcPr>
            <w:tcW w:w="880" w:type="pct"/>
            <w:vAlign w:val="center"/>
          </w:tcPr>
          <w:p w14:paraId="5F716275"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76"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7E" w14:textId="77777777" w:rsidTr="004548CE">
        <w:trPr>
          <w:cantSplit/>
          <w:jc w:val="center"/>
        </w:trPr>
        <w:tc>
          <w:tcPr>
            <w:tcW w:w="548" w:type="pct"/>
            <w:vAlign w:val="center"/>
          </w:tcPr>
          <w:p w14:paraId="5F716278" w14:textId="77777777" w:rsidR="00FF64CD" w:rsidRPr="00B6714D" w:rsidRDefault="00FF64CD"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5</w:t>
            </w:r>
          </w:p>
        </w:tc>
        <w:tc>
          <w:tcPr>
            <w:tcW w:w="1055" w:type="pct"/>
            <w:vAlign w:val="center"/>
          </w:tcPr>
          <w:p w14:paraId="5F716279"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飞行管理部</w:t>
            </w:r>
          </w:p>
        </w:tc>
        <w:tc>
          <w:tcPr>
            <w:tcW w:w="675" w:type="pct"/>
            <w:vAlign w:val="center"/>
          </w:tcPr>
          <w:p w14:paraId="5F71627A"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王晶</w:t>
            </w:r>
          </w:p>
        </w:tc>
        <w:tc>
          <w:tcPr>
            <w:tcW w:w="913" w:type="pct"/>
            <w:vAlign w:val="center"/>
          </w:tcPr>
          <w:p w14:paraId="5F71627B"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FG</w:t>
            </w:r>
          </w:p>
        </w:tc>
        <w:tc>
          <w:tcPr>
            <w:tcW w:w="880" w:type="pct"/>
            <w:vAlign w:val="center"/>
          </w:tcPr>
          <w:p w14:paraId="5F71627C"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7D"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85" w14:textId="77777777" w:rsidTr="004548CE">
        <w:trPr>
          <w:cantSplit/>
          <w:jc w:val="center"/>
        </w:trPr>
        <w:tc>
          <w:tcPr>
            <w:tcW w:w="548" w:type="pct"/>
            <w:vAlign w:val="center"/>
          </w:tcPr>
          <w:p w14:paraId="5F71627F" w14:textId="77777777" w:rsidR="00FF64CD" w:rsidRPr="00B6714D" w:rsidRDefault="00FF64CD"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6</w:t>
            </w:r>
          </w:p>
        </w:tc>
        <w:tc>
          <w:tcPr>
            <w:tcW w:w="1055" w:type="pct"/>
            <w:vAlign w:val="center"/>
          </w:tcPr>
          <w:p w14:paraId="5F716280"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飞行部</w:t>
            </w:r>
          </w:p>
        </w:tc>
        <w:tc>
          <w:tcPr>
            <w:tcW w:w="675" w:type="pct"/>
            <w:vAlign w:val="center"/>
          </w:tcPr>
          <w:p w14:paraId="5F716281"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邱向雷</w:t>
            </w:r>
          </w:p>
        </w:tc>
        <w:tc>
          <w:tcPr>
            <w:tcW w:w="913" w:type="pct"/>
            <w:vAlign w:val="center"/>
          </w:tcPr>
          <w:p w14:paraId="5F716282"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FX</w:t>
            </w:r>
          </w:p>
        </w:tc>
        <w:tc>
          <w:tcPr>
            <w:tcW w:w="880" w:type="pct"/>
            <w:vAlign w:val="center"/>
          </w:tcPr>
          <w:p w14:paraId="5F716283"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84"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8C" w14:textId="77777777" w:rsidTr="004548CE">
        <w:trPr>
          <w:cantSplit/>
          <w:jc w:val="center"/>
        </w:trPr>
        <w:tc>
          <w:tcPr>
            <w:tcW w:w="548" w:type="pct"/>
            <w:vAlign w:val="center"/>
          </w:tcPr>
          <w:p w14:paraId="5F716286" w14:textId="77777777" w:rsidR="00FF64CD" w:rsidRPr="00B6714D" w:rsidRDefault="00FF64CD"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7</w:t>
            </w:r>
          </w:p>
        </w:tc>
        <w:tc>
          <w:tcPr>
            <w:tcW w:w="1055" w:type="pct"/>
            <w:vAlign w:val="center"/>
          </w:tcPr>
          <w:p w14:paraId="5F716287"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运行控制部</w:t>
            </w:r>
          </w:p>
        </w:tc>
        <w:tc>
          <w:tcPr>
            <w:tcW w:w="675" w:type="pct"/>
            <w:vAlign w:val="center"/>
          </w:tcPr>
          <w:p w14:paraId="5F716288"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李俊芳</w:t>
            </w:r>
          </w:p>
        </w:tc>
        <w:tc>
          <w:tcPr>
            <w:tcW w:w="913" w:type="pct"/>
            <w:vAlign w:val="center"/>
          </w:tcPr>
          <w:p w14:paraId="5F716289"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YK</w:t>
            </w:r>
          </w:p>
        </w:tc>
        <w:tc>
          <w:tcPr>
            <w:tcW w:w="880" w:type="pct"/>
            <w:vAlign w:val="center"/>
          </w:tcPr>
          <w:p w14:paraId="5F71628A"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8B"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93" w14:textId="77777777" w:rsidTr="004548CE">
        <w:trPr>
          <w:cantSplit/>
          <w:jc w:val="center"/>
        </w:trPr>
        <w:tc>
          <w:tcPr>
            <w:tcW w:w="548" w:type="pct"/>
            <w:vAlign w:val="center"/>
          </w:tcPr>
          <w:p w14:paraId="5F71628D" w14:textId="77777777" w:rsidR="00FF64CD" w:rsidRPr="00B6714D" w:rsidRDefault="00FF64CD"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8</w:t>
            </w:r>
          </w:p>
        </w:tc>
        <w:tc>
          <w:tcPr>
            <w:tcW w:w="1055" w:type="pct"/>
            <w:vAlign w:val="center"/>
          </w:tcPr>
          <w:p w14:paraId="5F71628E"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运行标准处</w:t>
            </w:r>
          </w:p>
        </w:tc>
        <w:tc>
          <w:tcPr>
            <w:tcW w:w="675" w:type="pct"/>
            <w:vAlign w:val="center"/>
          </w:tcPr>
          <w:p w14:paraId="5F71628F"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苏兆蕊</w:t>
            </w:r>
          </w:p>
        </w:tc>
        <w:tc>
          <w:tcPr>
            <w:tcW w:w="913" w:type="pct"/>
            <w:vAlign w:val="center"/>
          </w:tcPr>
          <w:p w14:paraId="5F716290"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YB</w:t>
            </w:r>
          </w:p>
        </w:tc>
        <w:tc>
          <w:tcPr>
            <w:tcW w:w="880" w:type="pct"/>
            <w:vAlign w:val="center"/>
          </w:tcPr>
          <w:p w14:paraId="5F716291"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92"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9A" w14:textId="77777777" w:rsidTr="004548CE">
        <w:trPr>
          <w:cantSplit/>
          <w:jc w:val="center"/>
        </w:trPr>
        <w:tc>
          <w:tcPr>
            <w:tcW w:w="548" w:type="pct"/>
            <w:vAlign w:val="center"/>
          </w:tcPr>
          <w:p w14:paraId="5F716294" w14:textId="77777777" w:rsidR="00FF64CD" w:rsidRPr="00B6714D" w:rsidRDefault="00FF64CD"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9</w:t>
            </w:r>
          </w:p>
        </w:tc>
        <w:tc>
          <w:tcPr>
            <w:tcW w:w="1055" w:type="pct"/>
            <w:vAlign w:val="center"/>
          </w:tcPr>
          <w:p w14:paraId="5F716295"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安全监察部</w:t>
            </w:r>
          </w:p>
        </w:tc>
        <w:tc>
          <w:tcPr>
            <w:tcW w:w="675" w:type="pct"/>
            <w:vAlign w:val="center"/>
          </w:tcPr>
          <w:p w14:paraId="5F716296"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洪慧</w:t>
            </w:r>
          </w:p>
        </w:tc>
        <w:tc>
          <w:tcPr>
            <w:tcW w:w="913" w:type="pct"/>
            <w:vAlign w:val="center"/>
          </w:tcPr>
          <w:p w14:paraId="5F716297"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AJ</w:t>
            </w:r>
          </w:p>
        </w:tc>
        <w:tc>
          <w:tcPr>
            <w:tcW w:w="880" w:type="pct"/>
            <w:vAlign w:val="center"/>
          </w:tcPr>
          <w:p w14:paraId="5F716298"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99"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A1" w14:textId="77777777" w:rsidTr="004548CE">
        <w:trPr>
          <w:cantSplit/>
          <w:jc w:val="center"/>
        </w:trPr>
        <w:tc>
          <w:tcPr>
            <w:tcW w:w="548" w:type="pct"/>
            <w:vAlign w:val="center"/>
          </w:tcPr>
          <w:p w14:paraId="5F71629B" w14:textId="77777777" w:rsidR="00FF64CD" w:rsidRPr="00B6714D" w:rsidRDefault="00FF64CD"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10</w:t>
            </w:r>
          </w:p>
        </w:tc>
        <w:tc>
          <w:tcPr>
            <w:tcW w:w="1055" w:type="pct"/>
            <w:vAlign w:val="center"/>
          </w:tcPr>
          <w:p w14:paraId="5F71629C"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湖北监管局</w:t>
            </w:r>
          </w:p>
        </w:tc>
        <w:tc>
          <w:tcPr>
            <w:tcW w:w="675" w:type="pct"/>
            <w:vAlign w:val="center"/>
          </w:tcPr>
          <w:p w14:paraId="5F71629D"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苏兆蕊</w:t>
            </w:r>
          </w:p>
        </w:tc>
        <w:tc>
          <w:tcPr>
            <w:tcW w:w="913" w:type="pct"/>
            <w:vAlign w:val="center"/>
          </w:tcPr>
          <w:p w14:paraId="5F71629E" w14:textId="77777777" w:rsidR="00FF64CD" w:rsidRPr="00B6714D" w:rsidRDefault="00F22DB9" w:rsidP="004548CE">
            <w:pPr>
              <w:spacing w:line="240" w:lineRule="auto"/>
              <w:ind w:left="0"/>
              <w:jc w:val="center"/>
              <w:rPr>
                <w:rFonts w:ascii="宋体" w:hAnsi="宋体"/>
                <w:color w:val="000000" w:themeColor="text1"/>
                <w:szCs w:val="21"/>
              </w:rPr>
            </w:pPr>
            <w:r w:rsidRPr="00B6714D">
              <w:rPr>
                <w:rFonts w:ascii="宋体" w:hAnsi="宋体" w:hint="eastAsia"/>
                <w:color w:val="000000" w:themeColor="text1"/>
                <w:szCs w:val="21"/>
              </w:rPr>
              <w:t>11</w:t>
            </w:r>
          </w:p>
        </w:tc>
        <w:tc>
          <w:tcPr>
            <w:tcW w:w="880" w:type="pct"/>
            <w:vAlign w:val="center"/>
          </w:tcPr>
          <w:p w14:paraId="5F71629F"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A0"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A8" w14:textId="77777777" w:rsidTr="004548CE">
        <w:trPr>
          <w:cantSplit/>
          <w:jc w:val="center"/>
        </w:trPr>
        <w:tc>
          <w:tcPr>
            <w:tcW w:w="548" w:type="pct"/>
            <w:vAlign w:val="center"/>
          </w:tcPr>
          <w:p w14:paraId="5F7162A2" w14:textId="77777777" w:rsidR="00FF64CD" w:rsidRPr="00B6714D" w:rsidRDefault="00FF64CD" w:rsidP="004548CE">
            <w:pPr>
              <w:spacing w:line="240" w:lineRule="auto"/>
              <w:ind w:left="0"/>
              <w:jc w:val="center"/>
              <w:rPr>
                <w:rFonts w:ascii="宋体" w:hAnsi="宋体"/>
                <w:color w:val="000000" w:themeColor="text1"/>
                <w:szCs w:val="21"/>
              </w:rPr>
            </w:pPr>
          </w:p>
        </w:tc>
        <w:tc>
          <w:tcPr>
            <w:tcW w:w="1055" w:type="pct"/>
            <w:vAlign w:val="center"/>
          </w:tcPr>
          <w:p w14:paraId="5F7162A3" w14:textId="77777777" w:rsidR="00FF64CD" w:rsidRPr="00B6714D" w:rsidRDefault="00FF64CD" w:rsidP="004548CE">
            <w:pPr>
              <w:spacing w:line="240" w:lineRule="auto"/>
              <w:ind w:left="0"/>
              <w:jc w:val="center"/>
              <w:rPr>
                <w:rFonts w:ascii="宋体" w:hAnsi="宋体"/>
                <w:color w:val="000000" w:themeColor="text1"/>
                <w:szCs w:val="21"/>
              </w:rPr>
            </w:pPr>
          </w:p>
        </w:tc>
        <w:tc>
          <w:tcPr>
            <w:tcW w:w="675" w:type="pct"/>
            <w:vAlign w:val="center"/>
          </w:tcPr>
          <w:p w14:paraId="5F7162A4" w14:textId="77777777" w:rsidR="00FF64CD" w:rsidRPr="00B6714D" w:rsidRDefault="00FF64CD" w:rsidP="004548CE">
            <w:pPr>
              <w:spacing w:line="240" w:lineRule="auto"/>
              <w:ind w:left="0"/>
              <w:jc w:val="center"/>
              <w:rPr>
                <w:rFonts w:ascii="宋体" w:hAnsi="宋体"/>
                <w:color w:val="000000" w:themeColor="text1"/>
                <w:szCs w:val="21"/>
              </w:rPr>
            </w:pPr>
          </w:p>
        </w:tc>
        <w:tc>
          <w:tcPr>
            <w:tcW w:w="913" w:type="pct"/>
            <w:vAlign w:val="center"/>
          </w:tcPr>
          <w:p w14:paraId="5F7162A5" w14:textId="77777777" w:rsidR="00FF64CD" w:rsidRPr="00B6714D" w:rsidRDefault="00FF64CD" w:rsidP="004548CE">
            <w:pPr>
              <w:spacing w:line="240" w:lineRule="auto"/>
              <w:ind w:left="0"/>
              <w:jc w:val="center"/>
              <w:rPr>
                <w:rFonts w:ascii="宋体" w:hAnsi="宋体"/>
                <w:color w:val="000000" w:themeColor="text1"/>
                <w:szCs w:val="21"/>
              </w:rPr>
            </w:pPr>
          </w:p>
        </w:tc>
        <w:tc>
          <w:tcPr>
            <w:tcW w:w="880" w:type="pct"/>
            <w:vAlign w:val="center"/>
          </w:tcPr>
          <w:p w14:paraId="5F7162A6"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A7"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AF" w14:textId="77777777" w:rsidTr="004548CE">
        <w:trPr>
          <w:cantSplit/>
          <w:jc w:val="center"/>
        </w:trPr>
        <w:tc>
          <w:tcPr>
            <w:tcW w:w="548" w:type="pct"/>
            <w:vAlign w:val="center"/>
          </w:tcPr>
          <w:p w14:paraId="5F7162A9" w14:textId="77777777" w:rsidR="00FF64CD" w:rsidRPr="00B6714D" w:rsidRDefault="00FF64CD" w:rsidP="004548CE">
            <w:pPr>
              <w:spacing w:line="240" w:lineRule="auto"/>
              <w:ind w:left="0"/>
              <w:jc w:val="center"/>
              <w:rPr>
                <w:rFonts w:ascii="宋体" w:hAnsi="宋体"/>
                <w:color w:val="000000" w:themeColor="text1"/>
                <w:szCs w:val="21"/>
              </w:rPr>
            </w:pPr>
          </w:p>
        </w:tc>
        <w:tc>
          <w:tcPr>
            <w:tcW w:w="1055" w:type="pct"/>
            <w:vAlign w:val="center"/>
          </w:tcPr>
          <w:p w14:paraId="5F7162AA" w14:textId="77777777" w:rsidR="00FF64CD" w:rsidRPr="00B6714D" w:rsidRDefault="00FF64CD" w:rsidP="004548CE">
            <w:pPr>
              <w:spacing w:line="240" w:lineRule="auto"/>
              <w:ind w:left="0"/>
              <w:jc w:val="center"/>
              <w:rPr>
                <w:rFonts w:ascii="宋体" w:hAnsi="宋体"/>
                <w:color w:val="000000" w:themeColor="text1"/>
                <w:szCs w:val="21"/>
              </w:rPr>
            </w:pPr>
          </w:p>
        </w:tc>
        <w:tc>
          <w:tcPr>
            <w:tcW w:w="675" w:type="pct"/>
            <w:vAlign w:val="center"/>
          </w:tcPr>
          <w:p w14:paraId="5F7162AB" w14:textId="77777777" w:rsidR="00FF64CD" w:rsidRPr="00B6714D" w:rsidRDefault="00FF64CD" w:rsidP="004548CE">
            <w:pPr>
              <w:spacing w:line="240" w:lineRule="auto"/>
              <w:ind w:left="0"/>
              <w:jc w:val="center"/>
              <w:rPr>
                <w:rFonts w:ascii="宋体" w:hAnsi="宋体"/>
                <w:color w:val="000000" w:themeColor="text1"/>
                <w:szCs w:val="21"/>
              </w:rPr>
            </w:pPr>
          </w:p>
        </w:tc>
        <w:tc>
          <w:tcPr>
            <w:tcW w:w="913" w:type="pct"/>
            <w:vAlign w:val="center"/>
          </w:tcPr>
          <w:p w14:paraId="5F7162AC" w14:textId="77777777" w:rsidR="00FF64CD" w:rsidRPr="00B6714D" w:rsidRDefault="00FF64CD" w:rsidP="004548CE">
            <w:pPr>
              <w:spacing w:line="240" w:lineRule="auto"/>
              <w:ind w:left="0"/>
              <w:jc w:val="center"/>
              <w:rPr>
                <w:rFonts w:ascii="宋体" w:hAnsi="宋体"/>
                <w:color w:val="000000" w:themeColor="text1"/>
                <w:szCs w:val="21"/>
              </w:rPr>
            </w:pPr>
          </w:p>
        </w:tc>
        <w:tc>
          <w:tcPr>
            <w:tcW w:w="880" w:type="pct"/>
            <w:vAlign w:val="center"/>
          </w:tcPr>
          <w:p w14:paraId="5F7162AD"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AE"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B6" w14:textId="77777777" w:rsidTr="004548CE">
        <w:trPr>
          <w:cantSplit/>
          <w:jc w:val="center"/>
        </w:trPr>
        <w:tc>
          <w:tcPr>
            <w:tcW w:w="548" w:type="pct"/>
            <w:vAlign w:val="center"/>
          </w:tcPr>
          <w:p w14:paraId="5F7162B0" w14:textId="77777777" w:rsidR="00FF64CD" w:rsidRPr="00B6714D" w:rsidRDefault="00FF64CD" w:rsidP="004548CE">
            <w:pPr>
              <w:spacing w:line="240" w:lineRule="auto"/>
              <w:ind w:left="0"/>
              <w:jc w:val="center"/>
              <w:rPr>
                <w:rFonts w:ascii="宋体" w:hAnsi="宋体"/>
                <w:color w:val="000000" w:themeColor="text1"/>
                <w:szCs w:val="21"/>
              </w:rPr>
            </w:pPr>
          </w:p>
        </w:tc>
        <w:tc>
          <w:tcPr>
            <w:tcW w:w="1055" w:type="pct"/>
            <w:vAlign w:val="center"/>
          </w:tcPr>
          <w:p w14:paraId="5F7162B1" w14:textId="77777777" w:rsidR="00FF64CD" w:rsidRPr="00B6714D" w:rsidRDefault="00FF64CD" w:rsidP="004548CE">
            <w:pPr>
              <w:spacing w:line="240" w:lineRule="auto"/>
              <w:ind w:left="0"/>
              <w:jc w:val="center"/>
              <w:rPr>
                <w:rFonts w:ascii="宋体" w:hAnsi="宋体"/>
                <w:color w:val="000000" w:themeColor="text1"/>
                <w:szCs w:val="21"/>
              </w:rPr>
            </w:pPr>
          </w:p>
        </w:tc>
        <w:tc>
          <w:tcPr>
            <w:tcW w:w="675" w:type="pct"/>
            <w:vAlign w:val="center"/>
          </w:tcPr>
          <w:p w14:paraId="5F7162B2" w14:textId="77777777" w:rsidR="00FF64CD" w:rsidRPr="00B6714D" w:rsidRDefault="00FF64CD" w:rsidP="004548CE">
            <w:pPr>
              <w:spacing w:line="240" w:lineRule="auto"/>
              <w:ind w:left="0"/>
              <w:jc w:val="center"/>
              <w:rPr>
                <w:rFonts w:ascii="宋体" w:hAnsi="宋体"/>
                <w:color w:val="000000" w:themeColor="text1"/>
                <w:szCs w:val="21"/>
              </w:rPr>
            </w:pPr>
          </w:p>
        </w:tc>
        <w:tc>
          <w:tcPr>
            <w:tcW w:w="913" w:type="pct"/>
            <w:vAlign w:val="center"/>
          </w:tcPr>
          <w:p w14:paraId="5F7162B3" w14:textId="77777777" w:rsidR="00FF64CD" w:rsidRPr="00B6714D" w:rsidRDefault="00FF64CD" w:rsidP="004548CE">
            <w:pPr>
              <w:spacing w:line="240" w:lineRule="auto"/>
              <w:ind w:left="0"/>
              <w:jc w:val="center"/>
              <w:rPr>
                <w:rFonts w:ascii="宋体" w:hAnsi="宋体"/>
                <w:color w:val="000000" w:themeColor="text1"/>
                <w:szCs w:val="21"/>
              </w:rPr>
            </w:pPr>
          </w:p>
        </w:tc>
        <w:tc>
          <w:tcPr>
            <w:tcW w:w="880" w:type="pct"/>
            <w:vAlign w:val="center"/>
          </w:tcPr>
          <w:p w14:paraId="5F7162B4"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B5"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BD" w14:textId="77777777" w:rsidTr="004548CE">
        <w:trPr>
          <w:cantSplit/>
          <w:jc w:val="center"/>
        </w:trPr>
        <w:tc>
          <w:tcPr>
            <w:tcW w:w="548" w:type="pct"/>
            <w:vAlign w:val="center"/>
          </w:tcPr>
          <w:p w14:paraId="5F7162B7" w14:textId="77777777" w:rsidR="00FF64CD" w:rsidRPr="00B6714D" w:rsidRDefault="00FF64CD" w:rsidP="004548CE">
            <w:pPr>
              <w:spacing w:line="240" w:lineRule="auto"/>
              <w:ind w:left="0"/>
              <w:jc w:val="center"/>
              <w:rPr>
                <w:rFonts w:ascii="宋体" w:hAnsi="宋体"/>
                <w:color w:val="000000" w:themeColor="text1"/>
                <w:szCs w:val="21"/>
              </w:rPr>
            </w:pPr>
          </w:p>
        </w:tc>
        <w:tc>
          <w:tcPr>
            <w:tcW w:w="1055" w:type="pct"/>
            <w:vAlign w:val="center"/>
          </w:tcPr>
          <w:p w14:paraId="5F7162B8" w14:textId="77777777" w:rsidR="00FF64CD" w:rsidRPr="00B6714D" w:rsidRDefault="00FF64CD" w:rsidP="004548CE">
            <w:pPr>
              <w:spacing w:line="240" w:lineRule="auto"/>
              <w:ind w:left="0"/>
              <w:jc w:val="center"/>
              <w:rPr>
                <w:rFonts w:ascii="宋体" w:hAnsi="宋体"/>
                <w:color w:val="000000" w:themeColor="text1"/>
                <w:szCs w:val="21"/>
              </w:rPr>
            </w:pPr>
          </w:p>
        </w:tc>
        <w:tc>
          <w:tcPr>
            <w:tcW w:w="675" w:type="pct"/>
            <w:vAlign w:val="center"/>
          </w:tcPr>
          <w:p w14:paraId="5F7162B9" w14:textId="77777777" w:rsidR="00FF64CD" w:rsidRPr="00B6714D" w:rsidRDefault="00FF64CD" w:rsidP="004548CE">
            <w:pPr>
              <w:spacing w:line="240" w:lineRule="auto"/>
              <w:ind w:left="0"/>
              <w:jc w:val="center"/>
              <w:rPr>
                <w:rFonts w:ascii="宋体" w:hAnsi="宋体"/>
                <w:color w:val="000000" w:themeColor="text1"/>
                <w:szCs w:val="21"/>
              </w:rPr>
            </w:pPr>
          </w:p>
        </w:tc>
        <w:tc>
          <w:tcPr>
            <w:tcW w:w="913" w:type="pct"/>
            <w:vAlign w:val="center"/>
          </w:tcPr>
          <w:p w14:paraId="5F7162BA" w14:textId="77777777" w:rsidR="00FF64CD" w:rsidRPr="00B6714D" w:rsidRDefault="00FF64CD" w:rsidP="004548CE">
            <w:pPr>
              <w:spacing w:line="240" w:lineRule="auto"/>
              <w:ind w:left="0"/>
              <w:jc w:val="center"/>
              <w:rPr>
                <w:rFonts w:ascii="宋体" w:hAnsi="宋体"/>
                <w:color w:val="000000" w:themeColor="text1"/>
                <w:szCs w:val="21"/>
              </w:rPr>
            </w:pPr>
          </w:p>
        </w:tc>
        <w:tc>
          <w:tcPr>
            <w:tcW w:w="880" w:type="pct"/>
            <w:vAlign w:val="center"/>
          </w:tcPr>
          <w:p w14:paraId="5F7162BB"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BC" w14:textId="77777777" w:rsidR="00FF64CD" w:rsidRPr="00B6714D" w:rsidRDefault="00FF64CD" w:rsidP="004548CE">
            <w:pPr>
              <w:spacing w:line="240" w:lineRule="auto"/>
              <w:ind w:left="0"/>
              <w:jc w:val="center"/>
              <w:rPr>
                <w:rFonts w:ascii="宋体" w:hAnsi="宋体"/>
                <w:color w:val="000000" w:themeColor="text1"/>
                <w:szCs w:val="21"/>
              </w:rPr>
            </w:pPr>
          </w:p>
        </w:tc>
      </w:tr>
      <w:tr w:rsidR="00FF64CD" w:rsidRPr="00B6714D" w14:paraId="5F7162C4" w14:textId="77777777" w:rsidTr="004548CE">
        <w:trPr>
          <w:cantSplit/>
          <w:jc w:val="center"/>
        </w:trPr>
        <w:tc>
          <w:tcPr>
            <w:tcW w:w="548" w:type="pct"/>
            <w:vAlign w:val="center"/>
          </w:tcPr>
          <w:p w14:paraId="5F7162BE" w14:textId="77777777" w:rsidR="00FF64CD" w:rsidRPr="00B6714D" w:rsidRDefault="00FF64CD" w:rsidP="004548CE">
            <w:pPr>
              <w:spacing w:line="240" w:lineRule="auto"/>
              <w:ind w:left="0"/>
              <w:jc w:val="center"/>
              <w:rPr>
                <w:rFonts w:ascii="宋体" w:hAnsi="宋体"/>
                <w:color w:val="000000" w:themeColor="text1"/>
                <w:szCs w:val="21"/>
              </w:rPr>
            </w:pPr>
          </w:p>
        </w:tc>
        <w:tc>
          <w:tcPr>
            <w:tcW w:w="1055" w:type="pct"/>
            <w:vAlign w:val="center"/>
          </w:tcPr>
          <w:p w14:paraId="5F7162BF" w14:textId="77777777" w:rsidR="00FF64CD" w:rsidRPr="00B6714D" w:rsidRDefault="00FF64CD" w:rsidP="004548CE">
            <w:pPr>
              <w:spacing w:line="240" w:lineRule="auto"/>
              <w:ind w:left="0"/>
              <w:jc w:val="center"/>
              <w:rPr>
                <w:rFonts w:ascii="宋体" w:hAnsi="宋体"/>
                <w:color w:val="000000" w:themeColor="text1"/>
                <w:szCs w:val="21"/>
              </w:rPr>
            </w:pPr>
          </w:p>
        </w:tc>
        <w:tc>
          <w:tcPr>
            <w:tcW w:w="675" w:type="pct"/>
            <w:vAlign w:val="center"/>
          </w:tcPr>
          <w:p w14:paraId="5F7162C0" w14:textId="77777777" w:rsidR="00FF64CD" w:rsidRPr="00B6714D" w:rsidRDefault="00FF64CD" w:rsidP="004548CE">
            <w:pPr>
              <w:spacing w:line="240" w:lineRule="auto"/>
              <w:ind w:left="0"/>
              <w:jc w:val="center"/>
              <w:rPr>
                <w:rFonts w:ascii="宋体" w:hAnsi="宋体"/>
                <w:color w:val="000000" w:themeColor="text1"/>
                <w:szCs w:val="21"/>
              </w:rPr>
            </w:pPr>
          </w:p>
        </w:tc>
        <w:tc>
          <w:tcPr>
            <w:tcW w:w="913" w:type="pct"/>
            <w:vAlign w:val="center"/>
          </w:tcPr>
          <w:p w14:paraId="5F7162C1" w14:textId="77777777" w:rsidR="00FF64CD" w:rsidRPr="00B6714D" w:rsidRDefault="00FF64CD" w:rsidP="004548CE">
            <w:pPr>
              <w:spacing w:line="240" w:lineRule="auto"/>
              <w:ind w:left="0"/>
              <w:jc w:val="center"/>
              <w:rPr>
                <w:rFonts w:ascii="宋体" w:hAnsi="宋体"/>
                <w:color w:val="000000" w:themeColor="text1"/>
                <w:szCs w:val="21"/>
              </w:rPr>
            </w:pPr>
          </w:p>
        </w:tc>
        <w:tc>
          <w:tcPr>
            <w:tcW w:w="880" w:type="pct"/>
            <w:vAlign w:val="center"/>
          </w:tcPr>
          <w:p w14:paraId="5F7162C2" w14:textId="77777777" w:rsidR="00FF64CD" w:rsidRPr="00B6714D" w:rsidRDefault="00FF64CD" w:rsidP="004548CE">
            <w:pPr>
              <w:spacing w:line="240" w:lineRule="auto"/>
              <w:ind w:left="0"/>
              <w:jc w:val="center"/>
              <w:rPr>
                <w:rFonts w:ascii="宋体" w:hAnsi="宋体"/>
                <w:color w:val="000000" w:themeColor="text1"/>
                <w:szCs w:val="21"/>
              </w:rPr>
            </w:pPr>
          </w:p>
        </w:tc>
        <w:tc>
          <w:tcPr>
            <w:tcW w:w="828" w:type="pct"/>
            <w:vAlign w:val="center"/>
          </w:tcPr>
          <w:p w14:paraId="5F7162C3" w14:textId="77777777" w:rsidR="00FF64CD" w:rsidRPr="00B6714D" w:rsidRDefault="00FF64CD" w:rsidP="004548CE">
            <w:pPr>
              <w:spacing w:line="240" w:lineRule="auto"/>
              <w:ind w:left="0"/>
              <w:jc w:val="center"/>
              <w:rPr>
                <w:rFonts w:ascii="宋体" w:hAnsi="宋体"/>
                <w:color w:val="000000" w:themeColor="text1"/>
                <w:szCs w:val="21"/>
              </w:rPr>
            </w:pPr>
          </w:p>
        </w:tc>
      </w:tr>
      <w:tr w:rsidR="00183831" w:rsidRPr="00AE0DB5" w14:paraId="5F7162CB" w14:textId="77777777" w:rsidTr="004548CE">
        <w:trPr>
          <w:cantSplit/>
          <w:jc w:val="center"/>
        </w:trPr>
        <w:tc>
          <w:tcPr>
            <w:tcW w:w="548" w:type="pct"/>
            <w:vAlign w:val="center"/>
          </w:tcPr>
          <w:p w14:paraId="5F7162C5" w14:textId="77777777" w:rsidR="00183831" w:rsidRPr="00321B17" w:rsidRDefault="00183831" w:rsidP="004548CE">
            <w:pPr>
              <w:spacing w:line="240" w:lineRule="auto"/>
              <w:ind w:left="0"/>
              <w:jc w:val="center"/>
              <w:rPr>
                <w:rFonts w:ascii="宋体" w:hAnsi="宋体"/>
                <w:color w:val="FF0000"/>
                <w:szCs w:val="21"/>
              </w:rPr>
            </w:pPr>
          </w:p>
        </w:tc>
        <w:tc>
          <w:tcPr>
            <w:tcW w:w="1055" w:type="pct"/>
            <w:vAlign w:val="center"/>
          </w:tcPr>
          <w:p w14:paraId="5F7162C6" w14:textId="77777777" w:rsidR="00183831" w:rsidRPr="00321B17" w:rsidRDefault="00183831" w:rsidP="004548CE">
            <w:pPr>
              <w:spacing w:line="240" w:lineRule="auto"/>
              <w:ind w:left="0"/>
              <w:jc w:val="center"/>
              <w:rPr>
                <w:rFonts w:ascii="宋体" w:hAnsi="宋体"/>
                <w:color w:val="FF0000"/>
                <w:szCs w:val="21"/>
              </w:rPr>
            </w:pPr>
          </w:p>
        </w:tc>
        <w:tc>
          <w:tcPr>
            <w:tcW w:w="675" w:type="pct"/>
            <w:vAlign w:val="center"/>
          </w:tcPr>
          <w:p w14:paraId="5F7162C7" w14:textId="77777777" w:rsidR="00183831" w:rsidRPr="00321B17" w:rsidRDefault="00183831" w:rsidP="004548CE">
            <w:pPr>
              <w:spacing w:line="240" w:lineRule="auto"/>
              <w:ind w:left="0"/>
              <w:jc w:val="center"/>
              <w:rPr>
                <w:rFonts w:ascii="宋体" w:hAnsi="宋体"/>
                <w:color w:val="FF0000"/>
                <w:szCs w:val="21"/>
              </w:rPr>
            </w:pPr>
          </w:p>
        </w:tc>
        <w:tc>
          <w:tcPr>
            <w:tcW w:w="913" w:type="pct"/>
            <w:vAlign w:val="center"/>
          </w:tcPr>
          <w:p w14:paraId="5F7162C8" w14:textId="77777777" w:rsidR="00183831" w:rsidRPr="00321B17" w:rsidRDefault="00183831" w:rsidP="004548CE">
            <w:pPr>
              <w:spacing w:line="240" w:lineRule="auto"/>
              <w:ind w:left="0"/>
              <w:jc w:val="center"/>
              <w:rPr>
                <w:rFonts w:ascii="宋体" w:hAnsi="宋体"/>
                <w:color w:val="FF0000"/>
                <w:szCs w:val="21"/>
              </w:rPr>
            </w:pPr>
          </w:p>
        </w:tc>
        <w:tc>
          <w:tcPr>
            <w:tcW w:w="880" w:type="pct"/>
            <w:vAlign w:val="center"/>
          </w:tcPr>
          <w:p w14:paraId="5F7162C9" w14:textId="77777777" w:rsidR="00183831" w:rsidRPr="00321B17" w:rsidRDefault="00183831" w:rsidP="004548CE">
            <w:pPr>
              <w:spacing w:line="240" w:lineRule="auto"/>
              <w:ind w:left="0"/>
              <w:jc w:val="center"/>
              <w:rPr>
                <w:rFonts w:ascii="宋体" w:hAnsi="宋体"/>
                <w:color w:val="FF0000"/>
                <w:szCs w:val="21"/>
              </w:rPr>
            </w:pPr>
          </w:p>
        </w:tc>
        <w:tc>
          <w:tcPr>
            <w:tcW w:w="828" w:type="pct"/>
            <w:vAlign w:val="center"/>
          </w:tcPr>
          <w:p w14:paraId="5F7162CA" w14:textId="77777777" w:rsidR="00183831" w:rsidRPr="00321B17" w:rsidRDefault="00183831" w:rsidP="004548CE">
            <w:pPr>
              <w:spacing w:line="240" w:lineRule="auto"/>
              <w:ind w:left="0"/>
              <w:jc w:val="center"/>
              <w:rPr>
                <w:rFonts w:ascii="宋体" w:hAnsi="宋体"/>
                <w:color w:val="FF0000"/>
                <w:szCs w:val="21"/>
              </w:rPr>
            </w:pPr>
          </w:p>
        </w:tc>
      </w:tr>
      <w:tr w:rsidR="00183831" w:rsidRPr="00AE0DB5" w14:paraId="5F7162D2" w14:textId="77777777" w:rsidTr="004548CE">
        <w:trPr>
          <w:cantSplit/>
          <w:jc w:val="center"/>
        </w:trPr>
        <w:tc>
          <w:tcPr>
            <w:tcW w:w="548" w:type="pct"/>
            <w:vAlign w:val="center"/>
          </w:tcPr>
          <w:p w14:paraId="5F7162CC" w14:textId="77777777" w:rsidR="00183831" w:rsidRPr="00183831" w:rsidRDefault="00183831" w:rsidP="004548CE">
            <w:pPr>
              <w:spacing w:line="240" w:lineRule="auto"/>
              <w:ind w:left="0"/>
              <w:jc w:val="center"/>
              <w:rPr>
                <w:rFonts w:ascii="宋体" w:hAnsi="宋体"/>
                <w:color w:val="000000" w:themeColor="text1"/>
                <w:szCs w:val="21"/>
              </w:rPr>
            </w:pPr>
          </w:p>
        </w:tc>
        <w:tc>
          <w:tcPr>
            <w:tcW w:w="1055" w:type="pct"/>
            <w:vAlign w:val="center"/>
          </w:tcPr>
          <w:p w14:paraId="5F7162CD" w14:textId="77777777" w:rsidR="00183831" w:rsidRPr="00183831" w:rsidRDefault="00183831" w:rsidP="004548CE">
            <w:pPr>
              <w:spacing w:line="240" w:lineRule="auto"/>
              <w:ind w:left="0"/>
              <w:jc w:val="center"/>
              <w:rPr>
                <w:rFonts w:ascii="宋体" w:hAnsi="宋体"/>
                <w:color w:val="000000" w:themeColor="text1"/>
                <w:szCs w:val="21"/>
              </w:rPr>
            </w:pPr>
          </w:p>
        </w:tc>
        <w:tc>
          <w:tcPr>
            <w:tcW w:w="675" w:type="pct"/>
            <w:vAlign w:val="center"/>
          </w:tcPr>
          <w:p w14:paraId="5F7162CE" w14:textId="77777777" w:rsidR="00183831" w:rsidRPr="00183831" w:rsidRDefault="00183831" w:rsidP="004548CE">
            <w:pPr>
              <w:spacing w:line="240" w:lineRule="auto"/>
              <w:ind w:left="0"/>
              <w:jc w:val="center"/>
              <w:rPr>
                <w:rFonts w:ascii="宋体" w:hAnsi="宋体"/>
                <w:color w:val="000000" w:themeColor="text1"/>
                <w:szCs w:val="21"/>
              </w:rPr>
            </w:pPr>
          </w:p>
        </w:tc>
        <w:tc>
          <w:tcPr>
            <w:tcW w:w="913" w:type="pct"/>
            <w:vAlign w:val="center"/>
          </w:tcPr>
          <w:p w14:paraId="5F7162CF" w14:textId="77777777" w:rsidR="00183831" w:rsidRPr="00183831" w:rsidRDefault="00183831" w:rsidP="004548CE">
            <w:pPr>
              <w:spacing w:line="240" w:lineRule="auto"/>
              <w:ind w:left="0"/>
              <w:jc w:val="center"/>
              <w:rPr>
                <w:rFonts w:ascii="宋体" w:hAnsi="宋体"/>
                <w:color w:val="000000" w:themeColor="text1"/>
                <w:szCs w:val="21"/>
              </w:rPr>
            </w:pPr>
          </w:p>
        </w:tc>
        <w:tc>
          <w:tcPr>
            <w:tcW w:w="880" w:type="pct"/>
            <w:vAlign w:val="center"/>
          </w:tcPr>
          <w:p w14:paraId="5F7162D0" w14:textId="77777777" w:rsidR="00183831" w:rsidRPr="00183831" w:rsidRDefault="00183831" w:rsidP="004548CE">
            <w:pPr>
              <w:spacing w:line="240" w:lineRule="auto"/>
              <w:ind w:left="0"/>
              <w:jc w:val="center"/>
              <w:rPr>
                <w:rFonts w:ascii="宋体" w:hAnsi="宋体"/>
                <w:color w:val="000000" w:themeColor="text1"/>
                <w:szCs w:val="21"/>
              </w:rPr>
            </w:pPr>
          </w:p>
        </w:tc>
        <w:tc>
          <w:tcPr>
            <w:tcW w:w="828" w:type="pct"/>
            <w:vAlign w:val="center"/>
          </w:tcPr>
          <w:p w14:paraId="5F7162D1" w14:textId="77777777" w:rsidR="00183831" w:rsidRPr="00183831" w:rsidRDefault="00183831" w:rsidP="004548CE">
            <w:pPr>
              <w:spacing w:line="240" w:lineRule="auto"/>
              <w:ind w:left="0"/>
              <w:jc w:val="center"/>
              <w:rPr>
                <w:rFonts w:ascii="宋体" w:hAnsi="宋体"/>
                <w:color w:val="000000" w:themeColor="text1"/>
                <w:szCs w:val="21"/>
              </w:rPr>
            </w:pPr>
          </w:p>
        </w:tc>
      </w:tr>
      <w:tr w:rsidR="00183831" w:rsidRPr="00AE0DB5" w14:paraId="5F7162D9" w14:textId="77777777" w:rsidTr="004548CE">
        <w:trPr>
          <w:cantSplit/>
          <w:jc w:val="center"/>
        </w:trPr>
        <w:tc>
          <w:tcPr>
            <w:tcW w:w="548" w:type="pct"/>
            <w:vAlign w:val="center"/>
          </w:tcPr>
          <w:p w14:paraId="5F7162D3" w14:textId="77777777" w:rsidR="00183831" w:rsidRPr="00183831" w:rsidRDefault="00183831" w:rsidP="004548CE">
            <w:pPr>
              <w:spacing w:line="240" w:lineRule="auto"/>
              <w:ind w:left="0"/>
              <w:jc w:val="center"/>
              <w:rPr>
                <w:rFonts w:ascii="宋体" w:hAnsi="宋体"/>
                <w:color w:val="000000" w:themeColor="text1"/>
                <w:szCs w:val="21"/>
              </w:rPr>
            </w:pPr>
          </w:p>
        </w:tc>
        <w:tc>
          <w:tcPr>
            <w:tcW w:w="1055" w:type="pct"/>
            <w:vAlign w:val="center"/>
          </w:tcPr>
          <w:p w14:paraId="5F7162D4" w14:textId="77777777" w:rsidR="00183831" w:rsidRPr="00183831" w:rsidRDefault="00183831" w:rsidP="004548CE">
            <w:pPr>
              <w:spacing w:line="240" w:lineRule="auto"/>
              <w:ind w:left="0"/>
              <w:jc w:val="center"/>
              <w:rPr>
                <w:rFonts w:ascii="宋体" w:hAnsi="宋体"/>
                <w:color w:val="000000" w:themeColor="text1"/>
                <w:szCs w:val="21"/>
              </w:rPr>
            </w:pPr>
          </w:p>
        </w:tc>
        <w:tc>
          <w:tcPr>
            <w:tcW w:w="675" w:type="pct"/>
            <w:vAlign w:val="center"/>
          </w:tcPr>
          <w:p w14:paraId="5F7162D5" w14:textId="77777777" w:rsidR="00183831" w:rsidRPr="00183831" w:rsidRDefault="00183831" w:rsidP="004548CE">
            <w:pPr>
              <w:spacing w:line="240" w:lineRule="auto"/>
              <w:ind w:left="0"/>
              <w:jc w:val="center"/>
              <w:rPr>
                <w:rFonts w:ascii="宋体" w:hAnsi="宋体"/>
                <w:color w:val="000000" w:themeColor="text1"/>
                <w:szCs w:val="21"/>
              </w:rPr>
            </w:pPr>
          </w:p>
        </w:tc>
        <w:tc>
          <w:tcPr>
            <w:tcW w:w="913" w:type="pct"/>
            <w:vAlign w:val="center"/>
          </w:tcPr>
          <w:p w14:paraId="5F7162D6" w14:textId="77777777" w:rsidR="00183831" w:rsidRPr="00183831" w:rsidRDefault="00183831" w:rsidP="004548CE">
            <w:pPr>
              <w:spacing w:line="240" w:lineRule="auto"/>
              <w:ind w:left="0"/>
              <w:jc w:val="center"/>
              <w:rPr>
                <w:rFonts w:ascii="宋体" w:hAnsi="宋体"/>
                <w:color w:val="000000" w:themeColor="text1"/>
                <w:szCs w:val="21"/>
              </w:rPr>
            </w:pPr>
          </w:p>
        </w:tc>
        <w:tc>
          <w:tcPr>
            <w:tcW w:w="880" w:type="pct"/>
            <w:vAlign w:val="center"/>
          </w:tcPr>
          <w:p w14:paraId="5F7162D7" w14:textId="77777777" w:rsidR="00183831" w:rsidRPr="00183831" w:rsidRDefault="00183831" w:rsidP="004548CE">
            <w:pPr>
              <w:spacing w:line="240" w:lineRule="auto"/>
              <w:ind w:left="0"/>
              <w:jc w:val="center"/>
              <w:rPr>
                <w:rFonts w:ascii="宋体" w:hAnsi="宋体"/>
                <w:color w:val="000000" w:themeColor="text1"/>
                <w:szCs w:val="21"/>
              </w:rPr>
            </w:pPr>
          </w:p>
        </w:tc>
        <w:tc>
          <w:tcPr>
            <w:tcW w:w="828" w:type="pct"/>
            <w:vAlign w:val="center"/>
          </w:tcPr>
          <w:p w14:paraId="5F7162D8" w14:textId="77777777" w:rsidR="00183831" w:rsidRPr="00183831" w:rsidRDefault="00183831" w:rsidP="004548CE">
            <w:pPr>
              <w:spacing w:line="240" w:lineRule="auto"/>
              <w:ind w:left="0"/>
              <w:jc w:val="center"/>
              <w:rPr>
                <w:rFonts w:ascii="宋体" w:hAnsi="宋体"/>
                <w:color w:val="000000" w:themeColor="text1"/>
                <w:szCs w:val="21"/>
              </w:rPr>
            </w:pPr>
          </w:p>
        </w:tc>
      </w:tr>
      <w:tr w:rsidR="00183831" w:rsidRPr="00AE0DB5" w14:paraId="5F7162E0" w14:textId="77777777" w:rsidTr="004548CE">
        <w:trPr>
          <w:cantSplit/>
          <w:jc w:val="center"/>
        </w:trPr>
        <w:tc>
          <w:tcPr>
            <w:tcW w:w="548" w:type="pct"/>
            <w:vAlign w:val="center"/>
          </w:tcPr>
          <w:p w14:paraId="5F7162DA" w14:textId="77777777" w:rsidR="00183831" w:rsidRPr="00183831" w:rsidRDefault="00183831" w:rsidP="004548CE">
            <w:pPr>
              <w:spacing w:line="240" w:lineRule="auto"/>
              <w:ind w:left="0"/>
              <w:jc w:val="center"/>
              <w:rPr>
                <w:rFonts w:ascii="宋体" w:hAnsi="宋体"/>
                <w:color w:val="000000" w:themeColor="text1"/>
                <w:szCs w:val="21"/>
              </w:rPr>
            </w:pPr>
          </w:p>
        </w:tc>
        <w:tc>
          <w:tcPr>
            <w:tcW w:w="1055" w:type="pct"/>
            <w:vAlign w:val="center"/>
          </w:tcPr>
          <w:p w14:paraId="5F7162DB" w14:textId="77777777" w:rsidR="00183831" w:rsidRPr="00183831" w:rsidRDefault="00183831" w:rsidP="004548CE">
            <w:pPr>
              <w:spacing w:line="240" w:lineRule="auto"/>
              <w:ind w:left="0"/>
              <w:jc w:val="center"/>
              <w:rPr>
                <w:rFonts w:ascii="宋体" w:hAnsi="宋体"/>
                <w:color w:val="000000" w:themeColor="text1"/>
                <w:szCs w:val="21"/>
              </w:rPr>
            </w:pPr>
          </w:p>
        </w:tc>
        <w:tc>
          <w:tcPr>
            <w:tcW w:w="675" w:type="pct"/>
            <w:vAlign w:val="center"/>
          </w:tcPr>
          <w:p w14:paraId="5F7162DC" w14:textId="77777777" w:rsidR="00183831" w:rsidRPr="00183831" w:rsidRDefault="00183831" w:rsidP="004548CE">
            <w:pPr>
              <w:spacing w:line="240" w:lineRule="auto"/>
              <w:ind w:left="0"/>
              <w:jc w:val="center"/>
              <w:rPr>
                <w:rFonts w:ascii="宋体" w:hAnsi="宋体"/>
                <w:color w:val="000000" w:themeColor="text1"/>
                <w:szCs w:val="21"/>
              </w:rPr>
            </w:pPr>
          </w:p>
        </w:tc>
        <w:tc>
          <w:tcPr>
            <w:tcW w:w="913" w:type="pct"/>
            <w:vAlign w:val="center"/>
          </w:tcPr>
          <w:p w14:paraId="5F7162DD" w14:textId="77777777" w:rsidR="00183831" w:rsidRPr="00183831" w:rsidRDefault="00183831" w:rsidP="004548CE">
            <w:pPr>
              <w:spacing w:line="240" w:lineRule="auto"/>
              <w:ind w:left="0"/>
              <w:jc w:val="center"/>
              <w:rPr>
                <w:rFonts w:ascii="宋体" w:hAnsi="宋体"/>
                <w:color w:val="000000" w:themeColor="text1"/>
                <w:szCs w:val="21"/>
              </w:rPr>
            </w:pPr>
          </w:p>
        </w:tc>
        <w:tc>
          <w:tcPr>
            <w:tcW w:w="880" w:type="pct"/>
            <w:vAlign w:val="center"/>
          </w:tcPr>
          <w:p w14:paraId="5F7162DE" w14:textId="77777777" w:rsidR="00183831" w:rsidRPr="00183831" w:rsidRDefault="00183831" w:rsidP="004548CE">
            <w:pPr>
              <w:spacing w:line="240" w:lineRule="auto"/>
              <w:ind w:left="0"/>
              <w:jc w:val="center"/>
              <w:rPr>
                <w:rFonts w:ascii="宋体" w:hAnsi="宋体"/>
                <w:color w:val="000000" w:themeColor="text1"/>
                <w:szCs w:val="21"/>
              </w:rPr>
            </w:pPr>
          </w:p>
        </w:tc>
        <w:tc>
          <w:tcPr>
            <w:tcW w:w="828" w:type="pct"/>
            <w:vAlign w:val="center"/>
          </w:tcPr>
          <w:p w14:paraId="5F7162DF" w14:textId="77777777" w:rsidR="00183831" w:rsidRPr="00183831" w:rsidRDefault="00183831" w:rsidP="004548CE">
            <w:pPr>
              <w:spacing w:line="240" w:lineRule="auto"/>
              <w:ind w:left="0"/>
              <w:jc w:val="center"/>
              <w:rPr>
                <w:rFonts w:ascii="宋体" w:hAnsi="宋体"/>
                <w:color w:val="000000" w:themeColor="text1"/>
                <w:szCs w:val="21"/>
              </w:rPr>
            </w:pPr>
          </w:p>
        </w:tc>
      </w:tr>
      <w:tr w:rsidR="00183831" w:rsidRPr="00AE0DB5" w14:paraId="5F7162E7" w14:textId="77777777" w:rsidTr="004548CE">
        <w:trPr>
          <w:cantSplit/>
          <w:jc w:val="center"/>
        </w:trPr>
        <w:tc>
          <w:tcPr>
            <w:tcW w:w="548" w:type="pct"/>
            <w:vAlign w:val="center"/>
          </w:tcPr>
          <w:p w14:paraId="5F7162E1" w14:textId="77777777" w:rsidR="00183831" w:rsidRPr="00183831" w:rsidRDefault="00183831" w:rsidP="004548CE">
            <w:pPr>
              <w:spacing w:line="240" w:lineRule="auto"/>
              <w:ind w:left="0"/>
              <w:jc w:val="center"/>
              <w:rPr>
                <w:rFonts w:ascii="宋体" w:hAnsi="宋体"/>
                <w:color w:val="000000" w:themeColor="text1"/>
                <w:szCs w:val="21"/>
              </w:rPr>
            </w:pPr>
          </w:p>
        </w:tc>
        <w:tc>
          <w:tcPr>
            <w:tcW w:w="1055" w:type="pct"/>
            <w:vAlign w:val="center"/>
          </w:tcPr>
          <w:p w14:paraId="5F7162E2" w14:textId="77777777" w:rsidR="00183831" w:rsidRPr="00183831" w:rsidRDefault="00183831" w:rsidP="004548CE">
            <w:pPr>
              <w:spacing w:line="240" w:lineRule="auto"/>
              <w:ind w:left="0"/>
              <w:jc w:val="center"/>
              <w:rPr>
                <w:rFonts w:ascii="宋体" w:hAnsi="宋体"/>
                <w:color w:val="000000" w:themeColor="text1"/>
                <w:szCs w:val="21"/>
              </w:rPr>
            </w:pPr>
          </w:p>
        </w:tc>
        <w:tc>
          <w:tcPr>
            <w:tcW w:w="675" w:type="pct"/>
            <w:vAlign w:val="center"/>
          </w:tcPr>
          <w:p w14:paraId="5F7162E3" w14:textId="77777777" w:rsidR="00183831" w:rsidRPr="00183831" w:rsidRDefault="00183831" w:rsidP="004548CE">
            <w:pPr>
              <w:spacing w:line="240" w:lineRule="auto"/>
              <w:ind w:left="0"/>
              <w:jc w:val="center"/>
              <w:rPr>
                <w:rFonts w:ascii="宋体" w:hAnsi="宋体"/>
                <w:color w:val="000000" w:themeColor="text1"/>
                <w:szCs w:val="21"/>
              </w:rPr>
            </w:pPr>
          </w:p>
        </w:tc>
        <w:tc>
          <w:tcPr>
            <w:tcW w:w="913" w:type="pct"/>
            <w:vAlign w:val="center"/>
          </w:tcPr>
          <w:p w14:paraId="5F7162E4" w14:textId="77777777" w:rsidR="00183831" w:rsidRPr="00183831" w:rsidRDefault="00183831" w:rsidP="004548CE">
            <w:pPr>
              <w:spacing w:line="240" w:lineRule="auto"/>
              <w:ind w:left="0"/>
              <w:jc w:val="center"/>
              <w:rPr>
                <w:rFonts w:ascii="宋体" w:hAnsi="宋体"/>
                <w:color w:val="000000" w:themeColor="text1"/>
                <w:szCs w:val="21"/>
              </w:rPr>
            </w:pPr>
          </w:p>
        </w:tc>
        <w:tc>
          <w:tcPr>
            <w:tcW w:w="880" w:type="pct"/>
            <w:vAlign w:val="center"/>
          </w:tcPr>
          <w:p w14:paraId="5F7162E5" w14:textId="77777777" w:rsidR="00183831" w:rsidRPr="00183831" w:rsidRDefault="00183831" w:rsidP="004548CE">
            <w:pPr>
              <w:spacing w:line="240" w:lineRule="auto"/>
              <w:ind w:left="0"/>
              <w:jc w:val="center"/>
              <w:rPr>
                <w:rFonts w:ascii="宋体" w:hAnsi="宋体"/>
                <w:color w:val="000000" w:themeColor="text1"/>
                <w:szCs w:val="21"/>
              </w:rPr>
            </w:pPr>
          </w:p>
        </w:tc>
        <w:tc>
          <w:tcPr>
            <w:tcW w:w="828" w:type="pct"/>
            <w:vAlign w:val="center"/>
          </w:tcPr>
          <w:p w14:paraId="5F7162E6" w14:textId="77777777" w:rsidR="00183831" w:rsidRPr="00183831" w:rsidRDefault="00183831" w:rsidP="004548CE">
            <w:pPr>
              <w:spacing w:line="240" w:lineRule="auto"/>
              <w:ind w:left="0"/>
              <w:jc w:val="center"/>
              <w:rPr>
                <w:rFonts w:ascii="宋体" w:hAnsi="宋体"/>
                <w:color w:val="000000" w:themeColor="text1"/>
                <w:szCs w:val="21"/>
              </w:rPr>
            </w:pPr>
          </w:p>
        </w:tc>
      </w:tr>
      <w:tr w:rsidR="00183831" w:rsidRPr="00AE0DB5" w14:paraId="5F7162EE" w14:textId="77777777" w:rsidTr="004548CE">
        <w:trPr>
          <w:cantSplit/>
          <w:jc w:val="center"/>
        </w:trPr>
        <w:tc>
          <w:tcPr>
            <w:tcW w:w="548" w:type="pct"/>
            <w:vAlign w:val="center"/>
          </w:tcPr>
          <w:p w14:paraId="5F7162E8" w14:textId="77777777" w:rsidR="00183831" w:rsidRPr="00183831" w:rsidRDefault="00183831" w:rsidP="004548CE">
            <w:pPr>
              <w:spacing w:line="240" w:lineRule="auto"/>
              <w:ind w:left="0"/>
              <w:jc w:val="center"/>
              <w:rPr>
                <w:rFonts w:ascii="宋体" w:hAnsi="宋体"/>
                <w:color w:val="000000" w:themeColor="text1"/>
                <w:szCs w:val="21"/>
              </w:rPr>
            </w:pPr>
          </w:p>
        </w:tc>
        <w:tc>
          <w:tcPr>
            <w:tcW w:w="1055" w:type="pct"/>
            <w:vAlign w:val="center"/>
          </w:tcPr>
          <w:p w14:paraId="5F7162E9" w14:textId="77777777" w:rsidR="00183831" w:rsidRPr="00183831" w:rsidRDefault="00183831" w:rsidP="004548CE">
            <w:pPr>
              <w:spacing w:line="240" w:lineRule="auto"/>
              <w:ind w:left="0"/>
              <w:jc w:val="center"/>
              <w:rPr>
                <w:rFonts w:ascii="宋体" w:hAnsi="宋体"/>
                <w:color w:val="000000" w:themeColor="text1"/>
                <w:szCs w:val="21"/>
              </w:rPr>
            </w:pPr>
          </w:p>
        </w:tc>
        <w:tc>
          <w:tcPr>
            <w:tcW w:w="675" w:type="pct"/>
            <w:vAlign w:val="center"/>
          </w:tcPr>
          <w:p w14:paraId="5F7162EA" w14:textId="77777777" w:rsidR="00183831" w:rsidRPr="00183831" w:rsidRDefault="00183831" w:rsidP="004548CE">
            <w:pPr>
              <w:spacing w:line="240" w:lineRule="auto"/>
              <w:ind w:left="0"/>
              <w:jc w:val="center"/>
              <w:rPr>
                <w:rFonts w:ascii="宋体" w:hAnsi="宋体"/>
                <w:color w:val="000000" w:themeColor="text1"/>
                <w:szCs w:val="21"/>
              </w:rPr>
            </w:pPr>
          </w:p>
        </w:tc>
        <w:tc>
          <w:tcPr>
            <w:tcW w:w="913" w:type="pct"/>
            <w:vAlign w:val="center"/>
          </w:tcPr>
          <w:p w14:paraId="5F7162EB" w14:textId="77777777" w:rsidR="00183831" w:rsidRPr="00183831" w:rsidRDefault="00183831" w:rsidP="004548CE">
            <w:pPr>
              <w:spacing w:line="240" w:lineRule="auto"/>
              <w:ind w:left="0"/>
              <w:jc w:val="center"/>
              <w:rPr>
                <w:rFonts w:ascii="宋体" w:hAnsi="宋体"/>
                <w:color w:val="000000" w:themeColor="text1"/>
                <w:szCs w:val="21"/>
              </w:rPr>
            </w:pPr>
          </w:p>
        </w:tc>
        <w:tc>
          <w:tcPr>
            <w:tcW w:w="880" w:type="pct"/>
            <w:vAlign w:val="center"/>
          </w:tcPr>
          <w:p w14:paraId="5F7162EC" w14:textId="77777777" w:rsidR="00183831" w:rsidRPr="00183831" w:rsidRDefault="00183831" w:rsidP="004548CE">
            <w:pPr>
              <w:spacing w:line="240" w:lineRule="auto"/>
              <w:ind w:left="0"/>
              <w:jc w:val="center"/>
              <w:rPr>
                <w:rFonts w:ascii="宋体" w:hAnsi="宋体"/>
                <w:color w:val="000000" w:themeColor="text1"/>
                <w:szCs w:val="21"/>
              </w:rPr>
            </w:pPr>
          </w:p>
        </w:tc>
        <w:tc>
          <w:tcPr>
            <w:tcW w:w="828" w:type="pct"/>
            <w:vAlign w:val="center"/>
          </w:tcPr>
          <w:p w14:paraId="5F7162ED" w14:textId="77777777" w:rsidR="00183831" w:rsidRPr="00183831" w:rsidRDefault="00183831" w:rsidP="004548CE">
            <w:pPr>
              <w:spacing w:line="240" w:lineRule="auto"/>
              <w:ind w:left="0"/>
              <w:jc w:val="center"/>
              <w:rPr>
                <w:rFonts w:ascii="宋体" w:hAnsi="宋体"/>
                <w:color w:val="000000" w:themeColor="text1"/>
                <w:szCs w:val="21"/>
              </w:rPr>
            </w:pPr>
          </w:p>
        </w:tc>
      </w:tr>
      <w:tr w:rsidR="00183831" w:rsidRPr="00AE0DB5" w14:paraId="5F7162F5" w14:textId="77777777" w:rsidTr="004548CE">
        <w:trPr>
          <w:cantSplit/>
          <w:jc w:val="center"/>
        </w:trPr>
        <w:tc>
          <w:tcPr>
            <w:tcW w:w="548" w:type="pct"/>
            <w:vAlign w:val="center"/>
          </w:tcPr>
          <w:p w14:paraId="5F7162EF" w14:textId="77777777" w:rsidR="00183831" w:rsidRPr="00183831" w:rsidRDefault="00183831" w:rsidP="004548CE">
            <w:pPr>
              <w:spacing w:line="240" w:lineRule="auto"/>
              <w:ind w:left="0"/>
              <w:jc w:val="center"/>
              <w:rPr>
                <w:rFonts w:ascii="宋体" w:hAnsi="宋体"/>
                <w:color w:val="000000" w:themeColor="text1"/>
                <w:szCs w:val="21"/>
              </w:rPr>
            </w:pPr>
          </w:p>
        </w:tc>
        <w:tc>
          <w:tcPr>
            <w:tcW w:w="1055" w:type="pct"/>
            <w:vAlign w:val="center"/>
          </w:tcPr>
          <w:p w14:paraId="5F7162F0" w14:textId="77777777" w:rsidR="00183831" w:rsidRPr="00183831" w:rsidRDefault="00183831" w:rsidP="004548CE">
            <w:pPr>
              <w:spacing w:line="240" w:lineRule="auto"/>
              <w:ind w:left="0"/>
              <w:jc w:val="center"/>
              <w:rPr>
                <w:rFonts w:ascii="宋体" w:hAnsi="宋体"/>
                <w:color w:val="000000" w:themeColor="text1"/>
                <w:szCs w:val="21"/>
              </w:rPr>
            </w:pPr>
          </w:p>
        </w:tc>
        <w:tc>
          <w:tcPr>
            <w:tcW w:w="675" w:type="pct"/>
            <w:vAlign w:val="center"/>
          </w:tcPr>
          <w:p w14:paraId="5F7162F1" w14:textId="77777777" w:rsidR="00183831" w:rsidRPr="00183831" w:rsidRDefault="00183831" w:rsidP="004548CE">
            <w:pPr>
              <w:spacing w:line="240" w:lineRule="auto"/>
              <w:ind w:left="0"/>
              <w:jc w:val="center"/>
              <w:rPr>
                <w:rFonts w:ascii="宋体" w:hAnsi="宋体"/>
                <w:color w:val="000000" w:themeColor="text1"/>
                <w:szCs w:val="21"/>
              </w:rPr>
            </w:pPr>
          </w:p>
        </w:tc>
        <w:tc>
          <w:tcPr>
            <w:tcW w:w="913" w:type="pct"/>
            <w:vAlign w:val="center"/>
          </w:tcPr>
          <w:p w14:paraId="5F7162F2" w14:textId="77777777" w:rsidR="00183831" w:rsidRPr="00183831" w:rsidRDefault="00183831" w:rsidP="004548CE">
            <w:pPr>
              <w:spacing w:line="240" w:lineRule="auto"/>
              <w:ind w:left="0"/>
              <w:jc w:val="center"/>
              <w:rPr>
                <w:rFonts w:ascii="宋体" w:hAnsi="宋体"/>
                <w:color w:val="000000" w:themeColor="text1"/>
                <w:szCs w:val="21"/>
              </w:rPr>
            </w:pPr>
          </w:p>
        </w:tc>
        <w:tc>
          <w:tcPr>
            <w:tcW w:w="880" w:type="pct"/>
            <w:vAlign w:val="center"/>
          </w:tcPr>
          <w:p w14:paraId="5F7162F3" w14:textId="77777777" w:rsidR="00183831" w:rsidRPr="00183831" w:rsidRDefault="00183831" w:rsidP="004548CE">
            <w:pPr>
              <w:spacing w:line="240" w:lineRule="auto"/>
              <w:ind w:left="0"/>
              <w:jc w:val="center"/>
              <w:rPr>
                <w:rFonts w:ascii="宋体" w:hAnsi="宋体"/>
                <w:color w:val="000000" w:themeColor="text1"/>
                <w:szCs w:val="21"/>
              </w:rPr>
            </w:pPr>
          </w:p>
        </w:tc>
        <w:tc>
          <w:tcPr>
            <w:tcW w:w="828" w:type="pct"/>
            <w:vAlign w:val="center"/>
          </w:tcPr>
          <w:p w14:paraId="5F7162F4" w14:textId="77777777" w:rsidR="00183831" w:rsidRPr="00183831" w:rsidRDefault="00183831" w:rsidP="004548CE">
            <w:pPr>
              <w:spacing w:line="240" w:lineRule="auto"/>
              <w:ind w:left="0"/>
              <w:jc w:val="center"/>
              <w:rPr>
                <w:rFonts w:ascii="宋体" w:hAnsi="宋体"/>
                <w:color w:val="000000" w:themeColor="text1"/>
                <w:szCs w:val="21"/>
              </w:rPr>
            </w:pPr>
          </w:p>
        </w:tc>
      </w:tr>
      <w:tr w:rsidR="00183831" w:rsidRPr="00AE0DB5" w14:paraId="5F7162FC" w14:textId="77777777" w:rsidTr="004548CE">
        <w:trPr>
          <w:cantSplit/>
          <w:jc w:val="center"/>
        </w:trPr>
        <w:tc>
          <w:tcPr>
            <w:tcW w:w="548" w:type="pct"/>
            <w:vAlign w:val="center"/>
          </w:tcPr>
          <w:p w14:paraId="5F7162F6" w14:textId="77777777" w:rsidR="00183831" w:rsidRPr="00183831" w:rsidRDefault="00183831" w:rsidP="004548CE">
            <w:pPr>
              <w:spacing w:line="240" w:lineRule="auto"/>
              <w:ind w:left="0"/>
              <w:jc w:val="center"/>
              <w:rPr>
                <w:rFonts w:ascii="宋体" w:hAnsi="宋体"/>
                <w:color w:val="000000" w:themeColor="text1"/>
                <w:szCs w:val="21"/>
              </w:rPr>
            </w:pPr>
          </w:p>
        </w:tc>
        <w:tc>
          <w:tcPr>
            <w:tcW w:w="1055" w:type="pct"/>
            <w:vAlign w:val="center"/>
          </w:tcPr>
          <w:p w14:paraId="5F7162F7" w14:textId="77777777" w:rsidR="00183831" w:rsidRPr="00183831" w:rsidRDefault="00183831" w:rsidP="004548CE">
            <w:pPr>
              <w:spacing w:line="240" w:lineRule="auto"/>
              <w:ind w:left="0"/>
              <w:jc w:val="center"/>
              <w:rPr>
                <w:rFonts w:ascii="宋体" w:hAnsi="宋体"/>
                <w:color w:val="000000" w:themeColor="text1"/>
                <w:szCs w:val="21"/>
              </w:rPr>
            </w:pPr>
          </w:p>
        </w:tc>
        <w:tc>
          <w:tcPr>
            <w:tcW w:w="675" w:type="pct"/>
            <w:vAlign w:val="center"/>
          </w:tcPr>
          <w:p w14:paraId="5F7162F8" w14:textId="77777777" w:rsidR="00183831" w:rsidRPr="00183831" w:rsidRDefault="00183831" w:rsidP="004548CE">
            <w:pPr>
              <w:spacing w:line="240" w:lineRule="auto"/>
              <w:ind w:left="0"/>
              <w:jc w:val="center"/>
              <w:rPr>
                <w:rFonts w:ascii="宋体" w:hAnsi="宋体"/>
                <w:color w:val="000000" w:themeColor="text1"/>
                <w:szCs w:val="21"/>
              </w:rPr>
            </w:pPr>
          </w:p>
        </w:tc>
        <w:tc>
          <w:tcPr>
            <w:tcW w:w="913" w:type="pct"/>
            <w:vAlign w:val="center"/>
          </w:tcPr>
          <w:p w14:paraId="5F7162F9" w14:textId="77777777" w:rsidR="00183831" w:rsidRPr="00183831" w:rsidRDefault="00183831" w:rsidP="004548CE">
            <w:pPr>
              <w:spacing w:line="240" w:lineRule="auto"/>
              <w:ind w:left="0"/>
              <w:jc w:val="center"/>
              <w:rPr>
                <w:rFonts w:ascii="宋体" w:hAnsi="宋体"/>
                <w:color w:val="000000" w:themeColor="text1"/>
                <w:szCs w:val="21"/>
              </w:rPr>
            </w:pPr>
          </w:p>
        </w:tc>
        <w:tc>
          <w:tcPr>
            <w:tcW w:w="880" w:type="pct"/>
            <w:vAlign w:val="center"/>
          </w:tcPr>
          <w:p w14:paraId="5F7162FA" w14:textId="77777777" w:rsidR="00183831" w:rsidRPr="00183831" w:rsidRDefault="00183831" w:rsidP="004548CE">
            <w:pPr>
              <w:spacing w:line="240" w:lineRule="auto"/>
              <w:ind w:left="0"/>
              <w:jc w:val="center"/>
              <w:rPr>
                <w:rFonts w:ascii="宋体" w:hAnsi="宋体"/>
                <w:color w:val="000000" w:themeColor="text1"/>
                <w:szCs w:val="21"/>
              </w:rPr>
            </w:pPr>
          </w:p>
        </w:tc>
        <w:tc>
          <w:tcPr>
            <w:tcW w:w="828" w:type="pct"/>
            <w:vAlign w:val="center"/>
          </w:tcPr>
          <w:p w14:paraId="5F7162FB" w14:textId="77777777" w:rsidR="00183831" w:rsidRPr="00183831" w:rsidRDefault="00183831" w:rsidP="004548CE">
            <w:pPr>
              <w:spacing w:line="240" w:lineRule="auto"/>
              <w:ind w:left="0"/>
              <w:jc w:val="center"/>
              <w:rPr>
                <w:rFonts w:ascii="宋体" w:hAnsi="宋体"/>
                <w:color w:val="000000" w:themeColor="text1"/>
                <w:szCs w:val="21"/>
              </w:rPr>
            </w:pPr>
          </w:p>
        </w:tc>
      </w:tr>
      <w:tr w:rsidR="00183831" w:rsidRPr="00AE0DB5" w14:paraId="5F716303" w14:textId="77777777" w:rsidTr="004548CE">
        <w:trPr>
          <w:cantSplit/>
          <w:jc w:val="center"/>
        </w:trPr>
        <w:tc>
          <w:tcPr>
            <w:tcW w:w="548" w:type="pct"/>
            <w:vAlign w:val="center"/>
          </w:tcPr>
          <w:p w14:paraId="5F7162FD" w14:textId="77777777" w:rsidR="00183831" w:rsidRPr="00183831" w:rsidRDefault="00183831" w:rsidP="004548CE">
            <w:pPr>
              <w:spacing w:line="240" w:lineRule="auto"/>
              <w:ind w:left="0"/>
              <w:jc w:val="center"/>
              <w:rPr>
                <w:rFonts w:ascii="宋体" w:hAnsi="宋体"/>
                <w:color w:val="000000" w:themeColor="text1"/>
                <w:szCs w:val="21"/>
              </w:rPr>
            </w:pPr>
          </w:p>
        </w:tc>
        <w:tc>
          <w:tcPr>
            <w:tcW w:w="1055" w:type="pct"/>
            <w:vAlign w:val="center"/>
          </w:tcPr>
          <w:p w14:paraId="5F7162FE" w14:textId="77777777" w:rsidR="00183831" w:rsidRPr="00183831" w:rsidRDefault="00183831" w:rsidP="004548CE">
            <w:pPr>
              <w:spacing w:line="240" w:lineRule="auto"/>
              <w:ind w:left="0"/>
              <w:jc w:val="center"/>
              <w:rPr>
                <w:rFonts w:ascii="宋体" w:hAnsi="宋体"/>
                <w:color w:val="000000" w:themeColor="text1"/>
                <w:szCs w:val="21"/>
              </w:rPr>
            </w:pPr>
          </w:p>
        </w:tc>
        <w:tc>
          <w:tcPr>
            <w:tcW w:w="675" w:type="pct"/>
            <w:vAlign w:val="center"/>
          </w:tcPr>
          <w:p w14:paraId="5F7162FF" w14:textId="77777777" w:rsidR="00183831" w:rsidRPr="00183831" w:rsidRDefault="00183831" w:rsidP="004548CE">
            <w:pPr>
              <w:spacing w:line="240" w:lineRule="auto"/>
              <w:ind w:left="0"/>
              <w:jc w:val="center"/>
              <w:rPr>
                <w:rFonts w:ascii="宋体" w:hAnsi="宋体"/>
                <w:color w:val="000000" w:themeColor="text1"/>
                <w:szCs w:val="21"/>
              </w:rPr>
            </w:pPr>
          </w:p>
        </w:tc>
        <w:tc>
          <w:tcPr>
            <w:tcW w:w="913" w:type="pct"/>
            <w:vAlign w:val="center"/>
          </w:tcPr>
          <w:p w14:paraId="5F716300" w14:textId="77777777" w:rsidR="00183831" w:rsidRPr="00183831" w:rsidRDefault="00183831" w:rsidP="004548CE">
            <w:pPr>
              <w:spacing w:line="240" w:lineRule="auto"/>
              <w:ind w:left="0"/>
              <w:jc w:val="center"/>
              <w:rPr>
                <w:rFonts w:ascii="宋体" w:hAnsi="宋体"/>
                <w:color w:val="000000" w:themeColor="text1"/>
                <w:szCs w:val="21"/>
              </w:rPr>
            </w:pPr>
          </w:p>
        </w:tc>
        <w:tc>
          <w:tcPr>
            <w:tcW w:w="880" w:type="pct"/>
            <w:vAlign w:val="center"/>
          </w:tcPr>
          <w:p w14:paraId="5F716301" w14:textId="77777777" w:rsidR="00183831" w:rsidRPr="00183831" w:rsidRDefault="00183831" w:rsidP="004548CE">
            <w:pPr>
              <w:spacing w:line="240" w:lineRule="auto"/>
              <w:ind w:left="0"/>
              <w:jc w:val="center"/>
              <w:rPr>
                <w:rFonts w:ascii="宋体" w:hAnsi="宋体"/>
                <w:color w:val="000000" w:themeColor="text1"/>
                <w:szCs w:val="21"/>
              </w:rPr>
            </w:pPr>
          </w:p>
        </w:tc>
        <w:tc>
          <w:tcPr>
            <w:tcW w:w="828" w:type="pct"/>
            <w:vAlign w:val="center"/>
          </w:tcPr>
          <w:p w14:paraId="5F716302" w14:textId="77777777" w:rsidR="00183831" w:rsidRPr="00183831" w:rsidRDefault="00183831" w:rsidP="004548CE">
            <w:pPr>
              <w:spacing w:line="240" w:lineRule="auto"/>
              <w:ind w:left="0"/>
              <w:jc w:val="center"/>
              <w:rPr>
                <w:rFonts w:ascii="宋体" w:hAnsi="宋体"/>
                <w:color w:val="000000" w:themeColor="text1"/>
                <w:szCs w:val="21"/>
              </w:rPr>
            </w:pPr>
          </w:p>
        </w:tc>
      </w:tr>
      <w:tr w:rsidR="00B678B9" w:rsidRPr="00AE0DB5" w14:paraId="5F71630A" w14:textId="77777777" w:rsidTr="004548CE">
        <w:trPr>
          <w:cantSplit/>
          <w:jc w:val="center"/>
        </w:trPr>
        <w:tc>
          <w:tcPr>
            <w:tcW w:w="548" w:type="pct"/>
            <w:vAlign w:val="center"/>
          </w:tcPr>
          <w:p w14:paraId="5F716304" w14:textId="77777777" w:rsidR="00B678B9" w:rsidRPr="00183831" w:rsidRDefault="00B678B9" w:rsidP="004548CE">
            <w:pPr>
              <w:spacing w:line="240" w:lineRule="auto"/>
              <w:ind w:left="0"/>
              <w:jc w:val="center"/>
              <w:rPr>
                <w:rFonts w:ascii="宋体" w:hAnsi="宋体"/>
                <w:color w:val="000000" w:themeColor="text1"/>
                <w:szCs w:val="21"/>
              </w:rPr>
            </w:pPr>
          </w:p>
        </w:tc>
        <w:tc>
          <w:tcPr>
            <w:tcW w:w="1055" w:type="pct"/>
            <w:vAlign w:val="center"/>
          </w:tcPr>
          <w:p w14:paraId="5F716305" w14:textId="77777777" w:rsidR="00B678B9" w:rsidRPr="00183831" w:rsidRDefault="00B678B9" w:rsidP="004548CE">
            <w:pPr>
              <w:spacing w:line="240" w:lineRule="auto"/>
              <w:ind w:left="0"/>
              <w:jc w:val="center"/>
              <w:rPr>
                <w:rFonts w:ascii="宋体" w:hAnsi="宋体"/>
                <w:color w:val="000000" w:themeColor="text1"/>
                <w:szCs w:val="21"/>
              </w:rPr>
            </w:pPr>
          </w:p>
        </w:tc>
        <w:tc>
          <w:tcPr>
            <w:tcW w:w="675" w:type="pct"/>
            <w:vAlign w:val="center"/>
          </w:tcPr>
          <w:p w14:paraId="5F716306" w14:textId="77777777" w:rsidR="00B678B9" w:rsidRPr="00183831" w:rsidRDefault="00B678B9" w:rsidP="004548CE">
            <w:pPr>
              <w:spacing w:line="240" w:lineRule="auto"/>
              <w:ind w:left="0"/>
              <w:jc w:val="center"/>
              <w:rPr>
                <w:rFonts w:ascii="宋体" w:hAnsi="宋体"/>
                <w:color w:val="000000" w:themeColor="text1"/>
                <w:szCs w:val="21"/>
              </w:rPr>
            </w:pPr>
          </w:p>
        </w:tc>
        <w:tc>
          <w:tcPr>
            <w:tcW w:w="913" w:type="pct"/>
            <w:vAlign w:val="center"/>
          </w:tcPr>
          <w:p w14:paraId="5F716307" w14:textId="77777777" w:rsidR="00B678B9" w:rsidRPr="00183831" w:rsidRDefault="00B678B9" w:rsidP="004548CE">
            <w:pPr>
              <w:spacing w:line="240" w:lineRule="auto"/>
              <w:ind w:left="0"/>
              <w:jc w:val="center"/>
              <w:rPr>
                <w:rFonts w:ascii="宋体" w:hAnsi="宋体"/>
                <w:color w:val="000000" w:themeColor="text1"/>
                <w:szCs w:val="21"/>
              </w:rPr>
            </w:pPr>
          </w:p>
        </w:tc>
        <w:tc>
          <w:tcPr>
            <w:tcW w:w="880" w:type="pct"/>
            <w:vAlign w:val="center"/>
          </w:tcPr>
          <w:p w14:paraId="5F716308" w14:textId="77777777" w:rsidR="00B678B9" w:rsidRPr="00183831" w:rsidRDefault="00B678B9" w:rsidP="004548CE">
            <w:pPr>
              <w:spacing w:line="240" w:lineRule="auto"/>
              <w:ind w:left="0"/>
              <w:jc w:val="center"/>
              <w:rPr>
                <w:rFonts w:ascii="宋体" w:hAnsi="宋体"/>
                <w:color w:val="000000" w:themeColor="text1"/>
                <w:szCs w:val="21"/>
              </w:rPr>
            </w:pPr>
          </w:p>
        </w:tc>
        <w:tc>
          <w:tcPr>
            <w:tcW w:w="828" w:type="pct"/>
            <w:vAlign w:val="center"/>
          </w:tcPr>
          <w:p w14:paraId="5F716309" w14:textId="77777777" w:rsidR="00B678B9" w:rsidRPr="00183831" w:rsidRDefault="00B678B9" w:rsidP="004548CE">
            <w:pPr>
              <w:spacing w:line="240" w:lineRule="auto"/>
              <w:ind w:left="0"/>
              <w:jc w:val="center"/>
              <w:rPr>
                <w:rFonts w:ascii="宋体" w:hAnsi="宋体"/>
                <w:color w:val="000000" w:themeColor="text1"/>
                <w:szCs w:val="21"/>
              </w:rPr>
            </w:pPr>
          </w:p>
        </w:tc>
      </w:tr>
      <w:tr w:rsidR="00B678B9" w:rsidRPr="00AE0DB5" w14:paraId="5F716311" w14:textId="77777777" w:rsidTr="004548CE">
        <w:trPr>
          <w:cantSplit/>
          <w:jc w:val="center"/>
        </w:trPr>
        <w:tc>
          <w:tcPr>
            <w:tcW w:w="548" w:type="pct"/>
            <w:vAlign w:val="center"/>
          </w:tcPr>
          <w:p w14:paraId="5F71630B" w14:textId="77777777" w:rsidR="00B678B9" w:rsidRPr="00183831" w:rsidRDefault="00B678B9" w:rsidP="004548CE">
            <w:pPr>
              <w:spacing w:line="240" w:lineRule="auto"/>
              <w:ind w:left="0"/>
              <w:jc w:val="center"/>
              <w:rPr>
                <w:rFonts w:ascii="宋体" w:hAnsi="宋体"/>
                <w:color w:val="000000" w:themeColor="text1"/>
                <w:szCs w:val="21"/>
              </w:rPr>
            </w:pPr>
          </w:p>
        </w:tc>
        <w:tc>
          <w:tcPr>
            <w:tcW w:w="1055" w:type="pct"/>
            <w:vAlign w:val="center"/>
          </w:tcPr>
          <w:p w14:paraId="5F71630C" w14:textId="77777777" w:rsidR="00B678B9" w:rsidRPr="00183831" w:rsidRDefault="00B678B9" w:rsidP="004548CE">
            <w:pPr>
              <w:spacing w:line="240" w:lineRule="auto"/>
              <w:ind w:left="0"/>
              <w:jc w:val="center"/>
              <w:rPr>
                <w:rFonts w:ascii="宋体" w:hAnsi="宋体"/>
                <w:color w:val="000000" w:themeColor="text1"/>
                <w:szCs w:val="21"/>
              </w:rPr>
            </w:pPr>
          </w:p>
        </w:tc>
        <w:tc>
          <w:tcPr>
            <w:tcW w:w="675" w:type="pct"/>
            <w:vAlign w:val="center"/>
          </w:tcPr>
          <w:p w14:paraId="5F71630D" w14:textId="77777777" w:rsidR="00B678B9" w:rsidRPr="00183831" w:rsidRDefault="00B678B9" w:rsidP="004548CE">
            <w:pPr>
              <w:spacing w:line="240" w:lineRule="auto"/>
              <w:ind w:left="0"/>
              <w:jc w:val="center"/>
              <w:rPr>
                <w:rFonts w:ascii="宋体" w:hAnsi="宋体"/>
                <w:color w:val="000000" w:themeColor="text1"/>
                <w:szCs w:val="21"/>
              </w:rPr>
            </w:pPr>
          </w:p>
        </w:tc>
        <w:tc>
          <w:tcPr>
            <w:tcW w:w="913" w:type="pct"/>
            <w:vAlign w:val="center"/>
          </w:tcPr>
          <w:p w14:paraId="5F71630E" w14:textId="77777777" w:rsidR="00B678B9" w:rsidRPr="00183831" w:rsidRDefault="00B678B9" w:rsidP="004548CE">
            <w:pPr>
              <w:spacing w:line="240" w:lineRule="auto"/>
              <w:ind w:left="0"/>
              <w:jc w:val="center"/>
              <w:rPr>
                <w:rFonts w:ascii="宋体" w:hAnsi="宋体"/>
                <w:color w:val="000000" w:themeColor="text1"/>
                <w:szCs w:val="21"/>
              </w:rPr>
            </w:pPr>
          </w:p>
        </w:tc>
        <w:tc>
          <w:tcPr>
            <w:tcW w:w="880" w:type="pct"/>
            <w:vAlign w:val="center"/>
          </w:tcPr>
          <w:p w14:paraId="5F71630F" w14:textId="77777777" w:rsidR="00B678B9" w:rsidRPr="00183831" w:rsidRDefault="00B678B9" w:rsidP="004548CE">
            <w:pPr>
              <w:spacing w:line="240" w:lineRule="auto"/>
              <w:ind w:left="0"/>
              <w:jc w:val="center"/>
              <w:rPr>
                <w:rFonts w:ascii="宋体" w:hAnsi="宋体"/>
                <w:color w:val="000000" w:themeColor="text1"/>
                <w:szCs w:val="21"/>
              </w:rPr>
            </w:pPr>
          </w:p>
        </w:tc>
        <w:tc>
          <w:tcPr>
            <w:tcW w:w="828" w:type="pct"/>
            <w:vAlign w:val="center"/>
          </w:tcPr>
          <w:p w14:paraId="5F716310" w14:textId="77777777" w:rsidR="00B678B9" w:rsidRPr="00183831" w:rsidRDefault="00B678B9" w:rsidP="004548CE">
            <w:pPr>
              <w:spacing w:line="240" w:lineRule="auto"/>
              <w:ind w:left="0"/>
              <w:jc w:val="center"/>
              <w:rPr>
                <w:rFonts w:ascii="宋体" w:hAnsi="宋体"/>
                <w:color w:val="000000" w:themeColor="text1"/>
                <w:szCs w:val="21"/>
              </w:rPr>
            </w:pPr>
          </w:p>
        </w:tc>
      </w:tr>
      <w:tr w:rsidR="00183831" w:rsidRPr="00AE0DB5" w14:paraId="5F716318" w14:textId="77777777" w:rsidTr="004548CE">
        <w:trPr>
          <w:cantSplit/>
          <w:jc w:val="center"/>
        </w:trPr>
        <w:tc>
          <w:tcPr>
            <w:tcW w:w="548" w:type="pct"/>
            <w:vAlign w:val="center"/>
          </w:tcPr>
          <w:p w14:paraId="5F716312" w14:textId="77777777" w:rsidR="00183831" w:rsidRPr="00183831" w:rsidRDefault="00183831" w:rsidP="004548CE">
            <w:pPr>
              <w:spacing w:line="240" w:lineRule="auto"/>
              <w:ind w:left="0"/>
              <w:jc w:val="center"/>
              <w:rPr>
                <w:rFonts w:ascii="宋体" w:hAnsi="宋体"/>
                <w:color w:val="000000" w:themeColor="text1"/>
                <w:szCs w:val="21"/>
              </w:rPr>
            </w:pPr>
          </w:p>
        </w:tc>
        <w:tc>
          <w:tcPr>
            <w:tcW w:w="1055" w:type="pct"/>
            <w:vAlign w:val="center"/>
          </w:tcPr>
          <w:p w14:paraId="5F716313" w14:textId="77777777" w:rsidR="00183831" w:rsidRPr="00183831" w:rsidRDefault="00183831" w:rsidP="004548CE">
            <w:pPr>
              <w:spacing w:line="240" w:lineRule="auto"/>
              <w:ind w:left="0"/>
              <w:jc w:val="center"/>
              <w:rPr>
                <w:rFonts w:ascii="宋体" w:hAnsi="宋体"/>
                <w:color w:val="000000" w:themeColor="text1"/>
                <w:szCs w:val="21"/>
              </w:rPr>
            </w:pPr>
          </w:p>
        </w:tc>
        <w:tc>
          <w:tcPr>
            <w:tcW w:w="675" w:type="pct"/>
            <w:vAlign w:val="center"/>
          </w:tcPr>
          <w:p w14:paraId="5F716314" w14:textId="77777777" w:rsidR="00183831" w:rsidRPr="00183831" w:rsidRDefault="00183831" w:rsidP="004548CE">
            <w:pPr>
              <w:spacing w:line="240" w:lineRule="auto"/>
              <w:ind w:left="0"/>
              <w:jc w:val="center"/>
              <w:rPr>
                <w:rFonts w:ascii="宋体" w:hAnsi="宋体"/>
                <w:color w:val="000000" w:themeColor="text1"/>
                <w:szCs w:val="21"/>
              </w:rPr>
            </w:pPr>
          </w:p>
        </w:tc>
        <w:tc>
          <w:tcPr>
            <w:tcW w:w="913" w:type="pct"/>
            <w:vAlign w:val="center"/>
          </w:tcPr>
          <w:p w14:paraId="5F716315" w14:textId="77777777" w:rsidR="00183831" w:rsidRPr="00183831" w:rsidRDefault="00183831" w:rsidP="004548CE">
            <w:pPr>
              <w:spacing w:line="240" w:lineRule="auto"/>
              <w:ind w:left="0"/>
              <w:jc w:val="center"/>
              <w:rPr>
                <w:rFonts w:ascii="宋体" w:hAnsi="宋体"/>
                <w:color w:val="000000" w:themeColor="text1"/>
                <w:szCs w:val="21"/>
              </w:rPr>
            </w:pPr>
          </w:p>
        </w:tc>
        <w:tc>
          <w:tcPr>
            <w:tcW w:w="880" w:type="pct"/>
            <w:vAlign w:val="center"/>
          </w:tcPr>
          <w:p w14:paraId="5F716316" w14:textId="77777777" w:rsidR="00183831" w:rsidRPr="00183831" w:rsidRDefault="00183831" w:rsidP="004548CE">
            <w:pPr>
              <w:spacing w:line="240" w:lineRule="auto"/>
              <w:ind w:left="0"/>
              <w:jc w:val="center"/>
              <w:rPr>
                <w:rFonts w:ascii="宋体" w:hAnsi="宋体"/>
                <w:color w:val="000000" w:themeColor="text1"/>
                <w:szCs w:val="21"/>
              </w:rPr>
            </w:pPr>
          </w:p>
        </w:tc>
        <w:tc>
          <w:tcPr>
            <w:tcW w:w="828" w:type="pct"/>
            <w:vAlign w:val="center"/>
          </w:tcPr>
          <w:p w14:paraId="5F716317" w14:textId="77777777" w:rsidR="00183831" w:rsidRPr="00183831" w:rsidRDefault="00183831" w:rsidP="004548CE">
            <w:pPr>
              <w:spacing w:line="240" w:lineRule="auto"/>
              <w:ind w:left="0"/>
              <w:jc w:val="center"/>
              <w:rPr>
                <w:rFonts w:ascii="宋体" w:hAnsi="宋体"/>
                <w:color w:val="000000" w:themeColor="text1"/>
                <w:szCs w:val="21"/>
              </w:rPr>
            </w:pPr>
          </w:p>
        </w:tc>
      </w:tr>
    </w:tbl>
    <w:p w14:paraId="5F716319" w14:textId="77777777" w:rsidR="00183831" w:rsidRDefault="00183831" w:rsidP="00465F2D">
      <w:pPr>
        <w:tabs>
          <w:tab w:val="left" w:pos="2805"/>
        </w:tabs>
        <w:spacing w:beforeLines="1300" w:before="3120"/>
        <w:ind w:left="0"/>
        <w:rPr>
          <w:rFonts w:ascii="黑体" w:eastAsia="黑体"/>
        </w:rPr>
      </w:pPr>
    </w:p>
    <w:p w14:paraId="5F71631A" w14:textId="77777777" w:rsidR="005235DE" w:rsidRPr="00183831" w:rsidRDefault="00183831" w:rsidP="00465F2D">
      <w:pPr>
        <w:tabs>
          <w:tab w:val="left" w:pos="2805"/>
        </w:tabs>
        <w:spacing w:beforeLines="1300" w:before="3120"/>
        <w:ind w:left="0"/>
        <w:jc w:val="center"/>
        <w:rPr>
          <w:rFonts w:ascii="宋体" w:hAnsi="宋体"/>
        </w:rPr>
        <w:sectPr w:rsidR="005235DE" w:rsidRPr="00183831" w:rsidSect="00E512D5">
          <w:headerReference w:type="default" r:id="rId19"/>
          <w:pgSz w:w="8392" w:h="11907" w:code="11"/>
          <w:pgMar w:top="1134" w:right="851" w:bottom="777" w:left="1134" w:header="850" w:footer="992" w:gutter="0"/>
          <w:cols w:space="425"/>
          <w:docGrid w:linePitch="1958"/>
        </w:sectPr>
      </w:pPr>
      <w:r w:rsidRPr="00183831">
        <w:rPr>
          <w:rFonts w:ascii="宋体" w:hAnsi="宋体" w:hint="eastAsia"/>
        </w:rPr>
        <w:t>此页有意空白</w:t>
      </w:r>
    </w:p>
    <w:p w14:paraId="5F71631B" w14:textId="77777777" w:rsidR="00C234DE" w:rsidRPr="001B7840" w:rsidRDefault="00C234DE" w:rsidP="00465F2D">
      <w:pPr>
        <w:adjustRightInd w:val="0"/>
        <w:snapToGrid w:val="0"/>
        <w:spacing w:beforeLines="50" w:before="120"/>
        <w:ind w:left="0"/>
        <w:jc w:val="center"/>
        <w:rPr>
          <w:b/>
          <w:sz w:val="32"/>
          <w:szCs w:val="32"/>
        </w:rPr>
      </w:pPr>
      <w:r w:rsidRPr="001B7840">
        <w:rPr>
          <w:rFonts w:hint="eastAsia"/>
          <w:b/>
          <w:sz w:val="32"/>
          <w:szCs w:val="32"/>
        </w:rPr>
        <w:lastRenderedPageBreak/>
        <w:t>有效页</w:t>
      </w:r>
      <w:r w:rsidRPr="001B7840">
        <w:rPr>
          <w:b/>
          <w:sz w:val="32"/>
          <w:szCs w:val="32"/>
        </w:rPr>
        <w:t>清单</w:t>
      </w:r>
    </w:p>
    <w:tbl>
      <w:tblPr>
        <w:tblStyle w:val="afb"/>
        <w:tblW w:w="6910" w:type="dxa"/>
        <w:jc w:val="center"/>
        <w:tblLayout w:type="fixed"/>
        <w:tblLook w:val="04A0" w:firstRow="1" w:lastRow="0" w:firstColumn="1" w:lastColumn="0" w:noHBand="0" w:noVBand="1"/>
      </w:tblPr>
      <w:tblGrid>
        <w:gridCol w:w="1111"/>
        <w:gridCol w:w="1111"/>
        <w:gridCol w:w="1111"/>
        <w:gridCol w:w="238"/>
        <w:gridCol w:w="1113"/>
        <w:gridCol w:w="1113"/>
        <w:gridCol w:w="1113"/>
      </w:tblGrid>
      <w:tr w:rsidR="00C234DE" w14:paraId="5F716323" w14:textId="77777777" w:rsidTr="00230DBB">
        <w:trPr>
          <w:trHeight w:hRule="exact" w:val="284"/>
          <w:jc w:val="center"/>
        </w:trPr>
        <w:tc>
          <w:tcPr>
            <w:tcW w:w="1111" w:type="dxa"/>
          </w:tcPr>
          <w:p w14:paraId="5F71631C"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1" w:type="dxa"/>
          </w:tcPr>
          <w:p w14:paraId="5F71631D"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1" w:type="dxa"/>
          </w:tcPr>
          <w:p w14:paraId="5F71631E"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c>
          <w:tcPr>
            <w:tcW w:w="238" w:type="dxa"/>
            <w:vMerge w:val="restart"/>
            <w:tcBorders>
              <w:top w:val="nil"/>
              <w:bottom w:val="nil"/>
            </w:tcBorders>
          </w:tcPr>
          <w:p w14:paraId="5F71631F"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p>
        </w:tc>
        <w:tc>
          <w:tcPr>
            <w:tcW w:w="1113" w:type="dxa"/>
          </w:tcPr>
          <w:p w14:paraId="5F716320"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3" w:type="dxa"/>
          </w:tcPr>
          <w:p w14:paraId="5F716321"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3" w:type="dxa"/>
          </w:tcPr>
          <w:p w14:paraId="5F716322"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r>
      <w:tr w:rsidR="00D849C4" w14:paraId="5F71632B" w14:textId="77777777" w:rsidTr="00230DBB">
        <w:trPr>
          <w:trHeight w:hRule="exact" w:val="227"/>
          <w:jc w:val="center"/>
        </w:trPr>
        <w:tc>
          <w:tcPr>
            <w:tcW w:w="1111" w:type="dxa"/>
            <w:vAlign w:val="center"/>
          </w:tcPr>
          <w:p w14:paraId="5F716324"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-1</w:t>
            </w:r>
          </w:p>
        </w:tc>
        <w:tc>
          <w:tcPr>
            <w:tcW w:w="1111" w:type="dxa"/>
            <w:vAlign w:val="center"/>
          </w:tcPr>
          <w:p w14:paraId="5F716325"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26" w14:textId="77777777" w:rsidR="00D849C4" w:rsidRPr="00403B71" w:rsidRDefault="00D849C4" w:rsidP="00D849C4">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327" w14:textId="77777777" w:rsidR="00D849C4" w:rsidRPr="00403B71" w:rsidRDefault="00D849C4" w:rsidP="00230DBB">
            <w:pPr>
              <w:adjustRightInd w:val="0"/>
              <w:snapToGrid w:val="0"/>
              <w:spacing w:line="240" w:lineRule="auto"/>
              <w:ind w:left="0"/>
              <w:rPr>
                <w:szCs w:val="21"/>
              </w:rPr>
            </w:pPr>
          </w:p>
        </w:tc>
        <w:tc>
          <w:tcPr>
            <w:tcW w:w="1113" w:type="dxa"/>
            <w:vAlign w:val="center"/>
          </w:tcPr>
          <w:p w14:paraId="5F716328"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-2</w:t>
            </w:r>
          </w:p>
        </w:tc>
        <w:tc>
          <w:tcPr>
            <w:tcW w:w="1113" w:type="dxa"/>
            <w:vAlign w:val="center"/>
          </w:tcPr>
          <w:p w14:paraId="5F716329"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2A"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33" w14:textId="77777777" w:rsidTr="00230DBB">
        <w:trPr>
          <w:trHeight w:hRule="exact" w:val="227"/>
          <w:jc w:val="center"/>
        </w:trPr>
        <w:tc>
          <w:tcPr>
            <w:tcW w:w="1111" w:type="dxa"/>
            <w:vAlign w:val="center"/>
          </w:tcPr>
          <w:p w14:paraId="5F71632C"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-3</w:t>
            </w:r>
          </w:p>
        </w:tc>
        <w:tc>
          <w:tcPr>
            <w:tcW w:w="1111" w:type="dxa"/>
            <w:vAlign w:val="center"/>
          </w:tcPr>
          <w:p w14:paraId="5F71632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2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32F" w14:textId="77777777" w:rsidR="00D849C4" w:rsidRPr="00403B71" w:rsidRDefault="00D849C4" w:rsidP="00230DBB">
            <w:pPr>
              <w:adjustRightInd w:val="0"/>
              <w:snapToGrid w:val="0"/>
              <w:spacing w:line="240" w:lineRule="auto"/>
              <w:ind w:left="0"/>
              <w:rPr>
                <w:szCs w:val="21"/>
              </w:rPr>
            </w:pPr>
          </w:p>
        </w:tc>
        <w:tc>
          <w:tcPr>
            <w:tcW w:w="1113" w:type="dxa"/>
            <w:vAlign w:val="center"/>
          </w:tcPr>
          <w:p w14:paraId="5F716330"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-4</w:t>
            </w:r>
          </w:p>
        </w:tc>
        <w:tc>
          <w:tcPr>
            <w:tcW w:w="1113" w:type="dxa"/>
            <w:vAlign w:val="center"/>
          </w:tcPr>
          <w:p w14:paraId="5F71633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3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3B" w14:textId="77777777" w:rsidTr="00230DBB">
        <w:trPr>
          <w:trHeight w:hRule="exact" w:val="227"/>
          <w:jc w:val="center"/>
        </w:trPr>
        <w:tc>
          <w:tcPr>
            <w:tcW w:w="1111" w:type="dxa"/>
            <w:vAlign w:val="center"/>
          </w:tcPr>
          <w:p w14:paraId="5F716334"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-5</w:t>
            </w:r>
          </w:p>
        </w:tc>
        <w:tc>
          <w:tcPr>
            <w:tcW w:w="1111" w:type="dxa"/>
            <w:vAlign w:val="center"/>
          </w:tcPr>
          <w:p w14:paraId="5F716335"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36"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337" w14:textId="77777777" w:rsidR="00D849C4" w:rsidRPr="00403B71" w:rsidRDefault="00D849C4" w:rsidP="00230DBB">
            <w:pPr>
              <w:adjustRightInd w:val="0"/>
              <w:snapToGrid w:val="0"/>
              <w:spacing w:line="240" w:lineRule="auto"/>
              <w:ind w:left="0"/>
              <w:rPr>
                <w:szCs w:val="21"/>
              </w:rPr>
            </w:pPr>
          </w:p>
        </w:tc>
        <w:tc>
          <w:tcPr>
            <w:tcW w:w="1113" w:type="dxa"/>
            <w:vAlign w:val="center"/>
          </w:tcPr>
          <w:p w14:paraId="5F716338"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-6</w:t>
            </w:r>
          </w:p>
        </w:tc>
        <w:tc>
          <w:tcPr>
            <w:tcW w:w="1113" w:type="dxa"/>
            <w:vAlign w:val="center"/>
          </w:tcPr>
          <w:p w14:paraId="5F716339"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3A"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43" w14:textId="77777777" w:rsidTr="00230DBB">
        <w:trPr>
          <w:trHeight w:hRule="exact" w:val="227"/>
          <w:jc w:val="center"/>
        </w:trPr>
        <w:tc>
          <w:tcPr>
            <w:tcW w:w="1111" w:type="dxa"/>
            <w:vAlign w:val="center"/>
          </w:tcPr>
          <w:p w14:paraId="5F71633C"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7</w:t>
            </w:r>
          </w:p>
        </w:tc>
        <w:tc>
          <w:tcPr>
            <w:tcW w:w="1111" w:type="dxa"/>
            <w:vAlign w:val="center"/>
          </w:tcPr>
          <w:p w14:paraId="5F71633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3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33F" w14:textId="77777777" w:rsidR="00D849C4" w:rsidRPr="00403B71" w:rsidRDefault="00D849C4" w:rsidP="00230DBB">
            <w:pPr>
              <w:adjustRightInd w:val="0"/>
              <w:snapToGrid w:val="0"/>
              <w:spacing w:line="240" w:lineRule="auto"/>
              <w:ind w:left="0"/>
              <w:rPr>
                <w:szCs w:val="21"/>
              </w:rPr>
            </w:pPr>
          </w:p>
        </w:tc>
        <w:tc>
          <w:tcPr>
            <w:tcW w:w="1113" w:type="dxa"/>
            <w:vAlign w:val="center"/>
          </w:tcPr>
          <w:p w14:paraId="5F716340"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8</w:t>
            </w:r>
          </w:p>
        </w:tc>
        <w:tc>
          <w:tcPr>
            <w:tcW w:w="1113" w:type="dxa"/>
            <w:vAlign w:val="center"/>
          </w:tcPr>
          <w:p w14:paraId="5F71634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4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4B" w14:textId="77777777" w:rsidTr="00230DBB">
        <w:trPr>
          <w:trHeight w:hRule="exact" w:val="227"/>
          <w:jc w:val="center"/>
        </w:trPr>
        <w:tc>
          <w:tcPr>
            <w:tcW w:w="1111" w:type="dxa"/>
            <w:vAlign w:val="center"/>
          </w:tcPr>
          <w:p w14:paraId="5F716344"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9</w:t>
            </w:r>
          </w:p>
        </w:tc>
        <w:tc>
          <w:tcPr>
            <w:tcW w:w="1111" w:type="dxa"/>
            <w:vAlign w:val="center"/>
          </w:tcPr>
          <w:p w14:paraId="5F716345"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46"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347" w14:textId="77777777" w:rsidR="00D849C4" w:rsidRPr="00403B71" w:rsidRDefault="00D849C4" w:rsidP="00230DBB">
            <w:pPr>
              <w:adjustRightInd w:val="0"/>
              <w:snapToGrid w:val="0"/>
              <w:spacing w:line="360" w:lineRule="exact"/>
              <w:ind w:left="0"/>
              <w:rPr>
                <w:szCs w:val="21"/>
              </w:rPr>
            </w:pPr>
          </w:p>
        </w:tc>
        <w:tc>
          <w:tcPr>
            <w:tcW w:w="1113" w:type="dxa"/>
            <w:vAlign w:val="center"/>
          </w:tcPr>
          <w:p w14:paraId="5F716348"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10</w:t>
            </w:r>
          </w:p>
        </w:tc>
        <w:tc>
          <w:tcPr>
            <w:tcW w:w="1113" w:type="dxa"/>
            <w:vAlign w:val="center"/>
          </w:tcPr>
          <w:p w14:paraId="5F716349"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4A"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53" w14:textId="77777777" w:rsidTr="00230DBB">
        <w:trPr>
          <w:trHeight w:hRule="exact" w:val="227"/>
          <w:jc w:val="center"/>
        </w:trPr>
        <w:tc>
          <w:tcPr>
            <w:tcW w:w="1111" w:type="dxa"/>
            <w:vAlign w:val="center"/>
          </w:tcPr>
          <w:p w14:paraId="5F71634C"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11</w:t>
            </w:r>
          </w:p>
        </w:tc>
        <w:tc>
          <w:tcPr>
            <w:tcW w:w="1111" w:type="dxa"/>
            <w:vAlign w:val="center"/>
          </w:tcPr>
          <w:p w14:paraId="5F71634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4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34F" w14:textId="77777777" w:rsidR="00D849C4" w:rsidRPr="00403B71" w:rsidRDefault="00D849C4" w:rsidP="00230DBB">
            <w:pPr>
              <w:adjustRightInd w:val="0"/>
              <w:snapToGrid w:val="0"/>
              <w:spacing w:line="360" w:lineRule="exact"/>
              <w:ind w:left="0"/>
              <w:rPr>
                <w:szCs w:val="21"/>
              </w:rPr>
            </w:pPr>
          </w:p>
        </w:tc>
        <w:tc>
          <w:tcPr>
            <w:tcW w:w="1113" w:type="dxa"/>
            <w:vAlign w:val="center"/>
          </w:tcPr>
          <w:p w14:paraId="5F716350"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12</w:t>
            </w:r>
          </w:p>
        </w:tc>
        <w:tc>
          <w:tcPr>
            <w:tcW w:w="1113" w:type="dxa"/>
            <w:vAlign w:val="center"/>
          </w:tcPr>
          <w:p w14:paraId="5F71635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5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5B" w14:textId="77777777" w:rsidTr="00230DBB">
        <w:trPr>
          <w:trHeight w:hRule="exact" w:val="227"/>
          <w:jc w:val="center"/>
        </w:trPr>
        <w:tc>
          <w:tcPr>
            <w:tcW w:w="1111" w:type="dxa"/>
            <w:vAlign w:val="center"/>
          </w:tcPr>
          <w:p w14:paraId="5F716354"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13</w:t>
            </w:r>
          </w:p>
        </w:tc>
        <w:tc>
          <w:tcPr>
            <w:tcW w:w="1111" w:type="dxa"/>
            <w:vAlign w:val="center"/>
          </w:tcPr>
          <w:p w14:paraId="5F716355"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56"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357" w14:textId="77777777" w:rsidR="00D849C4" w:rsidRPr="00403B71" w:rsidRDefault="00D849C4" w:rsidP="00230DBB">
            <w:pPr>
              <w:adjustRightInd w:val="0"/>
              <w:snapToGrid w:val="0"/>
              <w:spacing w:line="360" w:lineRule="exact"/>
              <w:ind w:left="0"/>
              <w:rPr>
                <w:szCs w:val="21"/>
              </w:rPr>
            </w:pPr>
          </w:p>
        </w:tc>
        <w:tc>
          <w:tcPr>
            <w:tcW w:w="1113" w:type="dxa"/>
            <w:vAlign w:val="center"/>
          </w:tcPr>
          <w:p w14:paraId="5F716358"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14</w:t>
            </w:r>
          </w:p>
        </w:tc>
        <w:tc>
          <w:tcPr>
            <w:tcW w:w="1113" w:type="dxa"/>
            <w:vAlign w:val="center"/>
          </w:tcPr>
          <w:p w14:paraId="5F716359"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5A"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63" w14:textId="77777777" w:rsidTr="00230DBB">
        <w:trPr>
          <w:trHeight w:hRule="exact" w:val="227"/>
          <w:jc w:val="center"/>
        </w:trPr>
        <w:tc>
          <w:tcPr>
            <w:tcW w:w="1111" w:type="dxa"/>
            <w:vAlign w:val="center"/>
          </w:tcPr>
          <w:p w14:paraId="5F71635C"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15</w:t>
            </w:r>
          </w:p>
        </w:tc>
        <w:tc>
          <w:tcPr>
            <w:tcW w:w="1111" w:type="dxa"/>
            <w:vAlign w:val="center"/>
          </w:tcPr>
          <w:p w14:paraId="5F71635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5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35F" w14:textId="77777777" w:rsidR="00D849C4" w:rsidRPr="00403B71" w:rsidRDefault="00D849C4" w:rsidP="00230DBB">
            <w:pPr>
              <w:adjustRightInd w:val="0"/>
              <w:snapToGrid w:val="0"/>
              <w:spacing w:line="360" w:lineRule="exact"/>
              <w:ind w:left="0"/>
              <w:rPr>
                <w:szCs w:val="21"/>
              </w:rPr>
            </w:pPr>
          </w:p>
        </w:tc>
        <w:tc>
          <w:tcPr>
            <w:tcW w:w="1113" w:type="dxa"/>
            <w:vAlign w:val="center"/>
          </w:tcPr>
          <w:p w14:paraId="5F716360"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16</w:t>
            </w:r>
          </w:p>
        </w:tc>
        <w:tc>
          <w:tcPr>
            <w:tcW w:w="1113" w:type="dxa"/>
            <w:vAlign w:val="center"/>
          </w:tcPr>
          <w:p w14:paraId="5F71636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6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6B" w14:textId="77777777" w:rsidTr="00230DBB">
        <w:trPr>
          <w:trHeight w:hRule="exact" w:val="227"/>
          <w:jc w:val="center"/>
        </w:trPr>
        <w:tc>
          <w:tcPr>
            <w:tcW w:w="1111" w:type="dxa"/>
            <w:vAlign w:val="center"/>
          </w:tcPr>
          <w:p w14:paraId="5F716364"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17</w:t>
            </w:r>
          </w:p>
        </w:tc>
        <w:tc>
          <w:tcPr>
            <w:tcW w:w="1111" w:type="dxa"/>
            <w:vAlign w:val="center"/>
          </w:tcPr>
          <w:p w14:paraId="5F716365"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66"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367" w14:textId="77777777" w:rsidR="00D849C4" w:rsidRPr="00403B71" w:rsidRDefault="00D849C4" w:rsidP="00230DBB">
            <w:pPr>
              <w:adjustRightInd w:val="0"/>
              <w:snapToGrid w:val="0"/>
              <w:spacing w:line="360" w:lineRule="exact"/>
              <w:ind w:left="0"/>
              <w:rPr>
                <w:szCs w:val="21"/>
              </w:rPr>
            </w:pPr>
          </w:p>
        </w:tc>
        <w:tc>
          <w:tcPr>
            <w:tcW w:w="1113" w:type="dxa"/>
            <w:vAlign w:val="center"/>
          </w:tcPr>
          <w:p w14:paraId="5F716368" w14:textId="77777777" w:rsidR="00D849C4" w:rsidRPr="00403B71" w:rsidRDefault="00D849C4"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18</w:t>
            </w:r>
          </w:p>
        </w:tc>
        <w:tc>
          <w:tcPr>
            <w:tcW w:w="1113" w:type="dxa"/>
            <w:vAlign w:val="center"/>
          </w:tcPr>
          <w:p w14:paraId="5F716369"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6A"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14:paraId="5F716373" w14:textId="77777777" w:rsidTr="00230DBB">
        <w:trPr>
          <w:trHeight w:hRule="exact" w:val="227"/>
          <w:jc w:val="center"/>
        </w:trPr>
        <w:tc>
          <w:tcPr>
            <w:tcW w:w="1111" w:type="dxa"/>
          </w:tcPr>
          <w:p w14:paraId="5F71636C" w14:textId="77777777" w:rsidR="001D6E28" w:rsidRPr="00403B71" w:rsidRDefault="001D6E28" w:rsidP="00230DBB">
            <w:pPr>
              <w:adjustRightInd w:val="0"/>
              <w:snapToGrid w:val="0"/>
              <w:spacing w:line="240" w:lineRule="auto"/>
              <w:ind w:left="0"/>
              <w:jc w:val="center"/>
              <w:rPr>
                <w:szCs w:val="21"/>
              </w:rPr>
            </w:pPr>
            <w:r w:rsidRPr="00403B71">
              <w:rPr>
                <w:rFonts w:hint="eastAsia"/>
                <w:szCs w:val="21"/>
              </w:rPr>
              <w:t>0</w:t>
            </w:r>
            <w:r w:rsidRPr="00403B71">
              <w:rPr>
                <w:szCs w:val="21"/>
              </w:rPr>
              <w:t>-</w:t>
            </w:r>
            <w:r w:rsidRPr="00403B71">
              <w:rPr>
                <w:rFonts w:hint="eastAsia"/>
                <w:szCs w:val="21"/>
              </w:rPr>
              <w:t>1</w:t>
            </w:r>
            <w:r>
              <w:rPr>
                <w:rFonts w:hint="eastAsia"/>
                <w:szCs w:val="21"/>
              </w:rPr>
              <w:t>9</w:t>
            </w:r>
          </w:p>
        </w:tc>
        <w:tc>
          <w:tcPr>
            <w:tcW w:w="1111" w:type="dxa"/>
            <w:vAlign w:val="center"/>
          </w:tcPr>
          <w:p w14:paraId="5F71636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6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6F" w14:textId="77777777" w:rsidR="001D6E28" w:rsidRPr="00403B71" w:rsidRDefault="001D6E28" w:rsidP="00230DBB">
            <w:pPr>
              <w:adjustRightInd w:val="0"/>
              <w:snapToGrid w:val="0"/>
              <w:spacing w:line="360" w:lineRule="exact"/>
              <w:ind w:left="0"/>
              <w:rPr>
                <w:szCs w:val="21"/>
              </w:rPr>
            </w:pPr>
          </w:p>
        </w:tc>
        <w:tc>
          <w:tcPr>
            <w:tcW w:w="1113" w:type="dxa"/>
          </w:tcPr>
          <w:p w14:paraId="5F716370" w14:textId="77777777" w:rsidR="001D6E28" w:rsidRPr="00403B71" w:rsidRDefault="001D6E28" w:rsidP="00230DBB">
            <w:pPr>
              <w:adjustRightInd w:val="0"/>
              <w:snapToGrid w:val="0"/>
              <w:spacing w:line="240" w:lineRule="auto"/>
              <w:ind w:left="0"/>
              <w:jc w:val="center"/>
              <w:rPr>
                <w:szCs w:val="21"/>
              </w:rPr>
            </w:pPr>
            <w:r w:rsidRPr="00403B71">
              <w:rPr>
                <w:rFonts w:hint="eastAsia"/>
                <w:szCs w:val="21"/>
              </w:rPr>
              <w:t>0</w:t>
            </w:r>
            <w:r w:rsidRPr="00403B71">
              <w:rPr>
                <w:szCs w:val="21"/>
              </w:rPr>
              <w:t>-</w:t>
            </w:r>
            <w:r>
              <w:rPr>
                <w:rFonts w:hint="eastAsia"/>
                <w:szCs w:val="21"/>
              </w:rPr>
              <w:t>20</w:t>
            </w:r>
          </w:p>
        </w:tc>
        <w:tc>
          <w:tcPr>
            <w:tcW w:w="1113" w:type="dxa"/>
            <w:vAlign w:val="center"/>
          </w:tcPr>
          <w:p w14:paraId="5F71637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7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14:paraId="5F71637B" w14:textId="77777777" w:rsidTr="00506DCA">
        <w:trPr>
          <w:trHeight w:hRule="exact" w:val="227"/>
          <w:jc w:val="center"/>
        </w:trPr>
        <w:tc>
          <w:tcPr>
            <w:tcW w:w="1111" w:type="dxa"/>
          </w:tcPr>
          <w:p w14:paraId="5F716374" w14:textId="77777777" w:rsidR="001D6E28" w:rsidRPr="00403B71" w:rsidRDefault="001D6E28" w:rsidP="00230DBB">
            <w:pPr>
              <w:adjustRightInd w:val="0"/>
              <w:snapToGrid w:val="0"/>
              <w:spacing w:line="240" w:lineRule="auto"/>
              <w:ind w:left="0"/>
              <w:jc w:val="center"/>
              <w:rPr>
                <w:szCs w:val="21"/>
              </w:rPr>
            </w:pPr>
            <w:r w:rsidRPr="00403B71">
              <w:rPr>
                <w:rFonts w:hint="eastAsia"/>
                <w:szCs w:val="21"/>
              </w:rPr>
              <w:t>0</w:t>
            </w:r>
            <w:r w:rsidRPr="00403B71">
              <w:rPr>
                <w:szCs w:val="21"/>
              </w:rPr>
              <w:t>-</w:t>
            </w:r>
            <w:r>
              <w:rPr>
                <w:rFonts w:hint="eastAsia"/>
                <w:szCs w:val="21"/>
              </w:rPr>
              <w:t>21</w:t>
            </w:r>
          </w:p>
        </w:tc>
        <w:tc>
          <w:tcPr>
            <w:tcW w:w="1111" w:type="dxa"/>
            <w:vAlign w:val="center"/>
          </w:tcPr>
          <w:p w14:paraId="5F71637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7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77" w14:textId="77777777" w:rsidR="001D6E28" w:rsidRPr="00403B71" w:rsidRDefault="001D6E28" w:rsidP="00730335">
            <w:pPr>
              <w:adjustRightInd w:val="0"/>
              <w:snapToGrid w:val="0"/>
              <w:spacing w:line="240" w:lineRule="auto"/>
              <w:ind w:left="0"/>
              <w:jc w:val="center"/>
              <w:rPr>
                <w:szCs w:val="21"/>
              </w:rPr>
            </w:pPr>
          </w:p>
        </w:tc>
        <w:tc>
          <w:tcPr>
            <w:tcW w:w="1113" w:type="dxa"/>
          </w:tcPr>
          <w:p w14:paraId="5F716378" w14:textId="77777777" w:rsidR="001D6E28" w:rsidRPr="00403B71" w:rsidRDefault="001D6E28" w:rsidP="00730335">
            <w:pPr>
              <w:adjustRightInd w:val="0"/>
              <w:snapToGrid w:val="0"/>
              <w:spacing w:line="240" w:lineRule="auto"/>
              <w:ind w:left="0"/>
              <w:jc w:val="center"/>
              <w:rPr>
                <w:szCs w:val="21"/>
              </w:rPr>
            </w:pPr>
            <w:r w:rsidRPr="00403B71">
              <w:rPr>
                <w:rFonts w:hint="eastAsia"/>
                <w:szCs w:val="21"/>
              </w:rPr>
              <w:t>0</w:t>
            </w:r>
            <w:r w:rsidRPr="00403B71">
              <w:rPr>
                <w:szCs w:val="21"/>
              </w:rPr>
              <w:t>-</w:t>
            </w:r>
            <w:r>
              <w:rPr>
                <w:rFonts w:hint="eastAsia"/>
                <w:szCs w:val="21"/>
              </w:rPr>
              <w:t>22</w:t>
            </w:r>
          </w:p>
        </w:tc>
        <w:tc>
          <w:tcPr>
            <w:tcW w:w="1113" w:type="dxa"/>
            <w:vAlign w:val="center"/>
          </w:tcPr>
          <w:p w14:paraId="5F71637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7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730335" w14:paraId="5F716383" w14:textId="77777777" w:rsidTr="00230DBB">
        <w:trPr>
          <w:trHeight w:hRule="exact" w:val="227"/>
          <w:jc w:val="center"/>
        </w:trPr>
        <w:tc>
          <w:tcPr>
            <w:tcW w:w="1111" w:type="dxa"/>
          </w:tcPr>
          <w:p w14:paraId="5F71637C" w14:textId="77777777" w:rsidR="00730335" w:rsidRPr="00403B71" w:rsidRDefault="00730335" w:rsidP="00230DBB">
            <w:pPr>
              <w:adjustRightInd w:val="0"/>
              <w:snapToGrid w:val="0"/>
              <w:spacing w:line="240" w:lineRule="auto"/>
              <w:ind w:left="0"/>
              <w:jc w:val="center"/>
              <w:rPr>
                <w:szCs w:val="21"/>
              </w:rPr>
            </w:pPr>
          </w:p>
        </w:tc>
        <w:tc>
          <w:tcPr>
            <w:tcW w:w="1111" w:type="dxa"/>
          </w:tcPr>
          <w:p w14:paraId="5F71637D" w14:textId="77777777" w:rsidR="00730335" w:rsidRPr="00403B71" w:rsidRDefault="00730335" w:rsidP="00230DBB">
            <w:pPr>
              <w:adjustRightInd w:val="0"/>
              <w:snapToGrid w:val="0"/>
              <w:spacing w:line="360" w:lineRule="exact"/>
              <w:ind w:left="0"/>
              <w:rPr>
                <w:szCs w:val="21"/>
              </w:rPr>
            </w:pPr>
          </w:p>
        </w:tc>
        <w:tc>
          <w:tcPr>
            <w:tcW w:w="1111" w:type="dxa"/>
          </w:tcPr>
          <w:p w14:paraId="5F71637E" w14:textId="77777777" w:rsidR="00730335" w:rsidRPr="00403B71" w:rsidRDefault="00730335" w:rsidP="00230DBB">
            <w:pPr>
              <w:adjustRightInd w:val="0"/>
              <w:snapToGrid w:val="0"/>
              <w:spacing w:line="360" w:lineRule="exact"/>
              <w:ind w:left="0"/>
              <w:rPr>
                <w:szCs w:val="21"/>
              </w:rPr>
            </w:pPr>
          </w:p>
        </w:tc>
        <w:tc>
          <w:tcPr>
            <w:tcW w:w="238" w:type="dxa"/>
            <w:tcBorders>
              <w:top w:val="nil"/>
              <w:bottom w:val="nil"/>
            </w:tcBorders>
          </w:tcPr>
          <w:p w14:paraId="5F71637F" w14:textId="77777777" w:rsidR="00730335" w:rsidRPr="00403B71" w:rsidRDefault="00730335" w:rsidP="00230DBB">
            <w:pPr>
              <w:adjustRightInd w:val="0"/>
              <w:snapToGrid w:val="0"/>
              <w:spacing w:line="360" w:lineRule="exact"/>
              <w:ind w:left="0"/>
              <w:rPr>
                <w:szCs w:val="21"/>
              </w:rPr>
            </w:pPr>
          </w:p>
        </w:tc>
        <w:tc>
          <w:tcPr>
            <w:tcW w:w="1113" w:type="dxa"/>
          </w:tcPr>
          <w:p w14:paraId="5F716380" w14:textId="77777777" w:rsidR="00730335" w:rsidRPr="00403B71" w:rsidRDefault="00730335" w:rsidP="00230DBB">
            <w:pPr>
              <w:adjustRightInd w:val="0"/>
              <w:snapToGrid w:val="0"/>
              <w:spacing w:line="360" w:lineRule="exact"/>
              <w:ind w:left="0"/>
              <w:rPr>
                <w:szCs w:val="21"/>
              </w:rPr>
            </w:pPr>
          </w:p>
        </w:tc>
        <w:tc>
          <w:tcPr>
            <w:tcW w:w="1113" w:type="dxa"/>
          </w:tcPr>
          <w:p w14:paraId="5F716381" w14:textId="77777777" w:rsidR="00730335" w:rsidRPr="00403B71" w:rsidRDefault="00730335" w:rsidP="00230DBB">
            <w:pPr>
              <w:adjustRightInd w:val="0"/>
              <w:snapToGrid w:val="0"/>
              <w:spacing w:line="360" w:lineRule="exact"/>
              <w:ind w:left="0"/>
              <w:rPr>
                <w:szCs w:val="21"/>
              </w:rPr>
            </w:pPr>
          </w:p>
        </w:tc>
        <w:tc>
          <w:tcPr>
            <w:tcW w:w="1113" w:type="dxa"/>
          </w:tcPr>
          <w:p w14:paraId="5F716382" w14:textId="77777777" w:rsidR="00730335" w:rsidRPr="00403B71" w:rsidRDefault="00730335" w:rsidP="00230DBB">
            <w:pPr>
              <w:adjustRightInd w:val="0"/>
              <w:snapToGrid w:val="0"/>
              <w:spacing w:line="360" w:lineRule="exact"/>
              <w:ind w:left="0"/>
              <w:rPr>
                <w:szCs w:val="21"/>
              </w:rPr>
            </w:pPr>
          </w:p>
        </w:tc>
      </w:tr>
      <w:tr w:rsidR="00730335" w14:paraId="5F71638B" w14:textId="77777777" w:rsidTr="00230DBB">
        <w:trPr>
          <w:trHeight w:hRule="exact" w:val="227"/>
          <w:jc w:val="center"/>
        </w:trPr>
        <w:tc>
          <w:tcPr>
            <w:tcW w:w="1111" w:type="dxa"/>
          </w:tcPr>
          <w:p w14:paraId="5F716384" w14:textId="77777777" w:rsidR="00730335" w:rsidRPr="00403B71" w:rsidRDefault="00730335" w:rsidP="00230DBB">
            <w:pPr>
              <w:adjustRightInd w:val="0"/>
              <w:snapToGrid w:val="0"/>
              <w:spacing w:line="240" w:lineRule="auto"/>
              <w:ind w:left="0"/>
              <w:jc w:val="center"/>
              <w:rPr>
                <w:szCs w:val="21"/>
              </w:rPr>
            </w:pPr>
          </w:p>
        </w:tc>
        <w:tc>
          <w:tcPr>
            <w:tcW w:w="1111" w:type="dxa"/>
          </w:tcPr>
          <w:p w14:paraId="5F716385" w14:textId="77777777" w:rsidR="00730335" w:rsidRPr="00403B71" w:rsidRDefault="00730335" w:rsidP="00230DBB">
            <w:pPr>
              <w:adjustRightInd w:val="0"/>
              <w:snapToGrid w:val="0"/>
              <w:spacing w:line="360" w:lineRule="exact"/>
              <w:ind w:left="0"/>
              <w:rPr>
                <w:szCs w:val="21"/>
              </w:rPr>
            </w:pPr>
          </w:p>
        </w:tc>
        <w:tc>
          <w:tcPr>
            <w:tcW w:w="1111" w:type="dxa"/>
          </w:tcPr>
          <w:p w14:paraId="5F716386" w14:textId="77777777" w:rsidR="00730335" w:rsidRPr="00403B71" w:rsidRDefault="00730335" w:rsidP="00230DBB">
            <w:pPr>
              <w:adjustRightInd w:val="0"/>
              <w:snapToGrid w:val="0"/>
              <w:spacing w:line="360" w:lineRule="exact"/>
              <w:ind w:left="0"/>
              <w:rPr>
                <w:szCs w:val="21"/>
              </w:rPr>
            </w:pPr>
          </w:p>
        </w:tc>
        <w:tc>
          <w:tcPr>
            <w:tcW w:w="238" w:type="dxa"/>
            <w:tcBorders>
              <w:top w:val="nil"/>
              <w:bottom w:val="nil"/>
            </w:tcBorders>
          </w:tcPr>
          <w:p w14:paraId="5F716387" w14:textId="77777777" w:rsidR="00730335" w:rsidRPr="00403B71" w:rsidRDefault="00730335" w:rsidP="00230DBB">
            <w:pPr>
              <w:adjustRightInd w:val="0"/>
              <w:snapToGrid w:val="0"/>
              <w:spacing w:line="360" w:lineRule="exact"/>
              <w:ind w:left="0"/>
              <w:rPr>
                <w:szCs w:val="21"/>
              </w:rPr>
            </w:pPr>
          </w:p>
        </w:tc>
        <w:tc>
          <w:tcPr>
            <w:tcW w:w="1113" w:type="dxa"/>
          </w:tcPr>
          <w:p w14:paraId="5F716388" w14:textId="77777777" w:rsidR="00730335" w:rsidRPr="00403B71" w:rsidRDefault="00730335" w:rsidP="00230DBB">
            <w:pPr>
              <w:adjustRightInd w:val="0"/>
              <w:snapToGrid w:val="0"/>
              <w:spacing w:line="360" w:lineRule="exact"/>
              <w:ind w:left="0"/>
              <w:rPr>
                <w:szCs w:val="21"/>
              </w:rPr>
            </w:pPr>
          </w:p>
        </w:tc>
        <w:tc>
          <w:tcPr>
            <w:tcW w:w="1113" w:type="dxa"/>
          </w:tcPr>
          <w:p w14:paraId="5F716389" w14:textId="77777777" w:rsidR="00730335" w:rsidRPr="00403B71" w:rsidRDefault="00730335" w:rsidP="00230DBB">
            <w:pPr>
              <w:adjustRightInd w:val="0"/>
              <w:snapToGrid w:val="0"/>
              <w:spacing w:line="360" w:lineRule="exact"/>
              <w:ind w:left="0"/>
              <w:rPr>
                <w:szCs w:val="21"/>
              </w:rPr>
            </w:pPr>
          </w:p>
        </w:tc>
        <w:tc>
          <w:tcPr>
            <w:tcW w:w="1113" w:type="dxa"/>
          </w:tcPr>
          <w:p w14:paraId="5F71638A" w14:textId="77777777" w:rsidR="00730335" w:rsidRPr="00403B71" w:rsidRDefault="00730335" w:rsidP="00230DBB">
            <w:pPr>
              <w:adjustRightInd w:val="0"/>
              <w:snapToGrid w:val="0"/>
              <w:spacing w:line="360" w:lineRule="exact"/>
              <w:ind w:left="0"/>
              <w:rPr>
                <w:szCs w:val="21"/>
              </w:rPr>
            </w:pPr>
          </w:p>
        </w:tc>
      </w:tr>
      <w:tr w:rsidR="00D849C4" w14:paraId="5F716393" w14:textId="77777777" w:rsidTr="00AB365E">
        <w:trPr>
          <w:trHeight w:hRule="exact" w:val="227"/>
          <w:jc w:val="center"/>
        </w:trPr>
        <w:tc>
          <w:tcPr>
            <w:tcW w:w="1111" w:type="dxa"/>
            <w:vAlign w:val="center"/>
          </w:tcPr>
          <w:p w14:paraId="5F71638C"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1-1</w:t>
            </w:r>
          </w:p>
        </w:tc>
        <w:tc>
          <w:tcPr>
            <w:tcW w:w="1111" w:type="dxa"/>
            <w:vAlign w:val="center"/>
          </w:tcPr>
          <w:p w14:paraId="5F71638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8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8F" w14:textId="77777777" w:rsidR="00D849C4" w:rsidRPr="00403B71" w:rsidRDefault="00D849C4" w:rsidP="00AB365E">
            <w:pPr>
              <w:adjustRightInd w:val="0"/>
              <w:snapToGrid w:val="0"/>
              <w:spacing w:line="360" w:lineRule="exact"/>
              <w:ind w:left="0"/>
              <w:rPr>
                <w:szCs w:val="21"/>
              </w:rPr>
            </w:pPr>
          </w:p>
        </w:tc>
        <w:tc>
          <w:tcPr>
            <w:tcW w:w="1113" w:type="dxa"/>
          </w:tcPr>
          <w:p w14:paraId="5F716390"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1-2</w:t>
            </w:r>
          </w:p>
        </w:tc>
        <w:tc>
          <w:tcPr>
            <w:tcW w:w="1113" w:type="dxa"/>
            <w:vAlign w:val="center"/>
          </w:tcPr>
          <w:p w14:paraId="5F71639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9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9B" w14:textId="77777777" w:rsidTr="00230DBB">
        <w:trPr>
          <w:trHeight w:hRule="exact" w:val="227"/>
          <w:jc w:val="center"/>
        </w:trPr>
        <w:tc>
          <w:tcPr>
            <w:tcW w:w="1111" w:type="dxa"/>
          </w:tcPr>
          <w:p w14:paraId="5F716394" w14:textId="77777777" w:rsidR="00D849C4" w:rsidRPr="00403B71" w:rsidRDefault="00D849C4" w:rsidP="00230DBB">
            <w:pPr>
              <w:adjustRightInd w:val="0"/>
              <w:snapToGrid w:val="0"/>
              <w:spacing w:line="240" w:lineRule="auto"/>
              <w:ind w:left="0"/>
              <w:jc w:val="center"/>
              <w:rPr>
                <w:szCs w:val="21"/>
              </w:rPr>
            </w:pPr>
          </w:p>
        </w:tc>
        <w:tc>
          <w:tcPr>
            <w:tcW w:w="1111" w:type="dxa"/>
          </w:tcPr>
          <w:p w14:paraId="5F716395" w14:textId="77777777" w:rsidR="00D849C4" w:rsidRPr="00403B71" w:rsidRDefault="00D849C4" w:rsidP="00230DBB">
            <w:pPr>
              <w:adjustRightInd w:val="0"/>
              <w:snapToGrid w:val="0"/>
              <w:spacing w:line="240" w:lineRule="auto"/>
              <w:ind w:left="0"/>
              <w:jc w:val="center"/>
              <w:rPr>
                <w:szCs w:val="21"/>
              </w:rPr>
            </w:pPr>
          </w:p>
        </w:tc>
        <w:tc>
          <w:tcPr>
            <w:tcW w:w="1111" w:type="dxa"/>
          </w:tcPr>
          <w:p w14:paraId="5F716396" w14:textId="77777777" w:rsidR="00D849C4" w:rsidRPr="00403B71" w:rsidRDefault="00D849C4" w:rsidP="00230DBB">
            <w:pPr>
              <w:adjustRightInd w:val="0"/>
              <w:snapToGrid w:val="0"/>
              <w:spacing w:line="240" w:lineRule="auto"/>
              <w:ind w:left="0"/>
              <w:jc w:val="center"/>
              <w:rPr>
                <w:szCs w:val="21"/>
              </w:rPr>
            </w:pPr>
          </w:p>
        </w:tc>
        <w:tc>
          <w:tcPr>
            <w:tcW w:w="238" w:type="dxa"/>
            <w:tcBorders>
              <w:top w:val="nil"/>
              <w:bottom w:val="nil"/>
            </w:tcBorders>
          </w:tcPr>
          <w:p w14:paraId="5F716397"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398"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399"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39A" w14:textId="77777777" w:rsidR="00D849C4" w:rsidRPr="00403B71" w:rsidRDefault="00D849C4" w:rsidP="00230DBB">
            <w:pPr>
              <w:adjustRightInd w:val="0"/>
              <w:snapToGrid w:val="0"/>
              <w:spacing w:line="240" w:lineRule="auto"/>
              <w:ind w:left="0"/>
              <w:jc w:val="center"/>
              <w:rPr>
                <w:szCs w:val="21"/>
              </w:rPr>
            </w:pPr>
          </w:p>
        </w:tc>
      </w:tr>
      <w:tr w:rsidR="00D849C4" w14:paraId="5F7163A3" w14:textId="77777777" w:rsidTr="00230DBB">
        <w:trPr>
          <w:trHeight w:hRule="exact" w:val="227"/>
          <w:jc w:val="center"/>
        </w:trPr>
        <w:tc>
          <w:tcPr>
            <w:tcW w:w="1111" w:type="dxa"/>
            <w:vAlign w:val="center"/>
          </w:tcPr>
          <w:p w14:paraId="5F71639C"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39D"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39E" w14:textId="77777777" w:rsidR="00D849C4" w:rsidRPr="00403B71" w:rsidRDefault="00D849C4" w:rsidP="00230DBB">
            <w:pPr>
              <w:adjustRightInd w:val="0"/>
              <w:snapToGrid w:val="0"/>
              <w:spacing w:line="240" w:lineRule="auto"/>
              <w:ind w:left="0"/>
              <w:jc w:val="center"/>
              <w:rPr>
                <w:szCs w:val="21"/>
              </w:rPr>
            </w:pPr>
          </w:p>
        </w:tc>
        <w:tc>
          <w:tcPr>
            <w:tcW w:w="238" w:type="dxa"/>
            <w:tcBorders>
              <w:top w:val="nil"/>
              <w:bottom w:val="nil"/>
            </w:tcBorders>
          </w:tcPr>
          <w:p w14:paraId="5F71639F" w14:textId="77777777" w:rsidR="00D849C4" w:rsidRPr="00403B71" w:rsidRDefault="00D849C4" w:rsidP="00230DBB">
            <w:pPr>
              <w:adjustRightInd w:val="0"/>
              <w:snapToGrid w:val="0"/>
              <w:spacing w:line="360" w:lineRule="exact"/>
              <w:ind w:left="0"/>
              <w:rPr>
                <w:szCs w:val="21"/>
              </w:rPr>
            </w:pPr>
          </w:p>
        </w:tc>
        <w:tc>
          <w:tcPr>
            <w:tcW w:w="1113" w:type="dxa"/>
          </w:tcPr>
          <w:p w14:paraId="5F7163A0"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3A1"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3A2" w14:textId="77777777" w:rsidR="00D849C4" w:rsidRPr="00403B71" w:rsidRDefault="00D849C4" w:rsidP="00230DBB">
            <w:pPr>
              <w:adjustRightInd w:val="0"/>
              <w:snapToGrid w:val="0"/>
              <w:spacing w:line="240" w:lineRule="auto"/>
              <w:ind w:left="0"/>
              <w:jc w:val="center"/>
              <w:rPr>
                <w:szCs w:val="21"/>
              </w:rPr>
            </w:pPr>
          </w:p>
        </w:tc>
      </w:tr>
      <w:tr w:rsidR="00D849C4" w14:paraId="5F7163AB" w14:textId="77777777" w:rsidTr="00230DBB">
        <w:trPr>
          <w:trHeight w:hRule="exact" w:val="227"/>
          <w:jc w:val="center"/>
        </w:trPr>
        <w:tc>
          <w:tcPr>
            <w:tcW w:w="1111" w:type="dxa"/>
            <w:vAlign w:val="center"/>
          </w:tcPr>
          <w:p w14:paraId="5F7163A4"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3A5"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3A6" w14:textId="77777777" w:rsidR="00D849C4" w:rsidRPr="00403B71" w:rsidRDefault="00D849C4" w:rsidP="00230DBB">
            <w:pPr>
              <w:adjustRightInd w:val="0"/>
              <w:snapToGrid w:val="0"/>
              <w:spacing w:line="240" w:lineRule="auto"/>
              <w:ind w:left="0"/>
              <w:jc w:val="center"/>
              <w:rPr>
                <w:szCs w:val="21"/>
              </w:rPr>
            </w:pPr>
          </w:p>
        </w:tc>
        <w:tc>
          <w:tcPr>
            <w:tcW w:w="238" w:type="dxa"/>
            <w:tcBorders>
              <w:top w:val="nil"/>
              <w:bottom w:val="nil"/>
            </w:tcBorders>
          </w:tcPr>
          <w:p w14:paraId="5F7163A7" w14:textId="77777777" w:rsidR="00D849C4" w:rsidRPr="00403B71" w:rsidRDefault="00D849C4" w:rsidP="00230DBB">
            <w:pPr>
              <w:adjustRightInd w:val="0"/>
              <w:snapToGrid w:val="0"/>
              <w:spacing w:line="360" w:lineRule="exact"/>
              <w:ind w:left="0"/>
              <w:rPr>
                <w:szCs w:val="21"/>
              </w:rPr>
            </w:pPr>
          </w:p>
        </w:tc>
        <w:tc>
          <w:tcPr>
            <w:tcW w:w="1113" w:type="dxa"/>
          </w:tcPr>
          <w:p w14:paraId="5F7163A8"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3A9"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3AA" w14:textId="77777777" w:rsidR="00D849C4" w:rsidRPr="00403B71" w:rsidRDefault="00D849C4" w:rsidP="00230DBB">
            <w:pPr>
              <w:adjustRightInd w:val="0"/>
              <w:snapToGrid w:val="0"/>
              <w:spacing w:line="240" w:lineRule="auto"/>
              <w:ind w:left="0"/>
              <w:jc w:val="center"/>
              <w:rPr>
                <w:szCs w:val="21"/>
              </w:rPr>
            </w:pPr>
          </w:p>
        </w:tc>
      </w:tr>
      <w:tr w:rsidR="00D849C4" w14:paraId="5F7163B3" w14:textId="77777777" w:rsidTr="00AB365E">
        <w:trPr>
          <w:trHeight w:hRule="exact" w:val="227"/>
          <w:jc w:val="center"/>
        </w:trPr>
        <w:tc>
          <w:tcPr>
            <w:tcW w:w="1111" w:type="dxa"/>
            <w:vAlign w:val="center"/>
          </w:tcPr>
          <w:p w14:paraId="5F7163AC"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2-1</w:t>
            </w:r>
          </w:p>
        </w:tc>
        <w:tc>
          <w:tcPr>
            <w:tcW w:w="1111" w:type="dxa"/>
            <w:vAlign w:val="center"/>
          </w:tcPr>
          <w:p w14:paraId="5F7163A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A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AF"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3B0"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2-2</w:t>
            </w:r>
          </w:p>
        </w:tc>
        <w:tc>
          <w:tcPr>
            <w:tcW w:w="1113" w:type="dxa"/>
            <w:vAlign w:val="center"/>
          </w:tcPr>
          <w:p w14:paraId="5F7163B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B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BB" w14:textId="77777777" w:rsidTr="00AB365E">
        <w:trPr>
          <w:trHeight w:hRule="exact" w:val="227"/>
          <w:jc w:val="center"/>
        </w:trPr>
        <w:tc>
          <w:tcPr>
            <w:tcW w:w="1111" w:type="dxa"/>
            <w:vAlign w:val="center"/>
          </w:tcPr>
          <w:p w14:paraId="5F7163B4"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2-3</w:t>
            </w:r>
          </w:p>
        </w:tc>
        <w:tc>
          <w:tcPr>
            <w:tcW w:w="1111" w:type="dxa"/>
            <w:vAlign w:val="center"/>
          </w:tcPr>
          <w:p w14:paraId="5F7163B5"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B6"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B7" w14:textId="77777777" w:rsidR="00D849C4" w:rsidRPr="00403B71" w:rsidRDefault="00D849C4" w:rsidP="00230DBB">
            <w:pPr>
              <w:adjustRightInd w:val="0"/>
              <w:snapToGrid w:val="0"/>
              <w:spacing w:line="360" w:lineRule="exact"/>
              <w:ind w:left="0"/>
              <w:rPr>
                <w:szCs w:val="21"/>
              </w:rPr>
            </w:pPr>
          </w:p>
        </w:tc>
        <w:tc>
          <w:tcPr>
            <w:tcW w:w="1113" w:type="dxa"/>
          </w:tcPr>
          <w:p w14:paraId="5F7163B8"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2-4</w:t>
            </w:r>
          </w:p>
        </w:tc>
        <w:tc>
          <w:tcPr>
            <w:tcW w:w="1113" w:type="dxa"/>
            <w:vAlign w:val="center"/>
          </w:tcPr>
          <w:p w14:paraId="5F7163B9"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BA"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C3" w14:textId="77777777" w:rsidTr="00230DBB">
        <w:trPr>
          <w:trHeight w:hRule="exact" w:val="227"/>
          <w:jc w:val="center"/>
        </w:trPr>
        <w:tc>
          <w:tcPr>
            <w:tcW w:w="1111" w:type="dxa"/>
          </w:tcPr>
          <w:p w14:paraId="5F7163BC"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2-5</w:t>
            </w:r>
          </w:p>
        </w:tc>
        <w:tc>
          <w:tcPr>
            <w:tcW w:w="1111" w:type="dxa"/>
            <w:vAlign w:val="center"/>
          </w:tcPr>
          <w:p w14:paraId="5F7163B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B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BF" w14:textId="77777777" w:rsidR="00D849C4" w:rsidRPr="00403B71" w:rsidRDefault="00D849C4" w:rsidP="00230DBB">
            <w:pPr>
              <w:adjustRightInd w:val="0"/>
              <w:snapToGrid w:val="0"/>
              <w:spacing w:line="360" w:lineRule="exact"/>
              <w:ind w:left="0"/>
              <w:rPr>
                <w:szCs w:val="21"/>
              </w:rPr>
            </w:pPr>
          </w:p>
        </w:tc>
        <w:tc>
          <w:tcPr>
            <w:tcW w:w="1113" w:type="dxa"/>
          </w:tcPr>
          <w:p w14:paraId="5F7163C0"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2-6</w:t>
            </w:r>
          </w:p>
        </w:tc>
        <w:tc>
          <w:tcPr>
            <w:tcW w:w="1113" w:type="dxa"/>
            <w:vAlign w:val="center"/>
          </w:tcPr>
          <w:p w14:paraId="5F7163C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C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CB" w14:textId="77777777" w:rsidTr="00230DBB">
        <w:trPr>
          <w:trHeight w:hRule="exact" w:val="227"/>
          <w:jc w:val="center"/>
        </w:trPr>
        <w:tc>
          <w:tcPr>
            <w:tcW w:w="1111" w:type="dxa"/>
          </w:tcPr>
          <w:p w14:paraId="5F7163C4"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2-7</w:t>
            </w:r>
          </w:p>
        </w:tc>
        <w:tc>
          <w:tcPr>
            <w:tcW w:w="1111" w:type="dxa"/>
            <w:vAlign w:val="center"/>
          </w:tcPr>
          <w:p w14:paraId="5F7163C5"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C6"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C7" w14:textId="77777777" w:rsidR="00D849C4" w:rsidRPr="00403B71" w:rsidRDefault="00D849C4" w:rsidP="00230DBB">
            <w:pPr>
              <w:adjustRightInd w:val="0"/>
              <w:snapToGrid w:val="0"/>
              <w:spacing w:line="360" w:lineRule="exact"/>
              <w:ind w:left="0"/>
              <w:rPr>
                <w:szCs w:val="21"/>
              </w:rPr>
            </w:pPr>
          </w:p>
        </w:tc>
        <w:tc>
          <w:tcPr>
            <w:tcW w:w="1113" w:type="dxa"/>
          </w:tcPr>
          <w:p w14:paraId="5F7163C8"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2-8</w:t>
            </w:r>
          </w:p>
        </w:tc>
        <w:tc>
          <w:tcPr>
            <w:tcW w:w="1113" w:type="dxa"/>
            <w:vAlign w:val="center"/>
          </w:tcPr>
          <w:p w14:paraId="5F7163C9"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CA"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D3" w14:textId="77777777" w:rsidTr="00230DBB">
        <w:trPr>
          <w:trHeight w:hRule="exact" w:val="227"/>
          <w:jc w:val="center"/>
        </w:trPr>
        <w:tc>
          <w:tcPr>
            <w:tcW w:w="1111" w:type="dxa"/>
          </w:tcPr>
          <w:p w14:paraId="5F7163CC"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2-9</w:t>
            </w:r>
          </w:p>
        </w:tc>
        <w:tc>
          <w:tcPr>
            <w:tcW w:w="1111" w:type="dxa"/>
            <w:vAlign w:val="center"/>
          </w:tcPr>
          <w:p w14:paraId="5F7163C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C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CF" w14:textId="77777777" w:rsidR="00D849C4" w:rsidRPr="00403B71" w:rsidRDefault="00D849C4" w:rsidP="00230DBB">
            <w:pPr>
              <w:adjustRightInd w:val="0"/>
              <w:snapToGrid w:val="0"/>
              <w:spacing w:line="360" w:lineRule="exact"/>
              <w:ind w:left="0"/>
              <w:rPr>
                <w:szCs w:val="21"/>
              </w:rPr>
            </w:pPr>
          </w:p>
        </w:tc>
        <w:tc>
          <w:tcPr>
            <w:tcW w:w="1113" w:type="dxa"/>
          </w:tcPr>
          <w:p w14:paraId="5F7163D0"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2-10</w:t>
            </w:r>
          </w:p>
        </w:tc>
        <w:tc>
          <w:tcPr>
            <w:tcW w:w="1113" w:type="dxa"/>
            <w:vAlign w:val="center"/>
          </w:tcPr>
          <w:p w14:paraId="5F7163D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D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DB" w14:textId="77777777" w:rsidTr="00230DBB">
        <w:trPr>
          <w:trHeight w:hRule="exact" w:val="227"/>
          <w:jc w:val="center"/>
        </w:trPr>
        <w:tc>
          <w:tcPr>
            <w:tcW w:w="1111" w:type="dxa"/>
          </w:tcPr>
          <w:p w14:paraId="5F7163D4"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2-11</w:t>
            </w:r>
          </w:p>
        </w:tc>
        <w:tc>
          <w:tcPr>
            <w:tcW w:w="1111" w:type="dxa"/>
            <w:vAlign w:val="center"/>
          </w:tcPr>
          <w:p w14:paraId="5F7163D5"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D6"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D7"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3D8"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2-12</w:t>
            </w:r>
          </w:p>
        </w:tc>
        <w:tc>
          <w:tcPr>
            <w:tcW w:w="1113" w:type="dxa"/>
            <w:vAlign w:val="center"/>
          </w:tcPr>
          <w:p w14:paraId="5F7163D9"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DA"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E3" w14:textId="77777777" w:rsidTr="00230DBB">
        <w:trPr>
          <w:trHeight w:hRule="exact" w:val="227"/>
          <w:jc w:val="center"/>
        </w:trPr>
        <w:tc>
          <w:tcPr>
            <w:tcW w:w="1111" w:type="dxa"/>
          </w:tcPr>
          <w:p w14:paraId="5F7163DC"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2-13</w:t>
            </w:r>
          </w:p>
        </w:tc>
        <w:tc>
          <w:tcPr>
            <w:tcW w:w="1111" w:type="dxa"/>
            <w:vAlign w:val="center"/>
          </w:tcPr>
          <w:p w14:paraId="5F7163D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D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DF"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3E0" w14:textId="77777777" w:rsidR="00D849C4" w:rsidRPr="006D7D93" w:rsidRDefault="00D849C4" w:rsidP="00AB365E">
            <w:pPr>
              <w:adjustRightInd w:val="0"/>
              <w:snapToGrid w:val="0"/>
              <w:spacing w:line="240" w:lineRule="auto"/>
              <w:ind w:left="0"/>
              <w:jc w:val="center"/>
              <w:rPr>
                <w:szCs w:val="21"/>
              </w:rPr>
            </w:pPr>
            <w:r w:rsidRPr="006D7D93">
              <w:rPr>
                <w:rFonts w:hint="eastAsia"/>
                <w:szCs w:val="21"/>
              </w:rPr>
              <w:t>2-14</w:t>
            </w:r>
          </w:p>
        </w:tc>
        <w:tc>
          <w:tcPr>
            <w:tcW w:w="1113" w:type="dxa"/>
            <w:vAlign w:val="center"/>
          </w:tcPr>
          <w:p w14:paraId="5F7163E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E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3EB" w14:textId="77777777" w:rsidTr="00230DBB">
        <w:trPr>
          <w:trHeight w:hRule="exact" w:val="227"/>
          <w:jc w:val="center"/>
        </w:trPr>
        <w:tc>
          <w:tcPr>
            <w:tcW w:w="1111" w:type="dxa"/>
          </w:tcPr>
          <w:p w14:paraId="5F7163E4"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3E5"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3E6" w14:textId="77777777" w:rsidR="00D849C4" w:rsidRPr="00403B71" w:rsidRDefault="00D849C4" w:rsidP="00230DBB">
            <w:pPr>
              <w:adjustRightInd w:val="0"/>
              <w:snapToGrid w:val="0"/>
              <w:spacing w:line="240" w:lineRule="auto"/>
              <w:ind w:left="0"/>
              <w:jc w:val="center"/>
              <w:rPr>
                <w:szCs w:val="21"/>
              </w:rPr>
            </w:pPr>
          </w:p>
        </w:tc>
        <w:tc>
          <w:tcPr>
            <w:tcW w:w="238" w:type="dxa"/>
            <w:tcBorders>
              <w:top w:val="nil"/>
              <w:bottom w:val="nil"/>
            </w:tcBorders>
          </w:tcPr>
          <w:p w14:paraId="5F7163E7"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3E8"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3E9"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3EA" w14:textId="77777777" w:rsidR="00D849C4" w:rsidRPr="00403B71" w:rsidRDefault="00D849C4" w:rsidP="00230DBB">
            <w:pPr>
              <w:adjustRightInd w:val="0"/>
              <w:snapToGrid w:val="0"/>
              <w:spacing w:line="240" w:lineRule="auto"/>
              <w:ind w:left="0"/>
              <w:jc w:val="center"/>
              <w:rPr>
                <w:szCs w:val="21"/>
              </w:rPr>
            </w:pPr>
          </w:p>
        </w:tc>
      </w:tr>
      <w:tr w:rsidR="00D849C4" w14:paraId="5F7163F3" w14:textId="77777777" w:rsidTr="00230DBB">
        <w:trPr>
          <w:trHeight w:hRule="exact" w:val="227"/>
          <w:jc w:val="center"/>
        </w:trPr>
        <w:tc>
          <w:tcPr>
            <w:tcW w:w="1111" w:type="dxa"/>
          </w:tcPr>
          <w:p w14:paraId="5F7163EC"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3ED"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3EE" w14:textId="77777777" w:rsidR="00D849C4" w:rsidRPr="00403B71" w:rsidRDefault="00D849C4" w:rsidP="00230DBB">
            <w:pPr>
              <w:adjustRightInd w:val="0"/>
              <w:snapToGrid w:val="0"/>
              <w:spacing w:line="240" w:lineRule="auto"/>
              <w:ind w:left="0"/>
              <w:jc w:val="center"/>
              <w:rPr>
                <w:szCs w:val="21"/>
              </w:rPr>
            </w:pPr>
          </w:p>
        </w:tc>
        <w:tc>
          <w:tcPr>
            <w:tcW w:w="238" w:type="dxa"/>
            <w:tcBorders>
              <w:top w:val="nil"/>
              <w:bottom w:val="nil"/>
            </w:tcBorders>
          </w:tcPr>
          <w:p w14:paraId="5F7163EF"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3F0"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3F1"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3F2" w14:textId="77777777" w:rsidR="00D849C4" w:rsidRPr="00403B71" w:rsidRDefault="00D849C4" w:rsidP="00230DBB">
            <w:pPr>
              <w:adjustRightInd w:val="0"/>
              <w:snapToGrid w:val="0"/>
              <w:spacing w:line="240" w:lineRule="auto"/>
              <w:ind w:left="0"/>
              <w:jc w:val="center"/>
              <w:rPr>
                <w:szCs w:val="21"/>
              </w:rPr>
            </w:pPr>
          </w:p>
        </w:tc>
      </w:tr>
      <w:tr w:rsidR="00D849C4" w14:paraId="5F7163FB" w14:textId="77777777" w:rsidTr="00AB365E">
        <w:trPr>
          <w:trHeight w:hRule="exact" w:val="227"/>
          <w:jc w:val="center"/>
        </w:trPr>
        <w:tc>
          <w:tcPr>
            <w:tcW w:w="1111" w:type="dxa"/>
            <w:vAlign w:val="center"/>
          </w:tcPr>
          <w:p w14:paraId="5F7163F4" w14:textId="77777777" w:rsidR="00D849C4" w:rsidRPr="006D7D93" w:rsidRDefault="00D849C4" w:rsidP="00AB365E">
            <w:pPr>
              <w:adjustRightInd w:val="0"/>
              <w:snapToGrid w:val="0"/>
              <w:spacing w:line="240" w:lineRule="auto"/>
              <w:ind w:left="0"/>
              <w:jc w:val="center"/>
              <w:rPr>
                <w:szCs w:val="21"/>
              </w:rPr>
            </w:pPr>
            <w:r>
              <w:rPr>
                <w:rFonts w:hint="eastAsia"/>
                <w:szCs w:val="21"/>
              </w:rPr>
              <w:t>3</w:t>
            </w:r>
            <w:r w:rsidRPr="006D7D93">
              <w:rPr>
                <w:rFonts w:hint="eastAsia"/>
                <w:szCs w:val="21"/>
              </w:rPr>
              <w:t>-1</w:t>
            </w:r>
          </w:p>
        </w:tc>
        <w:tc>
          <w:tcPr>
            <w:tcW w:w="1111" w:type="dxa"/>
            <w:vAlign w:val="center"/>
          </w:tcPr>
          <w:p w14:paraId="5F7163F5"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F6"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F7"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3F8" w14:textId="77777777" w:rsidR="00D849C4" w:rsidRPr="006D7D93" w:rsidRDefault="00D849C4" w:rsidP="00AB365E">
            <w:pPr>
              <w:adjustRightInd w:val="0"/>
              <w:snapToGrid w:val="0"/>
              <w:spacing w:line="240" w:lineRule="auto"/>
              <w:ind w:left="0"/>
              <w:jc w:val="center"/>
              <w:rPr>
                <w:szCs w:val="21"/>
              </w:rPr>
            </w:pPr>
            <w:r>
              <w:rPr>
                <w:rFonts w:hint="eastAsia"/>
                <w:szCs w:val="21"/>
              </w:rPr>
              <w:t>3</w:t>
            </w:r>
            <w:r w:rsidRPr="006D7D93">
              <w:rPr>
                <w:rFonts w:hint="eastAsia"/>
                <w:szCs w:val="21"/>
              </w:rPr>
              <w:t>-2</w:t>
            </w:r>
          </w:p>
        </w:tc>
        <w:tc>
          <w:tcPr>
            <w:tcW w:w="1113" w:type="dxa"/>
            <w:vAlign w:val="center"/>
          </w:tcPr>
          <w:p w14:paraId="5F7163F9"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3FA"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403" w14:textId="77777777" w:rsidTr="00AB365E">
        <w:trPr>
          <w:trHeight w:hRule="exact" w:val="227"/>
          <w:jc w:val="center"/>
        </w:trPr>
        <w:tc>
          <w:tcPr>
            <w:tcW w:w="1111" w:type="dxa"/>
            <w:vAlign w:val="center"/>
          </w:tcPr>
          <w:p w14:paraId="5F7163FC" w14:textId="77777777" w:rsidR="00D849C4" w:rsidRPr="006D7D93" w:rsidRDefault="00D849C4" w:rsidP="00AB365E">
            <w:pPr>
              <w:adjustRightInd w:val="0"/>
              <w:snapToGrid w:val="0"/>
              <w:spacing w:line="240" w:lineRule="auto"/>
              <w:ind w:left="0"/>
              <w:jc w:val="center"/>
              <w:rPr>
                <w:szCs w:val="21"/>
              </w:rPr>
            </w:pPr>
            <w:r>
              <w:rPr>
                <w:rFonts w:hint="eastAsia"/>
                <w:szCs w:val="21"/>
              </w:rPr>
              <w:t>3</w:t>
            </w:r>
            <w:r w:rsidRPr="006D7D93">
              <w:rPr>
                <w:rFonts w:hint="eastAsia"/>
                <w:szCs w:val="21"/>
              </w:rPr>
              <w:t>-3</w:t>
            </w:r>
          </w:p>
        </w:tc>
        <w:tc>
          <w:tcPr>
            <w:tcW w:w="1111" w:type="dxa"/>
            <w:vAlign w:val="center"/>
          </w:tcPr>
          <w:p w14:paraId="5F7163F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3F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3FF"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400" w14:textId="77777777" w:rsidR="00D849C4" w:rsidRPr="006D7D93" w:rsidRDefault="00D849C4" w:rsidP="00AB365E">
            <w:pPr>
              <w:adjustRightInd w:val="0"/>
              <w:snapToGrid w:val="0"/>
              <w:spacing w:line="240" w:lineRule="auto"/>
              <w:ind w:left="0"/>
              <w:jc w:val="center"/>
              <w:rPr>
                <w:szCs w:val="21"/>
              </w:rPr>
            </w:pPr>
            <w:r>
              <w:rPr>
                <w:rFonts w:hint="eastAsia"/>
                <w:szCs w:val="21"/>
              </w:rPr>
              <w:t>3</w:t>
            </w:r>
            <w:r w:rsidRPr="006D7D93">
              <w:rPr>
                <w:rFonts w:hint="eastAsia"/>
                <w:szCs w:val="21"/>
              </w:rPr>
              <w:t>-4</w:t>
            </w:r>
          </w:p>
        </w:tc>
        <w:tc>
          <w:tcPr>
            <w:tcW w:w="1113" w:type="dxa"/>
            <w:vAlign w:val="center"/>
          </w:tcPr>
          <w:p w14:paraId="5F71640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0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40B" w14:textId="77777777" w:rsidTr="00AB365E">
        <w:trPr>
          <w:trHeight w:hRule="exact" w:val="227"/>
          <w:jc w:val="center"/>
        </w:trPr>
        <w:tc>
          <w:tcPr>
            <w:tcW w:w="1111" w:type="dxa"/>
          </w:tcPr>
          <w:p w14:paraId="5F716404" w14:textId="77777777" w:rsidR="00D849C4" w:rsidRPr="006D7D93" w:rsidRDefault="00D849C4" w:rsidP="00AB365E">
            <w:pPr>
              <w:adjustRightInd w:val="0"/>
              <w:snapToGrid w:val="0"/>
              <w:spacing w:line="240" w:lineRule="auto"/>
              <w:ind w:left="0"/>
              <w:jc w:val="center"/>
              <w:rPr>
                <w:szCs w:val="21"/>
              </w:rPr>
            </w:pPr>
            <w:r>
              <w:rPr>
                <w:rFonts w:hint="eastAsia"/>
                <w:szCs w:val="21"/>
              </w:rPr>
              <w:t>3</w:t>
            </w:r>
            <w:r w:rsidRPr="006D7D93">
              <w:rPr>
                <w:rFonts w:hint="eastAsia"/>
                <w:szCs w:val="21"/>
              </w:rPr>
              <w:t>-5</w:t>
            </w:r>
          </w:p>
        </w:tc>
        <w:tc>
          <w:tcPr>
            <w:tcW w:w="1111" w:type="dxa"/>
            <w:vAlign w:val="center"/>
          </w:tcPr>
          <w:p w14:paraId="5F716405"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06"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07"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408" w14:textId="77777777" w:rsidR="00D849C4" w:rsidRPr="006D7D93" w:rsidRDefault="00D849C4" w:rsidP="00AB365E">
            <w:pPr>
              <w:adjustRightInd w:val="0"/>
              <w:snapToGrid w:val="0"/>
              <w:spacing w:line="240" w:lineRule="auto"/>
              <w:ind w:left="0"/>
              <w:jc w:val="center"/>
              <w:rPr>
                <w:szCs w:val="21"/>
              </w:rPr>
            </w:pPr>
            <w:r>
              <w:rPr>
                <w:rFonts w:hint="eastAsia"/>
                <w:szCs w:val="21"/>
              </w:rPr>
              <w:t>3</w:t>
            </w:r>
            <w:r w:rsidRPr="006D7D93">
              <w:rPr>
                <w:rFonts w:hint="eastAsia"/>
                <w:szCs w:val="21"/>
              </w:rPr>
              <w:t>-6</w:t>
            </w:r>
          </w:p>
        </w:tc>
        <w:tc>
          <w:tcPr>
            <w:tcW w:w="1113" w:type="dxa"/>
            <w:vAlign w:val="center"/>
          </w:tcPr>
          <w:p w14:paraId="5F716409"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0A"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413" w14:textId="77777777" w:rsidTr="00AB365E">
        <w:trPr>
          <w:trHeight w:hRule="exact" w:val="227"/>
          <w:jc w:val="center"/>
        </w:trPr>
        <w:tc>
          <w:tcPr>
            <w:tcW w:w="1111" w:type="dxa"/>
          </w:tcPr>
          <w:p w14:paraId="5F71640C" w14:textId="77777777" w:rsidR="00D849C4" w:rsidRPr="006D7D93" w:rsidRDefault="00D849C4" w:rsidP="00AB365E">
            <w:pPr>
              <w:adjustRightInd w:val="0"/>
              <w:snapToGrid w:val="0"/>
              <w:spacing w:line="240" w:lineRule="auto"/>
              <w:ind w:left="0"/>
              <w:jc w:val="center"/>
              <w:rPr>
                <w:szCs w:val="21"/>
              </w:rPr>
            </w:pPr>
            <w:r>
              <w:rPr>
                <w:rFonts w:hint="eastAsia"/>
                <w:szCs w:val="21"/>
              </w:rPr>
              <w:t>3</w:t>
            </w:r>
            <w:r w:rsidRPr="006D7D93">
              <w:rPr>
                <w:rFonts w:hint="eastAsia"/>
                <w:szCs w:val="21"/>
              </w:rPr>
              <w:t>-7</w:t>
            </w:r>
          </w:p>
        </w:tc>
        <w:tc>
          <w:tcPr>
            <w:tcW w:w="1111" w:type="dxa"/>
            <w:vAlign w:val="center"/>
          </w:tcPr>
          <w:p w14:paraId="5F71640D"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0E"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0F" w14:textId="77777777" w:rsidR="00D849C4" w:rsidRPr="0094156F" w:rsidRDefault="00D849C4" w:rsidP="00230DBB">
            <w:pPr>
              <w:adjustRightInd w:val="0"/>
              <w:snapToGrid w:val="0"/>
              <w:spacing w:line="240" w:lineRule="auto"/>
              <w:ind w:left="0"/>
              <w:jc w:val="center"/>
              <w:rPr>
                <w:sz w:val="18"/>
                <w:szCs w:val="18"/>
              </w:rPr>
            </w:pPr>
          </w:p>
        </w:tc>
        <w:tc>
          <w:tcPr>
            <w:tcW w:w="1113" w:type="dxa"/>
          </w:tcPr>
          <w:p w14:paraId="5F716410" w14:textId="77777777" w:rsidR="00D849C4" w:rsidRPr="006D7D93" w:rsidRDefault="00D849C4" w:rsidP="00AB365E">
            <w:pPr>
              <w:adjustRightInd w:val="0"/>
              <w:snapToGrid w:val="0"/>
              <w:spacing w:line="240" w:lineRule="auto"/>
              <w:ind w:left="0"/>
              <w:jc w:val="center"/>
              <w:rPr>
                <w:szCs w:val="21"/>
              </w:rPr>
            </w:pPr>
            <w:r>
              <w:rPr>
                <w:rFonts w:hint="eastAsia"/>
                <w:szCs w:val="21"/>
              </w:rPr>
              <w:t>3</w:t>
            </w:r>
            <w:r w:rsidRPr="006D7D93">
              <w:rPr>
                <w:rFonts w:hint="eastAsia"/>
                <w:szCs w:val="21"/>
              </w:rPr>
              <w:t>-8</w:t>
            </w:r>
          </w:p>
        </w:tc>
        <w:tc>
          <w:tcPr>
            <w:tcW w:w="1113" w:type="dxa"/>
            <w:vAlign w:val="center"/>
          </w:tcPr>
          <w:p w14:paraId="5F716411"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12" w14:textId="77777777" w:rsidR="00D849C4" w:rsidRPr="00403B71" w:rsidRDefault="00D849C4" w:rsidP="00AB365E">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14:paraId="5F71641B" w14:textId="77777777" w:rsidTr="00230DBB">
        <w:trPr>
          <w:trHeight w:hRule="exact" w:val="227"/>
          <w:jc w:val="center"/>
        </w:trPr>
        <w:tc>
          <w:tcPr>
            <w:tcW w:w="1111" w:type="dxa"/>
          </w:tcPr>
          <w:p w14:paraId="5F716414" w14:textId="77777777" w:rsidR="00D849C4" w:rsidRPr="0094156F" w:rsidRDefault="00D849C4" w:rsidP="00230DBB">
            <w:pPr>
              <w:adjustRightInd w:val="0"/>
              <w:snapToGrid w:val="0"/>
              <w:spacing w:line="240" w:lineRule="auto"/>
              <w:ind w:left="0"/>
              <w:rPr>
                <w:sz w:val="18"/>
                <w:szCs w:val="18"/>
              </w:rPr>
            </w:pPr>
          </w:p>
        </w:tc>
        <w:tc>
          <w:tcPr>
            <w:tcW w:w="1111" w:type="dxa"/>
          </w:tcPr>
          <w:p w14:paraId="5F716415" w14:textId="77777777" w:rsidR="00D849C4" w:rsidRPr="0094156F" w:rsidRDefault="00D849C4" w:rsidP="00230DBB">
            <w:pPr>
              <w:adjustRightInd w:val="0"/>
              <w:snapToGrid w:val="0"/>
              <w:spacing w:line="240" w:lineRule="auto"/>
              <w:ind w:left="0"/>
              <w:jc w:val="center"/>
              <w:rPr>
                <w:sz w:val="18"/>
                <w:szCs w:val="18"/>
              </w:rPr>
            </w:pPr>
          </w:p>
        </w:tc>
        <w:tc>
          <w:tcPr>
            <w:tcW w:w="1111" w:type="dxa"/>
          </w:tcPr>
          <w:p w14:paraId="5F716416" w14:textId="77777777" w:rsidR="00D849C4" w:rsidRPr="0094156F" w:rsidRDefault="00D849C4" w:rsidP="00230DBB">
            <w:pPr>
              <w:adjustRightInd w:val="0"/>
              <w:snapToGrid w:val="0"/>
              <w:spacing w:line="240" w:lineRule="auto"/>
              <w:ind w:left="0"/>
              <w:jc w:val="center"/>
              <w:rPr>
                <w:sz w:val="18"/>
                <w:szCs w:val="18"/>
              </w:rPr>
            </w:pPr>
          </w:p>
        </w:tc>
        <w:tc>
          <w:tcPr>
            <w:tcW w:w="238" w:type="dxa"/>
            <w:tcBorders>
              <w:top w:val="nil"/>
              <w:bottom w:val="nil"/>
            </w:tcBorders>
          </w:tcPr>
          <w:p w14:paraId="5F716417" w14:textId="77777777" w:rsidR="00D849C4" w:rsidRPr="0094156F" w:rsidRDefault="00D849C4" w:rsidP="00230DBB">
            <w:pPr>
              <w:adjustRightInd w:val="0"/>
              <w:snapToGrid w:val="0"/>
              <w:spacing w:line="240" w:lineRule="auto"/>
              <w:ind w:left="0"/>
              <w:jc w:val="center"/>
              <w:rPr>
                <w:sz w:val="18"/>
                <w:szCs w:val="18"/>
              </w:rPr>
            </w:pPr>
          </w:p>
        </w:tc>
        <w:tc>
          <w:tcPr>
            <w:tcW w:w="1113" w:type="dxa"/>
          </w:tcPr>
          <w:p w14:paraId="5F716418" w14:textId="77777777" w:rsidR="00D849C4" w:rsidRPr="0094156F" w:rsidRDefault="00D849C4" w:rsidP="00230DBB">
            <w:pPr>
              <w:adjustRightInd w:val="0"/>
              <w:snapToGrid w:val="0"/>
              <w:spacing w:line="240" w:lineRule="auto"/>
              <w:ind w:left="0"/>
              <w:jc w:val="center"/>
              <w:rPr>
                <w:sz w:val="18"/>
                <w:szCs w:val="18"/>
              </w:rPr>
            </w:pPr>
          </w:p>
        </w:tc>
        <w:tc>
          <w:tcPr>
            <w:tcW w:w="1113" w:type="dxa"/>
          </w:tcPr>
          <w:p w14:paraId="5F716419" w14:textId="77777777" w:rsidR="00D849C4" w:rsidRPr="0094156F" w:rsidRDefault="00D849C4" w:rsidP="00230DBB">
            <w:pPr>
              <w:adjustRightInd w:val="0"/>
              <w:snapToGrid w:val="0"/>
              <w:spacing w:line="240" w:lineRule="auto"/>
              <w:ind w:left="0"/>
              <w:jc w:val="center"/>
              <w:rPr>
                <w:sz w:val="18"/>
                <w:szCs w:val="18"/>
              </w:rPr>
            </w:pPr>
          </w:p>
        </w:tc>
        <w:tc>
          <w:tcPr>
            <w:tcW w:w="1113" w:type="dxa"/>
          </w:tcPr>
          <w:p w14:paraId="5F71641A" w14:textId="77777777" w:rsidR="00D849C4" w:rsidRPr="0094156F" w:rsidRDefault="00D849C4" w:rsidP="00230DBB">
            <w:pPr>
              <w:adjustRightInd w:val="0"/>
              <w:snapToGrid w:val="0"/>
              <w:spacing w:line="240" w:lineRule="auto"/>
              <w:ind w:left="0"/>
              <w:jc w:val="center"/>
              <w:rPr>
                <w:sz w:val="18"/>
                <w:szCs w:val="18"/>
              </w:rPr>
            </w:pPr>
          </w:p>
        </w:tc>
      </w:tr>
      <w:tr w:rsidR="00D849C4" w14:paraId="5F716423" w14:textId="77777777" w:rsidTr="00230DBB">
        <w:trPr>
          <w:trHeight w:hRule="exact" w:val="227"/>
          <w:jc w:val="center"/>
        </w:trPr>
        <w:tc>
          <w:tcPr>
            <w:tcW w:w="1111" w:type="dxa"/>
          </w:tcPr>
          <w:p w14:paraId="5F71641C" w14:textId="77777777" w:rsidR="00D849C4" w:rsidRPr="0094156F" w:rsidRDefault="00D849C4" w:rsidP="00230DBB">
            <w:pPr>
              <w:adjustRightInd w:val="0"/>
              <w:snapToGrid w:val="0"/>
              <w:spacing w:line="240" w:lineRule="auto"/>
              <w:ind w:left="0"/>
              <w:rPr>
                <w:sz w:val="18"/>
                <w:szCs w:val="18"/>
              </w:rPr>
            </w:pPr>
          </w:p>
        </w:tc>
        <w:tc>
          <w:tcPr>
            <w:tcW w:w="1111" w:type="dxa"/>
          </w:tcPr>
          <w:p w14:paraId="5F71641D" w14:textId="77777777" w:rsidR="00D849C4" w:rsidRPr="0094156F" w:rsidRDefault="00D849C4" w:rsidP="00230DBB">
            <w:pPr>
              <w:adjustRightInd w:val="0"/>
              <w:snapToGrid w:val="0"/>
              <w:spacing w:line="240" w:lineRule="auto"/>
              <w:ind w:left="0"/>
              <w:jc w:val="center"/>
              <w:rPr>
                <w:sz w:val="18"/>
                <w:szCs w:val="18"/>
              </w:rPr>
            </w:pPr>
          </w:p>
        </w:tc>
        <w:tc>
          <w:tcPr>
            <w:tcW w:w="1111" w:type="dxa"/>
          </w:tcPr>
          <w:p w14:paraId="5F71641E" w14:textId="77777777" w:rsidR="00D849C4" w:rsidRPr="0094156F" w:rsidRDefault="00D849C4" w:rsidP="00230DBB">
            <w:pPr>
              <w:adjustRightInd w:val="0"/>
              <w:snapToGrid w:val="0"/>
              <w:spacing w:line="240" w:lineRule="auto"/>
              <w:ind w:left="0"/>
              <w:jc w:val="center"/>
              <w:rPr>
                <w:sz w:val="18"/>
                <w:szCs w:val="18"/>
              </w:rPr>
            </w:pPr>
          </w:p>
        </w:tc>
        <w:tc>
          <w:tcPr>
            <w:tcW w:w="238" w:type="dxa"/>
            <w:tcBorders>
              <w:top w:val="nil"/>
              <w:bottom w:val="nil"/>
            </w:tcBorders>
          </w:tcPr>
          <w:p w14:paraId="5F71641F" w14:textId="77777777" w:rsidR="00D849C4" w:rsidRPr="0094156F" w:rsidRDefault="00D849C4" w:rsidP="00230DBB">
            <w:pPr>
              <w:adjustRightInd w:val="0"/>
              <w:snapToGrid w:val="0"/>
              <w:spacing w:line="240" w:lineRule="auto"/>
              <w:ind w:left="0"/>
              <w:jc w:val="center"/>
              <w:rPr>
                <w:sz w:val="18"/>
                <w:szCs w:val="18"/>
              </w:rPr>
            </w:pPr>
          </w:p>
        </w:tc>
        <w:tc>
          <w:tcPr>
            <w:tcW w:w="1113" w:type="dxa"/>
          </w:tcPr>
          <w:p w14:paraId="5F716420" w14:textId="77777777" w:rsidR="00D849C4" w:rsidRPr="0094156F" w:rsidRDefault="00D849C4" w:rsidP="00230DBB">
            <w:pPr>
              <w:adjustRightInd w:val="0"/>
              <w:snapToGrid w:val="0"/>
              <w:spacing w:line="240" w:lineRule="auto"/>
              <w:ind w:left="0"/>
              <w:jc w:val="center"/>
              <w:rPr>
                <w:sz w:val="18"/>
                <w:szCs w:val="18"/>
              </w:rPr>
            </w:pPr>
          </w:p>
        </w:tc>
        <w:tc>
          <w:tcPr>
            <w:tcW w:w="1113" w:type="dxa"/>
          </w:tcPr>
          <w:p w14:paraId="5F716421" w14:textId="77777777" w:rsidR="00D849C4" w:rsidRPr="0094156F" w:rsidRDefault="00D849C4" w:rsidP="00230DBB">
            <w:pPr>
              <w:adjustRightInd w:val="0"/>
              <w:snapToGrid w:val="0"/>
              <w:spacing w:line="240" w:lineRule="auto"/>
              <w:ind w:left="0"/>
              <w:jc w:val="center"/>
              <w:rPr>
                <w:sz w:val="18"/>
                <w:szCs w:val="18"/>
              </w:rPr>
            </w:pPr>
          </w:p>
        </w:tc>
        <w:tc>
          <w:tcPr>
            <w:tcW w:w="1113" w:type="dxa"/>
          </w:tcPr>
          <w:p w14:paraId="5F716422" w14:textId="77777777" w:rsidR="00D849C4" w:rsidRPr="0094156F" w:rsidRDefault="00D849C4" w:rsidP="00230DBB">
            <w:pPr>
              <w:adjustRightInd w:val="0"/>
              <w:snapToGrid w:val="0"/>
              <w:spacing w:line="240" w:lineRule="auto"/>
              <w:ind w:left="0"/>
              <w:jc w:val="center"/>
              <w:rPr>
                <w:sz w:val="18"/>
                <w:szCs w:val="18"/>
              </w:rPr>
            </w:pPr>
          </w:p>
        </w:tc>
      </w:tr>
    </w:tbl>
    <w:p w14:paraId="5F716424" w14:textId="77777777" w:rsidR="00C234DE" w:rsidRDefault="00C234DE" w:rsidP="00C234DE">
      <w:pPr>
        <w:adjustRightInd w:val="0"/>
        <w:snapToGrid w:val="0"/>
        <w:spacing w:line="360" w:lineRule="exact"/>
        <w:ind w:left="0"/>
        <w:rPr>
          <w:rFonts w:ascii="宋体" w:hAnsi="宋体"/>
          <w:b/>
          <w:bCs/>
          <w:color w:val="000000"/>
          <w:sz w:val="32"/>
          <w:szCs w:val="32"/>
        </w:rPr>
      </w:pPr>
    </w:p>
    <w:p w14:paraId="5F716425" w14:textId="77777777" w:rsidR="00C234DE" w:rsidRDefault="00C234DE" w:rsidP="00465F2D">
      <w:pPr>
        <w:adjustRightInd w:val="0"/>
        <w:snapToGrid w:val="0"/>
        <w:spacing w:beforeLines="50" w:before="120" w:line="240" w:lineRule="auto"/>
        <w:ind w:left="0"/>
        <w:jc w:val="center"/>
        <w:rPr>
          <w:rFonts w:ascii="宋体" w:hAnsi="宋体"/>
          <w:b/>
          <w:bCs/>
          <w:color w:val="000000" w:themeColor="text1"/>
          <w:sz w:val="32"/>
          <w:szCs w:val="32"/>
        </w:rPr>
      </w:pPr>
    </w:p>
    <w:p w14:paraId="5F716426" w14:textId="77777777" w:rsidR="00C234DE" w:rsidRPr="001B7840" w:rsidRDefault="00C234DE" w:rsidP="00465F2D">
      <w:pPr>
        <w:adjustRightInd w:val="0"/>
        <w:snapToGrid w:val="0"/>
        <w:spacing w:beforeLines="50" w:before="120"/>
        <w:ind w:left="0"/>
        <w:jc w:val="center"/>
        <w:rPr>
          <w:b/>
          <w:sz w:val="32"/>
          <w:szCs w:val="32"/>
        </w:rPr>
      </w:pPr>
      <w:r w:rsidRPr="001B7840">
        <w:rPr>
          <w:rFonts w:hint="eastAsia"/>
          <w:b/>
          <w:sz w:val="32"/>
          <w:szCs w:val="32"/>
        </w:rPr>
        <w:t>有效页</w:t>
      </w:r>
      <w:r w:rsidRPr="001B7840">
        <w:rPr>
          <w:b/>
          <w:sz w:val="32"/>
          <w:szCs w:val="32"/>
        </w:rPr>
        <w:t>清单</w:t>
      </w:r>
    </w:p>
    <w:tbl>
      <w:tblPr>
        <w:tblStyle w:val="afb"/>
        <w:tblW w:w="6910" w:type="dxa"/>
        <w:jc w:val="center"/>
        <w:tblLayout w:type="fixed"/>
        <w:tblLook w:val="04A0" w:firstRow="1" w:lastRow="0" w:firstColumn="1" w:lastColumn="0" w:noHBand="0" w:noVBand="1"/>
      </w:tblPr>
      <w:tblGrid>
        <w:gridCol w:w="1111"/>
        <w:gridCol w:w="1111"/>
        <w:gridCol w:w="1111"/>
        <w:gridCol w:w="238"/>
        <w:gridCol w:w="1113"/>
        <w:gridCol w:w="1113"/>
        <w:gridCol w:w="1113"/>
      </w:tblGrid>
      <w:tr w:rsidR="00C234DE" w14:paraId="5F71642E" w14:textId="77777777" w:rsidTr="00230DBB">
        <w:trPr>
          <w:trHeight w:hRule="exact" w:val="284"/>
          <w:jc w:val="center"/>
        </w:trPr>
        <w:tc>
          <w:tcPr>
            <w:tcW w:w="1111" w:type="dxa"/>
          </w:tcPr>
          <w:p w14:paraId="5F716427"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1" w:type="dxa"/>
          </w:tcPr>
          <w:p w14:paraId="5F716428"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1" w:type="dxa"/>
          </w:tcPr>
          <w:p w14:paraId="5F716429"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c>
          <w:tcPr>
            <w:tcW w:w="238" w:type="dxa"/>
            <w:vMerge w:val="restart"/>
            <w:tcBorders>
              <w:top w:val="nil"/>
              <w:bottom w:val="nil"/>
            </w:tcBorders>
          </w:tcPr>
          <w:p w14:paraId="5F71642A"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p>
        </w:tc>
        <w:tc>
          <w:tcPr>
            <w:tcW w:w="1113" w:type="dxa"/>
          </w:tcPr>
          <w:p w14:paraId="5F71642B"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3" w:type="dxa"/>
          </w:tcPr>
          <w:p w14:paraId="5F71642C"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3" w:type="dxa"/>
          </w:tcPr>
          <w:p w14:paraId="5F71642D" w14:textId="77777777" w:rsidR="00C234DE" w:rsidRPr="00403B71" w:rsidRDefault="00C234DE" w:rsidP="00230DBB">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r>
      <w:tr w:rsidR="001D6E28" w:rsidRPr="00403B71" w14:paraId="5F716436" w14:textId="77777777" w:rsidTr="00AB365E">
        <w:trPr>
          <w:trHeight w:hRule="exact" w:val="227"/>
          <w:jc w:val="center"/>
        </w:trPr>
        <w:tc>
          <w:tcPr>
            <w:tcW w:w="1111" w:type="dxa"/>
          </w:tcPr>
          <w:p w14:paraId="5F71642F"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4-1</w:t>
            </w:r>
          </w:p>
        </w:tc>
        <w:tc>
          <w:tcPr>
            <w:tcW w:w="1111" w:type="dxa"/>
            <w:vAlign w:val="center"/>
          </w:tcPr>
          <w:p w14:paraId="5F71643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3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432" w14:textId="77777777" w:rsidR="001D6E28" w:rsidRPr="00403B71" w:rsidRDefault="001D6E28" w:rsidP="00230DBB">
            <w:pPr>
              <w:adjustRightInd w:val="0"/>
              <w:snapToGrid w:val="0"/>
              <w:spacing w:line="240" w:lineRule="auto"/>
              <w:ind w:left="0"/>
              <w:rPr>
                <w:szCs w:val="21"/>
              </w:rPr>
            </w:pPr>
          </w:p>
        </w:tc>
        <w:tc>
          <w:tcPr>
            <w:tcW w:w="1113" w:type="dxa"/>
          </w:tcPr>
          <w:p w14:paraId="5F716433"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4-2</w:t>
            </w:r>
          </w:p>
        </w:tc>
        <w:tc>
          <w:tcPr>
            <w:tcW w:w="1113" w:type="dxa"/>
            <w:vAlign w:val="center"/>
          </w:tcPr>
          <w:p w14:paraId="5F71643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3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3E" w14:textId="77777777" w:rsidTr="00AB365E">
        <w:trPr>
          <w:trHeight w:hRule="exact" w:val="227"/>
          <w:jc w:val="center"/>
        </w:trPr>
        <w:tc>
          <w:tcPr>
            <w:tcW w:w="1111" w:type="dxa"/>
          </w:tcPr>
          <w:p w14:paraId="5F716437"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4-3</w:t>
            </w:r>
          </w:p>
        </w:tc>
        <w:tc>
          <w:tcPr>
            <w:tcW w:w="1111" w:type="dxa"/>
            <w:vAlign w:val="center"/>
          </w:tcPr>
          <w:p w14:paraId="5F71643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3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43A" w14:textId="77777777" w:rsidR="001D6E28" w:rsidRPr="00403B71" w:rsidRDefault="001D6E28" w:rsidP="00230DBB">
            <w:pPr>
              <w:adjustRightInd w:val="0"/>
              <w:snapToGrid w:val="0"/>
              <w:spacing w:line="240" w:lineRule="auto"/>
              <w:ind w:left="0"/>
              <w:rPr>
                <w:szCs w:val="21"/>
              </w:rPr>
            </w:pPr>
          </w:p>
        </w:tc>
        <w:tc>
          <w:tcPr>
            <w:tcW w:w="1113" w:type="dxa"/>
          </w:tcPr>
          <w:p w14:paraId="5F71643B"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4-4</w:t>
            </w:r>
          </w:p>
        </w:tc>
        <w:tc>
          <w:tcPr>
            <w:tcW w:w="1113" w:type="dxa"/>
            <w:vAlign w:val="center"/>
          </w:tcPr>
          <w:p w14:paraId="5F71643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3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46" w14:textId="77777777" w:rsidTr="00AB365E">
        <w:trPr>
          <w:trHeight w:hRule="exact" w:val="227"/>
          <w:jc w:val="center"/>
        </w:trPr>
        <w:tc>
          <w:tcPr>
            <w:tcW w:w="1111" w:type="dxa"/>
          </w:tcPr>
          <w:p w14:paraId="5F71643F"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4-5</w:t>
            </w:r>
          </w:p>
        </w:tc>
        <w:tc>
          <w:tcPr>
            <w:tcW w:w="1111" w:type="dxa"/>
            <w:vAlign w:val="center"/>
          </w:tcPr>
          <w:p w14:paraId="5F71644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4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442" w14:textId="77777777" w:rsidR="001D6E28" w:rsidRPr="00403B71" w:rsidRDefault="001D6E28" w:rsidP="00230DBB">
            <w:pPr>
              <w:adjustRightInd w:val="0"/>
              <w:snapToGrid w:val="0"/>
              <w:spacing w:line="240" w:lineRule="auto"/>
              <w:ind w:left="0"/>
              <w:rPr>
                <w:szCs w:val="21"/>
              </w:rPr>
            </w:pPr>
          </w:p>
        </w:tc>
        <w:tc>
          <w:tcPr>
            <w:tcW w:w="1113" w:type="dxa"/>
          </w:tcPr>
          <w:p w14:paraId="5F716443"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4-6</w:t>
            </w:r>
          </w:p>
        </w:tc>
        <w:tc>
          <w:tcPr>
            <w:tcW w:w="1113" w:type="dxa"/>
            <w:vAlign w:val="center"/>
          </w:tcPr>
          <w:p w14:paraId="5F71644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4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4E" w14:textId="77777777" w:rsidTr="00AB365E">
        <w:trPr>
          <w:trHeight w:hRule="exact" w:val="227"/>
          <w:jc w:val="center"/>
        </w:trPr>
        <w:tc>
          <w:tcPr>
            <w:tcW w:w="1111" w:type="dxa"/>
          </w:tcPr>
          <w:p w14:paraId="5F716447"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4-7</w:t>
            </w:r>
          </w:p>
        </w:tc>
        <w:tc>
          <w:tcPr>
            <w:tcW w:w="1111" w:type="dxa"/>
            <w:vAlign w:val="center"/>
          </w:tcPr>
          <w:p w14:paraId="5F71644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4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44A" w14:textId="77777777" w:rsidR="001D6E28" w:rsidRPr="00403B71" w:rsidRDefault="001D6E28" w:rsidP="00230DBB">
            <w:pPr>
              <w:adjustRightInd w:val="0"/>
              <w:snapToGrid w:val="0"/>
              <w:spacing w:line="240" w:lineRule="auto"/>
              <w:ind w:left="0"/>
              <w:rPr>
                <w:szCs w:val="21"/>
              </w:rPr>
            </w:pPr>
          </w:p>
        </w:tc>
        <w:tc>
          <w:tcPr>
            <w:tcW w:w="1113" w:type="dxa"/>
          </w:tcPr>
          <w:p w14:paraId="5F71644B"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4-8</w:t>
            </w:r>
          </w:p>
        </w:tc>
        <w:tc>
          <w:tcPr>
            <w:tcW w:w="1113" w:type="dxa"/>
            <w:vAlign w:val="center"/>
          </w:tcPr>
          <w:p w14:paraId="5F71644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4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56" w14:textId="77777777" w:rsidTr="00AB365E">
        <w:trPr>
          <w:trHeight w:hRule="exact" w:val="227"/>
          <w:jc w:val="center"/>
        </w:trPr>
        <w:tc>
          <w:tcPr>
            <w:tcW w:w="1111" w:type="dxa"/>
          </w:tcPr>
          <w:p w14:paraId="5F71644F"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4-9</w:t>
            </w:r>
          </w:p>
        </w:tc>
        <w:tc>
          <w:tcPr>
            <w:tcW w:w="1111" w:type="dxa"/>
            <w:vAlign w:val="center"/>
          </w:tcPr>
          <w:p w14:paraId="5F71645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5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452" w14:textId="77777777" w:rsidR="001D6E28" w:rsidRPr="00403B71" w:rsidRDefault="001D6E28" w:rsidP="00230DBB">
            <w:pPr>
              <w:adjustRightInd w:val="0"/>
              <w:snapToGrid w:val="0"/>
              <w:spacing w:line="360" w:lineRule="exact"/>
              <w:ind w:left="0"/>
              <w:rPr>
                <w:szCs w:val="21"/>
              </w:rPr>
            </w:pPr>
          </w:p>
        </w:tc>
        <w:tc>
          <w:tcPr>
            <w:tcW w:w="1113" w:type="dxa"/>
          </w:tcPr>
          <w:p w14:paraId="5F716453"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4-10</w:t>
            </w:r>
          </w:p>
        </w:tc>
        <w:tc>
          <w:tcPr>
            <w:tcW w:w="1113" w:type="dxa"/>
            <w:vAlign w:val="center"/>
          </w:tcPr>
          <w:p w14:paraId="5F71645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5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5E" w14:textId="77777777" w:rsidTr="00AB365E">
        <w:trPr>
          <w:trHeight w:hRule="exact" w:val="227"/>
          <w:jc w:val="center"/>
        </w:trPr>
        <w:tc>
          <w:tcPr>
            <w:tcW w:w="1111" w:type="dxa"/>
          </w:tcPr>
          <w:p w14:paraId="5F716457"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4-11</w:t>
            </w:r>
          </w:p>
        </w:tc>
        <w:tc>
          <w:tcPr>
            <w:tcW w:w="1111" w:type="dxa"/>
            <w:vAlign w:val="center"/>
          </w:tcPr>
          <w:p w14:paraId="5F71645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5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45A" w14:textId="77777777" w:rsidR="001D6E28" w:rsidRPr="00403B71" w:rsidRDefault="001D6E28" w:rsidP="00230DBB">
            <w:pPr>
              <w:adjustRightInd w:val="0"/>
              <w:snapToGrid w:val="0"/>
              <w:spacing w:line="360" w:lineRule="exact"/>
              <w:ind w:left="0"/>
              <w:rPr>
                <w:szCs w:val="21"/>
              </w:rPr>
            </w:pPr>
          </w:p>
        </w:tc>
        <w:tc>
          <w:tcPr>
            <w:tcW w:w="1113" w:type="dxa"/>
          </w:tcPr>
          <w:p w14:paraId="5F71645B"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4-12</w:t>
            </w:r>
          </w:p>
        </w:tc>
        <w:tc>
          <w:tcPr>
            <w:tcW w:w="1113" w:type="dxa"/>
            <w:vAlign w:val="center"/>
          </w:tcPr>
          <w:p w14:paraId="5F71645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5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66" w14:textId="77777777" w:rsidTr="00230DBB">
        <w:trPr>
          <w:trHeight w:hRule="exact" w:val="227"/>
          <w:jc w:val="center"/>
        </w:trPr>
        <w:tc>
          <w:tcPr>
            <w:tcW w:w="1111" w:type="dxa"/>
            <w:vAlign w:val="center"/>
          </w:tcPr>
          <w:p w14:paraId="5F71645F"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13</w:t>
            </w:r>
          </w:p>
        </w:tc>
        <w:tc>
          <w:tcPr>
            <w:tcW w:w="1111" w:type="dxa"/>
            <w:vAlign w:val="center"/>
          </w:tcPr>
          <w:p w14:paraId="5F71646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6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462" w14:textId="77777777" w:rsidR="001D6E28" w:rsidRPr="00403B71" w:rsidRDefault="001D6E28" w:rsidP="00230DBB">
            <w:pPr>
              <w:adjustRightInd w:val="0"/>
              <w:snapToGrid w:val="0"/>
              <w:spacing w:line="360" w:lineRule="exact"/>
              <w:ind w:left="0"/>
              <w:rPr>
                <w:szCs w:val="21"/>
              </w:rPr>
            </w:pPr>
          </w:p>
        </w:tc>
        <w:tc>
          <w:tcPr>
            <w:tcW w:w="1113" w:type="dxa"/>
            <w:vAlign w:val="center"/>
          </w:tcPr>
          <w:p w14:paraId="5F716463"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14</w:t>
            </w:r>
          </w:p>
        </w:tc>
        <w:tc>
          <w:tcPr>
            <w:tcW w:w="1113" w:type="dxa"/>
            <w:vAlign w:val="center"/>
          </w:tcPr>
          <w:p w14:paraId="5F71646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6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6E" w14:textId="77777777" w:rsidTr="00230DBB">
        <w:trPr>
          <w:trHeight w:hRule="exact" w:val="227"/>
          <w:jc w:val="center"/>
        </w:trPr>
        <w:tc>
          <w:tcPr>
            <w:tcW w:w="1111" w:type="dxa"/>
            <w:vAlign w:val="center"/>
          </w:tcPr>
          <w:p w14:paraId="5F716467"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15</w:t>
            </w:r>
          </w:p>
        </w:tc>
        <w:tc>
          <w:tcPr>
            <w:tcW w:w="1111" w:type="dxa"/>
            <w:vAlign w:val="center"/>
          </w:tcPr>
          <w:p w14:paraId="5F71646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6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46A" w14:textId="77777777" w:rsidR="001D6E28" w:rsidRPr="00403B71" w:rsidRDefault="001D6E28" w:rsidP="00230DBB">
            <w:pPr>
              <w:adjustRightInd w:val="0"/>
              <w:snapToGrid w:val="0"/>
              <w:spacing w:line="360" w:lineRule="exact"/>
              <w:ind w:left="0"/>
              <w:rPr>
                <w:szCs w:val="21"/>
              </w:rPr>
            </w:pPr>
          </w:p>
        </w:tc>
        <w:tc>
          <w:tcPr>
            <w:tcW w:w="1113" w:type="dxa"/>
            <w:vAlign w:val="center"/>
          </w:tcPr>
          <w:p w14:paraId="5F71646B"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16</w:t>
            </w:r>
          </w:p>
        </w:tc>
        <w:tc>
          <w:tcPr>
            <w:tcW w:w="1113" w:type="dxa"/>
            <w:vAlign w:val="center"/>
          </w:tcPr>
          <w:p w14:paraId="5F71646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6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76" w14:textId="77777777" w:rsidTr="00230DBB">
        <w:trPr>
          <w:trHeight w:hRule="exact" w:val="227"/>
          <w:jc w:val="center"/>
        </w:trPr>
        <w:tc>
          <w:tcPr>
            <w:tcW w:w="1111" w:type="dxa"/>
            <w:vAlign w:val="center"/>
          </w:tcPr>
          <w:p w14:paraId="5F71646F" w14:textId="77777777" w:rsidR="001D6E28" w:rsidRPr="00403B71" w:rsidRDefault="001D6E28" w:rsidP="00D849C4">
            <w:pPr>
              <w:adjustRightInd w:val="0"/>
              <w:snapToGrid w:val="0"/>
              <w:spacing w:line="240" w:lineRule="auto"/>
              <w:ind w:left="0"/>
              <w:jc w:val="center"/>
              <w:rPr>
                <w:szCs w:val="21"/>
              </w:rPr>
            </w:pPr>
            <w:r w:rsidRPr="006D7D93">
              <w:rPr>
                <w:rFonts w:hint="eastAsia"/>
                <w:szCs w:val="21"/>
              </w:rPr>
              <w:t>4-</w:t>
            </w:r>
            <w:r>
              <w:rPr>
                <w:rFonts w:hint="eastAsia"/>
                <w:szCs w:val="21"/>
              </w:rPr>
              <w:t>17</w:t>
            </w:r>
          </w:p>
        </w:tc>
        <w:tc>
          <w:tcPr>
            <w:tcW w:w="1111" w:type="dxa"/>
            <w:vAlign w:val="center"/>
          </w:tcPr>
          <w:p w14:paraId="5F71647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7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472" w14:textId="77777777" w:rsidR="001D6E28" w:rsidRPr="00403B71" w:rsidRDefault="001D6E28" w:rsidP="00230DBB">
            <w:pPr>
              <w:adjustRightInd w:val="0"/>
              <w:snapToGrid w:val="0"/>
              <w:spacing w:line="360" w:lineRule="exact"/>
              <w:ind w:left="0"/>
              <w:rPr>
                <w:szCs w:val="21"/>
              </w:rPr>
            </w:pPr>
          </w:p>
        </w:tc>
        <w:tc>
          <w:tcPr>
            <w:tcW w:w="1113" w:type="dxa"/>
            <w:vAlign w:val="center"/>
          </w:tcPr>
          <w:p w14:paraId="5F716473"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18</w:t>
            </w:r>
          </w:p>
        </w:tc>
        <w:tc>
          <w:tcPr>
            <w:tcW w:w="1113" w:type="dxa"/>
            <w:vAlign w:val="center"/>
          </w:tcPr>
          <w:p w14:paraId="5F71647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7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7E" w14:textId="77777777" w:rsidTr="00230DBB">
        <w:trPr>
          <w:trHeight w:hRule="exact" w:val="227"/>
          <w:jc w:val="center"/>
        </w:trPr>
        <w:tc>
          <w:tcPr>
            <w:tcW w:w="1111" w:type="dxa"/>
          </w:tcPr>
          <w:p w14:paraId="5F716477" w14:textId="77777777" w:rsidR="001D6E28" w:rsidRPr="00403B71" w:rsidRDefault="001D6E28" w:rsidP="00D849C4">
            <w:pPr>
              <w:adjustRightInd w:val="0"/>
              <w:snapToGrid w:val="0"/>
              <w:spacing w:line="240" w:lineRule="auto"/>
              <w:ind w:left="0"/>
              <w:jc w:val="center"/>
              <w:rPr>
                <w:szCs w:val="21"/>
              </w:rPr>
            </w:pPr>
            <w:r w:rsidRPr="006D7D93">
              <w:rPr>
                <w:rFonts w:hint="eastAsia"/>
                <w:szCs w:val="21"/>
              </w:rPr>
              <w:t>4-</w:t>
            </w:r>
            <w:r>
              <w:rPr>
                <w:rFonts w:hint="eastAsia"/>
                <w:szCs w:val="21"/>
              </w:rPr>
              <w:t>19</w:t>
            </w:r>
          </w:p>
        </w:tc>
        <w:tc>
          <w:tcPr>
            <w:tcW w:w="1111" w:type="dxa"/>
            <w:vAlign w:val="center"/>
          </w:tcPr>
          <w:p w14:paraId="5F71647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7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7A" w14:textId="77777777" w:rsidR="001D6E28" w:rsidRPr="00403B71" w:rsidRDefault="001D6E28" w:rsidP="00230DBB">
            <w:pPr>
              <w:adjustRightInd w:val="0"/>
              <w:snapToGrid w:val="0"/>
              <w:spacing w:line="360" w:lineRule="exact"/>
              <w:ind w:left="0"/>
              <w:rPr>
                <w:szCs w:val="21"/>
              </w:rPr>
            </w:pPr>
          </w:p>
        </w:tc>
        <w:tc>
          <w:tcPr>
            <w:tcW w:w="1113" w:type="dxa"/>
          </w:tcPr>
          <w:p w14:paraId="5F71647B"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20</w:t>
            </w:r>
          </w:p>
        </w:tc>
        <w:tc>
          <w:tcPr>
            <w:tcW w:w="1113" w:type="dxa"/>
            <w:vAlign w:val="center"/>
          </w:tcPr>
          <w:p w14:paraId="5F71647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7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rsidRPr="00403B71" w14:paraId="5F716486" w14:textId="77777777" w:rsidTr="00230DBB">
        <w:trPr>
          <w:trHeight w:hRule="exact" w:val="227"/>
          <w:jc w:val="center"/>
        </w:trPr>
        <w:tc>
          <w:tcPr>
            <w:tcW w:w="1111" w:type="dxa"/>
          </w:tcPr>
          <w:p w14:paraId="5F71647F" w14:textId="77777777" w:rsidR="00D849C4" w:rsidRPr="00403B71" w:rsidRDefault="00D849C4" w:rsidP="00D849C4">
            <w:pPr>
              <w:adjustRightInd w:val="0"/>
              <w:snapToGrid w:val="0"/>
              <w:spacing w:line="240" w:lineRule="auto"/>
              <w:ind w:left="0"/>
              <w:rPr>
                <w:szCs w:val="21"/>
              </w:rPr>
            </w:pPr>
          </w:p>
        </w:tc>
        <w:tc>
          <w:tcPr>
            <w:tcW w:w="1111" w:type="dxa"/>
          </w:tcPr>
          <w:p w14:paraId="5F716480" w14:textId="77777777" w:rsidR="00D849C4" w:rsidRPr="00403B71" w:rsidRDefault="00D849C4" w:rsidP="00230DBB">
            <w:pPr>
              <w:adjustRightInd w:val="0"/>
              <w:snapToGrid w:val="0"/>
              <w:spacing w:line="360" w:lineRule="exact"/>
              <w:ind w:left="0"/>
              <w:rPr>
                <w:szCs w:val="21"/>
              </w:rPr>
            </w:pPr>
          </w:p>
        </w:tc>
        <w:tc>
          <w:tcPr>
            <w:tcW w:w="1111" w:type="dxa"/>
          </w:tcPr>
          <w:p w14:paraId="5F716481" w14:textId="77777777" w:rsidR="00D849C4" w:rsidRPr="00403B71" w:rsidRDefault="00D849C4" w:rsidP="00230DBB">
            <w:pPr>
              <w:adjustRightInd w:val="0"/>
              <w:snapToGrid w:val="0"/>
              <w:spacing w:line="360" w:lineRule="exact"/>
              <w:ind w:left="0"/>
              <w:rPr>
                <w:szCs w:val="21"/>
              </w:rPr>
            </w:pPr>
          </w:p>
        </w:tc>
        <w:tc>
          <w:tcPr>
            <w:tcW w:w="238" w:type="dxa"/>
            <w:tcBorders>
              <w:top w:val="nil"/>
              <w:bottom w:val="nil"/>
            </w:tcBorders>
          </w:tcPr>
          <w:p w14:paraId="5F716482" w14:textId="77777777" w:rsidR="00D849C4" w:rsidRPr="00403B71" w:rsidRDefault="00D849C4" w:rsidP="00230DBB">
            <w:pPr>
              <w:adjustRightInd w:val="0"/>
              <w:snapToGrid w:val="0"/>
              <w:spacing w:line="360" w:lineRule="exact"/>
              <w:ind w:left="0"/>
              <w:rPr>
                <w:szCs w:val="21"/>
              </w:rPr>
            </w:pPr>
          </w:p>
        </w:tc>
        <w:tc>
          <w:tcPr>
            <w:tcW w:w="1113" w:type="dxa"/>
          </w:tcPr>
          <w:p w14:paraId="5F716483" w14:textId="77777777" w:rsidR="00D849C4" w:rsidRPr="00403B71" w:rsidRDefault="00D849C4" w:rsidP="00230DBB">
            <w:pPr>
              <w:adjustRightInd w:val="0"/>
              <w:snapToGrid w:val="0"/>
              <w:spacing w:line="360" w:lineRule="exact"/>
              <w:ind w:left="0"/>
              <w:rPr>
                <w:szCs w:val="21"/>
              </w:rPr>
            </w:pPr>
          </w:p>
        </w:tc>
        <w:tc>
          <w:tcPr>
            <w:tcW w:w="1113" w:type="dxa"/>
          </w:tcPr>
          <w:p w14:paraId="5F716484" w14:textId="77777777" w:rsidR="00D849C4" w:rsidRPr="00403B71" w:rsidRDefault="00D849C4" w:rsidP="00230DBB">
            <w:pPr>
              <w:adjustRightInd w:val="0"/>
              <w:snapToGrid w:val="0"/>
              <w:spacing w:line="360" w:lineRule="exact"/>
              <w:ind w:left="0"/>
              <w:rPr>
                <w:szCs w:val="21"/>
              </w:rPr>
            </w:pPr>
          </w:p>
        </w:tc>
        <w:tc>
          <w:tcPr>
            <w:tcW w:w="1113" w:type="dxa"/>
          </w:tcPr>
          <w:p w14:paraId="5F716485" w14:textId="77777777" w:rsidR="00D849C4" w:rsidRPr="00403B71" w:rsidRDefault="00D849C4" w:rsidP="00230DBB">
            <w:pPr>
              <w:adjustRightInd w:val="0"/>
              <w:snapToGrid w:val="0"/>
              <w:spacing w:line="360" w:lineRule="exact"/>
              <w:ind w:left="0"/>
              <w:rPr>
                <w:szCs w:val="21"/>
              </w:rPr>
            </w:pPr>
          </w:p>
        </w:tc>
      </w:tr>
      <w:tr w:rsidR="00D849C4" w:rsidRPr="00403B71" w14:paraId="5F71648E" w14:textId="77777777" w:rsidTr="00230DBB">
        <w:trPr>
          <w:trHeight w:hRule="exact" w:val="227"/>
          <w:jc w:val="center"/>
        </w:trPr>
        <w:tc>
          <w:tcPr>
            <w:tcW w:w="1111" w:type="dxa"/>
          </w:tcPr>
          <w:p w14:paraId="5F716487" w14:textId="77777777" w:rsidR="00D849C4" w:rsidRPr="00403B71" w:rsidRDefault="00D849C4" w:rsidP="00230DBB">
            <w:pPr>
              <w:adjustRightInd w:val="0"/>
              <w:snapToGrid w:val="0"/>
              <w:spacing w:line="240" w:lineRule="auto"/>
              <w:ind w:left="0"/>
              <w:jc w:val="center"/>
              <w:rPr>
                <w:szCs w:val="21"/>
              </w:rPr>
            </w:pPr>
          </w:p>
        </w:tc>
        <w:tc>
          <w:tcPr>
            <w:tcW w:w="1111" w:type="dxa"/>
          </w:tcPr>
          <w:p w14:paraId="5F716488" w14:textId="77777777" w:rsidR="00D849C4" w:rsidRPr="00403B71" w:rsidRDefault="00D849C4" w:rsidP="00230DBB">
            <w:pPr>
              <w:adjustRightInd w:val="0"/>
              <w:snapToGrid w:val="0"/>
              <w:spacing w:line="240" w:lineRule="auto"/>
              <w:ind w:left="0"/>
              <w:jc w:val="center"/>
              <w:rPr>
                <w:szCs w:val="21"/>
              </w:rPr>
            </w:pPr>
          </w:p>
        </w:tc>
        <w:tc>
          <w:tcPr>
            <w:tcW w:w="1111" w:type="dxa"/>
          </w:tcPr>
          <w:p w14:paraId="5F716489" w14:textId="77777777" w:rsidR="00D849C4" w:rsidRPr="00403B71" w:rsidRDefault="00D849C4" w:rsidP="00230DBB">
            <w:pPr>
              <w:adjustRightInd w:val="0"/>
              <w:snapToGrid w:val="0"/>
              <w:spacing w:line="240" w:lineRule="auto"/>
              <w:ind w:left="0"/>
              <w:jc w:val="center"/>
              <w:rPr>
                <w:szCs w:val="21"/>
              </w:rPr>
            </w:pPr>
          </w:p>
        </w:tc>
        <w:tc>
          <w:tcPr>
            <w:tcW w:w="238" w:type="dxa"/>
            <w:tcBorders>
              <w:top w:val="nil"/>
              <w:bottom w:val="nil"/>
            </w:tcBorders>
          </w:tcPr>
          <w:p w14:paraId="5F71648A"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48B"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48C"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48D" w14:textId="77777777" w:rsidR="00D849C4" w:rsidRPr="00403B71" w:rsidRDefault="00D849C4" w:rsidP="00230DBB">
            <w:pPr>
              <w:adjustRightInd w:val="0"/>
              <w:snapToGrid w:val="0"/>
              <w:spacing w:line="240" w:lineRule="auto"/>
              <w:ind w:left="0"/>
              <w:jc w:val="center"/>
              <w:rPr>
                <w:szCs w:val="21"/>
              </w:rPr>
            </w:pPr>
          </w:p>
        </w:tc>
      </w:tr>
      <w:tr w:rsidR="001D6E28" w:rsidRPr="00403B71" w14:paraId="5F716496" w14:textId="77777777" w:rsidTr="00506DCA">
        <w:trPr>
          <w:trHeight w:hRule="exact" w:val="227"/>
          <w:jc w:val="center"/>
        </w:trPr>
        <w:tc>
          <w:tcPr>
            <w:tcW w:w="1111" w:type="dxa"/>
          </w:tcPr>
          <w:p w14:paraId="5F71648F"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21</w:t>
            </w:r>
          </w:p>
        </w:tc>
        <w:tc>
          <w:tcPr>
            <w:tcW w:w="1111" w:type="dxa"/>
            <w:vAlign w:val="center"/>
          </w:tcPr>
          <w:p w14:paraId="5F71649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9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92" w14:textId="77777777" w:rsidR="001D6E28" w:rsidRPr="00403B71" w:rsidRDefault="001D6E28" w:rsidP="00230DBB">
            <w:pPr>
              <w:adjustRightInd w:val="0"/>
              <w:snapToGrid w:val="0"/>
              <w:spacing w:line="240" w:lineRule="auto"/>
              <w:ind w:left="0"/>
              <w:jc w:val="center"/>
              <w:rPr>
                <w:szCs w:val="21"/>
              </w:rPr>
            </w:pPr>
          </w:p>
        </w:tc>
        <w:tc>
          <w:tcPr>
            <w:tcW w:w="1113" w:type="dxa"/>
          </w:tcPr>
          <w:p w14:paraId="5F716493"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22</w:t>
            </w:r>
          </w:p>
        </w:tc>
        <w:tc>
          <w:tcPr>
            <w:tcW w:w="1113" w:type="dxa"/>
            <w:vAlign w:val="center"/>
          </w:tcPr>
          <w:p w14:paraId="5F71649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9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9E" w14:textId="77777777" w:rsidTr="00230DBB">
        <w:trPr>
          <w:trHeight w:hRule="exact" w:val="227"/>
          <w:jc w:val="center"/>
        </w:trPr>
        <w:tc>
          <w:tcPr>
            <w:tcW w:w="1111" w:type="dxa"/>
            <w:vAlign w:val="center"/>
          </w:tcPr>
          <w:p w14:paraId="5F716497"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23</w:t>
            </w:r>
          </w:p>
        </w:tc>
        <w:tc>
          <w:tcPr>
            <w:tcW w:w="1111" w:type="dxa"/>
            <w:vAlign w:val="center"/>
          </w:tcPr>
          <w:p w14:paraId="5F71649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9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9A" w14:textId="77777777" w:rsidR="001D6E28" w:rsidRPr="00403B71" w:rsidRDefault="001D6E28" w:rsidP="00230DBB">
            <w:pPr>
              <w:adjustRightInd w:val="0"/>
              <w:snapToGrid w:val="0"/>
              <w:spacing w:line="360" w:lineRule="exact"/>
              <w:ind w:left="0"/>
              <w:rPr>
                <w:szCs w:val="21"/>
              </w:rPr>
            </w:pPr>
          </w:p>
        </w:tc>
        <w:tc>
          <w:tcPr>
            <w:tcW w:w="1113" w:type="dxa"/>
          </w:tcPr>
          <w:p w14:paraId="5F71649B"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24</w:t>
            </w:r>
          </w:p>
        </w:tc>
        <w:tc>
          <w:tcPr>
            <w:tcW w:w="1113" w:type="dxa"/>
            <w:vAlign w:val="center"/>
          </w:tcPr>
          <w:p w14:paraId="5F71649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9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A6" w14:textId="77777777" w:rsidTr="00230DBB">
        <w:trPr>
          <w:trHeight w:hRule="exact" w:val="227"/>
          <w:jc w:val="center"/>
        </w:trPr>
        <w:tc>
          <w:tcPr>
            <w:tcW w:w="1111" w:type="dxa"/>
            <w:vAlign w:val="center"/>
          </w:tcPr>
          <w:p w14:paraId="5F71649F"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25</w:t>
            </w:r>
          </w:p>
        </w:tc>
        <w:tc>
          <w:tcPr>
            <w:tcW w:w="1111" w:type="dxa"/>
            <w:vAlign w:val="center"/>
          </w:tcPr>
          <w:p w14:paraId="5F7164A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A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A2" w14:textId="77777777" w:rsidR="001D6E28" w:rsidRPr="00403B71" w:rsidRDefault="001D6E28" w:rsidP="00230DBB">
            <w:pPr>
              <w:adjustRightInd w:val="0"/>
              <w:snapToGrid w:val="0"/>
              <w:spacing w:line="360" w:lineRule="exact"/>
              <w:ind w:left="0"/>
              <w:rPr>
                <w:szCs w:val="21"/>
              </w:rPr>
            </w:pPr>
          </w:p>
        </w:tc>
        <w:tc>
          <w:tcPr>
            <w:tcW w:w="1113" w:type="dxa"/>
          </w:tcPr>
          <w:p w14:paraId="5F7164A3"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26</w:t>
            </w:r>
          </w:p>
        </w:tc>
        <w:tc>
          <w:tcPr>
            <w:tcW w:w="1113" w:type="dxa"/>
            <w:vAlign w:val="center"/>
          </w:tcPr>
          <w:p w14:paraId="5F7164A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A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AE" w14:textId="77777777" w:rsidTr="00230DBB">
        <w:trPr>
          <w:trHeight w:hRule="exact" w:val="227"/>
          <w:jc w:val="center"/>
        </w:trPr>
        <w:tc>
          <w:tcPr>
            <w:tcW w:w="1111" w:type="dxa"/>
          </w:tcPr>
          <w:p w14:paraId="5F7164A7"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27</w:t>
            </w:r>
          </w:p>
        </w:tc>
        <w:tc>
          <w:tcPr>
            <w:tcW w:w="1111" w:type="dxa"/>
            <w:vAlign w:val="center"/>
          </w:tcPr>
          <w:p w14:paraId="5F7164A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A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AA" w14:textId="77777777" w:rsidR="001D6E28" w:rsidRPr="00403B71" w:rsidRDefault="001D6E28" w:rsidP="00230DBB">
            <w:pPr>
              <w:adjustRightInd w:val="0"/>
              <w:snapToGrid w:val="0"/>
              <w:spacing w:line="240" w:lineRule="auto"/>
              <w:ind w:left="0"/>
              <w:jc w:val="center"/>
              <w:rPr>
                <w:szCs w:val="21"/>
              </w:rPr>
            </w:pPr>
          </w:p>
        </w:tc>
        <w:tc>
          <w:tcPr>
            <w:tcW w:w="1113" w:type="dxa"/>
          </w:tcPr>
          <w:p w14:paraId="5F7164AB"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28</w:t>
            </w:r>
          </w:p>
        </w:tc>
        <w:tc>
          <w:tcPr>
            <w:tcW w:w="1113" w:type="dxa"/>
            <w:vAlign w:val="center"/>
          </w:tcPr>
          <w:p w14:paraId="5F7164A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A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B6" w14:textId="77777777" w:rsidTr="00230DBB">
        <w:trPr>
          <w:trHeight w:hRule="exact" w:val="227"/>
          <w:jc w:val="center"/>
        </w:trPr>
        <w:tc>
          <w:tcPr>
            <w:tcW w:w="1111" w:type="dxa"/>
          </w:tcPr>
          <w:p w14:paraId="5F7164AF"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29</w:t>
            </w:r>
          </w:p>
        </w:tc>
        <w:tc>
          <w:tcPr>
            <w:tcW w:w="1111" w:type="dxa"/>
            <w:vAlign w:val="center"/>
          </w:tcPr>
          <w:p w14:paraId="5F7164B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B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B2" w14:textId="77777777" w:rsidR="001D6E28" w:rsidRPr="00403B71" w:rsidRDefault="001D6E28" w:rsidP="00230DBB">
            <w:pPr>
              <w:adjustRightInd w:val="0"/>
              <w:snapToGrid w:val="0"/>
              <w:spacing w:line="360" w:lineRule="exact"/>
              <w:ind w:left="0"/>
              <w:rPr>
                <w:szCs w:val="21"/>
              </w:rPr>
            </w:pPr>
          </w:p>
        </w:tc>
        <w:tc>
          <w:tcPr>
            <w:tcW w:w="1113" w:type="dxa"/>
          </w:tcPr>
          <w:p w14:paraId="5F7164B3"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30</w:t>
            </w:r>
          </w:p>
        </w:tc>
        <w:tc>
          <w:tcPr>
            <w:tcW w:w="1113" w:type="dxa"/>
            <w:vAlign w:val="center"/>
          </w:tcPr>
          <w:p w14:paraId="5F7164B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B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BE" w14:textId="77777777" w:rsidTr="00230DBB">
        <w:trPr>
          <w:trHeight w:hRule="exact" w:val="227"/>
          <w:jc w:val="center"/>
        </w:trPr>
        <w:tc>
          <w:tcPr>
            <w:tcW w:w="1111" w:type="dxa"/>
          </w:tcPr>
          <w:p w14:paraId="5F7164B7"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31</w:t>
            </w:r>
          </w:p>
        </w:tc>
        <w:tc>
          <w:tcPr>
            <w:tcW w:w="1111" w:type="dxa"/>
            <w:vAlign w:val="center"/>
          </w:tcPr>
          <w:p w14:paraId="5F7164B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B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BA" w14:textId="77777777" w:rsidR="001D6E28" w:rsidRPr="00403B71" w:rsidRDefault="001D6E28" w:rsidP="00230DBB">
            <w:pPr>
              <w:adjustRightInd w:val="0"/>
              <w:snapToGrid w:val="0"/>
              <w:spacing w:line="360" w:lineRule="exact"/>
              <w:ind w:left="0"/>
              <w:rPr>
                <w:szCs w:val="21"/>
              </w:rPr>
            </w:pPr>
          </w:p>
        </w:tc>
        <w:tc>
          <w:tcPr>
            <w:tcW w:w="1113" w:type="dxa"/>
          </w:tcPr>
          <w:p w14:paraId="5F7164BB"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32</w:t>
            </w:r>
          </w:p>
        </w:tc>
        <w:tc>
          <w:tcPr>
            <w:tcW w:w="1113" w:type="dxa"/>
            <w:vAlign w:val="center"/>
          </w:tcPr>
          <w:p w14:paraId="5F7164B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B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C6" w14:textId="77777777" w:rsidTr="00230DBB">
        <w:trPr>
          <w:trHeight w:hRule="exact" w:val="227"/>
          <w:jc w:val="center"/>
        </w:trPr>
        <w:tc>
          <w:tcPr>
            <w:tcW w:w="1111" w:type="dxa"/>
          </w:tcPr>
          <w:p w14:paraId="5F7164BF"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33</w:t>
            </w:r>
          </w:p>
        </w:tc>
        <w:tc>
          <w:tcPr>
            <w:tcW w:w="1111" w:type="dxa"/>
            <w:vAlign w:val="center"/>
          </w:tcPr>
          <w:p w14:paraId="5F7164C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C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C2" w14:textId="77777777" w:rsidR="001D6E28" w:rsidRPr="00403B71" w:rsidRDefault="001D6E28" w:rsidP="00230DBB">
            <w:pPr>
              <w:adjustRightInd w:val="0"/>
              <w:snapToGrid w:val="0"/>
              <w:spacing w:line="360" w:lineRule="exact"/>
              <w:ind w:left="0"/>
              <w:rPr>
                <w:szCs w:val="21"/>
              </w:rPr>
            </w:pPr>
          </w:p>
        </w:tc>
        <w:tc>
          <w:tcPr>
            <w:tcW w:w="1113" w:type="dxa"/>
          </w:tcPr>
          <w:p w14:paraId="5F7164C3"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34</w:t>
            </w:r>
          </w:p>
        </w:tc>
        <w:tc>
          <w:tcPr>
            <w:tcW w:w="1113" w:type="dxa"/>
            <w:vAlign w:val="center"/>
          </w:tcPr>
          <w:p w14:paraId="5F7164C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C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CE" w14:textId="77777777" w:rsidTr="00230DBB">
        <w:trPr>
          <w:trHeight w:hRule="exact" w:val="227"/>
          <w:jc w:val="center"/>
        </w:trPr>
        <w:tc>
          <w:tcPr>
            <w:tcW w:w="1111" w:type="dxa"/>
          </w:tcPr>
          <w:p w14:paraId="5F7164C7"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35</w:t>
            </w:r>
          </w:p>
        </w:tc>
        <w:tc>
          <w:tcPr>
            <w:tcW w:w="1111" w:type="dxa"/>
            <w:vAlign w:val="center"/>
          </w:tcPr>
          <w:p w14:paraId="5F7164C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C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CA" w14:textId="77777777" w:rsidR="001D6E28" w:rsidRPr="00403B71" w:rsidRDefault="001D6E28" w:rsidP="00230DBB">
            <w:pPr>
              <w:adjustRightInd w:val="0"/>
              <w:snapToGrid w:val="0"/>
              <w:spacing w:line="360" w:lineRule="exact"/>
              <w:ind w:left="0"/>
              <w:rPr>
                <w:szCs w:val="21"/>
              </w:rPr>
            </w:pPr>
          </w:p>
        </w:tc>
        <w:tc>
          <w:tcPr>
            <w:tcW w:w="1113" w:type="dxa"/>
          </w:tcPr>
          <w:p w14:paraId="5F7164CB"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36</w:t>
            </w:r>
          </w:p>
        </w:tc>
        <w:tc>
          <w:tcPr>
            <w:tcW w:w="1113" w:type="dxa"/>
            <w:vAlign w:val="center"/>
          </w:tcPr>
          <w:p w14:paraId="5F7164C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C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D6" w14:textId="77777777" w:rsidTr="00230DBB">
        <w:trPr>
          <w:trHeight w:hRule="exact" w:val="227"/>
          <w:jc w:val="center"/>
        </w:trPr>
        <w:tc>
          <w:tcPr>
            <w:tcW w:w="1111" w:type="dxa"/>
          </w:tcPr>
          <w:p w14:paraId="5F7164CF"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37</w:t>
            </w:r>
          </w:p>
        </w:tc>
        <w:tc>
          <w:tcPr>
            <w:tcW w:w="1111" w:type="dxa"/>
            <w:vAlign w:val="center"/>
          </w:tcPr>
          <w:p w14:paraId="5F7164D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D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D2" w14:textId="77777777" w:rsidR="001D6E28" w:rsidRPr="00403B71" w:rsidRDefault="001D6E28" w:rsidP="00230DBB">
            <w:pPr>
              <w:adjustRightInd w:val="0"/>
              <w:snapToGrid w:val="0"/>
              <w:spacing w:line="240" w:lineRule="auto"/>
              <w:ind w:left="0"/>
              <w:jc w:val="center"/>
              <w:rPr>
                <w:szCs w:val="21"/>
              </w:rPr>
            </w:pPr>
          </w:p>
        </w:tc>
        <w:tc>
          <w:tcPr>
            <w:tcW w:w="1113" w:type="dxa"/>
          </w:tcPr>
          <w:p w14:paraId="5F7164D3"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38</w:t>
            </w:r>
          </w:p>
        </w:tc>
        <w:tc>
          <w:tcPr>
            <w:tcW w:w="1113" w:type="dxa"/>
            <w:vAlign w:val="center"/>
          </w:tcPr>
          <w:p w14:paraId="5F7164D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D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DE" w14:textId="77777777" w:rsidTr="00230DBB">
        <w:trPr>
          <w:trHeight w:hRule="exact" w:val="227"/>
          <w:jc w:val="center"/>
        </w:trPr>
        <w:tc>
          <w:tcPr>
            <w:tcW w:w="1111" w:type="dxa"/>
          </w:tcPr>
          <w:p w14:paraId="5F7164D7"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39</w:t>
            </w:r>
          </w:p>
        </w:tc>
        <w:tc>
          <w:tcPr>
            <w:tcW w:w="1111" w:type="dxa"/>
            <w:vAlign w:val="center"/>
          </w:tcPr>
          <w:p w14:paraId="5F7164D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D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DA" w14:textId="77777777" w:rsidR="001D6E28" w:rsidRPr="00403B71" w:rsidRDefault="001D6E28" w:rsidP="00230DBB">
            <w:pPr>
              <w:adjustRightInd w:val="0"/>
              <w:snapToGrid w:val="0"/>
              <w:spacing w:line="240" w:lineRule="auto"/>
              <w:ind w:left="0"/>
              <w:jc w:val="center"/>
              <w:rPr>
                <w:szCs w:val="21"/>
              </w:rPr>
            </w:pPr>
          </w:p>
        </w:tc>
        <w:tc>
          <w:tcPr>
            <w:tcW w:w="1113" w:type="dxa"/>
          </w:tcPr>
          <w:p w14:paraId="5F7164DB"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40</w:t>
            </w:r>
          </w:p>
        </w:tc>
        <w:tc>
          <w:tcPr>
            <w:tcW w:w="1113" w:type="dxa"/>
            <w:vAlign w:val="center"/>
          </w:tcPr>
          <w:p w14:paraId="5F7164D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D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rsidRPr="00403B71" w14:paraId="5F7164E6" w14:textId="77777777" w:rsidTr="00230DBB">
        <w:trPr>
          <w:trHeight w:hRule="exact" w:val="227"/>
          <w:jc w:val="center"/>
        </w:trPr>
        <w:tc>
          <w:tcPr>
            <w:tcW w:w="1111" w:type="dxa"/>
          </w:tcPr>
          <w:p w14:paraId="5F7164DF"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4E0"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4E1" w14:textId="77777777" w:rsidR="00D849C4" w:rsidRPr="00403B71" w:rsidRDefault="00D849C4" w:rsidP="00230DBB">
            <w:pPr>
              <w:adjustRightInd w:val="0"/>
              <w:snapToGrid w:val="0"/>
              <w:spacing w:line="240" w:lineRule="auto"/>
              <w:ind w:left="0"/>
              <w:jc w:val="center"/>
              <w:rPr>
                <w:szCs w:val="21"/>
              </w:rPr>
            </w:pPr>
          </w:p>
        </w:tc>
        <w:tc>
          <w:tcPr>
            <w:tcW w:w="238" w:type="dxa"/>
            <w:tcBorders>
              <w:top w:val="nil"/>
              <w:bottom w:val="nil"/>
            </w:tcBorders>
          </w:tcPr>
          <w:p w14:paraId="5F7164E2"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4E3"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4E4"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4E5" w14:textId="77777777" w:rsidR="00D849C4" w:rsidRPr="00403B71" w:rsidRDefault="00D849C4" w:rsidP="00230DBB">
            <w:pPr>
              <w:adjustRightInd w:val="0"/>
              <w:snapToGrid w:val="0"/>
              <w:spacing w:line="240" w:lineRule="auto"/>
              <w:ind w:left="0"/>
              <w:jc w:val="center"/>
              <w:rPr>
                <w:szCs w:val="21"/>
              </w:rPr>
            </w:pPr>
          </w:p>
        </w:tc>
      </w:tr>
      <w:tr w:rsidR="00D849C4" w:rsidRPr="00403B71" w14:paraId="5F7164EE" w14:textId="77777777" w:rsidTr="00230DBB">
        <w:trPr>
          <w:trHeight w:hRule="exact" w:val="227"/>
          <w:jc w:val="center"/>
        </w:trPr>
        <w:tc>
          <w:tcPr>
            <w:tcW w:w="1111" w:type="dxa"/>
          </w:tcPr>
          <w:p w14:paraId="5F7164E7"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4E8" w14:textId="77777777" w:rsidR="00D849C4" w:rsidRPr="00403B71" w:rsidRDefault="00D849C4" w:rsidP="00230DBB">
            <w:pPr>
              <w:adjustRightInd w:val="0"/>
              <w:snapToGrid w:val="0"/>
              <w:spacing w:line="240" w:lineRule="auto"/>
              <w:ind w:left="0"/>
              <w:jc w:val="center"/>
              <w:rPr>
                <w:szCs w:val="21"/>
              </w:rPr>
            </w:pPr>
          </w:p>
        </w:tc>
        <w:tc>
          <w:tcPr>
            <w:tcW w:w="1111" w:type="dxa"/>
            <w:vAlign w:val="center"/>
          </w:tcPr>
          <w:p w14:paraId="5F7164E9" w14:textId="77777777" w:rsidR="00D849C4" w:rsidRPr="00403B71" w:rsidRDefault="00D849C4" w:rsidP="00230DBB">
            <w:pPr>
              <w:adjustRightInd w:val="0"/>
              <w:snapToGrid w:val="0"/>
              <w:spacing w:line="240" w:lineRule="auto"/>
              <w:ind w:left="0"/>
              <w:jc w:val="center"/>
              <w:rPr>
                <w:szCs w:val="21"/>
              </w:rPr>
            </w:pPr>
          </w:p>
        </w:tc>
        <w:tc>
          <w:tcPr>
            <w:tcW w:w="238" w:type="dxa"/>
            <w:tcBorders>
              <w:top w:val="nil"/>
              <w:bottom w:val="nil"/>
            </w:tcBorders>
          </w:tcPr>
          <w:p w14:paraId="5F7164EA"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4EB"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4EC" w14:textId="77777777" w:rsidR="00D849C4" w:rsidRPr="00403B71" w:rsidRDefault="00D849C4" w:rsidP="00230DBB">
            <w:pPr>
              <w:adjustRightInd w:val="0"/>
              <w:snapToGrid w:val="0"/>
              <w:spacing w:line="240" w:lineRule="auto"/>
              <w:ind w:left="0"/>
              <w:jc w:val="center"/>
              <w:rPr>
                <w:szCs w:val="21"/>
              </w:rPr>
            </w:pPr>
          </w:p>
        </w:tc>
        <w:tc>
          <w:tcPr>
            <w:tcW w:w="1113" w:type="dxa"/>
            <w:vAlign w:val="center"/>
          </w:tcPr>
          <w:p w14:paraId="5F7164ED" w14:textId="77777777" w:rsidR="00D849C4" w:rsidRPr="00403B71" w:rsidRDefault="00D849C4" w:rsidP="00230DBB">
            <w:pPr>
              <w:adjustRightInd w:val="0"/>
              <w:snapToGrid w:val="0"/>
              <w:spacing w:line="240" w:lineRule="auto"/>
              <w:ind w:left="0"/>
              <w:jc w:val="center"/>
              <w:rPr>
                <w:szCs w:val="21"/>
              </w:rPr>
            </w:pPr>
          </w:p>
        </w:tc>
      </w:tr>
      <w:tr w:rsidR="001D6E28" w:rsidRPr="00403B71" w14:paraId="5F7164F6" w14:textId="77777777" w:rsidTr="00230DBB">
        <w:trPr>
          <w:trHeight w:hRule="exact" w:val="227"/>
          <w:jc w:val="center"/>
        </w:trPr>
        <w:tc>
          <w:tcPr>
            <w:tcW w:w="1111" w:type="dxa"/>
          </w:tcPr>
          <w:p w14:paraId="5F7164EF" w14:textId="77777777" w:rsidR="001D6E28" w:rsidRPr="00403B71" w:rsidRDefault="001D6E28" w:rsidP="00230DBB">
            <w:pPr>
              <w:adjustRightInd w:val="0"/>
              <w:snapToGrid w:val="0"/>
              <w:spacing w:line="240" w:lineRule="auto"/>
              <w:ind w:left="0"/>
              <w:jc w:val="center"/>
              <w:rPr>
                <w:b/>
                <w:szCs w:val="21"/>
              </w:rPr>
            </w:pPr>
            <w:r w:rsidRPr="006D7D93">
              <w:rPr>
                <w:rFonts w:hint="eastAsia"/>
                <w:szCs w:val="21"/>
              </w:rPr>
              <w:t>4-</w:t>
            </w:r>
            <w:r>
              <w:rPr>
                <w:rFonts w:hint="eastAsia"/>
                <w:szCs w:val="21"/>
              </w:rPr>
              <w:t>41</w:t>
            </w:r>
          </w:p>
        </w:tc>
        <w:tc>
          <w:tcPr>
            <w:tcW w:w="1111" w:type="dxa"/>
            <w:vAlign w:val="center"/>
          </w:tcPr>
          <w:p w14:paraId="5F7164F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F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F2" w14:textId="77777777" w:rsidR="001D6E28" w:rsidRPr="00403B71" w:rsidRDefault="001D6E28" w:rsidP="00230DBB">
            <w:pPr>
              <w:adjustRightInd w:val="0"/>
              <w:snapToGrid w:val="0"/>
              <w:spacing w:line="240" w:lineRule="auto"/>
              <w:ind w:left="0"/>
              <w:jc w:val="center"/>
              <w:rPr>
                <w:szCs w:val="21"/>
              </w:rPr>
            </w:pPr>
          </w:p>
        </w:tc>
        <w:tc>
          <w:tcPr>
            <w:tcW w:w="1113" w:type="dxa"/>
          </w:tcPr>
          <w:p w14:paraId="5F7164F3" w14:textId="77777777" w:rsidR="001D6E28" w:rsidRPr="00403B71" w:rsidRDefault="001D6E28" w:rsidP="00230DBB">
            <w:pPr>
              <w:adjustRightInd w:val="0"/>
              <w:snapToGrid w:val="0"/>
              <w:spacing w:line="240" w:lineRule="auto"/>
              <w:ind w:left="0"/>
              <w:jc w:val="center"/>
              <w:rPr>
                <w:b/>
                <w:szCs w:val="21"/>
              </w:rPr>
            </w:pPr>
            <w:r w:rsidRPr="006D7D93">
              <w:rPr>
                <w:rFonts w:hint="eastAsia"/>
                <w:szCs w:val="21"/>
              </w:rPr>
              <w:t>4-</w:t>
            </w:r>
            <w:r>
              <w:rPr>
                <w:rFonts w:hint="eastAsia"/>
                <w:szCs w:val="21"/>
              </w:rPr>
              <w:t>42</w:t>
            </w:r>
          </w:p>
        </w:tc>
        <w:tc>
          <w:tcPr>
            <w:tcW w:w="1113" w:type="dxa"/>
            <w:vAlign w:val="center"/>
          </w:tcPr>
          <w:p w14:paraId="5F7164F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F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4FE" w14:textId="77777777" w:rsidTr="00230DBB">
        <w:trPr>
          <w:trHeight w:hRule="exact" w:val="227"/>
          <w:jc w:val="center"/>
        </w:trPr>
        <w:tc>
          <w:tcPr>
            <w:tcW w:w="1111" w:type="dxa"/>
          </w:tcPr>
          <w:p w14:paraId="5F7164F7"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43</w:t>
            </w:r>
          </w:p>
        </w:tc>
        <w:tc>
          <w:tcPr>
            <w:tcW w:w="1111" w:type="dxa"/>
            <w:vAlign w:val="center"/>
          </w:tcPr>
          <w:p w14:paraId="5F7164F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4F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4FA" w14:textId="77777777" w:rsidR="001D6E28" w:rsidRPr="00403B71" w:rsidRDefault="001D6E28" w:rsidP="00230DBB">
            <w:pPr>
              <w:adjustRightInd w:val="0"/>
              <w:snapToGrid w:val="0"/>
              <w:spacing w:line="240" w:lineRule="auto"/>
              <w:ind w:left="0"/>
              <w:jc w:val="center"/>
              <w:rPr>
                <w:szCs w:val="21"/>
              </w:rPr>
            </w:pPr>
          </w:p>
        </w:tc>
        <w:tc>
          <w:tcPr>
            <w:tcW w:w="1113" w:type="dxa"/>
          </w:tcPr>
          <w:p w14:paraId="5F7164FB"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44</w:t>
            </w:r>
          </w:p>
        </w:tc>
        <w:tc>
          <w:tcPr>
            <w:tcW w:w="1113" w:type="dxa"/>
            <w:vAlign w:val="center"/>
          </w:tcPr>
          <w:p w14:paraId="5F7164F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4F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06" w14:textId="77777777" w:rsidTr="00506DCA">
        <w:trPr>
          <w:trHeight w:hRule="exact" w:val="227"/>
          <w:jc w:val="center"/>
        </w:trPr>
        <w:tc>
          <w:tcPr>
            <w:tcW w:w="1111" w:type="dxa"/>
          </w:tcPr>
          <w:p w14:paraId="5F7164FF"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45</w:t>
            </w:r>
          </w:p>
        </w:tc>
        <w:tc>
          <w:tcPr>
            <w:tcW w:w="1111" w:type="dxa"/>
            <w:vAlign w:val="center"/>
          </w:tcPr>
          <w:p w14:paraId="5F71650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0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02" w14:textId="77777777" w:rsidR="001D6E28" w:rsidRPr="00403B71" w:rsidRDefault="001D6E28" w:rsidP="00230DBB">
            <w:pPr>
              <w:adjustRightInd w:val="0"/>
              <w:snapToGrid w:val="0"/>
              <w:spacing w:line="240" w:lineRule="auto"/>
              <w:ind w:left="0"/>
              <w:jc w:val="center"/>
              <w:rPr>
                <w:szCs w:val="21"/>
              </w:rPr>
            </w:pPr>
          </w:p>
        </w:tc>
        <w:tc>
          <w:tcPr>
            <w:tcW w:w="1113" w:type="dxa"/>
          </w:tcPr>
          <w:p w14:paraId="5F716503"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46</w:t>
            </w:r>
          </w:p>
        </w:tc>
        <w:tc>
          <w:tcPr>
            <w:tcW w:w="1113" w:type="dxa"/>
            <w:vAlign w:val="center"/>
          </w:tcPr>
          <w:p w14:paraId="5F71650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0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0E" w14:textId="77777777" w:rsidTr="00506DCA">
        <w:trPr>
          <w:trHeight w:hRule="exact" w:val="227"/>
          <w:jc w:val="center"/>
        </w:trPr>
        <w:tc>
          <w:tcPr>
            <w:tcW w:w="1111" w:type="dxa"/>
          </w:tcPr>
          <w:p w14:paraId="5F716507" w14:textId="77777777" w:rsidR="001D6E28" w:rsidRPr="00403B71" w:rsidRDefault="001D6E28" w:rsidP="00D849C4">
            <w:pPr>
              <w:adjustRightInd w:val="0"/>
              <w:snapToGrid w:val="0"/>
              <w:spacing w:line="240" w:lineRule="auto"/>
              <w:ind w:left="0"/>
              <w:jc w:val="center"/>
              <w:rPr>
                <w:szCs w:val="21"/>
              </w:rPr>
            </w:pPr>
            <w:r w:rsidRPr="006D7D93">
              <w:rPr>
                <w:rFonts w:hint="eastAsia"/>
                <w:szCs w:val="21"/>
              </w:rPr>
              <w:t>4-</w:t>
            </w:r>
            <w:r>
              <w:rPr>
                <w:rFonts w:hint="eastAsia"/>
                <w:szCs w:val="21"/>
              </w:rPr>
              <w:t>47</w:t>
            </w:r>
          </w:p>
        </w:tc>
        <w:tc>
          <w:tcPr>
            <w:tcW w:w="1111" w:type="dxa"/>
            <w:vAlign w:val="center"/>
          </w:tcPr>
          <w:p w14:paraId="5F71650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09"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0A" w14:textId="77777777" w:rsidR="001D6E28" w:rsidRPr="00403B71" w:rsidRDefault="001D6E28" w:rsidP="00230DBB">
            <w:pPr>
              <w:adjustRightInd w:val="0"/>
              <w:snapToGrid w:val="0"/>
              <w:spacing w:line="240" w:lineRule="auto"/>
              <w:ind w:left="0"/>
              <w:jc w:val="center"/>
              <w:rPr>
                <w:szCs w:val="21"/>
              </w:rPr>
            </w:pPr>
          </w:p>
        </w:tc>
        <w:tc>
          <w:tcPr>
            <w:tcW w:w="1113" w:type="dxa"/>
          </w:tcPr>
          <w:p w14:paraId="5F71650B"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48</w:t>
            </w:r>
          </w:p>
        </w:tc>
        <w:tc>
          <w:tcPr>
            <w:tcW w:w="1113" w:type="dxa"/>
            <w:vAlign w:val="center"/>
          </w:tcPr>
          <w:p w14:paraId="5F71650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0D"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16" w14:textId="77777777" w:rsidTr="00506DCA">
        <w:trPr>
          <w:trHeight w:hRule="exact" w:val="227"/>
          <w:jc w:val="center"/>
        </w:trPr>
        <w:tc>
          <w:tcPr>
            <w:tcW w:w="1111" w:type="dxa"/>
          </w:tcPr>
          <w:p w14:paraId="5F71650F" w14:textId="77777777" w:rsidR="001D6E28" w:rsidRPr="00403B71" w:rsidRDefault="001D6E28" w:rsidP="00D849C4">
            <w:pPr>
              <w:adjustRightInd w:val="0"/>
              <w:snapToGrid w:val="0"/>
              <w:spacing w:line="240" w:lineRule="auto"/>
              <w:ind w:left="0"/>
              <w:jc w:val="center"/>
              <w:rPr>
                <w:szCs w:val="21"/>
              </w:rPr>
            </w:pPr>
            <w:r w:rsidRPr="006D7D93">
              <w:rPr>
                <w:rFonts w:hint="eastAsia"/>
                <w:szCs w:val="21"/>
              </w:rPr>
              <w:t>4-</w:t>
            </w:r>
            <w:r>
              <w:rPr>
                <w:rFonts w:hint="eastAsia"/>
                <w:szCs w:val="21"/>
              </w:rPr>
              <w:t>49</w:t>
            </w:r>
          </w:p>
        </w:tc>
        <w:tc>
          <w:tcPr>
            <w:tcW w:w="1111" w:type="dxa"/>
            <w:vAlign w:val="center"/>
          </w:tcPr>
          <w:p w14:paraId="5F71651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11"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12" w14:textId="77777777" w:rsidR="001D6E28" w:rsidRPr="00403B71" w:rsidRDefault="001D6E28" w:rsidP="00230DBB">
            <w:pPr>
              <w:adjustRightInd w:val="0"/>
              <w:snapToGrid w:val="0"/>
              <w:spacing w:line="240" w:lineRule="auto"/>
              <w:ind w:left="0"/>
              <w:jc w:val="center"/>
              <w:rPr>
                <w:szCs w:val="21"/>
              </w:rPr>
            </w:pPr>
          </w:p>
        </w:tc>
        <w:tc>
          <w:tcPr>
            <w:tcW w:w="1113" w:type="dxa"/>
          </w:tcPr>
          <w:p w14:paraId="5F716513" w14:textId="77777777" w:rsidR="001D6E28" w:rsidRPr="00403B71" w:rsidRDefault="001D6E28" w:rsidP="00230DBB">
            <w:pPr>
              <w:adjustRightInd w:val="0"/>
              <w:snapToGrid w:val="0"/>
              <w:spacing w:line="240" w:lineRule="auto"/>
              <w:ind w:left="0"/>
              <w:jc w:val="center"/>
              <w:rPr>
                <w:szCs w:val="21"/>
              </w:rPr>
            </w:pPr>
            <w:r w:rsidRPr="006D7D93">
              <w:rPr>
                <w:rFonts w:hint="eastAsia"/>
                <w:szCs w:val="21"/>
              </w:rPr>
              <w:t>4-</w:t>
            </w:r>
            <w:r>
              <w:rPr>
                <w:rFonts w:hint="eastAsia"/>
                <w:szCs w:val="21"/>
              </w:rPr>
              <w:t>50</w:t>
            </w:r>
          </w:p>
        </w:tc>
        <w:tc>
          <w:tcPr>
            <w:tcW w:w="1113" w:type="dxa"/>
            <w:vAlign w:val="center"/>
          </w:tcPr>
          <w:p w14:paraId="5F71651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15"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D849C4" w:rsidRPr="00403B71" w14:paraId="5F71651E" w14:textId="77777777" w:rsidTr="00230DBB">
        <w:trPr>
          <w:trHeight w:hRule="exact" w:val="227"/>
          <w:jc w:val="center"/>
        </w:trPr>
        <w:tc>
          <w:tcPr>
            <w:tcW w:w="1111" w:type="dxa"/>
          </w:tcPr>
          <w:p w14:paraId="5F716517" w14:textId="77777777" w:rsidR="00D849C4" w:rsidRPr="00403B71" w:rsidRDefault="00D849C4" w:rsidP="00230DBB">
            <w:pPr>
              <w:adjustRightInd w:val="0"/>
              <w:snapToGrid w:val="0"/>
              <w:spacing w:line="240" w:lineRule="auto"/>
              <w:ind w:left="0"/>
              <w:rPr>
                <w:szCs w:val="21"/>
              </w:rPr>
            </w:pPr>
          </w:p>
        </w:tc>
        <w:tc>
          <w:tcPr>
            <w:tcW w:w="1111" w:type="dxa"/>
          </w:tcPr>
          <w:p w14:paraId="5F716518" w14:textId="77777777" w:rsidR="00D849C4" w:rsidRPr="00403B71" w:rsidRDefault="00D849C4" w:rsidP="00230DBB">
            <w:pPr>
              <w:adjustRightInd w:val="0"/>
              <w:snapToGrid w:val="0"/>
              <w:spacing w:line="240" w:lineRule="auto"/>
              <w:ind w:left="0"/>
              <w:jc w:val="center"/>
              <w:rPr>
                <w:szCs w:val="21"/>
              </w:rPr>
            </w:pPr>
          </w:p>
        </w:tc>
        <w:tc>
          <w:tcPr>
            <w:tcW w:w="1111" w:type="dxa"/>
          </w:tcPr>
          <w:p w14:paraId="5F716519" w14:textId="77777777" w:rsidR="00D849C4" w:rsidRPr="00403B71" w:rsidRDefault="00D849C4" w:rsidP="00230DBB">
            <w:pPr>
              <w:adjustRightInd w:val="0"/>
              <w:snapToGrid w:val="0"/>
              <w:spacing w:line="240" w:lineRule="auto"/>
              <w:ind w:left="0"/>
              <w:jc w:val="center"/>
              <w:rPr>
                <w:szCs w:val="21"/>
              </w:rPr>
            </w:pPr>
          </w:p>
        </w:tc>
        <w:tc>
          <w:tcPr>
            <w:tcW w:w="238" w:type="dxa"/>
            <w:tcBorders>
              <w:top w:val="nil"/>
              <w:bottom w:val="nil"/>
            </w:tcBorders>
          </w:tcPr>
          <w:p w14:paraId="5F71651A"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51B"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51C" w14:textId="77777777" w:rsidR="00D849C4" w:rsidRPr="00403B71" w:rsidRDefault="00D849C4" w:rsidP="00230DBB">
            <w:pPr>
              <w:adjustRightInd w:val="0"/>
              <w:snapToGrid w:val="0"/>
              <w:spacing w:line="240" w:lineRule="auto"/>
              <w:ind w:left="0"/>
              <w:jc w:val="center"/>
              <w:rPr>
                <w:szCs w:val="21"/>
              </w:rPr>
            </w:pPr>
          </w:p>
        </w:tc>
        <w:tc>
          <w:tcPr>
            <w:tcW w:w="1113" w:type="dxa"/>
          </w:tcPr>
          <w:p w14:paraId="5F71651D" w14:textId="77777777" w:rsidR="00D849C4" w:rsidRPr="00403B71" w:rsidRDefault="00D849C4" w:rsidP="00230DBB">
            <w:pPr>
              <w:adjustRightInd w:val="0"/>
              <w:snapToGrid w:val="0"/>
              <w:spacing w:line="240" w:lineRule="auto"/>
              <w:ind w:left="0"/>
              <w:jc w:val="center"/>
              <w:rPr>
                <w:szCs w:val="21"/>
              </w:rPr>
            </w:pPr>
          </w:p>
        </w:tc>
      </w:tr>
    </w:tbl>
    <w:p w14:paraId="5F71651F" w14:textId="77777777" w:rsidR="00C234DE" w:rsidRDefault="00C234DE" w:rsidP="00CE03CF">
      <w:pPr>
        <w:adjustRightInd w:val="0"/>
        <w:snapToGrid w:val="0"/>
        <w:spacing w:beforeLines="50" w:before="120" w:line="240" w:lineRule="auto"/>
        <w:ind w:left="0"/>
        <w:rPr>
          <w:rFonts w:ascii="宋体" w:hAnsi="宋体"/>
          <w:b/>
          <w:bCs/>
          <w:color w:val="000000" w:themeColor="text1"/>
          <w:sz w:val="32"/>
          <w:szCs w:val="32"/>
        </w:rPr>
      </w:pPr>
    </w:p>
    <w:p w14:paraId="5F716520" w14:textId="77777777" w:rsidR="00AB365E" w:rsidRPr="001B7840" w:rsidRDefault="00AB365E" w:rsidP="00AB365E">
      <w:pPr>
        <w:adjustRightInd w:val="0"/>
        <w:snapToGrid w:val="0"/>
        <w:spacing w:beforeLines="50" w:before="120"/>
        <w:ind w:left="0"/>
        <w:jc w:val="center"/>
        <w:rPr>
          <w:b/>
          <w:sz w:val="32"/>
          <w:szCs w:val="32"/>
        </w:rPr>
      </w:pPr>
      <w:r w:rsidRPr="001B7840">
        <w:rPr>
          <w:rFonts w:hint="eastAsia"/>
          <w:b/>
          <w:sz w:val="32"/>
          <w:szCs w:val="32"/>
        </w:rPr>
        <w:lastRenderedPageBreak/>
        <w:t>有效页</w:t>
      </w:r>
      <w:r w:rsidRPr="001B7840">
        <w:rPr>
          <w:b/>
          <w:sz w:val="32"/>
          <w:szCs w:val="32"/>
        </w:rPr>
        <w:t>清单</w:t>
      </w:r>
    </w:p>
    <w:p w14:paraId="5F716521" w14:textId="77777777" w:rsidR="00217C86" w:rsidRDefault="00217C86" w:rsidP="0042568A">
      <w:pPr>
        <w:pStyle w:val="a4"/>
        <w:adjustRightInd w:val="0"/>
        <w:snapToGrid w:val="0"/>
        <w:spacing w:line="360" w:lineRule="exact"/>
        <w:ind w:left="0"/>
        <w:rPr>
          <w:color w:val="000000" w:themeColor="text1"/>
          <w:sz w:val="21"/>
        </w:rPr>
      </w:pPr>
    </w:p>
    <w:tbl>
      <w:tblPr>
        <w:tblStyle w:val="afb"/>
        <w:tblW w:w="6910" w:type="dxa"/>
        <w:jc w:val="center"/>
        <w:tblLayout w:type="fixed"/>
        <w:tblLook w:val="04A0" w:firstRow="1" w:lastRow="0" w:firstColumn="1" w:lastColumn="0" w:noHBand="0" w:noVBand="1"/>
      </w:tblPr>
      <w:tblGrid>
        <w:gridCol w:w="1111"/>
        <w:gridCol w:w="1111"/>
        <w:gridCol w:w="1111"/>
        <w:gridCol w:w="238"/>
        <w:gridCol w:w="1113"/>
        <w:gridCol w:w="1113"/>
        <w:gridCol w:w="1113"/>
      </w:tblGrid>
      <w:tr w:rsidR="00AB365E" w14:paraId="5F716529" w14:textId="77777777" w:rsidTr="00AB365E">
        <w:trPr>
          <w:trHeight w:hRule="exact" w:val="284"/>
          <w:jc w:val="center"/>
        </w:trPr>
        <w:tc>
          <w:tcPr>
            <w:tcW w:w="1111" w:type="dxa"/>
          </w:tcPr>
          <w:p w14:paraId="5F716522"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1" w:type="dxa"/>
          </w:tcPr>
          <w:p w14:paraId="5F716523"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1" w:type="dxa"/>
          </w:tcPr>
          <w:p w14:paraId="5F716524"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c>
          <w:tcPr>
            <w:tcW w:w="238" w:type="dxa"/>
            <w:vMerge w:val="restart"/>
            <w:tcBorders>
              <w:top w:val="nil"/>
              <w:bottom w:val="nil"/>
            </w:tcBorders>
          </w:tcPr>
          <w:p w14:paraId="5F716525"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p>
        </w:tc>
        <w:tc>
          <w:tcPr>
            <w:tcW w:w="1113" w:type="dxa"/>
          </w:tcPr>
          <w:p w14:paraId="5F716526"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3" w:type="dxa"/>
          </w:tcPr>
          <w:p w14:paraId="5F716527"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3" w:type="dxa"/>
          </w:tcPr>
          <w:p w14:paraId="5F716528"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r>
      <w:tr w:rsidR="001D6E28" w:rsidRPr="00403B71" w14:paraId="5F716531" w14:textId="77777777" w:rsidTr="00AB365E">
        <w:trPr>
          <w:trHeight w:hRule="exact" w:val="227"/>
          <w:jc w:val="center"/>
        </w:trPr>
        <w:tc>
          <w:tcPr>
            <w:tcW w:w="1111" w:type="dxa"/>
          </w:tcPr>
          <w:p w14:paraId="5F71652A" w14:textId="77777777" w:rsidR="001D6E28" w:rsidRPr="006D7D93" w:rsidRDefault="001D6E28" w:rsidP="00AB365E">
            <w:pPr>
              <w:adjustRightInd w:val="0"/>
              <w:snapToGrid w:val="0"/>
              <w:spacing w:line="240" w:lineRule="auto"/>
              <w:ind w:left="0"/>
              <w:jc w:val="center"/>
              <w:rPr>
                <w:szCs w:val="21"/>
              </w:rPr>
            </w:pPr>
            <w:r>
              <w:rPr>
                <w:rFonts w:hint="eastAsia"/>
                <w:szCs w:val="21"/>
              </w:rPr>
              <w:t>4-51</w:t>
            </w:r>
          </w:p>
        </w:tc>
        <w:tc>
          <w:tcPr>
            <w:tcW w:w="1111" w:type="dxa"/>
            <w:vAlign w:val="center"/>
          </w:tcPr>
          <w:p w14:paraId="5F71652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2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52D" w14:textId="77777777" w:rsidR="001D6E28" w:rsidRPr="00403B71" w:rsidRDefault="001D6E28" w:rsidP="00AB365E">
            <w:pPr>
              <w:adjustRightInd w:val="0"/>
              <w:snapToGrid w:val="0"/>
              <w:spacing w:line="240" w:lineRule="auto"/>
              <w:ind w:left="0"/>
              <w:rPr>
                <w:szCs w:val="21"/>
              </w:rPr>
            </w:pPr>
          </w:p>
        </w:tc>
        <w:tc>
          <w:tcPr>
            <w:tcW w:w="1113" w:type="dxa"/>
          </w:tcPr>
          <w:p w14:paraId="5F71652E"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5</w:t>
            </w:r>
            <w:r w:rsidRPr="006D7D93">
              <w:rPr>
                <w:rFonts w:hint="eastAsia"/>
                <w:szCs w:val="21"/>
              </w:rPr>
              <w:t>2</w:t>
            </w:r>
          </w:p>
        </w:tc>
        <w:tc>
          <w:tcPr>
            <w:tcW w:w="1113" w:type="dxa"/>
            <w:vAlign w:val="center"/>
          </w:tcPr>
          <w:p w14:paraId="5F71652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3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39" w14:textId="77777777" w:rsidTr="00AB365E">
        <w:trPr>
          <w:trHeight w:hRule="exact" w:val="227"/>
          <w:jc w:val="center"/>
        </w:trPr>
        <w:tc>
          <w:tcPr>
            <w:tcW w:w="1111" w:type="dxa"/>
          </w:tcPr>
          <w:p w14:paraId="5F716532"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5</w:t>
            </w:r>
            <w:r w:rsidRPr="006D7D93">
              <w:rPr>
                <w:rFonts w:hint="eastAsia"/>
                <w:szCs w:val="21"/>
              </w:rPr>
              <w:t>3</w:t>
            </w:r>
          </w:p>
        </w:tc>
        <w:tc>
          <w:tcPr>
            <w:tcW w:w="1111" w:type="dxa"/>
            <w:vAlign w:val="center"/>
          </w:tcPr>
          <w:p w14:paraId="5F71653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3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535" w14:textId="77777777" w:rsidR="001D6E28" w:rsidRPr="00403B71" w:rsidRDefault="001D6E28" w:rsidP="00AB365E">
            <w:pPr>
              <w:adjustRightInd w:val="0"/>
              <w:snapToGrid w:val="0"/>
              <w:spacing w:line="240" w:lineRule="auto"/>
              <w:ind w:left="0"/>
              <w:rPr>
                <w:szCs w:val="21"/>
              </w:rPr>
            </w:pPr>
          </w:p>
        </w:tc>
        <w:tc>
          <w:tcPr>
            <w:tcW w:w="1113" w:type="dxa"/>
          </w:tcPr>
          <w:p w14:paraId="5F716536"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5</w:t>
            </w:r>
            <w:r w:rsidRPr="006D7D93">
              <w:rPr>
                <w:rFonts w:hint="eastAsia"/>
                <w:szCs w:val="21"/>
              </w:rPr>
              <w:t>4</w:t>
            </w:r>
          </w:p>
        </w:tc>
        <w:tc>
          <w:tcPr>
            <w:tcW w:w="1113" w:type="dxa"/>
            <w:vAlign w:val="center"/>
          </w:tcPr>
          <w:p w14:paraId="5F71653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3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41" w14:textId="77777777" w:rsidTr="00AB365E">
        <w:trPr>
          <w:trHeight w:hRule="exact" w:val="227"/>
          <w:jc w:val="center"/>
        </w:trPr>
        <w:tc>
          <w:tcPr>
            <w:tcW w:w="1111" w:type="dxa"/>
          </w:tcPr>
          <w:p w14:paraId="5F71653A"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5</w:t>
            </w:r>
            <w:r w:rsidRPr="006D7D93">
              <w:rPr>
                <w:rFonts w:hint="eastAsia"/>
                <w:szCs w:val="21"/>
              </w:rPr>
              <w:t>5</w:t>
            </w:r>
          </w:p>
        </w:tc>
        <w:tc>
          <w:tcPr>
            <w:tcW w:w="1111" w:type="dxa"/>
            <w:vAlign w:val="center"/>
          </w:tcPr>
          <w:p w14:paraId="5F71653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3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53D" w14:textId="77777777" w:rsidR="001D6E28" w:rsidRPr="00403B71" w:rsidRDefault="001D6E28" w:rsidP="00AB365E">
            <w:pPr>
              <w:adjustRightInd w:val="0"/>
              <w:snapToGrid w:val="0"/>
              <w:spacing w:line="240" w:lineRule="auto"/>
              <w:ind w:left="0"/>
              <w:rPr>
                <w:szCs w:val="21"/>
              </w:rPr>
            </w:pPr>
          </w:p>
        </w:tc>
        <w:tc>
          <w:tcPr>
            <w:tcW w:w="1113" w:type="dxa"/>
          </w:tcPr>
          <w:p w14:paraId="5F71653E"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5</w:t>
            </w:r>
            <w:r w:rsidRPr="006D7D93">
              <w:rPr>
                <w:rFonts w:hint="eastAsia"/>
                <w:szCs w:val="21"/>
              </w:rPr>
              <w:t>6</w:t>
            </w:r>
          </w:p>
        </w:tc>
        <w:tc>
          <w:tcPr>
            <w:tcW w:w="1113" w:type="dxa"/>
            <w:vAlign w:val="center"/>
          </w:tcPr>
          <w:p w14:paraId="5F71653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4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49" w14:textId="77777777" w:rsidTr="00AB365E">
        <w:trPr>
          <w:trHeight w:hRule="exact" w:val="227"/>
          <w:jc w:val="center"/>
        </w:trPr>
        <w:tc>
          <w:tcPr>
            <w:tcW w:w="1111" w:type="dxa"/>
          </w:tcPr>
          <w:p w14:paraId="5F716542"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5</w:t>
            </w:r>
            <w:r w:rsidRPr="006D7D93">
              <w:rPr>
                <w:rFonts w:hint="eastAsia"/>
                <w:szCs w:val="21"/>
              </w:rPr>
              <w:t>7</w:t>
            </w:r>
          </w:p>
        </w:tc>
        <w:tc>
          <w:tcPr>
            <w:tcW w:w="1111" w:type="dxa"/>
            <w:vAlign w:val="center"/>
          </w:tcPr>
          <w:p w14:paraId="5F71654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4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545" w14:textId="77777777" w:rsidR="001D6E28" w:rsidRPr="00403B71" w:rsidRDefault="001D6E28" w:rsidP="00AB365E">
            <w:pPr>
              <w:adjustRightInd w:val="0"/>
              <w:snapToGrid w:val="0"/>
              <w:spacing w:line="240" w:lineRule="auto"/>
              <w:ind w:left="0"/>
              <w:rPr>
                <w:szCs w:val="21"/>
              </w:rPr>
            </w:pPr>
          </w:p>
        </w:tc>
        <w:tc>
          <w:tcPr>
            <w:tcW w:w="1113" w:type="dxa"/>
          </w:tcPr>
          <w:p w14:paraId="5F716546"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5</w:t>
            </w:r>
            <w:r w:rsidRPr="006D7D93">
              <w:rPr>
                <w:rFonts w:hint="eastAsia"/>
                <w:szCs w:val="21"/>
              </w:rPr>
              <w:t>8</w:t>
            </w:r>
          </w:p>
        </w:tc>
        <w:tc>
          <w:tcPr>
            <w:tcW w:w="1113" w:type="dxa"/>
            <w:vAlign w:val="center"/>
          </w:tcPr>
          <w:p w14:paraId="5F71654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4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51" w14:textId="77777777" w:rsidTr="00AB365E">
        <w:trPr>
          <w:trHeight w:hRule="exact" w:val="227"/>
          <w:jc w:val="center"/>
        </w:trPr>
        <w:tc>
          <w:tcPr>
            <w:tcW w:w="1111" w:type="dxa"/>
          </w:tcPr>
          <w:p w14:paraId="5F71654A"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5</w:t>
            </w:r>
            <w:r w:rsidRPr="006D7D93">
              <w:rPr>
                <w:rFonts w:hint="eastAsia"/>
                <w:szCs w:val="21"/>
              </w:rPr>
              <w:t>9</w:t>
            </w:r>
          </w:p>
        </w:tc>
        <w:tc>
          <w:tcPr>
            <w:tcW w:w="1111" w:type="dxa"/>
            <w:vAlign w:val="center"/>
          </w:tcPr>
          <w:p w14:paraId="5F71654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4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54D" w14:textId="77777777" w:rsidR="001D6E28" w:rsidRPr="00403B71" w:rsidRDefault="001D6E28" w:rsidP="00AB365E">
            <w:pPr>
              <w:adjustRightInd w:val="0"/>
              <w:snapToGrid w:val="0"/>
              <w:spacing w:line="360" w:lineRule="exact"/>
              <w:ind w:left="0"/>
              <w:rPr>
                <w:szCs w:val="21"/>
              </w:rPr>
            </w:pPr>
          </w:p>
        </w:tc>
        <w:tc>
          <w:tcPr>
            <w:tcW w:w="1113" w:type="dxa"/>
          </w:tcPr>
          <w:p w14:paraId="5F71654E"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6</w:t>
            </w:r>
            <w:r w:rsidRPr="006D7D93">
              <w:rPr>
                <w:rFonts w:hint="eastAsia"/>
                <w:szCs w:val="21"/>
              </w:rPr>
              <w:t>0</w:t>
            </w:r>
          </w:p>
        </w:tc>
        <w:tc>
          <w:tcPr>
            <w:tcW w:w="1113" w:type="dxa"/>
            <w:vAlign w:val="center"/>
          </w:tcPr>
          <w:p w14:paraId="5F71654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5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59" w14:textId="77777777" w:rsidTr="00AB365E">
        <w:trPr>
          <w:trHeight w:hRule="exact" w:val="227"/>
          <w:jc w:val="center"/>
        </w:trPr>
        <w:tc>
          <w:tcPr>
            <w:tcW w:w="1111" w:type="dxa"/>
          </w:tcPr>
          <w:p w14:paraId="5F716552"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6</w:t>
            </w:r>
            <w:r w:rsidRPr="006D7D93">
              <w:rPr>
                <w:rFonts w:hint="eastAsia"/>
                <w:szCs w:val="21"/>
              </w:rPr>
              <w:t>1</w:t>
            </w:r>
          </w:p>
        </w:tc>
        <w:tc>
          <w:tcPr>
            <w:tcW w:w="1111" w:type="dxa"/>
            <w:vAlign w:val="center"/>
          </w:tcPr>
          <w:p w14:paraId="5F71655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5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555" w14:textId="77777777" w:rsidR="001D6E28" w:rsidRPr="00403B71" w:rsidRDefault="001D6E28" w:rsidP="00AB365E">
            <w:pPr>
              <w:adjustRightInd w:val="0"/>
              <w:snapToGrid w:val="0"/>
              <w:spacing w:line="360" w:lineRule="exact"/>
              <w:ind w:left="0"/>
              <w:rPr>
                <w:szCs w:val="21"/>
              </w:rPr>
            </w:pPr>
          </w:p>
        </w:tc>
        <w:tc>
          <w:tcPr>
            <w:tcW w:w="1113" w:type="dxa"/>
          </w:tcPr>
          <w:p w14:paraId="5F716556"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6</w:t>
            </w:r>
            <w:r w:rsidRPr="006D7D93">
              <w:rPr>
                <w:rFonts w:hint="eastAsia"/>
                <w:szCs w:val="21"/>
              </w:rPr>
              <w:t>2</w:t>
            </w:r>
          </w:p>
        </w:tc>
        <w:tc>
          <w:tcPr>
            <w:tcW w:w="1113" w:type="dxa"/>
            <w:vAlign w:val="center"/>
          </w:tcPr>
          <w:p w14:paraId="5F71655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5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61" w14:textId="77777777" w:rsidTr="00AB365E">
        <w:trPr>
          <w:trHeight w:hRule="exact" w:val="227"/>
          <w:jc w:val="center"/>
        </w:trPr>
        <w:tc>
          <w:tcPr>
            <w:tcW w:w="1111" w:type="dxa"/>
            <w:vAlign w:val="center"/>
          </w:tcPr>
          <w:p w14:paraId="5F71655A"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63</w:t>
            </w:r>
          </w:p>
        </w:tc>
        <w:tc>
          <w:tcPr>
            <w:tcW w:w="1111" w:type="dxa"/>
            <w:vAlign w:val="center"/>
          </w:tcPr>
          <w:p w14:paraId="5F71655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5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55D" w14:textId="77777777" w:rsidR="001D6E28" w:rsidRPr="00403B71" w:rsidRDefault="001D6E28" w:rsidP="00AB365E">
            <w:pPr>
              <w:adjustRightInd w:val="0"/>
              <w:snapToGrid w:val="0"/>
              <w:spacing w:line="360" w:lineRule="exact"/>
              <w:ind w:left="0"/>
              <w:rPr>
                <w:szCs w:val="21"/>
              </w:rPr>
            </w:pPr>
          </w:p>
        </w:tc>
        <w:tc>
          <w:tcPr>
            <w:tcW w:w="1113" w:type="dxa"/>
            <w:vAlign w:val="center"/>
          </w:tcPr>
          <w:p w14:paraId="5F71655E"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64</w:t>
            </w:r>
          </w:p>
        </w:tc>
        <w:tc>
          <w:tcPr>
            <w:tcW w:w="1113" w:type="dxa"/>
            <w:vAlign w:val="center"/>
          </w:tcPr>
          <w:p w14:paraId="5F71655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6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69" w14:textId="77777777" w:rsidTr="00AB365E">
        <w:trPr>
          <w:trHeight w:hRule="exact" w:val="227"/>
          <w:jc w:val="center"/>
        </w:trPr>
        <w:tc>
          <w:tcPr>
            <w:tcW w:w="1111" w:type="dxa"/>
            <w:vAlign w:val="center"/>
          </w:tcPr>
          <w:p w14:paraId="5F716562"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65</w:t>
            </w:r>
          </w:p>
        </w:tc>
        <w:tc>
          <w:tcPr>
            <w:tcW w:w="1111" w:type="dxa"/>
            <w:vAlign w:val="center"/>
          </w:tcPr>
          <w:p w14:paraId="5F71656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6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565" w14:textId="77777777" w:rsidR="001D6E28" w:rsidRPr="00403B71" w:rsidRDefault="001D6E28" w:rsidP="00AB365E">
            <w:pPr>
              <w:adjustRightInd w:val="0"/>
              <w:snapToGrid w:val="0"/>
              <w:spacing w:line="360" w:lineRule="exact"/>
              <w:ind w:left="0"/>
              <w:rPr>
                <w:szCs w:val="21"/>
              </w:rPr>
            </w:pPr>
          </w:p>
        </w:tc>
        <w:tc>
          <w:tcPr>
            <w:tcW w:w="1113" w:type="dxa"/>
            <w:vAlign w:val="center"/>
          </w:tcPr>
          <w:p w14:paraId="5F716566"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66</w:t>
            </w:r>
          </w:p>
        </w:tc>
        <w:tc>
          <w:tcPr>
            <w:tcW w:w="1113" w:type="dxa"/>
            <w:vAlign w:val="center"/>
          </w:tcPr>
          <w:p w14:paraId="5F71656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6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71" w14:textId="77777777" w:rsidTr="00AB365E">
        <w:trPr>
          <w:trHeight w:hRule="exact" w:val="227"/>
          <w:jc w:val="center"/>
        </w:trPr>
        <w:tc>
          <w:tcPr>
            <w:tcW w:w="1111" w:type="dxa"/>
            <w:vAlign w:val="center"/>
          </w:tcPr>
          <w:p w14:paraId="5F71656A"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67</w:t>
            </w:r>
          </w:p>
        </w:tc>
        <w:tc>
          <w:tcPr>
            <w:tcW w:w="1111" w:type="dxa"/>
            <w:vAlign w:val="center"/>
          </w:tcPr>
          <w:p w14:paraId="5F71656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6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56D" w14:textId="77777777" w:rsidR="001D6E28" w:rsidRPr="00403B71" w:rsidRDefault="001D6E28" w:rsidP="00AB365E">
            <w:pPr>
              <w:adjustRightInd w:val="0"/>
              <w:snapToGrid w:val="0"/>
              <w:spacing w:line="360" w:lineRule="exact"/>
              <w:ind w:left="0"/>
              <w:rPr>
                <w:szCs w:val="21"/>
              </w:rPr>
            </w:pPr>
          </w:p>
        </w:tc>
        <w:tc>
          <w:tcPr>
            <w:tcW w:w="1113" w:type="dxa"/>
            <w:vAlign w:val="center"/>
          </w:tcPr>
          <w:p w14:paraId="5F71656E"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68</w:t>
            </w:r>
          </w:p>
        </w:tc>
        <w:tc>
          <w:tcPr>
            <w:tcW w:w="1113" w:type="dxa"/>
            <w:vAlign w:val="center"/>
          </w:tcPr>
          <w:p w14:paraId="5F71656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7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79" w14:textId="77777777" w:rsidTr="00AB365E">
        <w:trPr>
          <w:trHeight w:hRule="exact" w:val="227"/>
          <w:jc w:val="center"/>
        </w:trPr>
        <w:tc>
          <w:tcPr>
            <w:tcW w:w="1111" w:type="dxa"/>
          </w:tcPr>
          <w:p w14:paraId="5F716572"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69</w:t>
            </w:r>
          </w:p>
        </w:tc>
        <w:tc>
          <w:tcPr>
            <w:tcW w:w="1111" w:type="dxa"/>
            <w:vAlign w:val="center"/>
          </w:tcPr>
          <w:p w14:paraId="5F71657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7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75" w14:textId="77777777" w:rsidR="001D6E28" w:rsidRPr="00403B71" w:rsidRDefault="001D6E28" w:rsidP="00AB365E">
            <w:pPr>
              <w:adjustRightInd w:val="0"/>
              <w:snapToGrid w:val="0"/>
              <w:spacing w:line="360" w:lineRule="exact"/>
              <w:ind w:left="0"/>
              <w:rPr>
                <w:szCs w:val="21"/>
              </w:rPr>
            </w:pPr>
          </w:p>
        </w:tc>
        <w:tc>
          <w:tcPr>
            <w:tcW w:w="1113" w:type="dxa"/>
          </w:tcPr>
          <w:p w14:paraId="5F716576"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70</w:t>
            </w:r>
          </w:p>
        </w:tc>
        <w:tc>
          <w:tcPr>
            <w:tcW w:w="1113" w:type="dxa"/>
            <w:vAlign w:val="center"/>
          </w:tcPr>
          <w:p w14:paraId="5F71657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7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AB365E" w:rsidRPr="00403B71" w14:paraId="5F716581" w14:textId="77777777" w:rsidTr="00AB365E">
        <w:trPr>
          <w:trHeight w:hRule="exact" w:val="227"/>
          <w:jc w:val="center"/>
        </w:trPr>
        <w:tc>
          <w:tcPr>
            <w:tcW w:w="1111" w:type="dxa"/>
          </w:tcPr>
          <w:p w14:paraId="5F71657A" w14:textId="77777777" w:rsidR="00AB365E" w:rsidRPr="00403B71" w:rsidRDefault="00AB365E" w:rsidP="00AB365E">
            <w:pPr>
              <w:adjustRightInd w:val="0"/>
              <w:snapToGrid w:val="0"/>
              <w:spacing w:line="240" w:lineRule="auto"/>
              <w:ind w:left="0"/>
              <w:rPr>
                <w:szCs w:val="21"/>
              </w:rPr>
            </w:pPr>
          </w:p>
        </w:tc>
        <w:tc>
          <w:tcPr>
            <w:tcW w:w="1111" w:type="dxa"/>
          </w:tcPr>
          <w:p w14:paraId="5F71657B" w14:textId="77777777" w:rsidR="00AB365E" w:rsidRPr="00403B71" w:rsidRDefault="00AB365E" w:rsidP="00AB365E">
            <w:pPr>
              <w:adjustRightInd w:val="0"/>
              <w:snapToGrid w:val="0"/>
              <w:spacing w:line="360" w:lineRule="exact"/>
              <w:ind w:left="0"/>
              <w:rPr>
                <w:szCs w:val="21"/>
              </w:rPr>
            </w:pPr>
          </w:p>
        </w:tc>
        <w:tc>
          <w:tcPr>
            <w:tcW w:w="1111" w:type="dxa"/>
          </w:tcPr>
          <w:p w14:paraId="5F71657C" w14:textId="77777777" w:rsidR="00AB365E" w:rsidRPr="00403B71" w:rsidRDefault="00AB365E" w:rsidP="00AB365E">
            <w:pPr>
              <w:adjustRightInd w:val="0"/>
              <w:snapToGrid w:val="0"/>
              <w:spacing w:line="360" w:lineRule="exact"/>
              <w:ind w:left="0"/>
              <w:rPr>
                <w:szCs w:val="21"/>
              </w:rPr>
            </w:pPr>
          </w:p>
        </w:tc>
        <w:tc>
          <w:tcPr>
            <w:tcW w:w="238" w:type="dxa"/>
            <w:tcBorders>
              <w:top w:val="nil"/>
              <w:bottom w:val="nil"/>
            </w:tcBorders>
          </w:tcPr>
          <w:p w14:paraId="5F71657D" w14:textId="77777777" w:rsidR="00AB365E" w:rsidRPr="00403B71" w:rsidRDefault="00AB365E" w:rsidP="00AB365E">
            <w:pPr>
              <w:adjustRightInd w:val="0"/>
              <w:snapToGrid w:val="0"/>
              <w:spacing w:line="360" w:lineRule="exact"/>
              <w:ind w:left="0"/>
              <w:rPr>
                <w:szCs w:val="21"/>
              </w:rPr>
            </w:pPr>
          </w:p>
        </w:tc>
        <w:tc>
          <w:tcPr>
            <w:tcW w:w="1113" w:type="dxa"/>
          </w:tcPr>
          <w:p w14:paraId="5F71657E" w14:textId="77777777" w:rsidR="00AB365E" w:rsidRPr="00403B71" w:rsidRDefault="00AB365E" w:rsidP="00AB365E">
            <w:pPr>
              <w:adjustRightInd w:val="0"/>
              <w:snapToGrid w:val="0"/>
              <w:spacing w:line="360" w:lineRule="exact"/>
              <w:ind w:left="0"/>
              <w:rPr>
                <w:szCs w:val="21"/>
              </w:rPr>
            </w:pPr>
          </w:p>
        </w:tc>
        <w:tc>
          <w:tcPr>
            <w:tcW w:w="1113" w:type="dxa"/>
          </w:tcPr>
          <w:p w14:paraId="5F71657F" w14:textId="77777777" w:rsidR="00AB365E" w:rsidRPr="00403B71" w:rsidRDefault="00AB365E" w:rsidP="00AB365E">
            <w:pPr>
              <w:adjustRightInd w:val="0"/>
              <w:snapToGrid w:val="0"/>
              <w:spacing w:line="360" w:lineRule="exact"/>
              <w:ind w:left="0"/>
              <w:rPr>
                <w:szCs w:val="21"/>
              </w:rPr>
            </w:pPr>
          </w:p>
        </w:tc>
        <w:tc>
          <w:tcPr>
            <w:tcW w:w="1113" w:type="dxa"/>
          </w:tcPr>
          <w:p w14:paraId="5F716580" w14:textId="77777777" w:rsidR="00AB365E" w:rsidRPr="00403B71" w:rsidRDefault="00AB365E" w:rsidP="00AB365E">
            <w:pPr>
              <w:adjustRightInd w:val="0"/>
              <w:snapToGrid w:val="0"/>
              <w:spacing w:line="360" w:lineRule="exact"/>
              <w:ind w:left="0"/>
              <w:rPr>
                <w:szCs w:val="21"/>
              </w:rPr>
            </w:pPr>
          </w:p>
        </w:tc>
      </w:tr>
      <w:tr w:rsidR="00AB365E" w:rsidRPr="00403B71" w14:paraId="5F716589" w14:textId="77777777" w:rsidTr="00AB365E">
        <w:trPr>
          <w:trHeight w:hRule="exact" w:val="227"/>
          <w:jc w:val="center"/>
        </w:trPr>
        <w:tc>
          <w:tcPr>
            <w:tcW w:w="1111" w:type="dxa"/>
          </w:tcPr>
          <w:p w14:paraId="5F716582" w14:textId="77777777" w:rsidR="00AB365E" w:rsidRPr="00403B71" w:rsidRDefault="00AB365E" w:rsidP="00AB365E">
            <w:pPr>
              <w:adjustRightInd w:val="0"/>
              <w:snapToGrid w:val="0"/>
              <w:spacing w:line="240" w:lineRule="auto"/>
              <w:ind w:left="0"/>
              <w:jc w:val="center"/>
              <w:rPr>
                <w:szCs w:val="21"/>
              </w:rPr>
            </w:pPr>
          </w:p>
        </w:tc>
        <w:tc>
          <w:tcPr>
            <w:tcW w:w="1111" w:type="dxa"/>
          </w:tcPr>
          <w:p w14:paraId="5F716583" w14:textId="77777777" w:rsidR="00AB365E" w:rsidRPr="00403B71" w:rsidRDefault="00AB365E" w:rsidP="00AB365E">
            <w:pPr>
              <w:adjustRightInd w:val="0"/>
              <w:snapToGrid w:val="0"/>
              <w:spacing w:line="240" w:lineRule="auto"/>
              <w:ind w:left="0"/>
              <w:jc w:val="center"/>
              <w:rPr>
                <w:szCs w:val="21"/>
              </w:rPr>
            </w:pPr>
          </w:p>
        </w:tc>
        <w:tc>
          <w:tcPr>
            <w:tcW w:w="1111" w:type="dxa"/>
          </w:tcPr>
          <w:p w14:paraId="5F716584" w14:textId="77777777" w:rsidR="00AB365E" w:rsidRPr="00403B71" w:rsidRDefault="00AB365E" w:rsidP="00AB365E">
            <w:pPr>
              <w:adjustRightInd w:val="0"/>
              <w:snapToGrid w:val="0"/>
              <w:spacing w:line="240" w:lineRule="auto"/>
              <w:ind w:left="0"/>
              <w:jc w:val="center"/>
              <w:rPr>
                <w:szCs w:val="21"/>
              </w:rPr>
            </w:pPr>
          </w:p>
        </w:tc>
        <w:tc>
          <w:tcPr>
            <w:tcW w:w="238" w:type="dxa"/>
            <w:tcBorders>
              <w:top w:val="nil"/>
              <w:bottom w:val="nil"/>
            </w:tcBorders>
          </w:tcPr>
          <w:p w14:paraId="5F716585"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586"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587"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588" w14:textId="77777777" w:rsidR="00AB365E" w:rsidRPr="00403B71" w:rsidRDefault="00AB365E" w:rsidP="00AB365E">
            <w:pPr>
              <w:adjustRightInd w:val="0"/>
              <w:snapToGrid w:val="0"/>
              <w:spacing w:line="240" w:lineRule="auto"/>
              <w:ind w:left="0"/>
              <w:jc w:val="center"/>
              <w:rPr>
                <w:szCs w:val="21"/>
              </w:rPr>
            </w:pPr>
          </w:p>
        </w:tc>
      </w:tr>
      <w:tr w:rsidR="001D6E28" w:rsidRPr="00403B71" w14:paraId="5F716591" w14:textId="77777777" w:rsidTr="00506DCA">
        <w:trPr>
          <w:trHeight w:hRule="exact" w:val="227"/>
          <w:jc w:val="center"/>
        </w:trPr>
        <w:tc>
          <w:tcPr>
            <w:tcW w:w="1111" w:type="dxa"/>
          </w:tcPr>
          <w:p w14:paraId="5F71658A"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71</w:t>
            </w:r>
          </w:p>
        </w:tc>
        <w:tc>
          <w:tcPr>
            <w:tcW w:w="1111" w:type="dxa"/>
            <w:vAlign w:val="center"/>
          </w:tcPr>
          <w:p w14:paraId="5F71658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8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8D"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58E"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72</w:t>
            </w:r>
          </w:p>
        </w:tc>
        <w:tc>
          <w:tcPr>
            <w:tcW w:w="1113" w:type="dxa"/>
            <w:vAlign w:val="center"/>
          </w:tcPr>
          <w:p w14:paraId="5F71658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9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99" w14:textId="77777777" w:rsidTr="00AB365E">
        <w:trPr>
          <w:trHeight w:hRule="exact" w:val="227"/>
          <w:jc w:val="center"/>
        </w:trPr>
        <w:tc>
          <w:tcPr>
            <w:tcW w:w="1111" w:type="dxa"/>
            <w:vAlign w:val="center"/>
          </w:tcPr>
          <w:p w14:paraId="5F716592"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73</w:t>
            </w:r>
          </w:p>
        </w:tc>
        <w:tc>
          <w:tcPr>
            <w:tcW w:w="1111" w:type="dxa"/>
            <w:vAlign w:val="center"/>
          </w:tcPr>
          <w:p w14:paraId="5F71659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9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95" w14:textId="77777777" w:rsidR="001D6E28" w:rsidRPr="00403B71" w:rsidRDefault="001D6E28" w:rsidP="00AB365E">
            <w:pPr>
              <w:adjustRightInd w:val="0"/>
              <w:snapToGrid w:val="0"/>
              <w:spacing w:line="360" w:lineRule="exact"/>
              <w:ind w:left="0"/>
              <w:rPr>
                <w:szCs w:val="21"/>
              </w:rPr>
            </w:pPr>
          </w:p>
        </w:tc>
        <w:tc>
          <w:tcPr>
            <w:tcW w:w="1113" w:type="dxa"/>
          </w:tcPr>
          <w:p w14:paraId="5F716596"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74</w:t>
            </w:r>
          </w:p>
        </w:tc>
        <w:tc>
          <w:tcPr>
            <w:tcW w:w="1113" w:type="dxa"/>
            <w:vAlign w:val="center"/>
          </w:tcPr>
          <w:p w14:paraId="5F71659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9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A1" w14:textId="77777777" w:rsidTr="00AB365E">
        <w:trPr>
          <w:trHeight w:hRule="exact" w:val="227"/>
          <w:jc w:val="center"/>
        </w:trPr>
        <w:tc>
          <w:tcPr>
            <w:tcW w:w="1111" w:type="dxa"/>
            <w:vAlign w:val="center"/>
          </w:tcPr>
          <w:p w14:paraId="5F71659A"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75</w:t>
            </w:r>
          </w:p>
        </w:tc>
        <w:tc>
          <w:tcPr>
            <w:tcW w:w="1111" w:type="dxa"/>
            <w:vAlign w:val="center"/>
          </w:tcPr>
          <w:p w14:paraId="5F71659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9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9D" w14:textId="77777777" w:rsidR="001D6E28" w:rsidRPr="00403B71" w:rsidRDefault="001D6E28" w:rsidP="00AB365E">
            <w:pPr>
              <w:adjustRightInd w:val="0"/>
              <w:snapToGrid w:val="0"/>
              <w:spacing w:line="360" w:lineRule="exact"/>
              <w:ind w:left="0"/>
              <w:rPr>
                <w:szCs w:val="21"/>
              </w:rPr>
            </w:pPr>
          </w:p>
        </w:tc>
        <w:tc>
          <w:tcPr>
            <w:tcW w:w="1113" w:type="dxa"/>
          </w:tcPr>
          <w:p w14:paraId="5F71659E"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76</w:t>
            </w:r>
          </w:p>
        </w:tc>
        <w:tc>
          <w:tcPr>
            <w:tcW w:w="1113" w:type="dxa"/>
            <w:vAlign w:val="center"/>
          </w:tcPr>
          <w:p w14:paraId="5F71659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A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A9" w14:textId="77777777" w:rsidTr="00AB365E">
        <w:trPr>
          <w:trHeight w:hRule="exact" w:val="227"/>
          <w:jc w:val="center"/>
        </w:trPr>
        <w:tc>
          <w:tcPr>
            <w:tcW w:w="1111" w:type="dxa"/>
          </w:tcPr>
          <w:p w14:paraId="5F7165A2"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77</w:t>
            </w:r>
          </w:p>
        </w:tc>
        <w:tc>
          <w:tcPr>
            <w:tcW w:w="1111" w:type="dxa"/>
            <w:vAlign w:val="center"/>
          </w:tcPr>
          <w:p w14:paraId="5F7165A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A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A5"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5A6"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78</w:t>
            </w:r>
          </w:p>
        </w:tc>
        <w:tc>
          <w:tcPr>
            <w:tcW w:w="1113" w:type="dxa"/>
            <w:vAlign w:val="center"/>
          </w:tcPr>
          <w:p w14:paraId="5F7165A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A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B1" w14:textId="77777777" w:rsidTr="00AB365E">
        <w:trPr>
          <w:trHeight w:hRule="exact" w:val="227"/>
          <w:jc w:val="center"/>
        </w:trPr>
        <w:tc>
          <w:tcPr>
            <w:tcW w:w="1111" w:type="dxa"/>
          </w:tcPr>
          <w:p w14:paraId="5F7165AA"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79</w:t>
            </w:r>
          </w:p>
        </w:tc>
        <w:tc>
          <w:tcPr>
            <w:tcW w:w="1111" w:type="dxa"/>
            <w:vAlign w:val="center"/>
          </w:tcPr>
          <w:p w14:paraId="5F7165A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A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AD" w14:textId="77777777" w:rsidR="001D6E28" w:rsidRPr="00403B71" w:rsidRDefault="001D6E28" w:rsidP="00AB365E">
            <w:pPr>
              <w:adjustRightInd w:val="0"/>
              <w:snapToGrid w:val="0"/>
              <w:spacing w:line="360" w:lineRule="exact"/>
              <w:ind w:left="0"/>
              <w:rPr>
                <w:szCs w:val="21"/>
              </w:rPr>
            </w:pPr>
          </w:p>
        </w:tc>
        <w:tc>
          <w:tcPr>
            <w:tcW w:w="1113" w:type="dxa"/>
          </w:tcPr>
          <w:p w14:paraId="5F7165AE"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80</w:t>
            </w:r>
          </w:p>
        </w:tc>
        <w:tc>
          <w:tcPr>
            <w:tcW w:w="1113" w:type="dxa"/>
            <w:vAlign w:val="center"/>
          </w:tcPr>
          <w:p w14:paraId="5F7165A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B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B9" w14:textId="77777777" w:rsidTr="00AB365E">
        <w:trPr>
          <w:trHeight w:hRule="exact" w:val="227"/>
          <w:jc w:val="center"/>
        </w:trPr>
        <w:tc>
          <w:tcPr>
            <w:tcW w:w="1111" w:type="dxa"/>
          </w:tcPr>
          <w:p w14:paraId="5F7165B2"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81</w:t>
            </w:r>
          </w:p>
        </w:tc>
        <w:tc>
          <w:tcPr>
            <w:tcW w:w="1111" w:type="dxa"/>
            <w:vAlign w:val="center"/>
          </w:tcPr>
          <w:p w14:paraId="5F7165B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B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B5" w14:textId="77777777" w:rsidR="001D6E28" w:rsidRPr="00403B71" w:rsidRDefault="001D6E28" w:rsidP="00AB365E">
            <w:pPr>
              <w:adjustRightInd w:val="0"/>
              <w:snapToGrid w:val="0"/>
              <w:spacing w:line="360" w:lineRule="exact"/>
              <w:ind w:left="0"/>
              <w:rPr>
                <w:szCs w:val="21"/>
              </w:rPr>
            </w:pPr>
          </w:p>
        </w:tc>
        <w:tc>
          <w:tcPr>
            <w:tcW w:w="1113" w:type="dxa"/>
          </w:tcPr>
          <w:p w14:paraId="5F7165B6"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82</w:t>
            </w:r>
          </w:p>
        </w:tc>
        <w:tc>
          <w:tcPr>
            <w:tcW w:w="1113" w:type="dxa"/>
            <w:vAlign w:val="center"/>
          </w:tcPr>
          <w:p w14:paraId="5F7165B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B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C1" w14:textId="77777777" w:rsidTr="00AB365E">
        <w:trPr>
          <w:trHeight w:hRule="exact" w:val="227"/>
          <w:jc w:val="center"/>
        </w:trPr>
        <w:tc>
          <w:tcPr>
            <w:tcW w:w="1111" w:type="dxa"/>
          </w:tcPr>
          <w:p w14:paraId="5F7165BA"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83</w:t>
            </w:r>
          </w:p>
        </w:tc>
        <w:tc>
          <w:tcPr>
            <w:tcW w:w="1111" w:type="dxa"/>
            <w:vAlign w:val="center"/>
          </w:tcPr>
          <w:p w14:paraId="5F7165B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B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BD" w14:textId="77777777" w:rsidR="001D6E28" w:rsidRPr="00403B71" w:rsidRDefault="001D6E28" w:rsidP="00AB365E">
            <w:pPr>
              <w:adjustRightInd w:val="0"/>
              <w:snapToGrid w:val="0"/>
              <w:spacing w:line="360" w:lineRule="exact"/>
              <w:ind w:left="0"/>
              <w:rPr>
                <w:szCs w:val="21"/>
              </w:rPr>
            </w:pPr>
          </w:p>
        </w:tc>
        <w:tc>
          <w:tcPr>
            <w:tcW w:w="1113" w:type="dxa"/>
          </w:tcPr>
          <w:p w14:paraId="5F7165BE"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84</w:t>
            </w:r>
          </w:p>
        </w:tc>
        <w:tc>
          <w:tcPr>
            <w:tcW w:w="1113" w:type="dxa"/>
            <w:vAlign w:val="center"/>
          </w:tcPr>
          <w:p w14:paraId="5F7165B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C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C9" w14:textId="77777777" w:rsidTr="00AB365E">
        <w:trPr>
          <w:trHeight w:hRule="exact" w:val="227"/>
          <w:jc w:val="center"/>
        </w:trPr>
        <w:tc>
          <w:tcPr>
            <w:tcW w:w="1111" w:type="dxa"/>
          </w:tcPr>
          <w:p w14:paraId="5F7165C2"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85</w:t>
            </w:r>
          </w:p>
        </w:tc>
        <w:tc>
          <w:tcPr>
            <w:tcW w:w="1111" w:type="dxa"/>
            <w:vAlign w:val="center"/>
          </w:tcPr>
          <w:p w14:paraId="5F7165C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C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C5" w14:textId="77777777" w:rsidR="001D6E28" w:rsidRPr="00403B71" w:rsidRDefault="001D6E28" w:rsidP="00AB365E">
            <w:pPr>
              <w:adjustRightInd w:val="0"/>
              <w:snapToGrid w:val="0"/>
              <w:spacing w:line="360" w:lineRule="exact"/>
              <w:ind w:left="0"/>
              <w:rPr>
                <w:szCs w:val="21"/>
              </w:rPr>
            </w:pPr>
          </w:p>
        </w:tc>
        <w:tc>
          <w:tcPr>
            <w:tcW w:w="1113" w:type="dxa"/>
          </w:tcPr>
          <w:p w14:paraId="5F7165C6"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86</w:t>
            </w:r>
          </w:p>
        </w:tc>
        <w:tc>
          <w:tcPr>
            <w:tcW w:w="1113" w:type="dxa"/>
            <w:vAlign w:val="center"/>
          </w:tcPr>
          <w:p w14:paraId="5F7165C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C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D1" w14:textId="77777777" w:rsidTr="00AB365E">
        <w:trPr>
          <w:trHeight w:hRule="exact" w:val="227"/>
          <w:jc w:val="center"/>
        </w:trPr>
        <w:tc>
          <w:tcPr>
            <w:tcW w:w="1111" w:type="dxa"/>
          </w:tcPr>
          <w:p w14:paraId="5F7165CA"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87</w:t>
            </w:r>
          </w:p>
        </w:tc>
        <w:tc>
          <w:tcPr>
            <w:tcW w:w="1111" w:type="dxa"/>
            <w:vAlign w:val="center"/>
          </w:tcPr>
          <w:p w14:paraId="5F7165C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C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CD"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5CE"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88</w:t>
            </w:r>
          </w:p>
        </w:tc>
        <w:tc>
          <w:tcPr>
            <w:tcW w:w="1113" w:type="dxa"/>
            <w:vAlign w:val="center"/>
          </w:tcPr>
          <w:p w14:paraId="5F7165C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D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D9" w14:textId="77777777" w:rsidTr="00AB365E">
        <w:trPr>
          <w:trHeight w:hRule="exact" w:val="227"/>
          <w:jc w:val="center"/>
        </w:trPr>
        <w:tc>
          <w:tcPr>
            <w:tcW w:w="1111" w:type="dxa"/>
          </w:tcPr>
          <w:p w14:paraId="5F7165D2"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89</w:t>
            </w:r>
          </w:p>
        </w:tc>
        <w:tc>
          <w:tcPr>
            <w:tcW w:w="1111" w:type="dxa"/>
            <w:vAlign w:val="center"/>
          </w:tcPr>
          <w:p w14:paraId="5F7165D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D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D5"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5D6"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90</w:t>
            </w:r>
          </w:p>
        </w:tc>
        <w:tc>
          <w:tcPr>
            <w:tcW w:w="1113" w:type="dxa"/>
            <w:vAlign w:val="center"/>
          </w:tcPr>
          <w:p w14:paraId="5F7165D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D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AB365E" w:rsidRPr="00403B71" w14:paraId="5F7165E1" w14:textId="77777777" w:rsidTr="00AB365E">
        <w:trPr>
          <w:trHeight w:hRule="exact" w:val="227"/>
          <w:jc w:val="center"/>
        </w:trPr>
        <w:tc>
          <w:tcPr>
            <w:tcW w:w="1111" w:type="dxa"/>
          </w:tcPr>
          <w:p w14:paraId="5F7165DA" w14:textId="77777777" w:rsidR="00AB365E" w:rsidRPr="00403B71" w:rsidRDefault="00AB365E" w:rsidP="00AB365E">
            <w:pPr>
              <w:adjustRightInd w:val="0"/>
              <w:snapToGrid w:val="0"/>
              <w:spacing w:line="240" w:lineRule="auto"/>
              <w:ind w:left="0"/>
              <w:jc w:val="center"/>
              <w:rPr>
                <w:szCs w:val="21"/>
              </w:rPr>
            </w:pPr>
          </w:p>
        </w:tc>
        <w:tc>
          <w:tcPr>
            <w:tcW w:w="1111" w:type="dxa"/>
            <w:vAlign w:val="center"/>
          </w:tcPr>
          <w:p w14:paraId="5F7165DB" w14:textId="77777777" w:rsidR="00AB365E" w:rsidRPr="00403B71" w:rsidRDefault="00AB365E" w:rsidP="00AB365E">
            <w:pPr>
              <w:adjustRightInd w:val="0"/>
              <w:snapToGrid w:val="0"/>
              <w:spacing w:line="240" w:lineRule="auto"/>
              <w:ind w:left="0"/>
              <w:jc w:val="center"/>
              <w:rPr>
                <w:szCs w:val="21"/>
              </w:rPr>
            </w:pPr>
          </w:p>
        </w:tc>
        <w:tc>
          <w:tcPr>
            <w:tcW w:w="1111" w:type="dxa"/>
            <w:vAlign w:val="center"/>
          </w:tcPr>
          <w:p w14:paraId="5F7165DC" w14:textId="77777777" w:rsidR="00AB365E" w:rsidRPr="00403B71" w:rsidRDefault="00AB365E" w:rsidP="00AB365E">
            <w:pPr>
              <w:adjustRightInd w:val="0"/>
              <w:snapToGrid w:val="0"/>
              <w:spacing w:line="240" w:lineRule="auto"/>
              <w:ind w:left="0"/>
              <w:jc w:val="center"/>
              <w:rPr>
                <w:szCs w:val="21"/>
              </w:rPr>
            </w:pPr>
          </w:p>
        </w:tc>
        <w:tc>
          <w:tcPr>
            <w:tcW w:w="238" w:type="dxa"/>
            <w:tcBorders>
              <w:top w:val="nil"/>
              <w:bottom w:val="nil"/>
            </w:tcBorders>
          </w:tcPr>
          <w:p w14:paraId="5F7165DD"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5DE" w14:textId="77777777" w:rsidR="00AB365E" w:rsidRPr="00403B71" w:rsidRDefault="00AB365E" w:rsidP="00AB365E">
            <w:pPr>
              <w:adjustRightInd w:val="0"/>
              <w:snapToGrid w:val="0"/>
              <w:spacing w:line="240" w:lineRule="auto"/>
              <w:ind w:left="0"/>
              <w:jc w:val="center"/>
              <w:rPr>
                <w:szCs w:val="21"/>
              </w:rPr>
            </w:pPr>
          </w:p>
        </w:tc>
        <w:tc>
          <w:tcPr>
            <w:tcW w:w="1113" w:type="dxa"/>
            <w:vAlign w:val="center"/>
          </w:tcPr>
          <w:p w14:paraId="5F7165DF" w14:textId="77777777" w:rsidR="00AB365E" w:rsidRPr="00403B71" w:rsidRDefault="00AB365E" w:rsidP="00AB365E">
            <w:pPr>
              <w:adjustRightInd w:val="0"/>
              <w:snapToGrid w:val="0"/>
              <w:spacing w:line="240" w:lineRule="auto"/>
              <w:ind w:left="0"/>
              <w:jc w:val="center"/>
              <w:rPr>
                <w:szCs w:val="21"/>
              </w:rPr>
            </w:pPr>
          </w:p>
        </w:tc>
        <w:tc>
          <w:tcPr>
            <w:tcW w:w="1113" w:type="dxa"/>
            <w:vAlign w:val="center"/>
          </w:tcPr>
          <w:p w14:paraId="5F7165E0" w14:textId="77777777" w:rsidR="00AB365E" w:rsidRPr="00403B71" w:rsidRDefault="00AB365E" w:rsidP="00AB365E">
            <w:pPr>
              <w:adjustRightInd w:val="0"/>
              <w:snapToGrid w:val="0"/>
              <w:spacing w:line="240" w:lineRule="auto"/>
              <w:ind w:left="0"/>
              <w:jc w:val="center"/>
              <w:rPr>
                <w:szCs w:val="21"/>
              </w:rPr>
            </w:pPr>
          </w:p>
        </w:tc>
      </w:tr>
      <w:tr w:rsidR="00AB365E" w:rsidRPr="00403B71" w14:paraId="5F7165E9" w14:textId="77777777" w:rsidTr="00AB365E">
        <w:trPr>
          <w:trHeight w:hRule="exact" w:val="227"/>
          <w:jc w:val="center"/>
        </w:trPr>
        <w:tc>
          <w:tcPr>
            <w:tcW w:w="1111" w:type="dxa"/>
          </w:tcPr>
          <w:p w14:paraId="5F7165E2" w14:textId="77777777" w:rsidR="00AB365E" w:rsidRPr="00403B71" w:rsidRDefault="00AB365E" w:rsidP="00AB365E">
            <w:pPr>
              <w:adjustRightInd w:val="0"/>
              <w:snapToGrid w:val="0"/>
              <w:spacing w:line="240" w:lineRule="auto"/>
              <w:ind w:left="0"/>
              <w:jc w:val="center"/>
              <w:rPr>
                <w:szCs w:val="21"/>
              </w:rPr>
            </w:pPr>
          </w:p>
        </w:tc>
        <w:tc>
          <w:tcPr>
            <w:tcW w:w="1111" w:type="dxa"/>
            <w:vAlign w:val="center"/>
          </w:tcPr>
          <w:p w14:paraId="5F7165E3" w14:textId="77777777" w:rsidR="00AB365E" w:rsidRPr="00403B71" w:rsidRDefault="00AB365E" w:rsidP="00AB365E">
            <w:pPr>
              <w:adjustRightInd w:val="0"/>
              <w:snapToGrid w:val="0"/>
              <w:spacing w:line="240" w:lineRule="auto"/>
              <w:ind w:left="0"/>
              <w:jc w:val="center"/>
              <w:rPr>
                <w:szCs w:val="21"/>
              </w:rPr>
            </w:pPr>
          </w:p>
        </w:tc>
        <w:tc>
          <w:tcPr>
            <w:tcW w:w="1111" w:type="dxa"/>
            <w:vAlign w:val="center"/>
          </w:tcPr>
          <w:p w14:paraId="5F7165E4" w14:textId="77777777" w:rsidR="00AB365E" w:rsidRPr="00403B71" w:rsidRDefault="00AB365E" w:rsidP="00AB365E">
            <w:pPr>
              <w:adjustRightInd w:val="0"/>
              <w:snapToGrid w:val="0"/>
              <w:spacing w:line="240" w:lineRule="auto"/>
              <w:ind w:left="0"/>
              <w:jc w:val="center"/>
              <w:rPr>
                <w:szCs w:val="21"/>
              </w:rPr>
            </w:pPr>
          </w:p>
        </w:tc>
        <w:tc>
          <w:tcPr>
            <w:tcW w:w="238" w:type="dxa"/>
            <w:tcBorders>
              <w:top w:val="nil"/>
              <w:bottom w:val="nil"/>
            </w:tcBorders>
          </w:tcPr>
          <w:p w14:paraId="5F7165E5"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5E6" w14:textId="77777777" w:rsidR="00AB365E" w:rsidRPr="00403B71" w:rsidRDefault="00AB365E" w:rsidP="00AB365E">
            <w:pPr>
              <w:adjustRightInd w:val="0"/>
              <w:snapToGrid w:val="0"/>
              <w:spacing w:line="240" w:lineRule="auto"/>
              <w:ind w:left="0"/>
              <w:jc w:val="center"/>
              <w:rPr>
                <w:szCs w:val="21"/>
              </w:rPr>
            </w:pPr>
          </w:p>
        </w:tc>
        <w:tc>
          <w:tcPr>
            <w:tcW w:w="1113" w:type="dxa"/>
            <w:vAlign w:val="center"/>
          </w:tcPr>
          <w:p w14:paraId="5F7165E7" w14:textId="77777777" w:rsidR="00AB365E" w:rsidRPr="00403B71" w:rsidRDefault="00AB365E" w:rsidP="00AB365E">
            <w:pPr>
              <w:adjustRightInd w:val="0"/>
              <w:snapToGrid w:val="0"/>
              <w:spacing w:line="240" w:lineRule="auto"/>
              <w:ind w:left="0"/>
              <w:jc w:val="center"/>
              <w:rPr>
                <w:szCs w:val="21"/>
              </w:rPr>
            </w:pPr>
          </w:p>
        </w:tc>
        <w:tc>
          <w:tcPr>
            <w:tcW w:w="1113" w:type="dxa"/>
            <w:vAlign w:val="center"/>
          </w:tcPr>
          <w:p w14:paraId="5F7165E8" w14:textId="77777777" w:rsidR="00AB365E" w:rsidRPr="00403B71" w:rsidRDefault="00AB365E" w:rsidP="00AB365E">
            <w:pPr>
              <w:adjustRightInd w:val="0"/>
              <w:snapToGrid w:val="0"/>
              <w:spacing w:line="240" w:lineRule="auto"/>
              <w:ind w:left="0"/>
              <w:jc w:val="center"/>
              <w:rPr>
                <w:szCs w:val="21"/>
              </w:rPr>
            </w:pPr>
          </w:p>
        </w:tc>
      </w:tr>
      <w:tr w:rsidR="001D6E28" w:rsidRPr="00403B71" w14:paraId="5F7165F1" w14:textId="77777777" w:rsidTr="00AB365E">
        <w:trPr>
          <w:trHeight w:hRule="exact" w:val="227"/>
          <w:jc w:val="center"/>
        </w:trPr>
        <w:tc>
          <w:tcPr>
            <w:tcW w:w="1111" w:type="dxa"/>
          </w:tcPr>
          <w:p w14:paraId="5F7165EA" w14:textId="77777777" w:rsidR="001D6E28" w:rsidRPr="00403B71" w:rsidRDefault="001D6E28" w:rsidP="00AB365E">
            <w:pPr>
              <w:adjustRightInd w:val="0"/>
              <w:snapToGrid w:val="0"/>
              <w:spacing w:line="240" w:lineRule="auto"/>
              <w:ind w:left="0"/>
              <w:jc w:val="center"/>
              <w:rPr>
                <w:b/>
                <w:szCs w:val="21"/>
              </w:rPr>
            </w:pPr>
            <w:r w:rsidRPr="006D7D93">
              <w:rPr>
                <w:rFonts w:hint="eastAsia"/>
                <w:szCs w:val="21"/>
              </w:rPr>
              <w:t>4-</w:t>
            </w:r>
            <w:r>
              <w:rPr>
                <w:rFonts w:hint="eastAsia"/>
                <w:szCs w:val="21"/>
              </w:rPr>
              <w:t>91</w:t>
            </w:r>
          </w:p>
        </w:tc>
        <w:tc>
          <w:tcPr>
            <w:tcW w:w="1111" w:type="dxa"/>
            <w:vAlign w:val="center"/>
          </w:tcPr>
          <w:p w14:paraId="5F7165E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E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ED"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5EE" w14:textId="77777777" w:rsidR="001D6E28" w:rsidRPr="00403B71" w:rsidRDefault="001D6E28" w:rsidP="00AB365E">
            <w:pPr>
              <w:adjustRightInd w:val="0"/>
              <w:snapToGrid w:val="0"/>
              <w:spacing w:line="240" w:lineRule="auto"/>
              <w:ind w:left="0"/>
              <w:jc w:val="center"/>
              <w:rPr>
                <w:b/>
                <w:szCs w:val="21"/>
              </w:rPr>
            </w:pPr>
            <w:r w:rsidRPr="006D7D93">
              <w:rPr>
                <w:rFonts w:hint="eastAsia"/>
                <w:szCs w:val="21"/>
              </w:rPr>
              <w:t>4-</w:t>
            </w:r>
            <w:r>
              <w:rPr>
                <w:rFonts w:hint="eastAsia"/>
                <w:szCs w:val="21"/>
              </w:rPr>
              <w:t>92</w:t>
            </w:r>
          </w:p>
        </w:tc>
        <w:tc>
          <w:tcPr>
            <w:tcW w:w="1113" w:type="dxa"/>
            <w:vAlign w:val="center"/>
          </w:tcPr>
          <w:p w14:paraId="5F7165E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F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5F9" w14:textId="77777777" w:rsidTr="00AB365E">
        <w:trPr>
          <w:trHeight w:hRule="exact" w:val="227"/>
          <w:jc w:val="center"/>
        </w:trPr>
        <w:tc>
          <w:tcPr>
            <w:tcW w:w="1111" w:type="dxa"/>
          </w:tcPr>
          <w:p w14:paraId="5F7165F2"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93</w:t>
            </w:r>
          </w:p>
        </w:tc>
        <w:tc>
          <w:tcPr>
            <w:tcW w:w="1111" w:type="dxa"/>
            <w:vAlign w:val="center"/>
          </w:tcPr>
          <w:p w14:paraId="5F7165F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F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F5"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5F6"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94</w:t>
            </w:r>
          </w:p>
        </w:tc>
        <w:tc>
          <w:tcPr>
            <w:tcW w:w="1113" w:type="dxa"/>
            <w:vAlign w:val="center"/>
          </w:tcPr>
          <w:p w14:paraId="5F7165F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5F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01" w14:textId="77777777" w:rsidTr="00506DCA">
        <w:trPr>
          <w:trHeight w:hRule="exact" w:val="227"/>
          <w:jc w:val="center"/>
        </w:trPr>
        <w:tc>
          <w:tcPr>
            <w:tcW w:w="1111" w:type="dxa"/>
          </w:tcPr>
          <w:p w14:paraId="5F7165FA"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95</w:t>
            </w:r>
          </w:p>
        </w:tc>
        <w:tc>
          <w:tcPr>
            <w:tcW w:w="1111" w:type="dxa"/>
            <w:vAlign w:val="center"/>
          </w:tcPr>
          <w:p w14:paraId="5F7165F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5F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5FD"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5FE"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96</w:t>
            </w:r>
          </w:p>
        </w:tc>
        <w:tc>
          <w:tcPr>
            <w:tcW w:w="1113" w:type="dxa"/>
            <w:vAlign w:val="center"/>
          </w:tcPr>
          <w:p w14:paraId="5F7165F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0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09" w14:textId="77777777" w:rsidTr="00506DCA">
        <w:trPr>
          <w:trHeight w:hRule="exact" w:val="227"/>
          <w:jc w:val="center"/>
        </w:trPr>
        <w:tc>
          <w:tcPr>
            <w:tcW w:w="1111" w:type="dxa"/>
          </w:tcPr>
          <w:p w14:paraId="5F716602"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97</w:t>
            </w:r>
          </w:p>
        </w:tc>
        <w:tc>
          <w:tcPr>
            <w:tcW w:w="1111" w:type="dxa"/>
            <w:vAlign w:val="center"/>
          </w:tcPr>
          <w:p w14:paraId="5F71660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04"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05"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606"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98</w:t>
            </w:r>
          </w:p>
        </w:tc>
        <w:tc>
          <w:tcPr>
            <w:tcW w:w="1113" w:type="dxa"/>
            <w:vAlign w:val="center"/>
          </w:tcPr>
          <w:p w14:paraId="5F71660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08"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11" w14:textId="77777777" w:rsidTr="00506DCA">
        <w:trPr>
          <w:trHeight w:hRule="exact" w:val="227"/>
          <w:jc w:val="center"/>
        </w:trPr>
        <w:tc>
          <w:tcPr>
            <w:tcW w:w="1111" w:type="dxa"/>
          </w:tcPr>
          <w:p w14:paraId="5F71660A"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99</w:t>
            </w:r>
          </w:p>
        </w:tc>
        <w:tc>
          <w:tcPr>
            <w:tcW w:w="1111" w:type="dxa"/>
            <w:vAlign w:val="center"/>
          </w:tcPr>
          <w:p w14:paraId="5F71660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0C"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0D"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60E"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100</w:t>
            </w:r>
          </w:p>
        </w:tc>
        <w:tc>
          <w:tcPr>
            <w:tcW w:w="1113" w:type="dxa"/>
            <w:vAlign w:val="center"/>
          </w:tcPr>
          <w:p w14:paraId="5F71660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10"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AB365E" w:rsidRPr="00403B71" w14:paraId="5F716619" w14:textId="77777777" w:rsidTr="00AB365E">
        <w:trPr>
          <w:trHeight w:hRule="exact" w:val="227"/>
          <w:jc w:val="center"/>
        </w:trPr>
        <w:tc>
          <w:tcPr>
            <w:tcW w:w="1111" w:type="dxa"/>
          </w:tcPr>
          <w:p w14:paraId="5F716612" w14:textId="77777777" w:rsidR="00AB365E" w:rsidRPr="00403B71" w:rsidRDefault="00AB365E" w:rsidP="00AB365E">
            <w:pPr>
              <w:adjustRightInd w:val="0"/>
              <w:snapToGrid w:val="0"/>
              <w:spacing w:line="240" w:lineRule="auto"/>
              <w:ind w:left="0"/>
              <w:rPr>
                <w:szCs w:val="21"/>
              </w:rPr>
            </w:pPr>
          </w:p>
        </w:tc>
        <w:tc>
          <w:tcPr>
            <w:tcW w:w="1111" w:type="dxa"/>
          </w:tcPr>
          <w:p w14:paraId="5F716613" w14:textId="77777777" w:rsidR="00AB365E" w:rsidRPr="00403B71" w:rsidRDefault="00AB365E" w:rsidP="00AB365E">
            <w:pPr>
              <w:adjustRightInd w:val="0"/>
              <w:snapToGrid w:val="0"/>
              <w:spacing w:line="240" w:lineRule="auto"/>
              <w:ind w:left="0"/>
              <w:jc w:val="center"/>
              <w:rPr>
                <w:szCs w:val="21"/>
              </w:rPr>
            </w:pPr>
          </w:p>
        </w:tc>
        <w:tc>
          <w:tcPr>
            <w:tcW w:w="1111" w:type="dxa"/>
          </w:tcPr>
          <w:p w14:paraId="5F716614" w14:textId="77777777" w:rsidR="00AB365E" w:rsidRPr="00403B71" w:rsidRDefault="00AB365E" w:rsidP="00AB365E">
            <w:pPr>
              <w:adjustRightInd w:val="0"/>
              <w:snapToGrid w:val="0"/>
              <w:spacing w:line="240" w:lineRule="auto"/>
              <w:ind w:left="0"/>
              <w:jc w:val="center"/>
              <w:rPr>
                <w:szCs w:val="21"/>
              </w:rPr>
            </w:pPr>
          </w:p>
        </w:tc>
        <w:tc>
          <w:tcPr>
            <w:tcW w:w="238" w:type="dxa"/>
            <w:tcBorders>
              <w:top w:val="nil"/>
              <w:bottom w:val="nil"/>
            </w:tcBorders>
          </w:tcPr>
          <w:p w14:paraId="5F716615"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616"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617"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618" w14:textId="77777777" w:rsidR="00AB365E" w:rsidRPr="00403B71" w:rsidRDefault="00AB365E" w:rsidP="00AB365E">
            <w:pPr>
              <w:adjustRightInd w:val="0"/>
              <w:snapToGrid w:val="0"/>
              <w:spacing w:line="240" w:lineRule="auto"/>
              <w:ind w:left="0"/>
              <w:jc w:val="center"/>
              <w:rPr>
                <w:szCs w:val="21"/>
              </w:rPr>
            </w:pPr>
          </w:p>
        </w:tc>
      </w:tr>
    </w:tbl>
    <w:p w14:paraId="5F71661A" w14:textId="77777777" w:rsidR="00AB365E" w:rsidRDefault="00AB365E" w:rsidP="0042568A">
      <w:pPr>
        <w:pStyle w:val="a4"/>
        <w:adjustRightInd w:val="0"/>
        <w:snapToGrid w:val="0"/>
        <w:spacing w:line="360" w:lineRule="exact"/>
        <w:ind w:left="0"/>
        <w:rPr>
          <w:color w:val="000000" w:themeColor="text1"/>
          <w:sz w:val="21"/>
        </w:rPr>
      </w:pPr>
    </w:p>
    <w:p w14:paraId="5F71661B" w14:textId="77777777" w:rsidR="00AB365E" w:rsidRDefault="00AB365E" w:rsidP="0042568A">
      <w:pPr>
        <w:pStyle w:val="a4"/>
        <w:adjustRightInd w:val="0"/>
        <w:snapToGrid w:val="0"/>
        <w:spacing w:line="360" w:lineRule="exact"/>
        <w:ind w:left="0"/>
        <w:rPr>
          <w:color w:val="000000" w:themeColor="text1"/>
          <w:sz w:val="21"/>
        </w:rPr>
      </w:pPr>
    </w:p>
    <w:p w14:paraId="5F71661C" w14:textId="77777777" w:rsidR="00AB365E" w:rsidRPr="001B7840" w:rsidRDefault="00AB365E" w:rsidP="00AB365E">
      <w:pPr>
        <w:adjustRightInd w:val="0"/>
        <w:snapToGrid w:val="0"/>
        <w:spacing w:beforeLines="50" w:before="120"/>
        <w:ind w:left="0"/>
        <w:jc w:val="center"/>
        <w:rPr>
          <w:b/>
          <w:sz w:val="32"/>
          <w:szCs w:val="32"/>
        </w:rPr>
      </w:pPr>
      <w:r w:rsidRPr="001B7840">
        <w:rPr>
          <w:rFonts w:hint="eastAsia"/>
          <w:b/>
          <w:sz w:val="32"/>
          <w:szCs w:val="32"/>
        </w:rPr>
        <w:lastRenderedPageBreak/>
        <w:t>有效页</w:t>
      </w:r>
      <w:r w:rsidRPr="001B7840">
        <w:rPr>
          <w:b/>
          <w:sz w:val="32"/>
          <w:szCs w:val="32"/>
        </w:rPr>
        <w:t>清单</w:t>
      </w:r>
    </w:p>
    <w:tbl>
      <w:tblPr>
        <w:tblStyle w:val="afb"/>
        <w:tblW w:w="6910" w:type="dxa"/>
        <w:jc w:val="center"/>
        <w:tblLayout w:type="fixed"/>
        <w:tblLook w:val="04A0" w:firstRow="1" w:lastRow="0" w:firstColumn="1" w:lastColumn="0" w:noHBand="0" w:noVBand="1"/>
      </w:tblPr>
      <w:tblGrid>
        <w:gridCol w:w="1111"/>
        <w:gridCol w:w="1111"/>
        <w:gridCol w:w="1111"/>
        <w:gridCol w:w="238"/>
        <w:gridCol w:w="1113"/>
        <w:gridCol w:w="1113"/>
        <w:gridCol w:w="1113"/>
      </w:tblGrid>
      <w:tr w:rsidR="00AB365E" w14:paraId="5F716624" w14:textId="77777777" w:rsidTr="00AB365E">
        <w:trPr>
          <w:trHeight w:hRule="exact" w:val="284"/>
          <w:jc w:val="center"/>
        </w:trPr>
        <w:tc>
          <w:tcPr>
            <w:tcW w:w="1111" w:type="dxa"/>
          </w:tcPr>
          <w:p w14:paraId="5F71661D"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1" w:type="dxa"/>
          </w:tcPr>
          <w:p w14:paraId="5F71661E"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1" w:type="dxa"/>
          </w:tcPr>
          <w:p w14:paraId="5F71661F"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c>
          <w:tcPr>
            <w:tcW w:w="238" w:type="dxa"/>
            <w:vMerge w:val="restart"/>
            <w:tcBorders>
              <w:top w:val="nil"/>
              <w:bottom w:val="nil"/>
            </w:tcBorders>
          </w:tcPr>
          <w:p w14:paraId="5F716620"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p>
        </w:tc>
        <w:tc>
          <w:tcPr>
            <w:tcW w:w="1113" w:type="dxa"/>
          </w:tcPr>
          <w:p w14:paraId="5F716621"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3" w:type="dxa"/>
          </w:tcPr>
          <w:p w14:paraId="5F716622"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3" w:type="dxa"/>
          </w:tcPr>
          <w:p w14:paraId="5F716623" w14:textId="77777777" w:rsidR="00AB365E" w:rsidRPr="00403B71" w:rsidRDefault="00AB365E" w:rsidP="00AB365E">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r>
      <w:tr w:rsidR="001D6E28" w:rsidRPr="00403B71" w14:paraId="5F71662C" w14:textId="77777777" w:rsidTr="00AB365E">
        <w:trPr>
          <w:trHeight w:hRule="exact" w:val="227"/>
          <w:jc w:val="center"/>
        </w:trPr>
        <w:tc>
          <w:tcPr>
            <w:tcW w:w="1111" w:type="dxa"/>
          </w:tcPr>
          <w:p w14:paraId="5F716625" w14:textId="77777777" w:rsidR="001D6E28" w:rsidRPr="006D7D93" w:rsidRDefault="001D6E28" w:rsidP="00AB365E">
            <w:pPr>
              <w:adjustRightInd w:val="0"/>
              <w:snapToGrid w:val="0"/>
              <w:spacing w:line="240" w:lineRule="auto"/>
              <w:ind w:left="0"/>
              <w:jc w:val="center"/>
              <w:rPr>
                <w:szCs w:val="21"/>
              </w:rPr>
            </w:pPr>
            <w:r>
              <w:rPr>
                <w:rFonts w:hint="eastAsia"/>
                <w:szCs w:val="21"/>
              </w:rPr>
              <w:t>4-101</w:t>
            </w:r>
          </w:p>
        </w:tc>
        <w:tc>
          <w:tcPr>
            <w:tcW w:w="1111" w:type="dxa"/>
            <w:vAlign w:val="center"/>
          </w:tcPr>
          <w:p w14:paraId="5F71662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2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628" w14:textId="77777777" w:rsidR="001D6E28" w:rsidRPr="00403B71" w:rsidRDefault="001D6E28" w:rsidP="00AB365E">
            <w:pPr>
              <w:adjustRightInd w:val="0"/>
              <w:snapToGrid w:val="0"/>
              <w:spacing w:line="240" w:lineRule="auto"/>
              <w:ind w:left="0"/>
              <w:rPr>
                <w:szCs w:val="21"/>
              </w:rPr>
            </w:pPr>
          </w:p>
        </w:tc>
        <w:tc>
          <w:tcPr>
            <w:tcW w:w="1113" w:type="dxa"/>
          </w:tcPr>
          <w:p w14:paraId="5F716629"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10</w:t>
            </w:r>
            <w:r w:rsidRPr="006D7D93">
              <w:rPr>
                <w:rFonts w:hint="eastAsia"/>
                <w:szCs w:val="21"/>
              </w:rPr>
              <w:t>2</w:t>
            </w:r>
          </w:p>
        </w:tc>
        <w:tc>
          <w:tcPr>
            <w:tcW w:w="1113" w:type="dxa"/>
            <w:vAlign w:val="center"/>
          </w:tcPr>
          <w:p w14:paraId="5F71662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2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34" w14:textId="77777777" w:rsidTr="00AB365E">
        <w:trPr>
          <w:trHeight w:hRule="exact" w:val="227"/>
          <w:jc w:val="center"/>
        </w:trPr>
        <w:tc>
          <w:tcPr>
            <w:tcW w:w="1111" w:type="dxa"/>
          </w:tcPr>
          <w:p w14:paraId="5F71662D"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10</w:t>
            </w:r>
            <w:r w:rsidRPr="006D7D93">
              <w:rPr>
                <w:rFonts w:hint="eastAsia"/>
                <w:szCs w:val="21"/>
              </w:rPr>
              <w:t>3</w:t>
            </w:r>
          </w:p>
        </w:tc>
        <w:tc>
          <w:tcPr>
            <w:tcW w:w="1111" w:type="dxa"/>
            <w:vAlign w:val="center"/>
          </w:tcPr>
          <w:p w14:paraId="5F71662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2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630" w14:textId="77777777" w:rsidR="001D6E28" w:rsidRPr="00403B71" w:rsidRDefault="001D6E28" w:rsidP="00AB365E">
            <w:pPr>
              <w:adjustRightInd w:val="0"/>
              <w:snapToGrid w:val="0"/>
              <w:spacing w:line="240" w:lineRule="auto"/>
              <w:ind w:left="0"/>
              <w:rPr>
                <w:szCs w:val="21"/>
              </w:rPr>
            </w:pPr>
          </w:p>
        </w:tc>
        <w:tc>
          <w:tcPr>
            <w:tcW w:w="1113" w:type="dxa"/>
          </w:tcPr>
          <w:p w14:paraId="5F716631"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10</w:t>
            </w:r>
            <w:r w:rsidRPr="006D7D93">
              <w:rPr>
                <w:rFonts w:hint="eastAsia"/>
                <w:szCs w:val="21"/>
              </w:rPr>
              <w:t>4</w:t>
            </w:r>
          </w:p>
        </w:tc>
        <w:tc>
          <w:tcPr>
            <w:tcW w:w="1113" w:type="dxa"/>
            <w:vAlign w:val="center"/>
          </w:tcPr>
          <w:p w14:paraId="5F71663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3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3C" w14:textId="77777777" w:rsidTr="00AB365E">
        <w:trPr>
          <w:trHeight w:hRule="exact" w:val="227"/>
          <w:jc w:val="center"/>
        </w:trPr>
        <w:tc>
          <w:tcPr>
            <w:tcW w:w="1111" w:type="dxa"/>
          </w:tcPr>
          <w:p w14:paraId="5F716635"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10</w:t>
            </w:r>
            <w:r w:rsidRPr="006D7D93">
              <w:rPr>
                <w:rFonts w:hint="eastAsia"/>
                <w:szCs w:val="21"/>
              </w:rPr>
              <w:t>5</w:t>
            </w:r>
          </w:p>
        </w:tc>
        <w:tc>
          <w:tcPr>
            <w:tcW w:w="1111" w:type="dxa"/>
            <w:vAlign w:val="center"/>
          </w:tcPr>
          <w:p w14:paraId="5F71663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3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638" w14:textId="77777777" w:rsidR="001D6E28" w:rsidRPr="00403B71" w:rsidRDefault="001D6E28" w:rsidP="00AB365E">
            <w:pPr>
              <w:adjustRightInd w:val="0"/>
              <w:snapToGrid w:val="0"/>
              <w:spacing w:line="240" w:lineRule="auto"/>
              <w:ind w:left="0"/>
              <w:rPr>
                <w:szCs w:val="21"/>
              </w:rPr>
            </w:pPr>
          </w:p>
        </w:tc>
        <w:tc>
          <w:tcPr>
            <w:tcW w:w="1113" w:type="dxa"/>
          </w:tcPr>
          <w:p w14:paraId="5F716639"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10</w:t>
            </w:r>
            <w:r w:rsidRPr="006D7D93">
              <w:rPr>
                <w:rFonts w:hint="eastAsia"/>
                <w:szCs w:val="21"/>
              </w:rPr>
              <w:t>6</w:t>
            </w:r>
          </w:p>
        </w:tc>
        <w:tc>
          <w:tcPr>
            <w:tcW w:w="1113" w:type="dxa"/>
            <w:vAlign w:val="center"/>
          </w:tcPr>
          <w:p w14:paraId="5F71663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3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44" w14:textId="77777777" w:rsidTr="00AB365E">
        <w:trPr>
          <w:trHeight w:hRule="exact" w:val="227"/>
          <w:jc w:val="center"/>
        </w:trPr>
        <w:tc>
          <w:tcPr>
            <w:tcW w:w="1111" w:type="dxa"/>
          </w:tcPr>
          <w:p w14:paraId="5F71663D"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10</w:t>
            </w:r>
            <w:r w:rsidRPr="006D7D93">
              <w:rPr>
                <w:rFonts w:hint="eastAsia"/>
                <w:szCs w:val="21"/>
              </w:rPr>
              <w:t>7</w:t>
            </w:r>
          </w:p>
        </w:tc>
        <w:tc>
          <w:tcPr>
            <w:tcW w:w="1111" w:type="dxa"/>
            <w:vAlign w:val="center"/>
          </w:tcPr>
          <w:p w14:paraId="5F71663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3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640" w14:textId="77777777" w:rsidR="001D6E28" w:rsidRPr="00403B71" w:rsidRDefault="001D6E28" w:rsidP="00AB365E">
            <w:pPr>
              <w:adjustRightInd w:val="0"/>
              <w:snapToGrid w:val="0"/>
              <w:spacing w:line="240" w:lineRule="auto"/>
              <w:ind w:left="0"/>
              <w:rPr>
                <w:szCs w:val="21"/>
              </w:rPr>
            </w:pPr>
          </w:p>
        </w:tc>
        <w:tc>
          <w:tcPr>
            <w:tcW w:w="1113" w:type="dxa"/>
          </w:tcPr>
          <w:p w14:paraId="5F716641"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10</w:t>
            </w:r>
            <w:r w:rsidRPr="006D7D93">
              <w:rPr>
                <w:rFonts w:hint="eastAsia"/>
                <w:szCs w:val="21"/>
              </w:rPr>
              <w:t>8</w:t>
            </w:r>
          </w:p>
        </w:tc>
        <w:tc>
          <w:tcPr>
            <w:tcW w:w="1113" w:type="dxa"/>
            <w:vAlign w:val="center"/>
          </w:tcPr>
          <w:p w14:paraId="5F71664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4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4C" w14:textId="77777777" w:rsidTr="00AB365E">
        <w:trPr>
          <w:trHeight w:hRule="exact" w:val="227"/>
          <w:jc w:val="center"/>
        </w:trPr>
        <w:tc>
          <w:tcPr>
            <w:tcW w:w="1111" w:type="dxa"/>
          </w:tcPr>
          <w:p w14:paraId="5F716645"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10</w:t>
            </w:r>
            <w:r w:rsidRPr="006D7D93">
              <w:rPr>
                <w:rFonts w:hint="eastAsia"/>
                <w:szCs w:val="21"/>
              </w:rPr>
              <w:t>9</w:t>
            </w:r>
          </w:p>
        </w:tc>
        <w:tc>
          <w:tcPr>
            <w:tcW w:w="1111" w:type="dxa"/>
            <w:vAlign w:val="center"/>
          </w:tcPr>
          <w:p w14:paraId="5F71664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4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648" w14:textId="77777777" w:rsidR="001D6E28" w:rsidRPr="00403B71" w:rsidRDefault="001D6E28" w:rsidP="00AB365E">
            <w:pPr>
              <w:adjustRightInd w:val="0"/>
              <w:snapToGrid w:val="0"/>
              <w:spacing w:line="360" w:lineRule="exact"/>
              <w:ind w:left="0"/>
              <w:rPr>
                <w:szCs w:val="21"/>
              </w:rPr>
            </w:pPr>
          </w:p>
        </w:tc>
        <w:tc>
          <w:tcPr>
            <w:tcW w:w="1113" w:type="dxa"/>
          </w:tcPr>
          <w:p w14:paraId="5F716649"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11</w:t>
            </w:r>
            <w:r w:rsidRPr="006D7D93">
              <w:rPr>
                <w:rFonts w:hint="eastAsia"/>
                <w:szCs w:val="21"/>
              </w:rPr>
              <w:t>0</w:t>
            </w:r>
          </w:p>
        </w:tc>
        <w:tc>
          <w:tcPr>
            <w:tcW w:w="1113" w:type="dxa"/>
            <w:vAlign w:val="center"/>
          </w:tcPr>
          <w:p w14:paraId="5F71664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4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54" w14:textId="77777777" w:rsidTr="00AB365E">
        <w:trPr>
          <w:trHeight w:hRule="exact" w:val="227"/>
          <w:jc w:val="center"/>
        </w:trPr>
        <w:tc>
          <w:tcPr>
            <w:tcW w:w="1111" w:type="dxa"/>
          </w:tcPr>
          <w:p w14:paraId="5F71664D"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11</w:t>
            </w:r>
            <w:r w:rsidRPr="006D7D93">
              <w:rPr>
                <w:rFonts w:hint="eastAsia"/>
                <w:szCs w:val="21"/>
              </w:rPr>
              <w:t>1</w:t>
            </w:r>
          </w:p>
        </w:tc>
        <w:tc>
          <w:tcPr>
            <w:tcW w:w="1111" w:type="dxa"/>
            <w:vAlign w:val="center"/>
          </w:tcPr>
          <w:p w14:paraId="5F71664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4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650" w14:textId="77777777" w:rsidR="001D6E28" w:rsidRPr="00403B71" w:rsidRDefault="001D6E28" w:rsidP="00AB365E">
            <w:pPr>
              <w:adjustRightInd w:val="0"/>
              <w:snapToGrid w:val="0"/>
              <w:spacing w:line="360" w:lineRule="exact"/>
              <w:ind w:left="0"/>
              <w:rPr>
                <w:szCs w:val="21"/>
              </w:rPr>
            </w:pPr>
          </w:p>
        </w:tc>
        <w:tc>
          <w:tcPr>
            <w:tcW w:w="1113" w:type="dxa"/>
          </w:tcPr>
          <w:p w14:paraId="5F716651" w14:textId="77777777" w:rsidR="001D6E28" w:rsidRPr="006D7D93"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11</w:t>
            </w:r>
            <w:r w:rsidRPr="006D7D93">
              <w:rPr>
                <w:rFonts w:hint="eastAsia"/>
                <w:szCs w:val="21"/>
              </w:rPr>
              <w:t>2</w:t>
            </w:r>
          </w:p>
        </w:tc>
        <w:tc>
          <w:tcPr>
            <w:tcW w:w="1113" w:type="dxa"/>
            <w:vAlign w:val="center"/>
          </w:tcPr>
          <w:p w14:paraId="5F71665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5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5C" w14:textId="77777777" w:rsidTr="00AB365E">
        <w:trPr>
          <w:trHeight w:hRule="exact" w:val="227"/>
          <w:jc w:val="center"/>
        </w:trPr>
        <w:tc>
          <w:tcPr>
            <w:tcW w:w="1111" w:type="dxa"/>
            <w:vAlign w:val="center"/>
          </w:tcPr>
          <w:p w14:paraId="5F716655"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113</w:t>
            </w:r>
          </w:p>
        </w:tc>
        <w:tc>
          <w:tcPr>
            <w:tcW w:w="1111" w:type="dxa"/>
            <w:vAlign w:val="center"/>
          </w:tcPr>
          <w:p w14:paraId="5F71665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5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658" w14:textId="77777777" w:rsidR="001D6E28" w:rsidRPr="00403B71" w:rsidRDefault="001D6E28" w:rsidP="00AB365E">
            <w:pPr>
              <w:adjustRightInd w:val="0"/>
              <w:snapToGrid w:val="0"/>
              <w:spacing w:line="360" w:lineRule="exact"/>
              <w:ind w:left="0"/>
              <w:rPr>
                <w:szCs w:val="21"/>
              </w:rPr>
            </w:pPr>
          </w:p>
        </w:tc>
        <w:tc>
          <w:tcPr>
            <w:tcW w:w="1113" w:type="dxa"/>
            <w:vAlign w:val="center"/>
          </w:tcPr>
          <w:p w14:paraId="5F716659"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114</w:t>
            </w:r>
          </w:p>
        </w:tc>
        <w:tc>
          <w:tcPr>
            <w:tcW w:w="1113" w:type="dxa"/>
            <w:vAlign w:val="center"/>
          </w:tcPr>
          <w:p w14:paraId="5F71665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5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64" w14:textId="77777777" w:rsidTr="00AB365E">
        <w:trPr>
          <w:trHeight w:hRule="exact" w:val="227"/>
          <w:jc w:val="center"/>
        </w:trPr>
        <w:tc>
          <w:tcPr>
            <w:tcW w:w="1111" w:type="dxa"/>
            <w:vAlign w:val="center"/>
          </w:tcPr>
          <w:p w14:paraId="5F71665D"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115</w:t>
            </w:r>
          </w:p>
        </w:tc>
        <w:tc>
          <w:tcPr>
            <w:tcW w:w="1111" w:type="dxa"/>
            <w:vAlign w:val="center"/>
          </w:tcPr>
          <w:p w14:paraId="5F71665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5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660" w14:textId="77777777" w:rsidR="001D6E28" w:rsidRPr="00403B71" w:rsidRDefault="001D6E28" w:rsidP="00AB365E">
            <w:pPr>
              <w:adjustRightInd w:val="0"/>
              <w:snapToGrid w:val="0"/>
              <w:spacing w:line="360" w:lineRule="exact"/>
              <w:ind w:left="0"/>
              <w:rPr>
                <w:szCs w:val="21"/>
              </w:rPr>
            </w:pPr>
          </w:p>
        </w:tc>
        <w:tc>
          <w:tcPr>
            <w:tcW w:w="1113" w:type="dxa"/>
            <w:vAlign w:val="center"/>
          </w:tcPr>
          <w:p w14:paraId="5F716661"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116</w:t>
            </w:r>
          </w:p>
        </w:tc>
        <w:tc>
          <w:tcPr>
            <w:tcW w:w="1113" w:type="dxa"/>
            <w:vAlign w:val="center"/>
          </w:tcPr>
          <w:p w14:paraId="5F71666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6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6C" w14:textId="77777777" w:rsidTr="00AB365E">
        <w:trPr>
          <w:trHeight w:hRule="exact" w:val="227"/>
          <w:jc w:val="center"/>
        </w:trPr>
        <w:tc>
          <w:tcPr>
            <w:tcW w:w="1111" w:type="dxa"/>
            <w:vAlign w:val="center"/>
          </w:tcPr>
          <w:p w14:paraId="5F716665"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117</w:t>
            </w:r>
          </w:p>
        </w:tc>
        <w:tc>
          <w:tcPr>
            <w:tcW w:w="1111" w:type="dxa"/>
            <w:vAlign w:val="center"/>
          </w:tcPr>
          <w:p w14:paraId="5F71666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6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668" w14:textId="77777777" w:rsidR="001D6E28" w:rsidRPr="00403B71" w:rsidRDefault="001D6E28" w:rsidP="00AB365E">
            <w:pPr>
              <w:adjustRightInd w:val="0"/>
              <w:snapToGrid w:val="0"/>
              <w:spacing w:line="360" w:lineRule="exact"/>
              <w:ind w:left="0"/>
              <w:rPr>
                <w:szCs w:val="21"/>
              </w:rPr>
            </w:pPr>
          </w:p>
        </w:tc>
        <w:tc>
          <w:tcPr>
            <w:tcW w:w="1113" w:type="dxa"/>
            <w:vAlign w:val="center"/>
          </w:tcPr>
          <w:p w14:paraId="5F716669"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118</w:t>
            </w:r>
          </w:p>
        </w:tc>
        <w:tc>
          <w:tcPr>
            <w:tcW w:w="1113" w:type="dxa"/>
            <w:vAlign w:val="center"/>
          </w:tcPr>
          <w:p w14:paraId="5F71666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6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74" w14:textId="77777777" w:rsidTr="00AB365E">
        <w:trPr>
          <w:trHeight w:hRule="exact" w:val="227"/>
          <w:jc w:val="center"/>
        </w:trPr>
        <w:tc>
          <w:tcPr>
            <w:tcW w:w="1111" w:type="dxa"/>
          </w:tcPr>
          <w:p w14:paraId="5F71666D"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119</w:t>
            </w:r>
          </w:p>
        </w:tc>
        <w:tc>
          <w:tcPr>
            <w:tcW w:w="1111" w:type="dxa"/>
            <w:vAlign w:val="center"/>
          </w:tcPr>
          <w:p w14:paraId="5F71666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6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70" w14:textId="77777777" w:rsidR="001D6E28" w:rsidRPr="00403B71" w:rsidRDefault="001D6E28" w:rsidP="00AB365E">
            <w:pPr>
              <w:adjustRightInd w:val="0"/>
              <w:snapToGrid w:val="0"/>
              <w:spacing w:line="360" w:lineRule="exact"/>
              <w:ind w:left="0"/>
              <w:rPr>
                <w:szCs w:val="21"/>
              </w:rPr>
            </w:pPr>
          </w:p>
        </w:tc>
        <w:tc>
          <w:tcPr>
            <w:tcW w:w="1113" w:type="dxa"/>
          </w:tcPr>
          <w:p w14:paraId="5F716671" w14:textId="77777777" w:rsidR="001D6E28" w:rsidRPr="00403B71" w:rsidRDefault="001D6E28" w:rsidP="00AB365E">
            <w:pPr>
              <w:adjustRightInd w:val="0"/>
              <w:snapToGrid w:val="0"/>
              <w:spacing w:line="240" w:lineRule="auto"/>
              <w:ind w:left="0"/>
              <w:jc w:val="center"/>
              <w:rPr>
                <w:szCs w:val="21"/>
              </w:rPr>
            </w:pPr>
            <w:r w:rsidRPr="006D7D93">
              <w:rPr>
                <w:rFonts w:hint="eastAsia"/>
                <w:szCs w:val="21"/>
              </w:rPr>
              <w:t>4-</w:t>
            </w:r>
            <w:r>
              <w:rPr>
                <w:rFonts w:hint="eastAsia"/>
                <w:szCs w:val="21"/>
              </w:rPr>
              <w:t>120</w:t>
            </w:r>
          </w:p>
        </w:tc>
        <w:tc>
          <w:tcPr>
            <w:tcW w:w="1113" w:type="dxa"/>
            <w:vAlign w:val="center"/>
          </w:tcPr>
          <w:p w14:paraId="5F71667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7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AB365E" w:rsidRPr="00403B71" w14:paraId="5F71667C" w14:textId="77777777" w:rsidTr="00AB365E">
        <w:trPr>
          <w:trHeight w:hRule="exact" w:val="227"/>
          <w:jc w:val="center"/>
        </w:trPr>
        <w:tc>
          <w:tcPr>
            <w:tcW w:w="1111" w:type="dxa"/>
          </w:tcPr>
          <w:p w14:paraId="5F716675" w14:textId="77777777" w:rsidR="00AB365E" w:rsidRPr="00403B71" w:rsidRDefault="00AB365E" w:rsidP="00AB365E">
            <w:pPr>
              <w:adjustRightInd w:val="0"/>
              <w:snapToGrid w:val="0"/>
              <w:spacing w:line="240" w:lineRule="auto"/>
              <w:ind w:left="0"/>
              <w:rPr>
                <w:szCs w:val="21"/>
              </w:rPr>
            </w:pPr>
          </w:p>
        </w:tc>
        <w:tc>
          <w:tcPr>
            <w:tcW w:w="1111" w:type="dxa"/>
          </w:tcPr>
          <w:p w14:paraId="5F716676" w14:textId="77777777" w:rsidR="00AB365E" w:rsidRPr="00403B71" w:rsidRDefault="00AB365E" w:rsidP="00AB365E">
            <w:pPr>
              <w:adjustRightInd w:val="0"/>
              <w:snapToGrid w:val="0"/>
              <w:spacing w:line="360" w:lineRule="exact"/>
              <w:ind w:left="0"/>
              <w:rPr>
                <w:szCs w:val="21"/>
              </w:rPr>
            </w:pPr>
          </w:p>
        </w:tc>
        <w:tc>
          <w:tcPr>
            <w:tcW w:w="1111" w:type="dxa"/>
          </w:tcPr>
          <w:p w14:paraId="5F716677" w14:textId="77777777" w:rsidR="00AB365E" w:rsidRPr="00403B71" w:rsidRDefault="00AB365E" w:rsidP="00AB365E">
            <w:pPr>
              <w:adjustRightInd w:val="0"/>
              <w:snapToGrid w:val="0"/>
              <w:spacing w:line="360" w:lineRule="exact"/>
              <w:ind w:left="0"/>
              <w:rPr>
                <w:szCs w:val="21"/>
              </w:rPr>
            </w:pPr>
          </w:p>
        </w:tc>
        <w:tc>
          <w:tcPr>
            <w:tcW w:w="238" w:type="dxa"/>
            <w:tcBorders>
              <w:top w:val="nil"/>
              <w:bottom w:val="nil"/>
            </w:tcBorders>
          </w:tcPr>
          <w:p w14:paraId="5F716678" w14:textId="77777777" w:rsidR="00AB365E" w:rsidRPr="00403B71" w:rsidRDefault="00AB365E" w:rsidP="00AB365E">
            <w:pPr>
              <w:adjustRightInd w:val="0"/>
              <w:snapToGrid w:val="0"/>
              <w:spacing w:line="360" w:lineRule="exact"/>
              <w:ind w:left="0"/>
              <w:rPr>
                <w:szCs w:val="21"/>
              </w:rPr>
            </w:pPr>
          </w:p>
        </w:tc>
        <w:tc>
          <w:tcPr>
            <w:tcW w:w="1113" w:type="dxa"/>
          </w:tcPr>
          <w:p w14:paraId="5F716679" w14:textId="77777777" w:rsidR="00AB365E" w:rsidRPr="00403B71" w:rsidRDefault="00AB365E" w:rsidP="00AB365E">
            <w:pPr>
              <w:adjustRightInd w:val="0"/>
              <w:snapToGrid w:val="0"/>
              <w:spacing w:line="360" w:lineRule="exact"/>
              <w:ind w:left="0"/>
              <w:rPr>
                <w:szCs w:val="21"/>
              </w:rPr>
            </w:pPr>
          </w:p>
        </w:tc>
        <w:tc>
          <w:tcPr>
            <w:tcW w:w="1113" w:type="dxa"/>
          </w:tcPr>
          <w:p w14:paraId="5F71667A" w14:textId="77777777" w:rsidR="00AB365E" w:rsidRPr="00403B71" w:rsidRDefault="00AB365E" w:rsidP="00AB365E">
            <w:pPr>
              <w:adjustRightInd w:val="0"/>
              <w:snapToGrid w:val="0"/>
              <w:spacing w:line="360" w:lineRule="exact"/>
              <w:ind w:left="0"/>
              <w:rPr>
                <w:szCs w:val="21"/>
              </w:rPr>
            </w:pPr>
          </w:p>
        </w:tc>
        <w:tc>
          <w:tcPr>
            <w:tcW w:w="1113" w:type="dxa"/>
          </w:tcPr>
          <w:p w14:paraId="5F71667B" w14:textId="77777777" w:rsidR="00AB365E" w:rsidRPr="00403B71" w:rsidRDefault="00AB365E" w:rsidP="00AB365E">
            <w:pPr>
              <w:adjustRightInd w:val="0"/>
              <w:snapToGrid w:val="0"/>
              <w:spacing w:line="360" w:lineRule="exact"/>
              <w:ind w:left="0"/>
              <w:rPr>
                <w:szCs w:val="21"/>
              </w:rPr>
            </w:pPr>
          </w:p>
        </w:tc>
      </w:tr>
      <w:tr w:rsidR="00AB365E" w:rsidRPr="00403B71" w14:paraId="5F716684" w14:textId="77777777" w:rsidTr="00AB365E">
        <w:trPr>
          <w:trHeight w:hRule="exact" w:val="227"/>
          <w:jc w:val="center"/>
        </w:trPr>
        <w:tc>
          <w:tcPr>
            <w:tcW w:w="1111" w:type="dxa"/>
          </w:tcPr>
          <w:p w14:paraId="5F71667D" w14:textId="77777777" w:rsidR="00AB365E" w:rsidRPr="00403B71" w:rsidRDefault="00AB365E" w:rsidP="00AB365E">
            <w:pPr>
              <w:adjustRightInd w:val="0"/>
              <w:snapToGrid w:val="0"/>
              <w:spacing w:line="240" w:lineRule="auto"/>
              <w:ind w:left="0"/>
              <w:jc w:val="center"/>
              <w:rPr>
                <w:szCs w:val="21"/>
              </w:rPr>
            </w:pPr>
          </w:p>
        </w:tc>
        <w:tc>
          <w:tcPr>
            <w:tcW w:w="1111" w:type="dxa"/>
          </w:tcPr>
          <w:p w14:paraId="5F71667E" w14:textId="77777777" w:rsidR="00AB365E" w:rsidRPr="00403B71" w:rsidRDefault="00AB365E" w:rsidP="00AB365E">
            <w:pPr>
              <w:adjustRightInd w:val="0"/>
              <w:snapToGrid w:val="0"/>
              <w:spacing w:line="240" w:lineRule="auto"/>
              <w:ind w:left="0"/>
              <w:jc w:val="center"/>
              <w:rPr>
                <w:szCs w:val="21"/>
              </w:rPr>
            </w:pPr>
          </w:p>
        </w:tc>
        <w:tc>
          <w:tcPr>
            <w:tcW w:w="1111" w:type="dxa"/>
          </w:tcPr>
          <w:p w14:paraId="5F71667F" w14:textId="77777777" w:rsidR="00AB365E" w:rsidRPr="00403B71" w:rsidRDefault="00AB365E" w:rsidP="00AB365E">
            <w:pPr>
              <w:adjustRightInd w:val="0"/>
              <w:snapToGrid w:val="0"/>
              <w:spacing w:line="240" w:lineRule="auto"/>
              <w:ind w:left="0"/>
              <w:jc w:val="center"/>
              <w:rPr>
                <w:szCs w:val="21"/>
              </w:rPr>
            </w:pPr>
          </w:p>
        </w:tc>
        <w:tc>
          <w:tcPr>
            <w:tcW w:w="238" w:type="dxa"/>
            <w:tcBorders>
              <w:top w:val="nil"/>
              <w:bottom w:val="nil"/>
            </w:tcBorders>
          </w:tcPr>
          <w:p w14:paraId="5F716680"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681"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682"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683" w14:textId="77777777" w:rsidR="00AB365E" w:rsidRPr="00403B71" w:rsidRDefault="00AB365E" w:rsidP="00AB365E">
            <w:pPr>
              <w:adjustRightInd w:val="0"/>
              <w:snapToGrid w:val="0"/>
              <w:spacing w:line="240" w:lineRule="auto"/>
              <w:ind w:left="0"/>
              <w:jc w:val="center"/>
              <w:rPr>
                <w:szCs w:val="21"/>
              </w:rPr>
            </w:pPr>
          </w:p>
        </w:tc>
      </w:tr>
      <w:tr w:rsidR="001D6E28" w:rsidRPr="00403B71" w14:paraId="5F71668C" w14:textId="77777777" w:rsidTr="00506DCA">
        <w:trPr>
          <w:trHeight w:hRule="exact" w:val="227"/>
          <w:jc w:val="center"/>
        </w:trPr>
        <w:tc>
          <w:tcPr>
            <w:tcW w:w="1111" w:type="dxa"/>
          </w:tcPr>
          <w:p w14:paraId="5F716685"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121</w:t>
            </w:r>
          </w:p>
        </w:tc>
        <w:tc>
          <w:tcPr>
            <w:tcW w:w="1111" w:type="dxa"/>
            <w:vAlign w:val="center"/>
          </w:tcPr>
          <w:p w14:paraId="5F71668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8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88"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689"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122</w:t>
            </w:r>
          </w:p>
        </w:tc>
        <w:tc>
          <w:tcPr>
            <w:tcW w:w="1113" w:type="dxa"/>
            <w:vAlign w:val="center"/>
          </w:tcPr>
          <w:p w14:paraId="5F71668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8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94" w14:textId="77777777" w:rsidTr="00AB365E">
        <w:trPr>
          <w:trHeight w:hRule="exact" w:val="227"/>
          <w:jc w:val="center"/>
        </w:trPr>
        <w:tc>
          <w:tcPr>
            <w:tcW w:w="1111" w:type="dxa"/>
            <w:vAlign w:val="center"/>
          </w:tcPr>
          <w:p w14:paraId="5F71668D"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123</w:t>
            </w:r>
          </w:p>
        </w:tc>
        <w:tc>
          <w:tcPr>
            <w:tcW w:w="1111" w:type="dxa"/>
            <w:vAlign w:val="center"/>
          </w:tcPr>
          <w:p w14:paraId="5F71668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8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90" w14:textId="77777777" w:rsidR="001D6E28" w:rsidRPr="00403B71" w:rsidRDefault="001D6E28" w:rsidP="00AB365E">
            <w:pPr>
              <w:adjustRightInd w:val="0"/>
              <w:snapToGrid w:val="0"/>
              <w:spacing w:line="360" w:lineRule="exact"/>
              <w:ind w:left="0"/>
              <w:rPr>
                <w:szCs w:val="21"/>
              </w:rPr>
            </w:pPr>
          </w:p>
        </w:tc>
        <w:tc>
          <w:tcPr>
            <w:tcW w:w="1113" w:type="dxa"/>
          </w:tcPr>
          <w:p w14:paraId="5F716691"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124</w:t>
            </w:r>
          </w:p>
        </w:tc>
        <w:tc>
          <w:tcPr>
            <w:tcW w:w="1113" w:type="dxa"/>
            <w:vAlign w:val="center"/>
          </w:tcPr>
          <w:p w14:paraId="5F71669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9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9C" w14:textId="77777777" w:rsidTr="00AB365E">
        <w:trPr>
          <w:trHeight w:hRule="exact" w:val="227"/>
          <w:jc w:val="center"/>
        </w:trPr>
        <w:tc>
          <w:tcPr>
            <w:tcW w:w="1111" w:type="dxa"/>
            <w:vAlign w:val="center"/>
          </w:tcPr>
          <w:p w14:paraId="5F716695"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125</w:t>
            </w:r>
          </w:p>
        </w:tc>
        <w:tc>
          <w:tcPr>
            <w:tcW w:w="1111" w:type="dxa"/>
            <w:vAlign w:val="center"/>
          </w:tcPr>
          <w:p w14:paraId="5F71669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9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98" w14:textId="77777777" w:rsidR="001D6E28" w:rsidRPr="00403B71" w:rsidRDefault="001D6E28" w:rsidP="00AB365E">
            <w:pPr>
              <w:adjustRightInd w:val="0"/>
              <w:snapToGrid w:val="0"/>
              <w:spacing w:line="360" w:lineRule="exact"/>
              <w:ind w:left="0"/>
              <w:rPr>
                <w:szCs w:val="21"/>
              </w:rPr>
            </w:pPr>
          </w:p>
        </w:tc>
        <w:tc>
          <w:tcPr>
            <w:tcW w:w="1113" w:type="dxa"/>
          </w:tcPr>
          <w:p w14:paraId="5F716699"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126</w:t>
            </w:r>
          </w:p>
        </w:tc>
        <w:tc>
          <w:tcPr>
            <w:tcW w:w="1113" w:type="dxa"/>
            <w:vAlign w:val="center"/>
          </w:tcPr>
          <w:p w14:paraId="5F71669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9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A4" w14:textId="77777777" w:rsidTr="00AB365E">
        <w:trPr>
          <w:trHeight w:hRule="exact" w:val="227"/>
          <w:jc w:val="center"/>
        </w:trPr>
        <w:tc>
          <w:tcPr>
            <w:tcW w:w="1111" w:type="dxa"/>
          </w:tcPr>
          <w:p w14:paraId="5F71669D"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127</w:t>
            </w:r>
          </w:p>
        </w:tc>
        <w:tc>
          <w:tcPr>
            <w:tcW w:w="1111" w:type="dxa"/>
            <w:vAlign w:val="center"/>
          </w:tcPr>
          <w:p w14:paraId="5F71669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9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A0"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6A1"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128</w:t>
            </w:r>
          </w:p>
        </w:tc>
        <w:tc>
          <w:tcPr>
            <w:tcW w:w="1113" w:type="dxa"/>
            <w:vAlign w:val="center"/>
          </w:tcPr>
          <w:p w14:paraId="5F7166A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A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AC" w14:textId="77777777" w:rsidTr="00AB365E">
        <w:trPr>
          <w:trHeight w:hRule="exact" w:val="227"/>
          <w:jc w:val="center"/>
        </w:trPr>
        <w:tc>
          <w:tcPr>
            <w:tcW w:w="1111" w:type="dxa"/>
          </w:tcPr>
          <w:p w14:paraId="5F7166A5"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129</w:t>
            </w:r>
          </w:p>
        </w:tc>
        <w:tc>
          <w:tcPr>
            <w:tcW w:w="1111" w:type="dxa"/>
            <w:vAlign w:val="center"/>
          </w:tcPr>
          <w:p w14:paraId="5F7166A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A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A8" w14:textId="77777777" w:rsidR="001D6E28" w:rsidRPr="00403B71" w:rsidRDefault="001D6E28" w:rsidP="00AB365E">
            <w:pPr>
              <w:adjustRightInd w:val="0"/>
              <w:snapToGrid w:val="0"/>
              <w:spacing w:line="360" w:lineRule="exact"/>
              <w:ind w:left="0"/>
              <w:rPr>
                <w:szCs w:val="21"/>
              </w:rPr>
            </w:pPr>
          </w:p>
        </w:tc>
        <w:tc>
          <w:tcPr>
            <w:tcW w:w="1113" w:type="dxa"/>
          </w:tcPr>
          <w:p w14:paraId="5F7166A9"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130</w:t>
            </w:r>
          </w:p>
        </w:tc>
        <w:tc>
          <w:tcPr>
            <w:tcW w:w="1113" w:type="dxa"/>
            <w:vAlign w:val="center"/>
          </w:tcPr>
          <w:p w14:paraId="5F7166A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A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B4" w14:textId="77777777" w:rsidTr="00AB365E">
        <w:trPr>
          <w:trHeight w:hRule="exact" w:val="227"/>
          <w:jc w:val="center"/>
        </w:trPr>
        <w:tc>
          <w:tcPr>
            <w:tcW w:w="1111" w:type="dxa"/>
          </w:tcPr>
          <w:p w14:paraId="5F7166AD"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131</w:t>
            </w:r>
          </w:p>
        </w:tc>
        <w:tc>
          <w:tcPr>
            <w:tcW w:w="1111" w:type="dxa"/>
            <w:vAlign w:val="center"/>
          </w:tcPr>
          <w:p w14:paraId="5F7166A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A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B0" w14:textId="77777777" w:rsidR="001D6E28" w:rsidRPr="00403B71" w:rsidRDefault="001D6E28" w:rsidP="00AB365E">
            <w:pPr>
              <w:adjustRightInd w:val="0"/>
              <w:snapToGrid w:val="0"/>
              <w:spacing w:line="360" w:lineRule="exact"/>
              <w:ind w:left="0"/>
              <w:rPr>
                <w:szCs w:val="21"/>
              </w:rPr>
            </w:pPr>
          </w:p>
        </w:tc>
        <w:tc>
          <w:tcPr>
            <w:tcW w:w="1113" w:type="dxa"/>
          </w:tcPr>
          <w:p w14:paraId="5F7166B1"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132</w:t>
            </w:r>
          </w:p>
        </w:tc>
        <w:tc>
          <w:tcPr>
            <w:tcW w:w="1113" w:type="dxa"/>
            <w:vAlign w:val="center"/>
          </w:tcPr>
          <w:p w14:paraId="5F7166B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B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BC" w14:textId="77777777" w:rsidTr="00AB365E">
        <w:trPr>
          <w:trHeight w:hRule="exact" w:val="227"/>
          <w:jc w:val="center"/>
        </w:trPr>
        <w:tc>
          <w:tcPr>
            <w:tcW w:w="1111" w:type="dxa"/>
          </w:tcPr>
          <w:p w14:paraId="5F7166B5"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133</w:t>
            </w:r>
          </w:p>
        </w:tc>
        <w:tc>
          <w:tcPr>
            <w:tcW w:w="1111" w:type="dxa"/>
            <w:vAlign w:val="center"/>
          </w:tcPr>
          <w:p w14:paraId="5F7166B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B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B8" w14:textId="77777777" w:rsidR="001D6E28" w:rsidRPr="00403B71" w:rsidRDefault="001D6E28" w:rsidP="00AB365E">
            <w:pPr>
              <w:adjustRightInd w:val="0"/>
              <w:snapToGrid w:val="0"/>
              <w:spacing w:line="360" w:lineRule="exact"/>
              <w:ind w:left="0"/>
              <w:rPr>
                <w:szCs w:val="21"/>
              </w:rPr>
            </w:pPr>
          </w:p>
        </w:tc>
        <w:tc>
          <w:tcPr>
            <w:tcW w:w="1113" w:type="dxa"/>
          </w:tcPr>
          <w:p w14:paraId="5F7166B9"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134</w:t>
            </w:r>
          </w:p>
        </w:tc>
        <w:tc>
          <w:tcPr>
            <w:tcW w:w="1113" w:type="dxa"/>
            <w:vAlign w:val="center"/>
          </w:tcPr>
          <w:p w14:paraId="5F7166B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B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C4" w14:textId="77777777" w:rsidTr="00AB365E">
        <w:trPr>
          <w:trHeight w:hRule="exact" w:val="227"/>
          <w:jc w:val="center"/>
        </w:trPr>
        <w:tc>
          <w:tcPr>
            <w:tcW w:w="1111" w:type="dxa"/>
          </w:tcPr>
          <w:p w14:paraId="5F7166BD"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135</w:t>
            </w:r>
          </w:p>
        </w:tc>
        <w:tc>
          <w:tcPr>
            <w:tcW w:w="1111" w:type="dxa"/>
            <w:vAlign w:val="center"/>
          </w:tcPr>
          <w:p w14:paraId="5F7166B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B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C0" w14:textId="77777777" w:rsidR="001D6E28" w:rsidRPr="00403B71" w:rsidRDefault="001D6E28" w:rsidP="00AB365E">
            <w:pPr>
              <w:adjustRightInd w:val="0"/>
              <w:snapToGrid w:val="0"/>
              <w:spacing w:line="360" w:lineRule="exact"/>
              <w:ind w:left="0"/>
              <w:rPr>
                <w:szCs w:val="21"/>
              </w:rPr>
            </w:pPr>
          </w:p>
        </w:tc>
        <w:tc>
          <w:tcPr>
            <w:tcW w:w="1113" w:type="dxa"/>
          </w:tcPr>
          <w:p w14:paraId="5F7166C1"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136</w:t>
            </w:r>
          </w:p>
        </w:tc>
        <w:tc>
          <w:tcPr>
            <w:tcW w:w="1113" w:type="dxa"/>
            <w:vAlign w:val="center"/>
          </w:tcPr>
          <w:p w14:paraId="5F7166C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C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CC" w14:textId="77777777" w:rsidTr="00AB365E">
        <w:trPr>
          <w:trHeight w:hRule="exact" w:val="227"/>
          <w:jc w:val="center"/>
        </w:trPr>
        <w:tc>
          <w:tcPr>
            <w:tcW w:w="1111" w:type="dxa"/>
          </w:tcPr>
          <w:p w14:paraId="5F7166C5"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137</w:t>
            </w:r>
          </w:p>
        </w:tc>
        <w:tc>
          <w:tcPr>
            <w:tcW w:w="1111" w:type="dxa"/>
            <w:vAlign w:val="center"/>
          </w:tcPr>
          <w:p w14:paraId="5F7166C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C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C8"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6C9"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138</w:t>
            </w:r>
          </w:p>
        </w:tc>
        <w:tc>
          <w:tcPr>
            <w:tcW w:w="1113" w:type="dxa"/>
            <w:vAlign w:val="center"/>
          </w:tcPr>
          <w:p w14:paraId="5F7166C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C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D4" w14:textId="77777777" w:rsidTr="00AB365E">
        <w:trPr>
          <w:trHeight w:hRule="exact" w:val="227"/>
          <w:jc w:val="center"/>
        </w:trPr>
        <w:tc>
          <w:tcPr>
            <w:tcW w:w="1111" w:type="dxa"/>
          </w:tcPr>
          <w:p w14:paraId="5F7166CD"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139</w:t>
            </w:r>
          </w:p>
        </w:tc>
        <w:tc>
          <w:tcPr>
            <w:tcW w:w="1111" w:type="dxa"/>
            <w:vAlign w:val="center"/>
          </w:tcPr>
          <w:p w14:paraId="5F7166C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C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D0"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6D1"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140</w:t>
            </w:r>
          </w:p>
        </w:tc>
        <w:tc>
          <w:tcPr>
            <w:tcW w:w="1113" w:type="dxa"/>
            <w:vAlign w:val="center"/>
          </w:tcPr>
          <w:p w14:paraId="5F7166D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D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AB365E" w:rsidRPr="00403B71" w14:paraId="5F7166DC" w14:textId="77777777" w:rsidTr="00AB365E">
        <w:trPr>
          <w:trHeight w:hRule="exact" w:val="227"/>
          <w:jc w:val="center"/>
        </w:trPr>
        <w:tc>
          <w:tcPr>
            <w:tcW w:w="1111" w:type="dxa"/>
          </w:tcPr>
          <w:p w14:paraId="5F7166D5" w14:textId="77777777" w:rsidR="00AB365E" w:rsidRPr="00403B71" w:rsidRDefault="00AB365E" w:rsidP="00AB365E">
            <w:pPr>
              <w:adjustRightInd w:val="0"/>
              <w:snapToGrid w:val="0"/>
              <w:spacing w:line="240" w:lineRule="auto"/>
              <w:ind w:left="0"/>
              <w:jc w:val="center"/>
              <w:rPr>
                <w:szCs w:val="21"/>
              </w:rPr>
            </w:pPr>
          </w:p>
        </w:tc>
        <w:tc>
          <w:tcPr>
            <w:tcW w:w="1111" w:type="dxa"/>
            <w:vAlign w:val="center"/>
          </w:tcPr>
          <w:p w14:paraId="5F7166D6" w14:textId="77777777" w:rsidR="00AB365E" w:rsidRPr="00403B71" w:rsidRDefault="00AB365E" w:rsidP="00AB365E">
            <w:pPr>
              <w:adjustRightInd w:val="0"/>
              <w:snapToGrid w:val="0"/>
              <w:spacing w:line="240" w:lineRule="auto"/>
              <w:ind w:left="0"/>
              <w:jc w:val="center"/>
              <w:rPr>
                <w:szCs w:val="21"/>
              </w:rPr>
            </w:pPr>
          </w:p>
        </w:tc>
        <w:tc>
          <w:tcPr>
            <w:tcW w:w="1111" w:type="dxa"/>
            <w:vAlign w:val="center"/>
          </w:tcPr>
          <w:p w14:paraId="5F7166D7" w14:textId="77777777" w:rsidR="00AB365E" w:rsidRPr="00403B71" w:rsidRDefault="00AB365E" w:rsidP="00AB365E">
            <w:pPr>
              <w:adjustRightInd w:val="0"/>
              <w:snapToGrid w:val="0"/>
              <w:spacing w:line="240" w:lineRule="auto"/>
              <w:ind w:left="0"/>
              <w:jc w:val="center"/>
              <w:rPr>
                <w:szCs w:val="21"/>
              </w:rPr>
            </w:pPr>
          </w:p>
        </w:tc>
        <w:tc>
          <w:tcPr>
            <w:tcW w:w="238" w:type="dxa"/>
            <w:tcBorders>
              <w:top w:val="nil"/>
              <w:bottom w:val="nil"/>
            </w:tcBorders>
          </w:tcPr>
          <w:p w14:paraId="5F7166D8"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6D9" w14:textId="77777777" w:rsidR="00AB365E" w:rsidRPr="00403B71" w:rsidRDefault="00AB365E" w:rsidP="00AB365E">
            <w:pPr>
              <w:adjustRightInd w:val="0"/>
              <w:snapToGrid w:val="0"/>
              <w:spacing w:line="240" w:lineRule="auto"/>
              <w:ind w:left="0"/>
              <w:jc w:val="center"/>
              <w:rPr>
                <w:szCs w:val="21"/>
              </w:rPr>
            </w:pPr>
          </w:p>
        </w:tc>
        <w:tc>
          <w:tcPr>
            <w:tcW w:w="1113" w:type="dxa"/>
            <w:vAlign w:val="center"/>
          </w:tcPr>
          <w:p w14:paraId="5F7166DA" w14:textId="77777777" w:rsidR="00AB365E" w:rsidRPr="00403B71" w:rsidRDefault="00AB365E" w:rsidP="00AB365E">
            <w:pPr>
              <w:adjustRightInd w:val="0"/>
              <w:snapToGrid w:val="0"/>
              <w:spacing w:line="240" w:lineRule="auto"/>
              <w:ind w:left="0"/>
              <w:jc w:val="center"/>
              <w:rPr>
                <w:szCs w:val="21"/>
              </w:rPr>
            </w:pPr>
          </w:p>
        </w:tc>
        <w:tc>
          <w:tcPr>
            <w:tcW w:w="1113" w:type="dxa"/>
            <w:vAlign w:val="center"/>
          </w:tcPr>
          <w:p w14:paraId="5F7166DB" w14:textId="77777777" w:rsidR="00AB365E" w:rsidRPr="00403B71" w:rsidRDefault="00AB365E" w:rsidP="00AB365E">
            <w:pPr>
              <w:adjustRightInd w:val="0"/>
              <w:snapToGrid w:val="0"/>
              <w:spacing w:line="240" w:lineRule="auto"/>
              <w:ind w:left="0"/>
              <w:jc w:val="center"/>
              <w:rPr>
                <w:szCs w:val="21"/>
              </w:rPr>
            </w:pPr>
          </w:p>
        </w:tc>
      </w:tr>
      <w:tr w:rsidR="00AB365E" w:rsidRPr="00403B71" w14:paraId="5F7166E4" w14:textId="77777777" w:rsidTr="00AB365E">
        <w:trPr>
          <w:trHeight w:hRule="exact" w:val="227"/>
          <w:jc w:val="center"/>
        </w:trPr>
        <w:tc>
          <w:tcPr>
            <w:tcW w:w="1111" w:type="dxa"/>
          </w:tcPr>
          <w:p w14:paraId="5F7166DD" w14:textId="77777777" w:rsidR="00AB365E" w:rsidRPr="00403B71" w:rsidRDefault="00AB365E" w:rsidP="00AB365E">
            <w:pPr>
              <w:adjustRightInd w:val="0"/>
              <w:snapToGrid w:val="0"/>
              <w:spacing w:line="240" w:lineRule="auto"/>
              <w:ind w:left="0"/>
              <w:jc w:val="center"/>
              <w:rPr>
                <w:szCs w:val="21"/>
              </w:rPr>
            </w:pPr>
          </w:p>
        </w:tc>
        <w:tc>
          <w:tcPr>
            <w:tcW w:w="1111" w:type="dxa"/>
            <w:vAlign w:val="center"/>
          </w:tcPr>
          <w:p w14:paraId="5F7166DE" w14:textId="77777777" w:rsidR="00AB365E" w:rsidRPr="00403B71" w:rsidRDefault="00AB365E" w:rsidP="00AB365E">
            <w:pPr>
              <w:adjustRightInd w:val="0"/>
              <w:snapToGrid w:val="0"/>
              <w:spacing w:line="240" w:lineRule="auto"/>
              <w:ind w:left="0"/>
              <w:jc w:val="center"/>
              <w:rPr>
                <w:szCs w:val="21"/>
              </w:rPr>
            </w:pPr>
          </w:p>
        </w:tc>
        <w:tc>
          <w:tcPr>
            <w:tcW w:w="1111" w:type="dxa"/>
            <w:vAlign w:val="center"/>
          </w:tcPr>
          <w:p w14:paraId="5F7166DF" w14:textId="77777777" w:rsidR="00AB365E" w:rsidRPr="00403B71" w:rsidRDefault="00AB365E" w:rsidP="00AB365E">
            <w:pPr>
              <w:adjustRightInd w:val="0"/>
              <w:snapToGrid w:val="0"/>
              <w:spacing w:line="240" w:lineRule="auto"/>
              <w:ind w:left="0"/>
              <w:jc w:val="center"/>
              <w:rPr>
                <w:szCs w:val="21"/>
              </w:rPr>
            </w:pPr>
          </w:p>
        </w:tc>
        <w:tc>
          <w:tcPr>
            <w:tcW w:w="238" w:type="dxa"/>
            <w:tcBorders>
              <w:top w:val="nil"/>
              <w:bottom w:val="nil"/>
            </w:tcBorders>
          </w:tcPr>
          <w:p w14:paraId="5F7166E0"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6E1" w14:textId="77777777" w:rsidR="00AB365E" w:rsidRPr="00403B71" w:rsidRDefault="00AB365E" w:rsidP="00AB365E">
            <w:pPr>
              <w:adjustRightInd w:val="0"/>
              <w:snapToGrid w:val="0"/>
              <w:spacing w:line="240" w:lineRule="auto"/>
              <w:ind w:left="0"/>
              <w:jc w:val="center"/>
              <w:rPr>
                <w:szCs w:val="21"/>
              </w:rPr>
            </w:pPr>
          </w:p>
        </w:tc>
        <w:tc>
          <w:tcPr>
            <w:tcW w:w="1113" w:type="dxa"/>
            <w:vAlign w:val="center"/>
          </w:tcPr>
          <w:p w14:paraId="5F7166E2" w14:textId="77777777" w:rsidR="00AB365E" w:rsidRPr="00403B71" w:rsidRDefault="00AB365E" w:rsidP="00AB365E">
            <w:pPr>
              <w:adjustRightInd w:val="0"/>
              <w:snapToGrid w:val="0"/>
              <w:spacing w:line="240" w:lineRule="auto"/>
              <w:ind w:left="0"/>
              <w:jc w:val="center"/>
              <w:rPr>
                <w:szCs w:val="21"/>
              </w:rPr>
            </w:pPr>
          </w:p>
        </w:tc>
        <w:tc>
          <w:tcPr>
            <w:tcW w:w="1113" w:type="dxa"/>
            <w:vAlign w:val="center"/>
          </w:tcPr>
          <w:p w14:paraId="5F7166E3" w14:textId="77777777" w:rsidR="00AB365E" w:rsidRPr="00403B71" w:rsidRDefault="00AB365E" w:rsidP="00AB365E">
            <w:pPr>
              <w:adjustRightInd w:val="0"/>
              <w:snapToGrid w:val="0"/>
              <w:spacing w:line="240" w:lineRule="auto"/>
              <w:ind w:left="0"/>
              <w:jc w:val="center"/>
              <w:rPr>
                <w:szCs w:val="21"/>
              </w:rPr>
            </w:pPr>
          </w:p>
        </w:tc>
      </w:tr>
      <w:tr w:rsidR="001D6E28" w:rsidRPr="00403B71" w14:paraId="5F7166EC" w14:textId="77777777" w:rsidTr="00AB365E">
        <w:trPr>
          <w:trHeight w:hRule="exact" w:val="227"/>
          <w:jc w:val="center"/>
        </w:trPr>
        <w:tc>
          <w:tcPr>
            <w:tcW w:w="1111" w:type="dxa"/>
          </w:tcPr>
          <w:p w14:paraId="5F7166E5" w14:textId="77777777" w:rsidR="001D6E28" w:rsidRPr="00403B71" w:rsidRDefault="001D6E28" w:rsidP="00A44FFF">
            <w:pPr>
              <w:adjustRightInd w:val="0"/>
              <w:snapToGrid w:val="0"/>
              <w:spacing w:line="240" w:lineRule="auto"/>
              <w:ind w:left="0"/>
              <w:jc w:val="center"/>
              <w:rPr>
                <w:b/>
                <w:szCs w:val="21"/>
              </w:rPr>
            </w:pPr>
            <w:r w:rsidRPr="006D7D93">
              <w:rPr>
                <w:rFonts w:hint="eastAsia"/>
                <w:szCs w:val="21"/>
              </w:rPr>
              <w:t>4-</w:t>
            </w:r>
            <w:r>
              <w:rPr>
                <w:rFonts w:hint="eastAsia"/>
                <w:szCs w:val="21"/>
              </w:rPr>
              <w:t>141</w:t>
            </w:r>
          </w:p>
        </w:tc>
        <w:tc>
          <w:tcPr>
            <w:tcW w:w="1111" w:type="dxa"/>
            <w:vAlign w:val="center"/>
          </w:tcPr>
          <w:p w14:paraId="5F7166E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E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E8"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6E9" w14:textId="77777777" w:rsidR="001D6E28" w:rsidRPr="00403B71" w:rsidRDefault="001D6E28" w:rsidP="00A44FFF">
            <w:pPr>
              <w:adjustRightInd w:val="0"/>
              <w:snapToGrid w:val="0"/>
              <w:spacing w:line="240" w:lineRule="auto"/>
              <w:ind w:left="0"/>
              <w:jc w:val="center"/>
              <w:rPr>
                <w:b/>
                <w:szCs w:val="21"/>
              </w:rPr>
            </w:pPr>
            <w:r w:rsidRPr="006D7D93">
              <w:rPr>
                <w:rFonts w:hint="eastAsia"/>
                <w:szCs w:val="21"/>
              </w:rPr>
              <w:t>4-</w:t>
            </w:r>
            <w:r>
              <w:rPr>
                <w:rFonts w:hint="eastAsia"/>
                <w:szCs w:val="21"/>
              </w:rPr>
              <w:t>142</w:t>
            </w:r>
          </w:p>
        </w:tc>
        <w:tc>
          <w:tcPr>
            <w:tcW w:w="1113" w:type="dxa"/>
            <w:vAlign w:val="center"/>
          </w:tcPr>
          <w:p w14:paraId="5F7166E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E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F4" w14:textId="77777777" w:rsidTr="00AB365E">
        <w:trPr>
          <w:trHeight w:hRule="exact" w:val="227"/>
          <w:jc w:val="center"/>
        </w:trPr>
        <w:tc>
          <w:tcPr>
            <w:tcW w:w="1111" w:type="dxa"/>
          </w:tcPr>
          <w:p w14:paraId="5F7166ED"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143</w:t>
            </w:r>
          </w:p>
        </w:tc>
        <w:tc>
          <w:tcPr>
            <w:tcW w:w="1111" w:type="dxa"/>
            <w:vAlign w:val="center"/>
          </w:tcPr>
          <w:p w14:paraId="5F7166E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E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F0"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6F1"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144</w:t>
            </w:r>
          </w:p>
        </w:tc>
        <w:tc>
          <w:tcPr>
            <w:tcW w:w="1113" w:type="dxa"/>
            <w:vAlign w:val="center"/>
          </w:tcPr>
          <w:p w14:paraId="5F7166F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F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6FC" w14:textId="77777777" w:rsidTr="00506DCA">
        <w:trPr>
          <w:trHeight w:hRule="exact" w:val="227"/>
          <w:jc w:val="center"/>
        </w:trPr>
        <w:tc>
          <w:tcPr>
            <w:tcW w:w="1111" w:type="dxa"/>
          </w:tcPr>
          <w:p w14:paraId="5F7166F5"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145</w:t>
            </w:r>
          </w:p>
        </w:tc>
        <w:tc>
          <w:tcPr>
            <w:tcW w:w="1111" w:type="dxa"/>
            <w:vAlign w:val="center"/>
          </w:tcPr>
          <w:p w14:paraId="5F7166F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F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6F8"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6F9"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146</w:t>
            </w:r>
          </w:p>
        </w:tc>
        <w:tc>
          <w:tcPr>
            <w:tcW w:w="1113" w:type="dxa"/>
            <w:vAlign w:val="center"/>
          </w:tcPr>
          <w:p w14:paraId="5F7166F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6F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04" w14:textId="77777777" w:rsidTr="00506DCA">
        <w:trPr>
          <w:trHeight w:hRule="exact" w:val="227"/>
          <w:jc w:val="center"/>
        </w:trPr>
        <w:tc>
          <w:tcPr>
            <w:tcW w:w="1111" w:type="dxa"/>
          </w:tcPr>
          <w:p w14:paraId="5F7166FD"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147</w:t>
            </w:r>
          </w:p>
        </w:tc>
        <w:tc>
          <w:tcPr>
            <w:tcW w:w="1111" w:type="dxa"/>
            <w:vAlign w:val="center"/>
          </w:tcPr>
          <w:p w14:paraId="5F7166F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6F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00"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701"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148</w:t>
            </w:r>
          </w:p>
        </w:tc>
        <w:tc>
          <w:tcPr>
            <w:tcW w:w="1113" w:type="dxa"/>
            <w:vAlign w:val="center"/>
          </w:tcPr>
          <w:p w14:paraId="5F71670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0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0C" w14:textId="77777777" w:rsidTr="00506DCA">
        <w:trPr>
          <w:trHeight w:hRule="exact" w:val="227"/>
          <w:jc w:val="center"/>
        </w:trPr>
        <w:tc>
          <w:tcPr>
            <w:tcW w:w="1111" w:type="dxa"/>
          </w:tcPr>
          <w:p w14:paraId="5F716705"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149</w:t>
            </w:r>
          </w:p>
        </w:tc>
        <w:tc>
          <w:tcPr>
            <w:tcW w:w="1111" w:type="dxa"/>
            <w:vAlign w:val="center"/>
          </w:tcPr>
          <w:p w14:paraId="5F71670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0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08" w14:textId="77777777" w:rsidR="001D6E28" w:rsidRPr="00403B71" w:rsidRDefault="001D6E28" w:rsidP="00AB365E">
            <w:pPr>
              <w:adjustRightInd w:val="0"/>
              <w:snapToGrid w:val="0"/>
              <w:spacing w:line="240" w:lineRule="auto"/>
              <w:ind w:left="0"/>
              <w:jc w:val="center"/>
              <w:rPr>
                <w:szCs w:val="21"/>
              </w:rPr>
            </w:pPr>
          </w:p>
        </w:tc>
        <w:tc>
          <w:tcPr>
            <w:tcW w:w="1113" w:type="dxa"/>
          </w:tcPr>
          <w:p w14:paraId="5F716709"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150</w:t>
            </w:r>
          </w:p>
        </w:tc>
        <w:tc>
          <w:tcPr>
            <w:tcW w:w="1113" w:type="dxa"/>
            <w:vAlign w:val="center"/>
          </w:tcPr>
          <w:p w14:paraId="5F71670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0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AB365E" w:rsidRPr="00403B71" w14:paraId="5F716714" w14:textId="77777777" w:rsidTr="00AB365E">
        <w:trPr>
          <w:trHeight w:hRule="exact" w:val="227"/>
          <w:jc w:val="center"/>
        </w:trPr>
        <w:tc>
          <w:tcPr>
            <w:tcW w:w="1111" w:type="dxa"/>
          </w:tcPr>
          <w:p w14:paraId="5F71670D" w14:textId="77777777" w:rsidR="00AB365E" w:rsidRPr="00403B71" w:rsidRDefault="00AB365E" w:rsidP="00AB365E">
            <w:pPr>
              <w:adjustRightInd w:val="0"/>
              <w:snapToGrid w:val="0"/>
              <w:spacing w:line="240" w:lineRule="auto"/>
              <w:ind w:left="0"/>
              <w:rPr>
                <w:szCs w:val="21"/>
              </w:rPr>
            </w:pPr>
          </w:p>
        </w:tc>
        <w:tc>
          <w:tcPr>
            <w:tcW w:w="1111" w:type="dxa"/>
          </w:tcPr>
          <w:p w14:paraId="5F71670E" w14:textId="77777777" w:rsidR="00AB365E" w:rsidRPr="00403B71" w:rsidRDefault="00AB365E" w:rsidP="00AB365E">
            <w:pPr>
              <w:adjustRightInd w:val="0"/>
              <w:snapToGrid w:val="0"/>
              <w:spacing w:line="240" w:lineRule="auto"/>
              <w:ind w:left="0"/>
              <w:jc w:val="center"/>
              <w:rPr>
                <w:szCs w:val="21"/>
              </w:rPr>
            </w:pPr>
          </w:p>
        </w:tc>
        <w:tc>
          <w:tcPr>
            <w:tcW w:w="1111" w:type="dxa"/>
          </w:tcPr>
          <w:p w14:paraId="5F71670F" w14:textId="77777777" w:rsidR="00AB365E" w:rsidRPr="00403B71" w:rsidRDefault="00AB365E" w:rsidP="00AB365E">
            <w:pPr>
              <w:adjustRightInd w:val="0"/>
              <w:snapToGrid w:val="0"/>
              <w:spacing w:line="240" w:lineRule="auto"/>
              <w:ind w:left="0"/>
              <w:jc w:val="center"/>
              <w:rPr>
                <w:szCs w:val="21"/>
              </w:rPr>
            </w:pPr>
          </w:p>
        </w:tc>
        <w:tc>
          <w:tcPr>
            <w:tcW w:w="238" w:type="dxa"/>
            <w:tcBorders>
              <w:top w:val="nil"/>
              <w:bottom w:val="nil"/>
            </w:tcBorders>
          </w:tcPr>
          <w:p w14:paraId="5F716710"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711"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712" w14:textId="77777777" w:rsidR="00AB365E" w:rsidRPr="00403B71" w:rsidRDefault="00AB365E" w:rsidP="00AB365E">
            <w:pPr>
              <w:adjustRightInd w:val="0"/>
              <w:snapToGrid w:val="0"/>
              <w:spacing w:line="240" w:lineRule="auto"/>
              <w:ind w:left="0"/>
              <w:jc w:val="center"/>
              <w:rPr>
                <w:szCs w:val="21"/>
              </w:rPr>
            </w:pPr>
          </w:p>
        </w:tc>
        <w:tc>
          <w:tcPr>
            <w:tcW w:w="1113" w:type="dxa"/>
          </w:tcPr>
          <w:p w14:paraId="5F716713" w14:textId="77777777" w:rsidR="00AB365E" w:rsidRPr="00403B71" w:rsidRDefault="00AB365E" w:rsidP="00AB365E">
            <w:pPr>
              <w:adjustRightInd w:val="0"/>
              <w:snapToGrid w:val="0"/>
              <w:spacing w:line="240" w:lineRule="auto"/>
              <w:ind w:left="0"/>
              <w:jc w:val="center"/>
              <w:rPr>
                <w:szCs w:val="21"/>
              </w:rPr>
            </w:pPr>
          </w:p>
        </w:tc>
      </w:tr>
    </w:tbl>
    <w:p w14:paraId="5F716715" w14:textId="77777777" w:rsidR="00AB365E" w:rsidRDefault="00AB365E" w:rsidP="0042568A">
      <w:pPr>
        <w:pStyle w:val="a4"/>
        <w:adjustRightInd w:val="0"/>
        <w:snapToGrid w:val="0"/>
        <w:spacing w:line="360" w:lineRule="exact"/>
        <w:ind w:left="0"/>
        <w:rPr>
          <w:color w:val="000000" w:themeColor="text1"/>
          <w:sz w:val="21"/>
        </w:rPr>
      </w:pPr>
    </w:p>
    <w:p w14:paraId="5F716716" w14:textId="77777777" w:rsidR="00AB365E" w:rsidRDefault="00AB365E" w:rsidP="0042568A">
      <w:pPr>
        <w:pStyle w:val="a4"/>
        <w:adjustRightInd w:val="0"/>
        <w:snapToGrid w:val="0"/>
        <w:spacing w:line="360" w:lineRule="exact"/>
        <w:ind w:left="0"/>
        <w:rPr>
          <w:color w:val="000000" w:themeColor="text1"/>
          <w:sz w:val="21"/>
        </w:rPr>
      </w:pPr>
    </w:p>
    <w:p w14:paraId="5F716717" w14:textId="77777777" w:rsidR="00AB365E" w:rsidRDefault="00AB365E" w:rsidP="0042568A">
      <w:pPr>
        <w:pStyle w:val="a4"/>
        <w:adjustRightInd w:val="0"/>
        <w:snapToGrid w:val="0"/>
        <w:spacing w:line="360" w:lineRule="exact"/>
        <w:ind w:left="0"/>
        <w:rPr>
          <w:color w:val="000000" w:themeColor="text1"/>
          <w:sz w:val="21"/>
        </w:rPr>
      </w:pPr>
    </w:p>
    <w:p w14:paraId="5F716718" w14:textId="77777777" w:rsidR="00A44FFF" w:rsidRPr="00A44FFF" w:rsidRDefault="00A44FFF" w:rsidP="00A44FFF">
      <w:pPr>
        <w:adjustRightInd w:val="0"/>
        <w:snapToGrid w:val="0"/>
        <w:spacing w:beforeLines="50" w:before="120"/>
        <w:ind w:left="0"/>
        <w:jc w:val="center"/>
        <w:rPr>
          <w:b/>
          <w:sz w:val="32"/>
          <w:szCs w:val="32"/>
        </w:rPr>
      </w:pPr>
      <w:r w:rsidRPr="001B7840">
        <w:rPr>
          <w:rFonts w:hint="eastAsia"/>
          <w:b/>
          <w:sz w:val="32"/>
          <w:szCs w:val="32"/>
        </w:rPr>
        <w:lastRenderedPageBreak/>
        <w:t>有效页</w:t>
      </w:r>
      <w:r w:rsidRPr="001B7840">
        <w:rPr>
          <w:b/>
          <w:sz w:val="32"/>
          <w:szCs w:val="32"/>
        </w:rPr>
        <w:t>清单</w:t>
      </w:r>
    </w:p>
    <w:tbl>
      <w:tblPr>
        <w:tblStyle w:val="afb"/>
        <w:tblW w:w="6910" w:type="dxa"/>
        <w:jc w:val="center"/>
        <w:tblLayout w:type="fixed"/>
        <w:tblLook w:val="04A0" w:firstRow="1" w:lastRow="0" w:firstColumn="1" w:lastColumn="0" w:noHBand="0" w:noVBand="1"/>
      </w:tblPr>
      <w:tblGrid>
        <w:gridCol w:w="1111"/>
        <w:gridCol w:w="1111"/>
        <w:gridCol w:w="1111"/>
        <w:gridCol w:w="238"/>
        <w:gridCol w:w="1113"/>
        <w:gridCol w:w="1113"/>
        <w:gridCol w:w="1113"/>
      </w:tblGrid>
      <w:tr w:rsidR="00A44FFF" w14:paraId="5F716720" w14:textId="77777777" w:rsidTr="00506DCA">
        <w:trPr>
          <w:trHeight w:hRule="exact" w:val="284"/>
          <w:jc w:val="center"/>
        </w:trPr>
        <w:tc>
          <w:tcPr>
            <w:tcW w:w="1111" w:type="dxa"/>
          </w:tcPr>
          <w:p w14:paraId="5F716719"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1" w:type="dxa"/>
          </w:tcPr>
          <w:p w14:paraId="5F71671A"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1" w:type="dxa"/>
          </w:tcPr>
          <w:p w14:paraId="5F71671B"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c>
          <w:tcPr>
            <w:tcW w:w="238" w:type="dxa"/>
            <w:vMerge w:val="restart"/>
            <w:tcBorders>
              <w:top w:val="nil"/>
              <w:bottom w:val="nil"/>
            </w:tcBorders>
          </w:tcPr>
          <w:p w14:paraId="5F71671C"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p>
        </w:tc>
        <w:tc>
          <w:tcPr>
            <w:tcW w:w="1113" w:type="dxa"/>
          </w:tcPr>
          <w:p w14:paraId="5F71671D"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3" w:type="dxa"/>
          </w:tcPr>
          <w:p w14:paraId="5F71671E"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3" w:type="dxa"/>
          </w:tcPr>
          <w:p w14:paraId="5F71671F"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r>
      <w:tr w:rsidR="001D6E28" w:rsidRPr="00403B71" w14:paraId="5F716728" w14:textId="77777777" w:rsidTr="00506DCA">
        <w:trPr>
          <w:trHeight w:hRule="exact" w:val="227"/>
          <w:jc w:val="center"/>
        </w:trPr>
        <w:tc>
          <w:tcPr>
            <w:tcW w:w="1111" w:type="dxa"/>
          </w:tcPr>
          <w:p w14:paraId="5F716721" w14:textId="77777777" w:rsidR="001D6E28" w:rsidRPr="006D7D93" w:rsidRDefault="001D6E28" w:rsidP="00A44FFF">
            <w:pPr>
              <w:adjustRightInd w:val="0"/>
              <w:snapToGrid w:val="0"/>
              <w:spacing w:line="240" w:lineRule="auto"/>
              <w:ind w:left="0"/>
              <w:jc w:val="center"/>
              <w:rPr>
                <w:szCs w:val="21"/>
              </w:rPr>
            </w:pPr>
            <w:r>
              <w:rPr>
                <w:rFonts w:hint="eastAsia"/>
                <w:szCs w:val="21"/>
              </w:rPr>
              <w:t>4-151</w:t>
            </w:r>
          </w:p>
        </w:tc>
        <w:tc>
          <w:tcPr>
            <w:tcW w:w="1111" w:type="dxa"/>
            <w:vAlign w:val="center"/>
          </w:tcPr>
          <w:p w14:paraId="5F71672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2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724" w14:textId="77777777" w:rsidR="001D6E28" w:rsidRPr="00403B71" w:rsidRDefault="001D6E28" w:rsidP="00506DCA">
            <w:pPr>
              <w:adjustRightInd w:val="0"/>
              <w:snapToGrid w:val="0"/>
              <w:spacing w:line="240" w:lineRule="auto"/>
              <w:ind w:left="0"/>
              <w:rPr>
                <w:szCs w:val="21"/>
              </w:rPr>
            </w:pPr>
          </w:p>
        </w:tc>
        <w:tc>
          <w:tcPr>
            <w:tcW w:w="1113" w:type="dxa"/>
          </w:tcPr>
          <w:p w14:paraId="5F716725"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15</w:t>
            </w:r>
            <w:r w:rsidRPr="006D7D93">
              <w:rPr>
                <w:rFonts w:hint="eastAsia"/>
                <w:szCs w:val="21"/>
              </w:rPr>
              <w:t>2</w:t>
            </w:r>
          </w:p>
        </w:tc>
        <w:tc>
          <w:tcPr>
            <w:tcW w:w="1113" w:type="dxa"/>
            <w:vAlign w:val="center"/>
          </w:tcPr>
          <w:p w14:paraId="5F71672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2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30" w14:textId="77777777" w:rsidTr="00506DCA">
        <w:trPr>
          <w:trHeight w:hRule="exact" w:val="227"/>
          <w:jc w:val="center"/>
        </w:trPr>
        <w:tc>
          <w:tcPr>
            <w:tcW w:w="1111" w:type="dxa"/>
          </w:tcPr>
          <w:p w14:paraId="5F716729"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15</w:t>
            </w:r>
            <w:r w:rsidRPr="006D7D93">
              <w:rPr>
                <w:rFonts w:hint="eastAsia"/>
                <w:szCs w:val="21"/>
              </w:rPr>
              <w:t>3</w:t>
            </w:r>
          </w:p>
        </w:tc>
        <w:tc>
          <w:tcPr>
            <w:tcW w:w="1111" w:type="dxa"/>
            <w:vAlign w:val="center"/>
          </w:tcPr>
          <w:p w14:paraId="5F71672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2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72C" w14:textId="77777777" w:rsidR="001D6E28" w:rsidRPr="00403B71" w:rsidRDefault="001D6E28" w:rsidP="00506DCA">
            <w:pPr>
              <w:adjustRightInd w:val="0"/>
              <w:snapToGrid w:val="0"/>
              <w:spacing w:line="240" w:lineRule="auto"/>
              <w:ind w:left="0"/>
              <w:rPr>
                <w:szCs w:val="21"/>
              </w:rPr>
            </w:pPr>
          </w:p>
        </w:tc>
        <w:tc>
          <w:tcPr>
            <w:tcW w:w="1113" w:type="dxa"/>
          </w:tcPr>
          <w:p w14:paraId="5F71672D"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15</w:t>
            </w:r>
            <w:r w:rsidRPr="006D7D93">
              <w:rPr>
                <w:rFonts w:hint="eastAsia"/>
                <w:szCs w:val="21"/>
              </w:rPr>
              <w:t>4</w:t>
            </w:r>
          </w:p>
        </w:tc>
        <w:tc>
          <w:tcPr>
            <w:tcW w:w="1113" w:type="dxa"/>
            <w:vAlign w:val="center"/>
          </w:tcPr>
          <w:p w14:paraId="5F71672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2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38" w14:textId="77777777" w:rsidTr="00506DCA">
        <w:trPr>
          <w:trHeight w:hRule="exact" w:val="227"/>
          <w:jc w:val="center"/>
        </w:trPr>
        <w:tc>
          <w:tcPr>
            <w:tcW w:w="1111" w:type="dxa"/>
          </w:tcPr>
          <w:p w14:paraId="5F716731"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15</w:t>
            </w:r>
            <w:r w:rsidRPr="006D7D93">
              <w:rPr>
                <w:rFonts w:hint="eastAsia"/>
                <w:szCs w:val="21"/>
              </w:rPr>
              <w:t>5</w:t>
            </w:r>
          </w:p>
        </w:tc>
        <w:tc>
          <w:tcPr>
            <w:tcW w:w="1111" w:type="dxa"/>
            <w:vAlign w:val="center"/>
          </w:tcPr>
          <w:p w14:paraId="5F71673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3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734" w14:textId="77777777" w:rsidR="001D6E28" w:rsidRPr="00403B71" w:rsidRDefault="001D6E28" w:rsidP="00506DCA">
            <w:pPr>
              <w:adjustRightInd w:val="0"/>
              <w:snapToGrid w:val="0"/>
              <w:spacing w:line="240" w:lineRule="auto"/>
              <w:ind w:left="0"/>
              <w:rPr>
                <w:szCs w:val="21"/>
              </w:rPr>
            </w:pPr>
          </w:p>
        </w:tc>
        <w:tc>
          <w:tcPr>
            <w:tcW w:w="1113" w:type="dxa"/>
          </w:tcPr>
          <w:p w14:paraId="5F716735"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15</w:t>
            </w:r>
            <w:r w:rsidRPr="006D7D93">
              <w:rPr>
                <w:rFonts w:hint="eastAsia"/>
                <w:szCs w:val="21"/>
              </w:rPr>
              <w:t>6</w:t>
            </w:r>
          </w:p>
        </w:tc>
        <w:tc>
          <w:tcPr>
            <w:tcW w:w="1113" w:type="dxa"/>
            <w:vAlign w:val="center"/>
          </w:tcPr>
          <w:p w14:paraId="5F71673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3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40" w14:textId="77777777" w:rsidTr="00506DCA">
        <w:trPr>
          <w:trHeight w:hRule="exact" w:val="227"/>
          <w:jc w:val="center"/>
        </w:trPr>
        <w:tc>
          <w:tcPr>
            <w:tcW w:w="1111" w:type="dxa"/>
          </w:tcPr>
          <w:p w14:paraId="5F716739"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15</w:t>
            </w:r>
            <w:r w:rsidRPr="006D7D93">
              <w:rPr>
                <w:rFonts w:hint="eastAsia"/>
                <w:szCs w:val="21"/>
              </w:rPr>
              <w:t>7</w:t>
            </w:r>
          </w:p>
        </w:tc>
        <w:tc>
          <w:tcPr>
            <w:tcW w:w="1111" w:type="dxa"/>
            <w:vAlign w:val="center"/>
          </w:tcPr>
          <w:p w14:paraId="5F71673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3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73C" w14:textId="77777777" w:rsidR="001D6E28" w:rsidRPr="00403B71" w:rsidRDefault="001D6E28" w:rsidP="00506DCA">
            <w:pPr>
              <w:adjustRightInd w:val="0"/>
              <w:snapToGrid w:val="0"/>
              <w:spacing w:line="240" w:lineRule="auto"/>
              <w:ind w:left="0"/>
              <w:rPr>
                <w:szCs w:val="21"/>
              </w:rPr>
            </w:pPr>
          </w:p>
        </w:tc>
        <w:tc>
          <w:tcPr>
            <w:tcW w:w="1113" w:type="dxa"/>
          </w:tcPr>
          <w:p w14:paraId="5F71673D"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15</w:t>
            </w:r>
            <w:r w:rsidRPr="006D7D93">
              <w:rPr>
                <w:rFonts w:hint="eastAsia"/>
                <w:szCs w:val="21"/>
              </w:rPr>
              <w:t>8</w:t>
            </w:r>
          </w:p>
        </w:tc>
        <w:tc>
          <w:tcPr>
            <w:tcW w:w="1113" w:type="dxa"/>
            <w:vAlign w:val="center"/>
          </w:tcPr>
          <w:p w14:paraId="5F71673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3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48" w14:textId="77777777" w:rsidTr="00506DCA">
        <w:trPr>
          <w:trHeight w:hRule="exact" w:val="227"/>
          <w:jc w:val="center"/>
        </w:trPr>
        <w:tc>
          <w:tcPr>
            <w:tcW w:w="1111" w:type="dxa"/>
          </w:tcPr>
          <w:p w14:paraId="5F716741"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15</w:t>
            </w:r>
            <w:r w:rsidRPr="006D7D93">
              <w:rPr>
                <w:rFonts w:hint="eastAsia"/>
                <w:szCs w:val="21"/>
              </w:rPr>
              <w:t>9</w:t>
            </w:r>
          </w:p>
        </w:tc>
        <w:tc>
          <w:tcPr>
            <w:tcW w:w="1111" w:type="dxa"/>
            <w:vAlign w:val="center"/>
          </w:tcPr>
          <w:p w14:paraId="5F71674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4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744" w14:textId="77777777" w:rsidR="001D6E28" w:rsidRPr="00403B71" w:rsidRDefault="001D6E28" w:rsidP="00506DCA">
            <w:pPr>
              <w:adjustRightInd w:val="0"/>
              <w:snapToGrid w:val="0"/>
              <w:spacing w:line="360" w:lineRule="exact"/>
              <w:ind w:left="0"/>
              <w:rPr>
                <w:szCs w:val="21"/>
              </w:rPr>
            </w:pPr>
          </w:p>
        </w:tc>
        <w:tc>
          <w:tcPr>
            <w:tcW w:w="1113" w:type="dxa"/>
          </w:tcPr>
          <w:p w14:paraId="5F716745"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16</w:t>
            </w:r>
            <w:r w:rsidRPr="006D7D93">
              <w:rPr>
                <w:rFonts w:hint="eastAsia"/>
                <w:szCs w:val="21"/>
              </w:rPr>
              <w:t>0</w:t>
            </w:r>
          </w:p>
        </w:tc>
        <w:tc>
          <w:tcPr>
            <w:tcW w:w="1113" w:type="dxa"/>
            <w:vAlign w:val="center"/>
          </w:tcPr>
          <w:p w14:paraId="5F71674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4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50" w14:textId="77777777" w:rsidTr="00506DCA">
        <w:trPr>
          <w:trHeight w:hRule="exact" w:val="227"/>
          <w:jc w:val="center"/>
        </w:trPr>
        <w:tc>
          <w:tcPr>
            <w:tcW w:w="1111" w:type="dxa"/>
          </w:tcPr>
          <w:p w14:paraId="5F716749"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16</w:t>
            </w:r>
            <w:r w:rsidRPr="006D7D93">
              <w:rPr>
                <w:rFonts w:hint="eastAsia"/>
                <w:szCs w:val="21"/>
              </w:rPr>
              <w:t>1</w:t>
            </w:r>
          </w:p>
        </w:tc>
        <w:tc>
          <w:tcPr>
            <w:tcW w:w="1111" w:type="dxa"/>
            <w:vAlign w:val="center"/>
          </w:tcPr>
          <w:p w14:paraId="5F71674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4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74C" w14:textId="77777777" w:rsidR="001D6E28" w:rsidRPr="00403B71" w:rsidRDefault="001D6E28" w:rsidP="00506DCA">
            <w:pPr>
              <w:adjustRightInd w:val="0"/>
              <w:snapToGrid w:val="0"/>
              <w:spacing w:line="360" w:lineRule="exact"/>
              <w:ind w:left="0"/>
              <w:rPr>
                <w:szCs w:val="21"/>
              </w:rPr>
            </w:pPr>
          </w:p>
        </w:tc>
        <w:tc>
          <w:tcPr>
            <w:tcW w:w="1113" w:type="dxa"/>
          </w:tcPr>
          <w:p w14:paraId="5F71674D" w14:textId="77777777" w:rsidR="001D6E28" w:rsidRPr="006D7D93"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16</w:t>
            </w:r>
            <w:r w:rsidRPr="006D7D93">
              <w:rPr>
                <w:rFonts w:hint="eastAsia"/>
                <w:szCs w:val="21"/>
              </w:rPr>
              <w:t>2</w:t>
            </w:r>
          </w:p>
        </w:tc>
        <w:tc>
          <w:tcPr>
            <w:tcW w:w="1113" w:type="dxa"/>
            <w:vAlign w:val="center"/>
          </w:tcPr>
          <w:p w14:paraId="5F71674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4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58" w14:textId="77777777" w:rsidTr="00506DCA">
        <w:trPr>
          <w:trHeight w:hRule="exact" w:val="227"/>
          <w:jc w:val="center"/>
        </w:trPr>
        <w:tc>
          <w:tcPr>
            <w:tcW w:w="1111" w:type="dxa"/>
            <w:vAlign w:val="center"/>
          </w:tcPr>
          <w:p w14:paraId="5F716751"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163</w:t>
            </w:r>
          </w:p>
        </w:tc>
        <w:tc>
          <w:tcPr>
            <w:tcW w:w="1111" w:type="dxa"/>
            <w:vAlign w:val="center"/>
          </w:tcPr>
          <w:p w14:paraId="5F71675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5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754" w14:textId="77777777" w:rsidR="001D6E28" w:rsidRPr="00403B71" w:rsidRDefault="001D6E28" w:rsidP="00506DCA">
            <w:pPr>
              <w:adjustRightInd w:val="0"/>
              <w:snapToGrid w:val="0"/>
              <w:spacing w:line="360" w:lineRule="exact"/>
              <w:ind w:left="0"/>
              <w:rPr>
                <w:szCs w:val="21"/>
              </w:rPr>
            </w:pPr>
          </w:p>
        </w:tc>
        <w:tc>
          <w:tcPr>
            <w:tcW w:w="1113" w:type="dxa"/>
            <w:vAlign w:val="center"/>
          </w:tcPr>
          <w:p w14:paraId="5F716755"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164</w:t>
            </w:r>
          </w:p>
        </w:tc>
        <w:tc>
          <w:tcPr>
            <w:tcW w:w="1113" w:type="dxa"/>
            <w:vAlign w:val="center"/>
          </w:tcPr>
          <w:p w14:paraId="5F71675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5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60" w14:textId="77777777" w:rsidTr="00506DCA">
        <w:trPr>
          <w:trHeight w:hRule="exact" w:val="227"/>
          <w:jc w:val="center"/>
        </w:trPr>
        <w:tc>
          <w:tcPr>
            <w:tcW w:w="1111" w:type="dxa"/>
            <w:vAlign w:val="center"/>
          </w:tcPr>
          <w:p w14:paraId="5F716759"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165</w:t>
            </w:r>
          </w:p>
        </w:tc>
        <w:tc>
          <w:tcPr>
            <w:tcW w:w="1111" w:type="dxa"/>
            <w:vAlign w:val="center"/>
          </w:tcPr>
          <w:p w14:paraId="5F71675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5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75C" w14:textId="77777777" w:rsidR="001D6E28" w:rsidRPr="00403B71" w:rsidRDefault="001D6E28" w:rsidP="00506DCA">
            <w:pPr>
              <w:adjustRightInd w:val="0"/>
              <w:snapToGrid w:val="0"/>
              <w:spacing w:line="360" w:lineRule="exact"/>
              <w:ind w:left="0"/>
              <w:rPr>
                <w:szCs w:val="21"/>
              </w:rPr>
            </w:pPr>
          </w:p>
        </w:tc>
        <w:tc>
          <w:tcPr>
            <w:tcW w:w="1113" w:type="dxa"/>
            <w:vAlign w:val="center"/>
          </w:tcPr>
          <w:p w14:paraId="5F71675D"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166</w:t>
            </w:r>
          </w:p>
        </w:tc>
        <w:tc>
          <w:tcPr>
            <w:tcW w:w="1113" w:type="dxa"/>
            <w:vAlign w:val="center"/>
          </w:tcPr>
          <w:p w14:paraId="5F71675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5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68" w14:textId="77777777" w:rsidTr="00506DCA">
        <w:trPr>
          <w:trHeight w:hRule="exact" w:val="227"/>
          <w:jc w:val="center"/>
        </w:trPr>
        <w:tc>
          <w:tcPr>
            <w:tcW w:w="1111" w:type="dxa"/>
            <w:vAlign w:val="center"/>
          </w:tcPr>
          <w:p w14:paraId="5F716761"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167</w:t>
            </w:r>
          </w:p>
        </w:tc>
        <w:tc>
          <w:tcPr>
            <w:tcW w:w="1111" w:type="dxa"/>
            <w:vAlign w:val="center"/>
          </w:tcPr>
          <w:p w14:paraId="5F71676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6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764" w14:textId="77777777" w:rsidR="001D6E28" w:rsidRPr="00403B71" w:rsidRDefault="001D6E28" w:rsidP="00506DCA">
            <w:pPr>
              <w:adjustRightInd w:val="0"/>
              <w:snapToGrid w:val="0"/>
              <w:spacing w:line="360" w:lineRule="exact"/>
              <w:ind w:left="0"/>
              <w:rPr>
                <w:szCs w:val="21"/>
              </w:rPr>
            </w:pPr>
          </w:p>
        </w:tc>
        <w:tc>
          <w:tcPr>
            <w:tcW w:w="1113" w:type="dxa"/>
            <w:vAlign w:val="center"/>
          </w:tcPr>
          <w:p w14:paraId="5F716765"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168</w:t>
            </w:r>
          </w:p>
        </w:tc>
        <w:tc>
          <w:tcPr>
            <w:tcW w:w="1113" w:type="dxa"/>
            <w:vAlign w:val="center"/>
          </w:tcPr>
          <w:p w14:paraId="5F71676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6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70" w14:textId="77777777" w:rsidTr="00506DCA">
        <w:trPr>
          <w:trHeight w:hRule="exact" w:val="227"/>
          <w:jc w:val="center"/>
        </w:trPr>
        <w:tc>
          <w:tcPr>
            <w:tcW w:w="1111" w:type="dxa"/>
          </w:tcPr>
          <w:p w14:paraId="5F716769"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169</w:t>
            </w:r>
          </w:p>
        </w:tc>
        <w:tc>
          <w:tcPr>
            <w:tcW w:w="1111" w:type="dxa"/>
            <w:vAlign w:val="center"/>
          </w:tcPr>
          <w:p w14:paraId="5F71676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6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6C" w14:textId="77777777" w:rsidR="001D6E28" w:rsidRPr="00403B71" w:rsidRDefault="001D6E28" w:rsidP="00506DCA">
            <w:pPr>
              <w:adjustRightInd w:val="0"/>
              <w:snapToGrid w:val="0"/>
              <w:spacing w:line="360" w:lineRule="exact"/>
              <w:ind w:left="0"/>
              <w:rPr>
                <w:szCs w:val="21"/>
              </w:rPr>
            </w:pPr>
          </w:p>
        </w:tc>
        <w:tc>
          <w:tcPr>
            <w:tcW w:w="1113" w:type="dxa"/>
          </w:tcPr>
          <w:p w14:paraId="5F71676D" w14:textId="77777777" w:rsidR="001D6E28" w:rsidRPr="00403B71" w:rsidRDefault="001D6E28" w:rsidP="00A44FFF">
            <w:pPr>
              <w:adjustRightInd w:val="0"/>
              <w:snapToGrid w:val="0"/>
              <w:spacing w:line="240" w:lineRule="auto"/>
              <w:ind w:left="0"/>
              <w:jc w:val="center"/>
              <w:rPr>
                <w:szCs w:val="21"/>
              </w:rPr>
            </w:pPr>
            <w:r w:rsidRPr="006D7D93">
              <w:rPr>
                <w:rFonts w:hint="eastAsia"/>
                <w:szCs w:val="21"/>
              </w:rPr>
              <w:t>4-</w:t>
            </w:r>
            <w:r>
              <w:rPr>
                <w:rFonts w:hint="eastAsia"/>
                <w:szCs w:val="21"/>
              </w:rPr>
              <w:t>170</w:t>
            </w:r>
          </w:p>
        </w:tc>
        <w:tc>
          <w:tcPr>
            <w:tcW w:w="1113" w:type="dxa"/>
            <w:vAlign w:val="center"/>
          </w:tcPr>
          <w:p w14:paraId="5F71676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6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78" w14:textId="77777777" w:rsidTr="00506DCA">
        <w:trPr>
          <w:trHeight w:hRule="exact" w:val="227"/>
          <w:jc w:val="center"/>
        </w:trPr>
        <w:tc>
          <w:tcPr>
            <w:tcW w:w="1111" w:type="dxa"/>
          </w:tcPr>
          <w:p w14:paraId="5F716771" w14:textId="77777777" w:rsidR="001D6E28" w:rsidRPr="00403B71" w:rsidRDefault="001D6E28" w:rsidP="00506DCA">
            <w:pPr>
              <w:adjustRightInd w:val="0"/>
              <w:snapToGrid w:val="0"/>
              <w:spacing w:line="240" w:lineRule="auto"/>
              <w:ind w:left="0"/>
              <w:jc w:val="center"/>
              <w:rPr>
                <w:szCs w:val="21"/>
              </w:rPr>
            </w:pPr>
            <w:r w:rsidRPr="006D7D93">
              <w:rPr>
                <w:rFonts w:hint="eastAsia"/>
                <w:szCs w:val="21"/>
              </w:rPr>
              <w:t>4-</w:t>
            </w:r>
            <w:r>
              <w:rPr>
                <w:rFonts w:hint="eastAsia"/>
                <w:szCs w:val="21"/>
              </w:rPr>
              <w:t>171</w:t>
            </w:r>
          </w:p>
        </w:tc>
        <w:tc>
          <w:tcPr>
            <w:tcW w:w="1111" w:type="dxa"/>
            <w:vAlign w:val="center"/>
          </w:tcPr>
          <w:p w14:paraId="5F71677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7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74"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775" w14:textId="77777777" w:rsidR="001D6E28" w:rsidRPr="00403B71" w:rsidRDefault="001D6E28" w:rsidP="00506DCA">
            <w:pPr>
              <w:adjustRightInd w:val="0"/>
              <w:snapToGrid w:val="0"/>
              <w:spacing w:line="240" w:lineRule="auto"/>
              <w:ind w:left="0"/>
              <w:jc w:val="center"/>
              <w:rPr>
                <w:szCs w:val="21"/>
              </w:rPr>
            </w:pPr>
            <w:r w:rsidRPr="006D7D93">
              <w:rPr>
                <w:rFonts w:hint="eastAsia"/>
                <w:szCs w:val="21"/>
              </w:rPr>
              <w:t>4-</w:t>
            </w:r>
            <w:r>
              <w:rPr>
                <w:rFonts w:hint="eastAsia"/>
                <w:szCs w:val="21"/>
              </w:rPr>
              <w:t>172</w:t>
            </w:r>
          </w:p>
        </w:tc>
        <w:tc>
          <w:tcPr>
            <w:tcW w:w="1113" w:type="dxa"/>
            <w:vAlign w:val="center"/>
          </w:tcPr>
          <w:p w14:paraId="5F71677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7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80" w14:textId="77777777" w:rsidTr="00506DCA">
        <w:trPr>
          <w:trHeight w:hRule="exact" w:val="227"/>
          <w:jc w:val="center"/>
        </w:trPr>
        <w:tc>
          <w:tcPr>
            <w:tcW w:w="1111" w:type="dxa"/>
            <w:vAlign w:val="center"/>
          </w:tcPr>
          <w:p w14:paraId="5F716779" w14:textId="77777777" w:rsidR="001D6E28" w:rsidRPr="00403B71" w:rsidRDefault="001D6E28" w:rsidP="00506DCA">
            <w:pPr>
              <w:adjustRightInd w:val="0"/>
              <w:snapToGrid w:val="0"/>
              <w:spacing w:line="240" w:lineRule="auto"/>
              <w:ind w:left="0"/>
              <w:jc w:val="center"/>
              <w:rPr>
                <w:szCs w:val="21"/>
              </w:rPr>
            </w:pPr>
            <w:r w:rsidRPr="006D7D93">
              <w:rPr>
                <w:rFonts w:hint="eastAsia"/>
                <w:szCs w:val="21"/>
              </w:rPr>
              <w:t>4-</w:t>
            </w:r>
            <w:r>
              <w:rPr>
                <w:rFonts w:hint="eastAsia"/>
                <w:szCs w:val="21"/>
              </w:rPr>
              <w:t>173</w:t>
            </w:r>
          </w:p>
        </w:tc>
        <w:tc>
          <w:tcPr>
            <w:tcW w:w="1111" w:type="dxa"/>
            <w:vAlign w:val="center"/>
          </w:tcPr>
          <w:p w14:paraId="5F71677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7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7C" w14:textId="77777777" w:rsidR="001D6E28" w:rsidRPr="00403B71" w:rsidRDefault="001D6E28" w:rsidP="00506DCA">
            <w:pPr>
              <w:adjustRightInd w:val="0"/>
              <w:snapToGrid w:val="0"/>
              <w:spacing w:line="360" w:lineRule="exact"/>
              <w:ind w:left="0"/>
              <w:rPr>
                <w:szCs w:val="21"/>
              </w:rPr>
            </w:pPr>
          </w:p>
        </w:tc>
        <w:tc>
          <w:tcPr>
            <w:tcW w:w="1113" w:type="dxa"/>
          </w:tcPr>
          <w:p w14:paraId="5F71677D" w14:textId="77777777" w:rsidR="001D6E28" w:rsidRPr="00403B71" w:rsidRDefault="001D6E28" w:rsidP="00506DCA">
            <w:pPr>
              <w:adjustRightInd w:val="0"/>
              <w:snapToGrid w:val="0"/>
              <w:spacing w:line="240" w:lineRule="auto"/>
              <w:ind w:left="0"/>
              <w:jc w:val="center"/>
              <w:rPr>
                <w:szCs w:val="21"/>
              </w:rPr>
            </w:pPr>
            <w:r w:rsidRPr="006D7D93">
              <w:rPr>
                <w:rFonts w:hint="eastAsia"/>
                <w:szCs w:val="21"/>
              </w:rPr>
              <w:t>4-</w:t>
            </w:r>
            <w:r>
              <w:rPr>
                <w:rFonts w:hint="eastAsia"/>
                <w:szCs w:val="21"/>
              </w:rPr>
              <w:t>174</w:t>
            </w:r>
          </w:p>
        </w:tc>
        <w:tc>
          <w:tcPr>
            <w:tcW w:w="1113" w:type="dxa"/>
            <w:vAlign w:val="center"/>
          </w:tcPr>
          <w:p w14:paraId="5F71677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7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88" w14:textId="77777777" w:rsidTr="00506DCA">
        <w:trPr>
          <w:trHeight w:hRule="exact" w:val="227"/>
          <w:jc w:val="center"/>
        </w:trPr>
        <w:tc>
          <w:tcPr>
            <w:tcW w:w="1111" w:type="dxa"/>
            <w:vAlign w:val="center"/>
          </w:tcPr>
          <w:p w14:paraId="5F716781" w14:textId="77777777" w:rsidR="001D6E28" w:rsidRPr="00403B71" w:rsidRDefault="001D6E28" w:rsidP="00506DCA">
            <w:pPr>
              <w:adjustRightInd w:val="0"/>
              <w:snapToGrid w:val="0"/>
              <w:spacing w:line="240" w:lineRule="auto"/>
              <w:ind w:left="0"/>
              <w:jc w:val="center"/>
              <w:rPr>
                <w:szCs w:val="21"/>
              </w:rPr>
            </w:pPr>
            <w:r w:rsidRPr="006D7D93">
              <w:rPr>
                <w:rFonts w:hint="eastAsia"/>
                <w:szCs w:val="21"/>
              </w:rPr>
              <w:t>4-</w:t>
            </w:r>
            <w:r>
              <w:rPr>
                <w:rFonts w:hint="eastAsia"/>
                <w:szCs w:val="21"/>
              </w:rPr>
              <w:t>175</w:t>
            </w:r>
          </w:p>
        </w:tc>
        <w:tc>
          <w:tcPr>
            <w:tcW w:w="1111" w:type="dxa"/>
            <w:vAlign w:val="center"/>
          </w:tcPr>
          <w:p w14:paraId="5F71678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8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84" w14:textId="77777777" w:rsidR="001D6E28" w:rsidRPr="00403B71" w:rsidRDefault="001D6E28" w:rsidP="00506DCA">
            <w:pPr>
              <w:adjustRightInd w:val="0"/>
              <w:snapToGrid w:val="0"/>
              <w:spacing w:line="360" w:lineRule="exact"/>
              <w:ind w:left="0"/>
              <w:rPr>
                <w:szCs w:val="21"/>
              </w:rPr>
            </w:pPr>
          </w:p>
        </w:tc>
        <w:tc>
          <w:tcPr>
            <w:tcW w:w="1113" w:type="dxa"/>
          </w:tcPr>
          <w:p w14:paraId="5F716785" w14:textId="77777777" w:rsidR="001D6E28" w:rsidRPr="00403B71" w:rsidRDefault="001D6E28" w:rsidP="00506DCA">
            <w:pPr>
              <w:adjustRightInd w:val="0"/>
              <w:snapToGrid w:val="0"/>
              <w:spacing w:line="240" w:lineRule="auto"/>
              <w:ind w:left="0"/>
              <w:jc w:val="center"/>
              <w:rPr>
                <w:szCs w:val="21"/>
              </w:rPr>
            </w:pPr>
            <w:r w:rsidRPr="006D7D93">
              <w:rPr>
                <w:rFonts w:hint="eastAsia"/>
                <w:szCs w:val="21"/>
              </w:rPr>
              <w:t>4-</w:t>
            </w:r>
            <w:r>
              <w:rPr>
                <w:rFonts w:hint="eastAsia"/>
                <w:szCs w:val="21"/>
              </w:rPr>
              <w:t>176</w:t>
            </w:r>
          </w:p>
        </w:tc>
        <w:tc>
          <w:tcPr>
            <w:tcW w:w="1113" w:type="dxa"/>
            <w:vAlign w:val="center"/>
          </w:tcPr>
          <w:p w14:paraId="5F71678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8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A44FFF" w:rsidRPr="00403B71" w14:paraId="5F716790" w14:textId="77777777" w:rsidTr="00506DCA">
        <w:trPr>
          <w:trHeight w:hRule="exact" w:val="227"/>
          <w:jc w:val="center"/>
        </w:trPr>
        <w:tc>
          <w:tcPr>
            <w:tcW w:w="1111" w:type="dxa"/>
            <w:vAlign w:val="center"/>
          </w:tcPr>
          <w:p w14:paraId="5F716789" w14:textId="77777777" w:rsidR="00A44FFF" w:rsidRPr="00403B71" w:rsidRDefault="00A44FFF" w:rsidP="00A44FFF">
            <w:pPr>
              <w:adjustRightInd w:val="0"/>
              <w:snapToGrid w:val="0"/>
              <w:spacing w:line="240" w:lineRule="auto"/>
              <w:ind w:left="0"/>
              <w:jc w:val="center"/>
              <w:rPr>
                <w:szCs w:val="21"/>
              </w:rPr>
            </w:pPr>
          </w:p>
        </w:tc>
        <w:tc>
          <w:tcPr>
            <w:tcW w:w="1111" w:type="dxa"/>
            <w:vAlign w:val="center"/>
          </w:tcPr>
          <w:p w14:paraId="5F71678A"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78B" w14:textId="77777777" w:rsidR="00A44FFF" w:rsidRPr="00403B71" w:rsidRDefault="00A44FFF" w:rsidP="00506DCA">
            <w:pPr>
              <w:adjustRightInd w:val="0"/>
              <w:snapToGrid w:val="0"/>
              <w:spacing w:line="240" w:lineRule="auto"/>
              <w:ind w:left="0"/>
              <w:jc w:val="center"/>
              <w:rPr>
                <w:szCs w:val="21"/>
              </w:rPr>
            </w:pPr>
          </w:p>
        </w:tc>
        <w:tc>
          <w:tcPr>
            <w:tcW w:w="238" w:type="dxa"/>
            <w:tcBorders>
              <w:top w:val="nil"/>
              <w:bottom w:val="nil"/>
            </w:tcBorders>
          </w:tcPr>
          <w:p w14:paraId="5F71678C" w14:textId="77777777" w:rsidR="00A44FFF" w:rsidRPr="00403B71" w:rsidRDefault="00A44FFF" w:rsidP="00506DCA">
            <w:pPr>
              <w:adjustRightInd w:val="0"/>
              <w:snapToGrid w:val="0"/>
              <w:spacing w:line="360" w:lineRule="exact"/>
              <w:ind w:left="0"/>
              <w:rPr>
                <w:szCs w:val="21"/>
              </w:rPr>
            </w:pPr>
          </w:p>
        </w:tc>
        <w:tc>
          <w:tcPr>
            <w:tcW w:w="1113" w:type="dxa"/>
          </w:tcPr>
          <w:p w14:paraId="5F71678D" w14:textId="77777777" w:rsidR="00A44FFF" w:rsidRPr="00403B71" w:rsidRDefault="00A44FFF" w:rsidP="00A44FFF">
            <w:pPr>
              <w:adjustRightInd w:val="0"/>
              <w:snapToGrid w:val="0"/>
              <w:spacing w:line="240" w:lineRule="auto"/>
              <w:ind w:left="0"/>
              <w:jc w:val="center"/>
              <w:rPr>
                <w:szCs w:val="21"/>
              </w:rPr>
            </w:pPr>
          </w:p>
        </w:tc>
        <w:tc>
          <w:tcPr>
            <w:tcW w:w="1113" w:type="dxa"/>
            <w:vAlign w:val="center"/>
          </w:tcPr>
          <w:p w14:paraId="5F71678E"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78F" w14:textId="77777777" w:rsidR="00A44FFF" w:rsidRPr="00403B71" w:rsidRDefault="00A44FFF" w:rsidP="00506DCA">
            <w:pPr>
              <w:adjustRightInd w:val="0"/>
              <w:snapToGrid w:val="0"/>
              <w:spacing w:line="240" w:lineRule="auto"/>
              <w:ind w:left="0"/>
              <w:jc w:val="center"/>
              <w:rPr>
                <w:szCs w:val="21"/>
              </w:rPr>
            </w:pPr>
          </w:p>
        </w:tc>
      </w:tr>
      <w:tr w:rsidR="00A44FFF" w:rsidRPr="00403B71" w14:paraId="5F716798" w14:textId="77777777" w:rsidTr="00506DCA">
        <w:trPr>
          <w:trHeight w:hRule="exact" w:val="227"/>
          <w:jc w:val="center"/>
        </w:trPr>
        <w:tc>
          <w:tcPr>
            <w:tcW w:w="1111" w:type="dxa"/>
            <w:vAlign w:val="center"/>
          </w:tcPr>
          <w:p w14:paraId="5F716791" w14:textId="77777777" w:rsidR="00A44FFF" w:rsidRPr="00403B71" w:rsidRDefault="00A44FFF" w:rsidP="00A44FFF">
            <w:pPr>
              <w:adjustRightInd w:val="0"/>
              <w:snapToGrid w:val="0"/>
              <w:spacing w:line="240" w:lineRule="auto"/>
              <w:ind w:left="0"/>
              <w:jc w:val="center"/>
              <w:rPr>
                <w:szCs w:val="21"/>
              </w:rPr>
            </w:pPr>
          </w:p>
        </w:tc>
        <w:tc>
          <w:tcPr>
            <w:tcW w:w="1111" w:type="dxa"/>
            <w:vAlign w:val="center"/>
          </w:tcPr>
          <w:p w14:paraId="5F716792"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793" w14:textId="77777777" w:rsidR="00A44FFF" w:rsidRPr="00403B71" w:rsidRDefault="00A44FFF" w:rsidP="00506DCA">
            <w:pPr>
              <w:adjustRightInd w:val="0"/>
              <w:snapToGrid w:val="0"/>
              <w:spacing w:line="240" w:lineRule="auto"/>
              <w:ind w:left="0"/>
              <w:jc w:val="center"/>
              <w:rPr>
                <w:szCs w:val="21"/>
              </w:rPr>
            </w:pPr>
          </w:p>
        </w:tc>
        <w:tc>
          <w:tcPr>
            <w:tcW w:w="238" w:type="dxa"/>
            <w:tcBorders>
              <w:top w:val="nil"/>
              <w:bottom w:val="nil"/>
            </w:tcBorders>
          </w:tcPr>
          <w:p w14:paraId="5F716794" w14:textId="77777777" w:rsidR="00A44FFF" w:rsidRPr="00403B71" w:rsidRDefault="00A44FFF" w:rsidP="00506DCA">
            <w:pPr>
              <w:adjustRightInd w:val="0"/>
              <w:snapToGrid w:val="0"/>
              <w:spacing w:line="360" w:lineRule="exact"/>
              <w:ind w:left="0"/>
              <w:rPr>
                <w:szCs w:val="21"/>
              </w:rPr>
            </w:pPr>
          </w:p>
        </w:tc>
        <w:tc>
          <w:tcPr>
            <w:tcW w:w="1113" w:type="dxa"/>
          </w:tcPr>
          <w:p w14:paraId="5F716795" w14:textId="77777777" w:rsidR="00A44FFF" w:rsidRPr="00403B71" w:rsidRDefault="00A44FFF" w:rsidP="00A44FFF">
            <w:pPr>
              <w:adjustRightInd w:val="0"/>
              <w:snapToGrid w:val="0"/>
              <w:spacing w:line="240" w:lineRule="auto"/>
              <w:ind w:left="0"/>
              <w:jc w:val="center"/>
              <w:rPr>
                <w:szCs w:val="21"/>
              </w:rPr>
            </w:pPr>
          </w:p>
        </w:tc>
        <w:tc>
          <w:tcPr>
            <w:tcW w:w="1113" w:type="dxa"/>
            <w:vAlign w:val="center"/>
          </w:tcPr>
          <w:p w14:paraId="5F716796"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797" w14:textId="77777777" w:rsidR="00A44FFF" w:rsidRPr="00403B71" w:rsidRDefault="00A44FFF" w:rsidP="00506DCA">
            <w:pPr>
              <w:adjustRightInd w:val="0"/>
              <w:snapToGrid w:val="0"/>
              <w:spacing w:line="240" w:lineRule="auto"/>
              <w:ind w:left="0"/>
              <w:jc w:val="center"/>
              <w:rPr>
                <w:szCs w:val="21"/>
              </w:rPr>
            </w:pPr>
          </w:p>
        </w:tc>
      </w:tr>
      <w:tr w:rsidR="00A44FFF" w:rsidRPr="00403B71" w14:paraId="5F7167A0" w14:textId="77777777" w:rsidTr="00506DCA">
        <w:trPr>
          <w:trHeight w:hRule="exact" w:val="227"/>
          <w:jc w:val="center"/>
        </w:trPr>
        <w:tc>
          <w:tcPr>
            <w:tcW w:w="1111" w:type="dxa"/>
          </w:tcPr>
          <w:p w14:paraId="5F716799"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79A"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79B" w14:textId="77777777" w:rsidR="00A44FFF" w:rsidRPr="00403B71" w:rsidRDefault="00A44FFF" w:rsidP="00506DCA">
            <w:pPr>
              <w:adjustRightInd w:val="0"/>
              <w:snapToGrid w:val="0"/>
              <w:spacing w:line="240" w:lineRule="auto"/>
              <w:ind w:left="0"/>
              <w:jc w:val="center"/>
              <w:rPr>
                <w:szCs w:val="21"/>
              </w:rPr>
            </w:pPr>
          </w:p>
        </w:tc>
        <w:tc>
          <w:tcPr>
            <w:tcW w:w="238" w:type="dxa"/>
            <w:tcBorders>
              <w:top w:val="nil"/>
              <w:bottom w:val="nil"/>
            </w:tcBorders>
          </w:tcPr>
          <w:p w14:paraId="5F71679C" w14:textId="77777777" w:rsidR="00A44FFF" w:rsidRPr="00403B71" w:rsidRDefault="00A44FFF" w:rsidP="00506DCA">
            <w:pPr>
              <w:adjustRightInd w:val="0"/>
              <w:snapToGrid w:val="0"/>
              <w:spacing w:line="240" w:lineRule="auto"/>
              <w:ind w:left="0"/>
              <w:jc w:val="center"/>
              <w:rPr>
                <w:szCs w:val="21"/>
              </w:rPr>
            </w:pPr>
          </w:p>
        </w:tc>
        <w:tc>
          <w:tcPr>
            <w:tcW w:w="1113" w:type="dxa"/>
          </w:tcPr>
          <w:p w14:paraId="5F71679D"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79E"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79F" w14:textId="77777777" w:rsidR="00A44FFF" w:rsidRPr="00403B71" w:rsidRDefault="00A44FFF" w:rsidP="00506DCA">
            <w:pPr>
              <w:adjustRightInd w:val="0"/>
              <w:snapToGrid w:val="0"/>
              <w:spacing w:line="240" w:lineRule="auto"/>
              <w:ind w:left="0"/>
              <w:jc w:val="center"/>
              <w:rPr>
                <w:szCs w:val="21"/>
              </w:rPr>
            </w:pPr>
          </w:p>
        </w:tc>
      </w:tr>
      <w:tr w:rsidR="00A44FFF" w:rsidRPr="00403B71" w14:paraId="5F7167A8" w14:textId="77777777" w:rsidTr="00506DCA">
        <w:trPr>
          <w:trHeight w:hRule="exact" w:val="227"/>
          <w:jc w:val="center"/>
        </w:trPr>
        <w:tc>
          <w:tcPr>
            <w:tcW w:w="1111" w:type="dxa"/>
          </w:tcPr>
          <w:p w14:paraId="5F7167A1"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7A2"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7A3" w14:textId="77777777" w:rsidR="00A44FFF" w:rsidRPr="00403B71" w:rsidRDefault="00A44FFF" w:rsidP="00506DCA">
            <w:pPr>
              <w:adjustRightInd w:val="0"/>
              <w:snapToGrid w:val="0"/>
              <w:spacing w:line="240" w:lineRule="auto"/>
              <w:ind w:left="0"/>
              <w:jc w:val="center"/>
              <w:rPr>
                <w:szCs w:val="21"/>
              </w:rPr>
            </w:pPr>
          </w:p>
        </w:tc>
        <w:tc>
          <w:tcPr>
            <w:tcW w:w="238" w:type="dxa"/>
            <w:tcBorders>
              <w:top w:val="nil"/>
              <w:bottom w:val="nil"/>
            </w:tcBorders>
          </w:tcPr>
          <w:p w14:paraId="5F7167A4" w14:textId="77777777" w:rsidR="00A44FFF" w:rsidRPr="00403B71" w:rsidRDefault="00A44FFF" w:rsidP="00506DCA">
            <w:pPr>
              <w:adjustRightInd w:val="0"/>
              <w:snapToGrid w:val="0"/>
              <w:spacing w:line="240" w:lineRule="auto"/>
              <w:ind w:left="0"/>
              <w:jc w:val="center"/>
              <w:rPr>
                <w:szCs w:val="21"/>
              </w:rPr>
            </w:pPr>
          </w:p>
        </w:tc>
        <w:tc>
          <w:tcPr>
            <w:tcW w:w="1113" w:type="dxa"/>
          </w:tcPr>
          <w:p w14:paraId="5F7167A5"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7A6"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7A7" w14:textId="77777777" w:rsidR="00A44FFF" w:rsidRPr="00403B71" w:rsidRDefault="00A44FFF" w:rsidP="00506DCA">
            <w:pPr>
              <w:adjustRightInd w:val="0"/>
              <w:snapToGrid w:val="0"/>
              <w:spacing w:line="240" w:lineRule="auto"/>
              <w:ind w:left="0"/>
              <w:jc w:val="center"/>
              <w:rPr>
                <w:szCs w:val="21"/>
              </w:rPr>
            </w:pPr>
          </w:p>
        </w:tc>
      </w:tr>
      <w:tr w:rsidR="001D6E28" w:rsidRPr="00403B71" w14:paraId="5F7167B0" w14:textId="77777777" w:rsidTr="00506DCA">
        <w:trPr>
          <w:trHeight w:hRule="exact" w:val="227"/>
          <w:jc w:val="center"/>
        </w:trPr>
        <w:tc>
          <w:tcPr>
            <w:tcW w:w="1111" w:type="dxa"/>
          </w:tcPr>
          <w:p w14:paraId="5F7167A9" w14:textId="77777777" w:rsidR="001D6E28" w:rsidRPr="00403B71" w:rsidRDefault="001D6E28" w:rsidP="00506DCA">
            <w:pPr>
              <w:adjustRightInd w:val="0"/>
              <w:snapToGrid w:val="0"/>
              <w:spacing w:line="240" w:lineRule="auto"/>
              <w:ind w:left="0"/>
              <w:jc w:val="center"/>
              <w:rPr>
                <w:szCs w:val="21"/>
              </w:rPr>
            </w:pPr>
            <w:r>
              <w:rPr>
                <w:rFonts w:hint="eastAsia"/>
                <w:szCs w:val="21"/>
              </w:rPr>
              <w:t>5</w:t>
            </w:r>
            <w:r w:rsidRPr="006D7D93">
              <w:rPr>
                <w:rFonts w:hint="eastAsia"/>
                <w:szCs w:val="21"/>
              </w:rPr>
              <w:t>-</w:t>
            </w:r>
            <w:r>
              <w:rPr>
                <w:rFonts w:hint="eastAsia"/>
                <w:szCs w:val="21"/>
              </w:rPr>
              <w:t>1</w:t>
            </w:r>
          </w:p>
        </w:tc>
        <w:tc>
          <w:tcPr>
            <w:tcW w:w="1111" w:type="dxa"/>
            <w:vAlign w:val="center"/>
          </w:tcPr>
          <w:p w14:paraId="5F7167A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A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AC" w14:textId="77777777" w:rsidR="001D6E28" w:rsidRPr="00403B71" w:rsidRDefault="001D6E28" w:rsidP="00506DCA">
            <w:pPr>
              <w:adjustRightInd w:val="0"/>
              <w:snapToGrid w:val="0"/>
              <w:spacing w:line="360" w:lineRule="exact"/>
              <w:ind w:left="0"/>
              <w:rPr>
                <w:szCs w:val="21"/>
              </w:rPr>
            </w:pPr>
          </w:p>
        </w:tc>
        <w:tc>
          <w:tcPr>
            <w:tcW w:w="1113" w:type="dxa"/>
          </w:tcPr>
          <w:p w14:paraId="5F7167AD" w14:textId="77777777" w:rsidR="001D6E28" w:rsidRPr="00403B71" w:rsidRDefault="001D6E28" w:rsidP="00506DCA">
            <w:pPr>
              <w:adjustRightInd w:val="0"/>
              <w:snapToGrid w:val="0"/>
              <w:spacing w:line="240" w:lineRule="auto"/>
              <w:ind w:left="0"/>
              <w:jc w:val="center"/>
              <w:rPr>
                <w:szCs w:val="21"/>
              </w:rPr>
            </w:pPr>
            <w:r>
              <w:rPr>
                <w:rFonts w:hint="eastAsia"/>
                <w:szCs w:val="21"/>
              </w:rPr>
              <w:t>5</w:t>
            </w:r>
            <w:r w:rsidRPr="006D7D93">
              <w:rPr>
                <w:rFonts w:hint="eastAsia"/>
                <w:szCs w:val="21"/>
              </w:rPr>
              <w:t>-</w:t>
            </w:r>
            <w:r>
              <w:rPr>
                <w:rFonts w:hint="eastAsia"/>
                <w:szCs w:val="21"/>
              </w:rPr>
              <w:t>2</w:t>
            </w:r>
          </w:p>
        </w:tc>
        <w:tc>
          <w:tcPr>
            <w:tcW w:w="1113" w:type="dxa"/>
            <w:vAlign w:val="center"/>
          </w:tcPr>
          <w:p w14:paraId="5F7167A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A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B8" w14:textId="77777777" w:rsidTr="00506DCA">
        <w:trPr>
          <w:trHeight w:hRule="exact" w:val="227"/>
          <w:jc w:val="center"/>
        </w:trPr>
        <w:tc>
          <w:tcPr>
            <w:tcW w:w="1111" w:type="dxa"/>
          </w:tcPr>
          <w:p w14:paraId="5F7167B1" w14:textId="77777777" w:rsidR="001D6E28" w:rsidRPr="00403B71" w:rsidRDefault="001D6E28" w:rsidP="00506DCA">
            <w:pPr>
              <w:adjustRightInd w:val="0"/>
              <w:snapToGrid w:val="0"/>
              <w:spacing w:line="240" w:lineRule="auto"/>
              <w:ind w:left="0"/>
              <w:jc w:val="center"/>
              <w:rPr>
                <w:szCs w:val="21"/>
              </w:rPr>
            </w:pPr>
            <w:r>
              <w:rPr>
                <w:rFonts w:hint="eastAsia"/>
                <w:szCs w:val="21"/>
              </w:rPr>
              <w:t>5</w:t>
            </w:r>
            <w:r w:rsidRPr="006D7D93">
              <w:rPr>
                <w:rFonts w:hint="eastAsia"/>
                <w:szCs w:val="21"/>
              </w:rPr>
              <w:t>-</w:t>
            </w:r>
            <w:r>
              <w:rPr>
                <w:rFonts w:hint="eastAsia"/>
                <w:szCs w:val="21"/>
              </w:rPr>
              <w:t>3</w:t>
            </w:r>
          </w:p>
        </w:tc>
        <w:tc>
          <w:tcPr>
            <w:tcW w:w="1111" w:type="dxa"/>
            <w:vAlign w:val="center"/>
          </w:tcPr>
          <w:p w14:paraId="5F7167B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B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B4" w14:textId="77777777" w:rsidR="001D6E28" w:rsidRPr="00403B71" w:rsidRDefault="001D6E28" w:rsidP="00506DCA">
            <w:pPr>
              <w:adjustRightInd w:val="0"/>
              <w:snapToGrid w:val="0"/>
              <w:spacing w:line="360" w:lineRule="exact"/>
              <w:ind w:left="0"/>
              <w:rPr>
                <w:szCs w:val="21"/>
              </w:rPr>
            </w:pPr>
          </w:p>
        </w:tc>
        <w:tc>
          <w:tcPr>
            <w:tcW w:w="1113" w:type="dxa"/>
          </w:tcPr>
          <w:p w14:paraId="5F7167B5" w14:textId="77777777" w:rsidR="001D6E28" w:rsidRPr="00403B71" w:rsidRDefault="001D6E28" w:rsidP="00506DCA">
            <w:pPr>
              <w:adjustRightInd w:val="0"/>
              <w:snapToGrid w:val="0"/>
              <w:spacing w:line="240" w:lineRule="auto"/>
              <w:ind w:left="0"/>
              <w:jc w:val="center"/>
              <w:rPr>
                <w:szCs w:val="21"/>
              </w:rPr>
            </w:pPr>
            <w:r>
              <w:rPr>
                <w:rFonts w:hint="eastAsia"/>
                <w:szCs w:val="21"/>
              </w:rPr>
              <w:t>5</w:t>
            </w:r>
            <w:r w:rsidRPr="006D7D93">
              <w:rPr>
                <w:rFonts w:hint="eastAsia"/>
                <w:szCs w:val="21"/>
              </w:rPr>
              <w:t>-</w:t>
            </w:r>
            <w:r>
              <w:rPr>
                <w:rFonts w:hint="eastAsia"/>
                <w:szCs w:val="21"/>
              </w:rPr>
              <w:t>4</w:t>
            </w:r>
          </w:p>
        </w:tc>
        <w:tc>
          <w:tcPr>
            <w:tcW w:w="1113" w:type="dxa"/>
            <w:vAlign w:val="center"/>
          </w:tcPr>
          <w:p w14:paraId="5F7167B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B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C0" w14:textId="77777777" w:rsidTr="00506DCA">
        <w:trPr>
          <w:trHeight w:hRule="exact" w:val="227"/>
          <w:jc w:val="center"/>
        </w:trPr>
        <w:tc>
          <w:tcPr>
            <w:tcW w:w="1111" w:type="dxa"/>
          </w:tcPr>
          <w:p w14:paraId="5F7167B9" w14:textId="77777777" w:rsidR="001D6E28" w:rsidRPr="00403B71" w:rsidRDefault="001D6E28" w:rsidP="00506DCA">
            <w:pPr>
              <w:adjustRightInd w:val="0"/>
              <w:snapToGrid w:val="0"/>
              <w:spacing w:line="240" w:lineRule="auto"/>
              <w:ind w:left="0"/>
              <w:jc w:val="center"/>
              <w:rPr>
                <w:szCs w:val="21"/>
              </w:rPr>
            </w:pPr>
            <w:r>
              <w:rPr>
                <w:rFonts w:hint="eastAsia"/>
                <w:szCs w:val="21"/>
              </w:rPr>
              <w:t>5</w:t>
            </w:r>
            <w:r w:rsidRPr="006D7D93">
              <w:rPr>
                <w:rFonts w:hint="eastAsia"/>
                <w:szCs w:val="21"/>
              </w:rPr>
              <w:t>-</w:t>
            </w:r>
            <w:r>
              <w:rPr>
                <w:rFonts w:hint="eastAsia"/>
                <w:szCs w:val="21"/>
              </w:rPr>
              <w:t>5</w:t>
            </w:r>
          </w:p>
        </w:tc>
        <w:tc>
          <w:tcPr>
            <w:tcW w:w="1111" w:type="dxa"/>
            <w:vAlign w:val="center"/>
          </w:tcPr>
          <w:p w14:paraId="5F7167B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B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BC" w14:textId="77777777" w:rsidR="001D6E28" w:rsidRPr="00403B71" w:rsidRDefault="001D6E28" w:rsidP="00506DCA">
            <w:pPr>
              <w:adjustRightInd w:val="0"/>
              <w:snapToGrid w:val="0"/>
              <w:spacing w:line="360" w:lineRule="exact"/>
              <w:ind w:left="0"/>
              <w:rPr>
                <w:szCs w:val="21"/>
              </w:rPr>
            </w:pPr>
          </w:p>
        </w:tc>
        <w:tc>
          <w:tcPr>
            <w:tcW w:w="1113" w:type="dxa"/>
          </w:tcPr>
          <w:p w14:paraId="5F7167BD" w14:textId="77777777" w:rsidR="001D6E28" w:rsidRPr="00403B71" w:rsidRDefault="001D6E28" w:rsidP="00506DCA">
            <w:pPr>
              <w:adjustRightInd w:val="0"/>
              <w:snapToGrid w:val="0"/>
              <w:spacing w:line="240" w:lineRule="auto"/>
              <w:ind w:left="0"/>
              <w:jc w:val="center"/>
              <w:rPr>
                <w:szCs w:val="21"/>
              </w:rPr>
            </w:pPr>
            <w:r>
              <w:rPr>
                <w:rFonts w:hint="eastAsia"/>
                <w:szCs w:val="21"/>
              </w:rPr>
              <w:t>5</w:t>
            </w:r>
            <w:r w:rsidRPr="006D7D93">
              <w:rPr>
                <w:rFonts w:hint="eastAsia"/>
                <w:szCs w:val="21"/>
              </w:rPr>
              <w:t>-</w:t>
            </w:r>
            <w:r>
              <w:rPr>
                <w:rFonts w:hint="eastAsia"/>
                <w:szCs w:val="21"/>
              </w:rPr>
              <w:t>6</w:t>
            </w:r>
          </w:p>
        </w:tc>
        <w:tc>
          <w:tcPr>
            <w:tcW w:w="1113" w:type="dxa"/>
            <w:vAlign w:val="center"/>
          </w:tcPr>
          <w:p w14:paraId="5F7167B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B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A44FFF" w:rsidRPr="00403B71" w14:paraId="5F7167C8" w14:textId="77777777" w:rsidTr="00506DCA">
        <w:trPr>
          <w:trHeight w:hRule="exact" w:val="227"/>
          <w:jc w:val="center"/>
        </w:trPr>
        <w:tc>
          <w:tcPr>
            <w:tcW w:w="1111" w:type="dxa"/>
          </w:tcPr>
          <w:p w14:paraId="5F7167C1"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7C2"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7C3" w14:textId="77777777" w:rsidR="00A44FFF" w:rsidRPr="00403B71" w:rsidRDefault="00A44FFF" w:rsidP="00506DCA">
            <w:pPr>
              <w:adjustRightInd w:val="0"/>
              <w:snapToGrid w:val="0"/>
              <w:spacing w:line="240" w:lineRule="auto"/>
              <w:ind w:left="0"/>
              <w:jc w:val="center"/>
              <w:rPr>
                <w:szCs w:val="21"/>
              </w:rPr>
            </w:pPr>
          </w:p>
        </w:tc>
        <w:tc>
          <w:tcPr>
            <w:tcW w:w="238" w:type="dxa"/>
            <w:tcBorders>
              <w:top w:val="nil"/>
              <w:bottom w:val="nil"/>
            </w:tcBorders>
          </w:tcPr>
          <w:p w14:paraId="5F7167C4" w14:textId="77777777" w:rsidR="00A44FFF" w:rsidRPr="00403B71" w:rsidRDefault="00A44FFF" w:rsidP="00506DCA">
            <w:pPr>
              <w:adjustRightInd w:val="0"/>
              <w:snapToGrid w:val="0"/>
              <w:spacing w:line="360" w:lineRule="exact"/>
              <w:ind w:left="0"/>
              <w:rPr>
                <w:szCs w:val="21"/>
              </w:rPr>
            </w:pPr>
          </w:p>
        </w:tc>
        <w:tc>
          <w:tcPr>
            <w:tcW w:w="1113" w:type="dxa"/>
          </w:tcPr>
          <w:p w14:paraId="5F7167C5"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7C6"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7C7" w14:textId="77777777" w:rsidR="00A44FFF" w:rsidRPr="00403B71" w:rsidRDefault="00A44FFF" w:rsidP="00506DCA">
            <w:pPr>
              <w:adjustRightInd w:val="0"/>
              <w:snapToGrid w:val="0"/>
              <w:spacing w:line="240" w:lineRule="auto"/>
              <w:ind w:left="0"/>
              <w:jc w:val="center"/>
              <w:rPr>
                <w:szCs w:val="21"/>
              </w:rPr>
            </w:pPr>
          </w:p>
        </w:tc>
      </w:tr>
      <w:tr w:rsidR="00A44FFF" w:rsidRPr="00403B71" w14:paraId="5F7167D0" w14:textId="77777777" w:rsidTr="00506DCA">
        <w:trPr>
          <w:trHeight w:hRule="exact" w:val="227"/>
          <w:jc w:val="center"/>
        </w:trPr>
        <w:tc>
          <w:tcPr>
            <w:tcW w:w="1111" w:type="dxa"/>
          </w:tcPr>
          <w:p w14:paraId="5F7167C9"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7CA"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7CB" w14:textId="77777777" w:rsidR="00A44FFF" w:rsidRPr="00403B71" w:rsidRDefault="00A44FFF" w:rsidP="00506DCA">
            <w:pPr>
              <w:adjustRightInd w:val="0"/>
              <w:snapToGrid w:val="0"/>
              <w:spacing w:line="240" w:lineRule="auto"/>
              <w:ind w:left="0"/>
              <w:jc w:val="center"/>
              <w:rPr>
                <w:szCs w:val="21"/>
              </w:rPr>
            </w:pPr>
          </w:p>
        </w:tc>
        <w:tc>
          <w:tcPr>
            <w:tcW w:w="238" w:type="dxa"/>
            <w:tcBorders>
              <w:top w:val="nil"/>
              <w:bottom w:val="nil"/>
            </w:tcBorders>
          </w:tcPr>
          <w:p w14:paraId="5F7167CC" w14:textId="77777777" w:rsidR="00A44FFF" w:rsidRPr="00403B71" w:rsidRDefault="00A44FFF" w:rsidP="00506DCA">
            <w:pPr>
              <w:adjustRightInd w:val="0"/>
              <w:snapToGrid w:val="0"/>
              <w:spacing w:line="240" w:lineRule="auto"/>
              <w:ind w:left="0"/>
              <w:jc w:val="center"/>
              <w:rPr>
                <w:szCs w:val="21"/>
              </w:rPr>
            </w:pPr>
          </w:p>
        </w:tc>
        <w:tc>
          <w:tcPr>
            <w:tcW w:w="1113" w:type="dxa"/>
          </w:tcPr>
          <w:p w14:paraId="5F7167CD"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7CE"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7CF" w14:textId="77777777" w:rsidR="00A44FFF" w:rsidRPr="00403B71" w:rsidRDefault="00A44FFF" w:rsidP="00506DCA">
            <w:pPr>
              <w:adjustRightInd w:val="0"/>
              <w:snapToGrid w:val="0"/>
              <w:spacing w:line="240" w:lineRule="auto"/>
              <w:ind w:left="0"/>
              <w:jc w:val="center"/>
              <w:rPr>
                <w:szCs w:val="21"/>
              </w:rPr>
            </w:pPr>
          </w:p>
        </w:tc>
      </w:tr>
      <w:tr w:rsidR="001D6E28" w:rsidRPr="00403B71" w14:paraId="5F7167D8" w14:textId="77777777" w:rsidTr="00506DCA">
        <w:trPr>
          <w:trHeight w:hRule="exact" w:val="227"/>
          <w:jc w:val="center"/>
        </w:trPr>
        <w:tc>
          <w:tcPr>
            <w:tcW w:w="1111" w:type="dxa"/>
          </w:tcPr>
          <w:p w14:paraId="5F7167D1" w14:textId="77777777" w:rsidR="001D6E28" w:rsidRPr="00403B71" w:rsidRDefault="001D6E28" w:rsidP="00506DCA">
            <w:pPr>
              <w:adjustRightInd w:val="0"/>
              <w:snapToGrid w:val="0"/>
              <w:spacing w:line="240" w:lineRule="auto"/>
              <w:ind w:left="0"/>
              <w:jc w:val="center"/>
              <w:rPr>
                <w:szCs w:val="21"/>
              </w:rPr>
            </w:pPr>
            <w:r>
              <w:rPr>
                <w:rFonts w:hint="eastAsia"/>
                <w:szCs w:val="21"/>
              </w:rPr>
              <w:t>6</w:t>
            </w:r>
            <w:r w:rsidRPr="006D7D93">
              <w:rPr>
                <w:rFonts w:hint="eastAsia"/>
                <w:szCs w:val="21"/>
              </w:rPr>
              <w:t>-</w:t>
            </w:r>
            <w:r>
              <w:rPr>
                <w:rFonts w:hint="eastAsia"/>
                <w:szCs w:val="21"/>
              </w:rPr>
              <w:t>1</w:t>
            </w:r>
          </w:p>
        </w:tc>
        <w:tc>
          <w:tcPr>
            <w:tcW w:w="1111" w:type="dxa"/>
            <w:vAlign w:val="center"/>
          </w:tcPr>
          <w:p w14:paraId="5F7167D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D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D4"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7D5" w14:textId="77777777" w:rsidR="001D6E28" w:rsidRPr="00403B71" w:rsidRDefault="001D6E28" w:rsidP="00506DCA">
            <w:pPr>
              <w:adjustRightInd w:val="0"/>
              <w:snapToGrid w:val="0"/>
              <w:spacing w:line="240" w:lineRule="auto"/>
              <w:ind w:left="0"/>
              <w:jc w:val="center"/>
              <w:rPr>
                <w:szCs w:val="21"/>
              </w:rPr>
            </w:pPr>
            <w:r>
              <w:rPr>
                <w:rFonts w:hint="eastAsia"/>
                <w:szCs w:val="21"/>
              </w:rPr>
              <w:t>6</w:t>
            </w:r>
            <w:r w:rsidRPr="006D7D93">
              <w:rPr>
                <w:rFonts w:hint="eastAsia"/>
                <w:szCs w:val="21"/>
              </w:rPr>
              <w:t>-</w:t>
            </w:r>
            <w:r>
              <w:rPr>
                <w:rFonts w:hint="eastAsia"/>
                <w:szCs w:val="21"/>
              </w:rPr>
              <w:t>2</w:t>
            </w:r>
          </w:p>
        </w:tc>
        <w:tc>
          <w:tcPr>
            <w:tcW w:w="1113" w:type="dxa"/>
            <w:vAlign w:val="center"/>
          </w:tcPr>
          <w:p w14:paraId="5F7167D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D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E0" w14:textId="77777777" w:rsidTr="00506DCA">
        <w:trPr>
          <w:trHeight w:hRule="exact" w:val="227"/>
          <w:jc w:val="center"/>
        </w:trPr>
        <w:tc>
          <w:tcPr>
            <w:tcW w:w="1111" w:type="dxa"/>
          </w:tcPr>
          <w:p w14:paraId="5F7167D9" w14:textId="77777777" w:rsidR="001D6E28" w:rsidRPr="00403B71" w:rsidRDefault="001D6E28" w:rsidP="00506DCA">
            <w:pPr>
              <w:adjustRightInd w:val="0"/>
              <w:snapToGrid w:val="0"/>
              <w:spacing w:line="240" w:lineRule="auto"/>
              <w:ind w:left="0"/>
              <w:jc w:val="center"/>
              <w:rPr>
                <w:szCs w:val="21"/>
              </w:rPr>
            </w:pPr>
            <w:r>
              <w:rPr>
                <w:rFonts w:hint="eastAsia"/>
                <w:szCs w:val="21"/>
              </w:rPr>
              <w:t>6</w:t>
            </w:r>
            <w:r w:rsidRPr="006D7D93">
              <w:rPr>
                <w:rFonts w:hint="eastAsia"/>
                <w:szCs w:val="21"/>
              </w:rPr>
              <w:t>-</w:t>
            </w:r>
            <w:r>
              <w:rPr>
                <w:rFonts w:hint="eastAsia"/>
                <w:szCs w:val="21"/>
              </w:rPr>
              <w:t>3</w:t>
            </w:r>
          </w:p>
        </w:tc>
        <w:tc>
          <w:tcPr>
            <w:tcW w:w="1111" w:type="dxa"/>
            <w:vAlign w:val="center"/>
          </w:tcPr>
          <w:p w14:paraId="5F7167D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D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DC"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7DD" w14:textId="77777777" w:rsidR="001D6E28" w:rsidRPr="00403B71" w:rsidRDefault="001D6E28" w:rsidP="00506DCA">
            <w:pPr>
              <w:adjustRightInd w:val="0"/>
              <w:snapToGrid w:val="0"/>
              <w:spacing w:line="240" w:lineRule="auto"/>
              <w:ind w:left="0"/>
              <w:jc w:val="center"/>
              <w:rPr>
                <w:szCs w:val="21"/>
              </w:rPr>
            </w:pPr>
            <w:r>
              <w:rPr>
                <w:rFonts w:hint="eastAsia"/>
                <w:szCs w:val="21"/>
              </w:rPr>
              <w:t>6</w:t>
            </w:r>
            <w:r w:rsidRPr="006D7D93">
              <w:rPr>
                <w:rFonts w:hint="eastAsia"/>
                <w:szCs w:val="21"/>
              </w:rPr>
              <w:t>-</w:t>
            </w:r>
            <w:r>
              <w:rPr>
                <w:rFonts w:hint="eastAsia"/>
                <w:szCs w:val="21"/>
              </w:rPr>
              <w:t>4</w:t>
            </w:r>
          </w:p>
        </w:tc>
        <w:tc>
          <w:tcPr>
            <w:tcW w:w="1113" w:type="dxa"/>
            <w:vAlign w:val="center"/>
          </w:tcPr>
          <w:p w14:paraId="5F7167D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D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E8" w14:textId="77777777" w:rsidTr="00506DCA">
        <w:trPr>
          <w:trHeight w:hRule="exact" w:val="227"/>
          <w:jc w:val="center"/>
        </w:trPr>
        <w:tc>
          <w:tcPr>
            <w:tcW w:w="1111" w:type="dxa"/>
          </w:tcPr>
          <w:p w14:paraId="5F7167E1" w14:textId="77777777" w:rsidR="001D6E28" w:rsidRPr="00403B71" w:rsidRDefault="001D6E28" w:rsidP="00506DCA">
            <w:pPr>
              <w:adjustRightInd w:val="0"/>
              <w:snapToGrid w:val="0"/>
              <w:spacing w:line="240" w:lineRule="auto"/>
              <w:ind w:left="0"/>
              <w:jc w:val="center"/>
              <w:rPr>
                <w:szCs w:val="21"/>
              </w:rPr>
            </w:pPr>
            <w:r>
              <w:rPr>
                <w:rFonts w:hint="eastAsia"/>
                <w:szCs w:val="21"/>
              </w:rPr>
              <w:t>6</w:t>
            </w:r>
            <w:r w:rsidRPr="006D7D93">
              <w:rPr>
                <w:rFonts w:hint="eastAsia"/>
                <w:szCs w:val="21"/>
              </w:rPr>
              <w:t>-</w:t>
            </w:r>
            <w:r>
              <w:rPr>
                <w:rFonts w:hint="eastAsia"/>
                <w:szCs w:val="21"/>
              </w:rPr>
              <w:t>5</w:t>
            </w:r>
          </w:p>
        </w:tc>
        <w:tc>
          <w:tcPr>
            <w:tcW w:w="1111" w:type="dxa"/>
            <w:vAlign w:val="center"/>
          </w:tcPr>
          <w:p w14:paraId="5F7167E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E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E4"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7E5" w14:textId="77777777" w:rsidR="001D6E28" w:rsidRPr="00403B71" w:rsidRDefault="001D6E28" w:rsidP="00506DCA">
            <w:pPr>
              <w:adjustRightInd w:val="0"/>
              <w:snapToGrid w:val="0"/>
              <w:spacing w:line="240" w:lineRule="auto"/>
              <w:ind w:left="0"/>
              <w:jc w:val="center"/>
              <w:rPr>
                <w:szCs w:val="21"/>
              </w:rPr>
            </w:pPr>
            <w:r>
              <w:rPr>
                <w:rFonts w:hint="eastAsia"/>
                <w:szCs w:val="21"/>
              </w:rPr>
              <w:t>6</w:t>
            </w:r>
            <w:r w:rsidRPr="006D7D93">
              <w:rPr>
                <w:rFonts w:hint="eastAsia"/>
                <w:szCs w:val="21"/>
              </w:rPr>
              <w:t>-</w:t>
            </w:r>
            <w:r>
              <w:rPr>
                <w:rFonts w:hint="eastAsia"/>
                <w:szCs w:val="21"/>
              </w:rPr>
              <w:t>6</w:t>
            </w:r>
          </w:p>
        </w:tc>
        <w:tc>
          <w:tcPr>
            <w:tcW w:w="1113" w:type="dxa"/>
            <w:vAlign w:val="center"/>
          </w:tcPr>
          <w:p w14:paraId="5F7167E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E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F0" w14:textId="77777777" w:rsidTr="00506DCA">
        <w:trPr>
          <w:trHeight w:hRule="exact" w:val="227"/>
          <w:jc w:val="center"/>
        </w:trPr>
        <w:tc>
          <w:tcPr>
            <w:tcW w:w="1111" w:type="dxa"/>
          </w:tcPr>
          <w:p w14:paraId="5F7167E9" w14:textId="77777777" w:rsidR="001D6E28" w:rsidRPr="00403B71" w:rsidRDefault="001D6E28" w:rsidP="00506DCA">
            <w:pPr>
              <w:adjustRightInd w:val="0"/>
              <w:snapToGrid w:val="0"/>
              <w:spacing w:line="240" w:lineRule="auto"/>
              <w:ind w:left="0"/>
              <w:jc w:val="center"/>
              <w:rPr>
                <w:b/>
                <w:szCs w:val="21"/>
              </w:rPr>
            </w:pPr>
            <w:r>
              <w:rPr>
                <w:rFonts w:hint="eastAsia"/>
                <w:szCs w:val="21"/>
              </w:rPr>
              <w:t>6</w:t>
            </w:r>
            <w:r w:rsidRPr="006D7D93">
              <w:rPr>
                <w:rFonts w:hint="eastAsia"/>
                <w:szCs w:val="21"/>
              </w:rPr>
              <w:t>-</w:t>
            </w:r>
            <w:r>
              <w:rPr>
                <w:rFonts w:hint="eastAsia"/>
                <w:szCs w:val="21"/>
              </w:rPr>
              <w:t>7</w:t>
            </w:r>
          </w:p>
        </w:tc>
        <w:tc>
          <w:tcPr>
            <w:tcW w:w="1111" w:type="dxa"/>
            <w:vAlign w:val="center"/>
          </w:tcPr>
          <w:p w14:paraId="5F7167E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E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EC"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7ED" w14:textId="77777777" w:rsidR="001D6E28" w:rsidRPr="00403B71" w:rsidRDefault="001D6E28" w:rsidP="00506DCA">
            <w:pPr>
              <w:adjustRightInd w:val="0"/>
              <w:snapToGrid w:val="0"/>
              <w:spacing w:line="240" w:lineRule="auto"/>
              <w:ind w:left="0"/>
              <w:jc w:val="center"/>
              <w:rPr>
                <w:b/>
                <w:szCs w:val="21"/>
              </w:rPr>
            </w:pPr>
            <w:r>
              <w:rPr>
                <w:rFonts w:hint="eastAsia"/>
                <w:szCs w:val="21"/>
              </w:rPr>
              <w:t>6</w:t>
            </w:r>
            <w:r w:rsidRPr="006D7D93">
              <w:rPr>
                <w:rFonts w:hint="eastAsia"/>
                <w:szCs w:val="21"/>
              </w:rPr>
              <w:t>-</w:t>
            </w:r>
            <w:r>
              <w:rPr>
                <w:rFonts w:hint="eastAsia"/>
                <w:szCs w:val="21"/>
              </w:rPr>
              <w:t>8</w:t>
            </w:r>
          </w:p>
        </w:tc>
        <w:tc>
          <w:tcPr>
            <w:tcW w:w="1113" w:type="dxa"/>
            <w:vAlign w:val="center"/>
          </w:tcPr>
          <w:p w14:paraId="5F7167E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E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7F8" w14:textId="77777777" w:rsidTr="00506DCA">
        <w:trPr>
          <w:trHeight w:hRule="exact" w:val="227"/>
          <w:jc w:val="center"/>
        </w:trPr>
        <w:tc>
          <w:tcPr>
            <w:tcW w:w="1111" w:type="dxa"/>
          </w:tcPr>
          <w:p w14:paraId="5F7167F1" w14:textId="77777777" w:rsidR="001D6E28" w:rsidRPr="00403B71" w:rsidRDefault="001D6E28" w:rsidP="00506DCA">
            <w:pPr>
              <w:adjustRightInd w:val="0"/>
              <w:snapToGrid w:val="0"/>
              <w:spacing w:line="240" w:lineRule="auto"/>
              <w:ind w:left="0"/>
              <w:jc w:val="center"/>
              <w:rPr>
                <w:szCs w:val="21"/>
              </w:rPr>
            </w:pPr>
            <w:r>
              <w:rPr>
                <w:rFonts w:hint="eastAsia"/>
                <w:szCs w:val="21"/>
              </w:rPr>
              <w:t>6</w:t>
            </w:r>
            <w:r w:rsidRPr="006D7D93">
              <w:rPr>
                <w:rFonts w:hint="eastAsia"/>
                <w:szCs w:val="21"/>
              </w:rPr>
              <w:t>-</w:t>
            </w:r>
            <w:r>
              <w:rPr>
                <w:rFonts w:hint="eastAsia"/>
                <w:szCs w:val="21"/>
              </w:rPr>
              <w:t>9</w:t>
            </w:r>
          </w:p>
        </w:tc>
        <w:tc>
          <w:tcPr>
            <w:tcW w:w="1111" w:type="dxa"/>
            <w:vAlign w:val="center"/>
          </w:tcPr>
          <w:p w14:paraId="5F7167F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7F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7F4"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7F5" w14:textId="77777777" w:rsidR="001D6E28" w:rsidRPr="00403B71" w:rsidRDefault="001D6E28" w:rsidP="00506DCA">
            <w:pPr>
              <w:adjustRightInd w:val="0"/>
              <w:snapToGrid w:val="0"/>
              <w:spacing w:line="240" w:lineRule="auto"/>
              <w:ind w:left="0"/>
              <w:jc w:val="center"/>
              <w:rPr>
                <w:szCs w:val="21"/>
              </w:rPr>
            </w:pPr>
            <w:r>
              <w:rPr>
                <w:rFonts w:hint="eastAsia"/>
                <w:szCs w:val="21"/>
              </w:rPr>
              <w:t>6</w:t>
            </w:r>
            <w:r w:rsidRPr="006D7D93">
              <w:rPr>
                <w:rFonts w:hint="eastAsia"/>
                <w:szCs w:val="21"/>
              </w:rPr>
              <w:t>-</w:t>
            </w:r>
            <w:r>
              <w:rPr>
                <w:rFonts w:hint="eastAsia"/>
                <w:szCs w:val="21"/>
              </w:rPr>
              <w:t>10</w:t>
            </w:r>
          </w:p>
        </w:tc>
        <w:tc>
          <w:tcPr>
            <w:tcW w:w="1113" w:type="dxa"/>
            <w:vAlign w:val="center"/>
          </w:tcPr>
          <w:p w14:paraId="5F7167F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7F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00" w14:textId="77777777" w:rsidTr="00506DCA">
        <w:trPr>
          <w:trHeight w:hRule="exact" w:val="227"/>
          <w:jc w:val="center"/>
        </w:trPr>
        <w:tc>
          <w:tcPr>
            <w:tcW w:w="1111" w:type="dxa"/>
          </w:tcPr>
          <w:p w14:paraId="5F7167F9" w14:textId="77777777" w:rsidR="001D6E28" w:rsidRPr="00403B71" w:rsidRDefault="001D6E28" w:rsidP="00506DCA">
            <w:pPr>
              <w:adjustRightInd w:val="0"/>
              <w:snapToGrid w:val="0"/>
              <w:spacing w:line="240" w:lineRule="auto"/>
              <w:ind w:left="0"/>
              <w:jc w:val="center"/>
              <w:rPr>
                <w:szCs w:val="21"/>
              </w:rPr>
            </w:pPr>
          </w:p>
        </w:tc>
        <w:tc>
          <w:tcPr>
            <w:tcW w:w="1111" w:type="dxa"/>
          </w:tcPr>
          <w:p w14:paraId="5F7167FA" w14:textId="77777777" w:rsidR="001D6E28" w:rsidRPr="00403B71" w:rsidRDefault="001D6E28" w:rsidP="00506DCA">
            <w:pPr>
              <w:adjustRightInd w:val="0"/>
              <w:snapToGrid w:val="0"/>
              <w:spacing w:line="240" w:lineRule="auto"/>
              <w:ind w:left="0"/>
              <w:jc w:val="center"/>
              <w:rPr>
                <w:szCs w:val="21"/>
              </w:rPr>
            </w:pPr>
          </w:p>
        </w:tc>
        <w:tc>
          <w:tcPr>
            <w:tcW w:w="1111" w:type="dxa"/>
          </w:tcPr>
          <w:p w14:paraId="5F7167FB" w14:textId="77777777" w:rsidR="001D6E28" w:rsidRPr="00403B71" w:rsidRDefault="001D6E28" w:rsidP="00506DCA">
            <w:pPr>
              <w:adjustRightInd w:val="0"/>
              <w:snapToGrid w:val="0"/>
              <w:spacing w:line="240" w:lineRule="auto"/>
              <w:ind w:left="0"/>
              <w:jc w:val="center"/>
              <w:rPr>
                <w:szCs w:val="21"/>
              </w:rPr>
            </w:pPr>
          </w:p>
        </w:tc>
        <w:tc>
          <w:tcPr>
            <w:tcW w:w="238" w:type="dxa"/>
            <w:tcBorders>
              <w:top w:val="nil"/>
              <w:bottom w:val="nil"/>
            </w:tcBorders>
          </w:tcPr>
          <w:p w14:paraId="5F7167FC"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7FD"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7FE"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7FF" w14:textId="77777777" w:rsidR="001D6E28" w:rsidRPr="00403B71" w:rsidRDefault="001D6E28" w:rsidP="00506DCA">
            <w:pPr>
              <w:adjustRightInd w:val="0"/>
              <w:snapToGrid w:val="0"/>
              <w:spacing w:line="240" w:lineRule="auto"/>
              <w:ind w:left="0"/>
              <w:jc w:val="center"/>
              <w:rPr>
                <w:szCs w:val="21"/>
              </w:rPr>
            </w:pPr>
          </w:p>
        </w:tc>
      </w:tr>
      <w:tr w:rsidR="001D6E28" w:rsidRPr="00403B71" w14:paraId="5F716808" w14:textId="77777777" w:rsidTr="00506DCA">
        <w:trPr>
          <w:trHeight w:hRule="exact" w:val="227"/>
          <w:jc w:val="center"/>
        </w:trPr>
        <w:tc>
          <w:tcPr>
            <w:tcW w:w="1111" w:type="dxa"/>
          </w:tcPr>
          <w:p w14:paraId="5F716801" w14:textId="77777777" w:rsidR="001D6E28" w:rsidRPr="00403B71" w:rsidRDefault="001D6E28" w:rsidP="00506DCA">
            <w:pPr>
              <w:adjustRightInd w:val="0"/>
              <w:snapToGrid w:val="0"/>
              <w:spacing w:line="240" w:lineRule="auto"/>
              <w:ind w:left="0"/>
              <w:jc w:val="center"/>
              <w:rPr>
                <w:szCs w:val="21"/>
              </w:rPr>
            </w:pPr>
          </w:p>
        </w:tc>
        <w:tc>
          <w:tcPr>
            <w:tcW w:w="1111" w:type="dxa"/>
          </w:tcPr>
          <w:p w14:paraId="5F716802" w14:textId="77777777" w:rsidR="001D6E28" w:rsidRPr="00403B71" w:rsidRDefault="001D6E28" w:rsidP="00506DCA">
            <w:pPr>
              <w:adjustRightInd w:val="0"/>
              <w:snapToGrid w:val="0"/>
              <w:spacing w:line="240" w:lineRule="auto"/>
              <w:ind w:left="0"/>
              <w:jc w:val="center"/>
              <w:rPr>
                <w:szCs w:val="21"/>
              </w:rPr>
            </w:pPr>
          </w:p>
        </w:tc>
        <w:tc>
          <w:tcPr>
            <w:tcW w:w="1111" w:type="dxa"/>
          </w:tcPr>
          <w:p w14:paraId="5F716803" w14:textId="77777777" w:rsidR="001D6E28" w:rsidRPr="00403B71" w:rsidRDefault="001D6E28" w:rsidP="00506DCA">
            <w:pPr>
              <w:adjustRightInd w:val="0"/>
              <w:snapToGrid w:val="0"/>
              <w:spacing w:line="240" w:lineRule="auto"/>
              <w:ind w:left="0"/>
              <w:jc w:val="center"/>
              <w:rPr>
                <w:szCs w:val="21"/>
              </w:rPr>
            </w:pPr>
          </w:p>
        </w:tc>
        <w:tc>
          <w:tcPr>
            <w:tcW w:w="238" w:type="dxa"/>
            <w:tcBorders>
              <w:top w:val="nil"/>
              <w:bottom w:val="nil"/>
            </w:tcBorders>
          </w:tcPr>
          <w:p w14:paraId="5F716804"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05"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06"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07" w14:textId="77777777" w:rsidR="001D6E28" w:rsidRPr="00403B71" w:rsidRDefault="001D6E28" w:rsidP="00506DCA">
            <w:pPr>
              <w:adjustRightInd w:val="0"/>
              <w:snapToGrid w:val="0"/>
              <w:spacing w:line="240" w:lineRule="auto"/>
              <w:ind w:left="0"/>
              <w:jc w:val="center"/>
              <w:rPr>
                <w:szCs w:val="21"/>
              </w:rPr>
            </w:pPr>
          </w:p>
        </w:tc>
      </w:tr>
    </w:tbl>
    <w:p w14:paraId="5F716809" w14:textId="77777777" w:rsidR="00A44FFF" w:rsidRDefault="00A44FFF" w:rsidP="0042568A">
      <w:pPr>
        <w:pStyle w:val="a4"/>
        <w:adjustRightInd w:val="0"/>
        <w:snapToGrid w:val="0"/>
        <w:spacing w:line="360" w:lineRule="exact"/>
        <w:ind w:left="0"/>
        <w:rPr>
          <w:color w:val="000000" w:themeColor="text1"/>
          <w:sz w:val="21"/>
        </w:rPr>
      </w:pPr>
    </w:p>
    <w:p w14:paraId="5F71680A" w14:textId="77777777" w:rsidR="00A44FFF" w:rsidRDefault="00A44FFF" w:rsidP="0042568A">
      <w:pPr>
        <w:pStyle w:val="a4"/>
        <w:adjustRightInd w:val="0"/>
        <w:snapToGrid w:val="0"/>
        <w:spacing w:line="360" w:lineRule="exact"/>
        <w:ind w:left="0"/>
        <w:rPr>
          <w:color w:val="000000" w:themeColor="text1"/>
          <w:sz w:val="21"/>
        </w:rPr>
      </w:pPr>
    </w:p>
    <w:p w14:paraId="5F71680B" w14:textId="77777777" w:rsidR="00A44FFF" w:rsidRDefault="00A44FFF" w:rsidP="0042568A">
      <w:pPr>
        <w:pStyle w:val="a4"/>
        <w:adjustRightInd w:val="0"/>
        <w:snapToGrid w:val="0"/>
        <w:spacing w:line="360" w:lineRule="exact"/>
        <w:ind w:left="0"/>
        <w:rPr>
          <w:color w:val="000000" w:themeColor="text1"/>
          <w:sz w:val="21"/>
        </w:rPr>
      </w:pPr>
    </w:p>
    <w:p w14:paraId="5F71680C" w14:textId="77777777" w:rsidR="00A44FFF" w:rsidRPr="001B7840" w:rsidRDefault="00A44FFF" w:rsidP="00A44FFF">
      <w:pPr>
        <w:adjustRightInd w:val="0"/>
        <w:snapToGrid w:val="0"/>
        <w:spacing w:beforeLines="50" w:before="120"/>
        <w:ind w:left="0"/>
        <w:jc w:val="center"/>
        <w:rPr>
          <w:b/>
          <w:sz w:val="32"/>
          <w:szCs w:val="32"/>
        </w:rPr>
      </w:pPr>
      <w:r w:rsidRPr="001B7840">
        <w:rPr>
          <w:rFonts w:hint="eastAsia"/>
          <w:b/>
          <w:sz w:val="32"/>
          <w:szCs w:val="32"/>
        </w:rPr>
        <w:lastRenderedPageBreak/>
        <w:t>有效页</w:t>
      </w:r>
      <w:r w:rsidRPr="001B7840">
        <w:rPr>
          <w:b/>
          <w:sz w:val="32"/>
          <w:szCs w:val="32"/>
        </w:rPr>
        <w:t>清单</w:t>
      </w:r>
    </w:p>
    <w:tbl>
      <w:tblPr>
        <w:tblStyle w:val="afb"/>
        <w:tblW w:w="6910" w:type="dxa"/>
        <w:jc w:val="center"/>
        <w:tblLayout w:type="fixed"/>
        <w:tblLook w:val="04A0" w:firstRow="1" w:lastRow="0" w:firstColumn="1" w:lastColumn="0" w:noHBand="0" w:noVBand="1"/>
      </w:tblPr>
      <w:tblGrid>
        <w:gridCol w:w="1111"/>
        <w:gridCol w:w="1111"/>
        <w:gridCol w:w="1111"/>
        <w:gridCol w:w="238"/>
        <w:gridCol w:w="1113"/>
        <w:gridCol w:w="1113"/>
        <w:gridCol w:w="1113"/>
      </w:tblGrid>
      <w:tr w:rsidR="00A44FFF" w14:paraId="5F716814" w14:textId="77777777" w:rsidTr="00506DCA">
        <w:trPr>
          <w:trHeight w:hRule="exact" w:val="284"/>
          <w:jc w:val="center"/>
        </w:trPr>
        <w:tc>
          <w:tcPr>
            <w:tcW w:w="1111" w:type="dxa"/>
          </w:tcPr>
          <w:p w14:paraId="5F71680D"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1" w:type="dxa"/>
          </w:tcPr>
          <w:p w14:paraId="5F71680E"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1" w:type="dxa"/>
          </w:tcPr>
          <w:p w14:paraId="5F71680F"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c>
          <w:tcPr>
            <w:tcW w:w="238" w:type="dxa"/>
            <w:vMerge w:val="restart"/>
            <w:tcBorders>
              <w:top w:val="nil"/>
              <w:bottom w:val="nil"/>
            </w:tcBorders>
          </w:tcPr>
          <w:p w14:paraId="5F716810"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p>
        </w:tc>
        <w:tc>
          <w:tcPr>
            <w:tcW w:w="1113" w:type="dxa"/>
          </w:tcPr>
          <w:p w14:paraId="5F716811"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页码</w:t>
            </w:r>
          </w:p>
        </w:tc>
        <w:tc>
          <w:tcPr>
            <w:tcW w:w="1113" w:type="dxa"/>
          </w:tcPr>
          <w:p w14:paraId="5F716812"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修订号</w:t>
            </w:r>
          </w:p>
        </w:tc>
        <w:tc>
          <w:tcPr>
            <w:tcW w:w="1113" w:type="dxa"/>
          </w:tcPr>
          <w:p w14:paraId="5F716813" w14:textId="77777777" w:rsidR="00A44FFF" w:rsidRPr="00403B71" w:rsidRDefault="00A44FFF" w:rsidP="00506DCA">
            <w:pPr>
              <w:adjustRightInd w:val="0"/>
              <w:snapToGrid w:val="0"/>
              <w:spacing w:line="240" w:lineRule="exact"/>
              <w:ind w:left="0"/>
              <w:jc w:val="center"/>
              <w:rPr>
                <w:rFonts w:ascii="宋体" w:hAnsi="宋体"/>
                <w:b/>
                <w:bCs/>
                <w:color w:val="000000"/>
                <w:szCs w:val="21"/>
              </w:rPr>
            </w:pPr>
            <w:r w:rsidRPr="00403B71">
              <w:rPr>
                <w:rFonts w:ascii="宋体" w:hAnsi="宋体" w:hint="eastAsia"/>
                <w:b/>
                <w:bCs/>
                <w:color w:val="000000"/>
                <w:szCs w:val="21"/>
              </w:rPr>
              <w:t>修订日期</w:t>
            </w:r>
          </w:p>
        </w:tc>
      </w:tr>
      <w:tr w:rsidR="001D6E28" w:rsidRPr="00403B71" w14:paraId="5F71681C" w14:textId="77777777" w:rsidTr="00506DCA">
        <w:trPr>
          <w:trHeight w:hRule="exact" w:val="227"/>
          <w:jc w:val="center"/>
        </w:trPr>
        <w:tc>
          <w:tcPr>
            <w:tcW w:w="1111" w:type="dxa"/>
          </w:tcPr>
          <w:p w14:paraId="5F716815" w14:textId="77777777" w:rsidR="001D6E28" w:rsidRPr="006D7D93" w:rsidRDefault="001D6E28" w:rsidP="00A44FFF">
            <w:pPr>
              <w:adjustRightInd w:val="0"/>
              <w:snapToGrid w:val="0"/>
              <w:spacing w:line="240" w:lineRule="auto"/>
              <w:ind w:left="0"/>
              <w:jc w:val="center"/>
              <w:rPr>
                <w:szCs w:val="21"/>
              </w:rPr>
            </w:pPr>
            <w:r>
              <w:rPr>
                <w:rFonts w:hint="eastAsia"/>
                <w:szCs w:val="21"/>
              </w:rPr>
              <w:t>7-1</w:t>
            </w:r>
          </w:p>
        </w:tc>
        <w:tc>
          <w:tcPr>
            <w:tcW w:w="1111" w:type="dxa"/>
            <w:vAlign w:val="center"/>
          </w:tcPr>
          <w:p w14:paraId="5F71681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1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818" w14:textId="77777777" w:rsidR="001D6E28" w:rsidRPr="00403B71" w:rsidRDefault="001D6E28" w:rsidP="00506DCA">
            <w:pPr>
              <w:adjustRightInd w:val="0"/>
              <w:snapToGrid w:val="0"/>
              <w:spacing w:line="240" w:lineRule="auto"/>
              <w:ind w:left="0"/>
              <w:rPr>
                <w:szCs w:val="21"/>
              </w:rPr>
            </w:pPr>
          </w:p>
        </w:tc>
        <w:tc>
          <w:tcPr>
            <w:tcW w:w="1113" w:type="dxa"/>
          </w:tcPr>
          <w:p w14:paraId="5F716819" w14:textId="77777777" w:rsidR="001D6E28" w:rsidRPr="006D7D93" w:rsidRDefault="001D6E28" w:rsidP="00506DCA">
            <w:pPr>
              <w:adjustRightInd w:val="0"/>
              <w:snapToGrid w:val="0"/>
              <w:spacing w:line="240" w:lineRule="auto"/>
              <w:ind w:left="0"/>
              <w:jc w:val="center"/>
              <w:rPr>
                <w:szCs w:val="21"/>
              </w:rPr>
            </w:pPr>
            <w:r>
              <w:rPr>
                <w:rFonts w:hint="eastAsia"/>
                <w:szCs w:val="21"/>
              </w:rPr>
              <w:t>7-2</w:t>
            </w:r>
          </w:p>
        </w:tc>
        <w:tc>
          <w:tcPr>
            <w:tcW w:w="1113" w:type="dxa"/>
            <w:vAlign w:val="center"/>
          </w:tcPr>
          <w:p w14:paraId="5F71681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1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24" w14:textId="77777777" w:rsidTr="00506DCA">
        <w:trPr>
          <w:trHeight w:hRule="exact" w:val="227"/>
          <w:jc w:val="center"/>
        </w:trPr>
        <w:tc>
          <w:tcPr>
            <w:tcW w:w="1111" w:type="dxa"/>
          </w:tcPr>
          <w:p w14:paraId="5F71681D" w14:textId="77777777" w:rsidR="001D6E28" w:rsidRPr="006D7D93" w:rsidRDefault="001D6E28" w:rsidP="00506DCA">
            <w:pPr>
              <w:adjustRightInd w:val="0"/>
              <w:snapToGrid w:val="0"/>
              <w:spacing w:line="240" w:lineRule="auto"/>
              <w:ind w:left="0"/>
              <w:jc w:val="center"/>
              <w:rPr>
                <w:szCs w:val="21"/>
              </w:rPr>
            </w:pPr>
            <w:r>
              <w:rPr>
                <w:rFonts w:hint="eastAsia"/>
                <w:szCs w:val="21"/>
              </w:rPr>
              <w:t>7-2</w:t>
            </w:r>
          </w:p>
        </w:tc>
        <w:tc>
          <w:tcPr>
            <w:tcW w:w="1111" w:type="dxa"/>
            <w:vAlign w:val="center"/>
          </w:tcPr>
          <w:p w14:paraId="5F71681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1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820" w14:textId="77777777" w:rsidR="001D6E28" w:rsidRPr="00403B71" w:rsidRDefault="001D6E28" w:rsidP="00506DCA">
            <w:pPr>
              <w:adjustRightInd w:val="0"/>
              <w:snapToGrid w:val="0"/>
              <w:spacing w:line="240" w:lineRule="auto"/>
              <w:ind w:left="0"/>
              <w:rPr>
                <w:szCs w:val="21"/>
              </w:rPr>
            </w:pPr>
          </w:p>
        </w:tc>
        <w:tc>
          <w:tcPr>
            <w:tcW w:w="1113" w:type="dxa"/>
          </w:tcPr>
          <w:p w14:paraId="5F716821" w14:textId="77777777" w:rsidR="001D6E28" w:rsidRPr="006D7D93" w:rsidRDefault="001D6E28" w:rsidP="00506DCA">
            <w:pPr>
              <w:adjustRightInd w:val="0"/>
              <w:snapToGrid w:val="0"/>
              <w:spacing w:line="240" w:lineRule="auto"/>
              <w:ind w:left="0"/>
              <w:jc w:val="center"/>
              <w:rPr>
                <w:szCs w:val="21"/>
              </w:rPr>
            </w:pPr>
            <w:r>
              <w:rPr>
                <w:rFonts w:hint="eastAsia"/>
                <w:szCs w:val="21"/>
              </w:rPr>
              <w:t>7-4</w:t>
            </w:r>
          </w:p>
        </w:tc>
        <w:tc>
          <w:tcPr>
            <w:tcW w:w="1113" w:type="dxa"/>
            <w:vAlign w:val="center"/>
          </w:tcPr>
          <w:p w14:paraId="5F71682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2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2C" w14:textId="77777777" w:rsidTr="00506DCA">
        <w:trPr>
          <w:trHeight w:hRule="exact" w:val="227"/>
          <w:jc w:val="center"/>
        </w:trPr>
        <w:tc>
          <w:tcPr>
            <w:tcW w:w="1111" w:type="dxa"/>
          </w:tcPr>
          <w:p w14:paraId="5F716825" w14:textId="77777777" w:rsidR="001D6E28" w:rsidRPr="006D7D93" w:rsidRDefault="001D6E28" w:rsidP="00506DCA">
            <w:pPr>
              <w:adjustRightInd w:val="0"/>
              <w:snapToGrid w:val="0"/>
              <w:spacing w:line="240" w:lineRule="auto"/>
              <w:ind w:left="0"/>
              <w:jc w:val="center"/>
              <w:rPr>
                <w:szCs w:val="21"/>
              </w:rPr>
            </w:pPr>
            <w:r>
              <w:rPr>
                <w:rFonts w:hint="eastAsia"/>
                <w:szCs w:val="21"/>
              </w:rPr>
              <w:t>7-5</w:t>
            </w:r>
          </w:p>
        </w:tc>
        <w:tc>
          <w:tcPr>
            <w:tcW w:w="1111" w:type="dxa"/>
            <w:vAlign w:val="center"/>
          </w:tcPr>
          <w:p w14:paraId="5F71682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2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828" w14:textId="77777777" w:rsidR="001D6E28" w:rsidRPr="00403B71" w:rsidRDefault="001D6E28" w:rsidP="00506DCA">
            <w:pPr>
              <w:adjustRightInd w:val="0"/>
              <w:snapToGrid w:val="0"/>
              <w:spacing w:line="240" w:lineRule="auto"/>
              <w:ind w:left="0"/>
              <w:rPr>
                <w:szCs w:val="21"/>
              </w:rPr>
            </w:pPr>
          </w:p>
        </w:tc>
        <w:tc>
          <w:tcPr>
            <w:tcW w:w="1113" w:type="dxa"/>
          </w:tcPr>
          <w:p w14:paraId="5F716829" w14:textId="77777777" w:rsidR="001D6E28" w:rsidRPr="006D7D93" w:rsidRDefault="001D6E28" w:rsidP="00506DCA">
            <w:pPr>
              <w:adjustRightInd w:val="0"/>
              <w:snapToGrid w:val="0"/>
              <w:spacing w:line="240" w:lineRule="auto"/>
              <w:ind w:left="0"/>
              <w:jc w:val="center"/>
              <w:rPr>
                <w:szCs w:val="21"/>
              </w:rPr>
            </w:pPr>
            <w:r>
              <w:rPr>
                <w:rFonts w:hint="eastAsia"/>
                <w:szCs w:val="21"/>
              </w:rPr>
              <w:t>7-6</w:t>
            </w:r>
          </w:p>
        </w:tc>
        <w:tc>
          <w:tcPr>
            <w:tcW w:w="1113" w:type="dxa"/>
            <w:vAlign w:val="center"/>
          </w:tcPr>
          <w:p w14:paraId="5F71682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2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34" w14:textId="77777777" w:rsidTr="00506DCA">
        <w:trPr>
          <w:trHeight w:hRule="exact" w:val="227"/>
          <w:jc w:val="center"/>
        </w:trPr>
        <w:tc>
          <w:tcPr>
            <w:tcW w:w="1111" w:type="dxa"/>
          </w:tcPr>
          <w:p w14:paraId="5F71682D" w14:textId="77777777" w:rsidR="001D6E28" w:rsidRPr="006D7D93" w:rsidRDefault="001D6E28" w:rsidP="00506DCA">
            <w:pPr>
              <w:adjustRightInd w:val="0"/>
              <w:snapToGrid w:val="0"/>
              <w:spacing w:line="240" w:lineRule="auto"/>
              <w:ind w:left="0"/>
              <w:jc w:val="center"/>
              <w:rPr>
                <w:szCs w:val="21"/>
              </w:rPr>
            </w:pPr>
            <w:r>
              <w:rPr>
                <w:rFonts w:hint="eastAsia"/>
                <w:szCs w:val="21"/>
              </w:rPr>
              <w:t>7-7</w:t>
            </w:r>
          </w:p>
        </w:tc>
        <w:tc>
          <w:tcPr>
            <w:tcW w:w="1111" w:type="dxa"/>
            <w:vAlign w:val="center"/>
          </w:tcPr>
          <w:p w14:paraId="5F71682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2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830" w14:textId="77777777" w:rsidR="001D6E28" w:rsidRPr="00403B71" w:rsidRDefault="001D6E28" w:rsidP="00506DCA">
            <w:pPr>
              <w:adjustRightInd w:val="0"/>
              <w:snapToGrid w:val="0"/>
              <w:spacing w:line="240" w:lineRule="auto"/>
              <w:ind w:left="0"/>
              <w:rPr>
                <w:szCs w:val="21"/>
              </w:rPr>
            </w:pPr>
          </w:p>
        </w:tc>
        <w:tc>
          <w:tcPr>
            <w:tcW w:w="1113" w:type="dxa"/>
          </w:tcPr>
          <w:p w14:paraId="5F716831" w14:textId="77777777" w:rsidR="001D6E28" w:rsidRPr="006D7D93" w:rsidRDefault="001D6E28" w:rsidP="00506DCA">
            <w:pPr>
              <w:adjustRightInd w:val="0"/>
              <w:snapToGrid w:val="0"/>
              <w:spacing w:line="240" w:lineRule="auto"/>
              <w:ind w:left="0"/>
              <w:jc w:val="center"/>
              <w:rPr>
                <w:szCs w:val="21"/>
              </w:rPr>
            </w:pPr>
            <w:r>
              <w:rPr>
                <w:rFonts w:hint="eastAsia"/>
                <w:szCs w:val="21"/>
              </w:rPr>
              <w:t>7-8</w:t>
            </w:r>
          </w:p>
        </w:tc>
        <w:tc>
          <w:tcPr>
            <w:tcW w:w="1113" w:type="dxa"/>
            <w:vAlign w:val="center"/>
          </w:tcPr>
          <w:p w14:paraId="5F71683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3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3C" w14:textId="77777777" w:rsidTr="00506DCA">
        <w:trPr>
          <w:trHeight w:hRule="exact" w:val="227"/>
          <w:jc w:val="center"/>
        </w:trPr>
        <w:tc>
          <w:tcPr>
            <w:tcW w:w="1111" w:type="dxa"/>
          </w:tcPr>
          <w:p w14:paraId="5F716835" w14:textId="77777777" w:rsidR="001D6E28" w:rsidRPr="006D7D93" w:rsidRDefault="001D6E28" w:rsidP="00506DCA">
            <w:pPr>
              <w:adjustRightInd w:val="0"/>
              <w:snapToGrid w:val="0"/>
              <w:spacing w:line="240" w:lineRule="auto"/>
              <w:ind w:left="0"/>
              <w:jc w:val="center"/>
              <w:rPr>
                <w:szCs w:val="21"/>
              </w:rPr>
            </w:pPr>
            <w:r>
              <w:rPr>
                <w:rFonts w:hint="eastAsia"/>
                <w:szCs w:val="21"/>
              </w:rPr>
              <w:t>7-9</w:t>
            </w:r>
          </w:p>
        </w:tc>
        <w:tc>
          <w:tcPr>
            <w:tcW w:w="1111" w:type="dxa"/>
            <w:vAlign w:val="center"/>
          </w:tcPr>
          <w:p w14:paraId="5F71683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3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838" w14:textId="77777777" w:rsidR="001D6E28" w:rsidRPr="00403B71" w:rsidRDefault="001D6E28" w:rsidP="00506DCA">
            <w:pPr>
              <w:adjustRightInd w:val="0"/>
              <w:snapToGrid w:val="0"/>
              <w:spacing w:line="360" w:lineRule="exact"/>
              <w:ind w:left="0"/>
              <w:rPr>
                <w:szCs w:val="21"/>
              </w:rPr>
            </w:pPr>
          </w:p>
        </w:tc>
        <w:tc>
          <w:tcPr>
            <w:tcW w:w="1113" w:type="dxa"/>
          </w:tcPr>
          <w:p w14:paraId="5F716839" w14:textId="77777777" w:rsidR="001D6E28" w:rsidRPr="006D7D93" w:rsidRDefault="001D6E28" w:rsidP="00506DCA">
            <w:pPr>
              <w:adjustRightInd w:val="0"/>
              <w:snapToGrid w:val="0"/>
              <w:spacing w:line="240" w:lineRule="auto"/>
              <w:ind w:left="0"/>
              <w:jc w:val="center"/>
              <w:rPr>
                <w:szCs w:val="21"/>
              </w:rPr>
            </w:pPr>
            <w:r>
              <w:rPr>
                <w:rFonts w:hint="eastAsia"/>
                <w:szCs w:val="21"/>
              </w:rPr>
              <w:t>7-10</w:t>
            </w:r>
          </w:p>
        </w:tc>
        <w:tc>
          <w:tcPr>
            <w:tcW w:w="1113" w:type="dxa"/>
            <w:vAlign w:val="center"/>
          </w:tcPr>
          <w:p w14:paraId="5F71683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3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44" w14:textId="77777777" w:rsidTr="00506DCA">
        <w:trPr>
          <w:trHeight w:hRule="exact" w:val="227"/>
          <w:jc w:val="center"/>
        </w:trPr>
        <w:tc>
          <w:tcPr>
            <w:tcW w:w="1111" w:type="dxa"/>
          </w:tcPr>
          <w:p w14:paraId="5F71683D" w14:textId="77777777" w:rsidR="001D6E28" w:rsidRPr="006D7D93" w:rsidRDefault="001D6E28" w:rsidP="00506DCA">
            <w:pPr>
              <w:adjustRightInd w:val="0"/>
              <w:snapToGrid w:val="0"/>
              <w:spacing w:line="240" w:lineRule="auto"/>
              <w:ind w:left="0"/>
              <w:jc w:val="center"/>
              <w:rPr>
                <w:szCs w:val="21"/>
              </w:rPr>
            </w:pPr>
            <w:r>
              <w:rPr>
                <w:rFonts w:hint="eastAsia"/>
                <w:szCs w:val="21"/>
              </w:rPr>
              <w:t>7-11</w:t>
            </w:r>
          </w:p>
        </w:tc>
        <w:tc>
          <w:tcPr>
            <w:tcW w:w="1111" w:type="dxa"/>
            <w:vAlign w:val="center"/>
          </w:tcPr>
          <w:p w14:paraId="5F71683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3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840" w14:textId="77777777" w:rsidR="001D6E28" w:rsidRPr="00403B71" w:rsidRDefault="001D6E28" w:rsidP="00506DCA">
            <w:pPr>
              <w:adjustRightInd w:val="0"/>
              <w:snapToGrid w:val="0"/>
              <w:spacing w:line="360" w:lineRule="exact"/>
              <w:ind w:left="0"/>
              <w:rPr>
                <w:szCs w:val="21"/>
              </w:rPr>
            </w:pPr>
          </w:p>
        </w:tc>
        <w:tc>
          <w:tcPr>
            <w:tcW w:w="1113" w:type="dxa"/>
          </w:tcPr>
          <w:p w14:paraId="5F716841" w14:textId="77777777" w:rsidR="001D6E28" w:rsidRPr="006D7D93" w:rsidRDefault="001D6E28" w:rsidP="00506DCA">
            <w:pPr>
              <w:adjustRightInd w:val="0"/>
              <w:snapToGrid w:val="0"/>
              <w:spacing w:line="240" w:lineRule="auto"/>
              <w:ind w:left="0"/>
              <w:jc w:val="center"/>
              <w:rPr>
                <w:szCs w:val="21"/>
              </w:rPr>
            </w:pPr>
            <w:r>
              <w:rPr>
                <w:rFonts w:hint="eastAsia"/>
                <w:szCs w:val="21"/>
              </w:rPr>
              <w:t>7-12</w:t>
            </w:r>
          </w:p>
        </w:tc>
        <w:tc>
          <w:tcPr>
            <w:tcW w:w="1113" w:type="dxa"/>
            <w:vAlign w:val="center"/>
          </w:tcPr>
          <w:p w14:paraId="5F71684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4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4C" w14:textId="77777777" w:rsidTr="00506DCA">
        <w:trPr>
          <w:trHeight w:hRule="exact" w:val="227"/>
          <w:jc w:val="center"/>
        </w:trPr>
        <w:tc>
          <w:tcPr>
            <w:tcW w:w="1111" w:type="dxa"/>
            <w:vAlign w:val="center"/>
          </w:tcPr>
          <w:p w14:paraId="5F716845" w14:textId="77777777" w:rsidR="001D6E28" w:rsidRPr="00403B71" w:rsidRDefault="001D6E28" w:rsidP="00506DCA">
            <w:pPr>
              <w:adjustRightInd w:val="0"/>
              <w:snapToGrid w:val="0"/>
              <w:spacing w:line="240" w:lineRule="auto"/>
              <w:ind w:left="0"/>
              <w:jc w:val="center"/>
              <w:rPr>
                <w:szCs w:val="21"/>
              </w:rPr>
            </w:pPr>
            <w:r>
              <w:rPr>
                <w:rFonts w:hint="eastAsia"/>
                <w:szCs w:val="21"/>
              </w:rPr>
              <w:t>7-13</w:t>
            </w:r>
          </w:p>
        </w:tc>
        <w:tc>
          <w:tcPr>
            <w:tcW w:w="1111" w:type="dxa"/>
            <w:vAlign w:val="center"/>
          </w:tcPr>
          <w:p w14:paraId="5F71684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4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848" w14:textId="77777777" w:rsidR="001D6E28" w:rsidRPr="00403B71" w:rsidRDefault="001D6E28" w:rsidP="00506DCA">
            <w:pPr>
              <w:adjustRightInd w:val="0"/>
              <w:snapToGrid w:val="0"/>
              <w:spacing w:line="360" w:lineRule="exact"/>
              <w:ind w:left="0"/>
              <w:rPr>
                <w:szCs w:val="21"/>
              </w:rPr>
            </w:pPr>
          </w:p>
        </w:tc>
        <w:tc>
          <w:tcPr>
            <w:tcW w:w="1113" w:type="dxa"/>
            <w:vAlign w:val="center"/>
          </w:tcPr>
          <w:p w14:paraId="5F716849" w14:textId="77777777" w:rsidR="001D6E28" w:rsidRPr="00403B71" w:rsidRDefault="001D6E28" w:rsidP="00506DCA">
            <w:pPr>
              <w:adjustRightInd w:val="0"/>
              <w:snapToGrid w:val="0"/>
              <w:spacing w:line="240" w:lineRule="auto"/>
              <w:ind w:left="0"/>
              <w:jc w:val="center"/>
              <w:rPr>
                <w:szCs w:val="21"/>
              </w:rPr>
            </w:pPr>
            <w:r>
              <w:rPr>
                <w:rFonts w:hint="eastAsia"/>
                <w:szCs w:val="21"/>
              </w:rPr>
              <w:t>7-14</w:t>
            </w:r>
          </w:p>
        </w:tc>
        <w:tc>
          <w:tcPr>
            <w:tcW w:w="1113" w:type="dxa"/>
            <w:vAlign w:val="center"/>
          </w:tcPr>
          <w:p w14:paraId="5F71684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4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54" w14:textId="77777777" w:rsidTr="00506DCA">
        <w:trPr>
          <w:trHeight w:hRule="exact" w:val="227"/>
          <w:jc w:val="center"/>
        </w:trPr>
        <w:tc>
          <w:tcPr>
            <w:tcW w:w="1111" w:type="dxa"/>
            <w:vAlign w:val="center"/>
          </w:tcPr>
          <w:p w14:paraId="5F71684D" w14:textId="77777777" w:rsidR="001D6E28" w:rsidRPr="00403B71" w:rsidRDefault="001D6E28" w:rsidP="00506DCA">
            <w:pPr>
              <w:adjustRightInd w:val="0"/>
              <w:snapToGrid w:val="0"/>
              <w:spacing w:line="240" w:lineRule="auto"/>
              <w:ind w:left="0"/>
              <w:jc w:val="center"/>
              <w:rPr>
                <w:szCs w:val="21"/>
              </w:rPr>
            </w:pPr>
            <w:r>
              <w:rPr>
                <w:rFonts w:hint="eastAsia"/>
                <w:szCs w:val="21"/>
              </w:rPr>
              <w:t>7-15</w:t>
            </w:r>
          </w:p>
        </w:tc>
        <w:tc>
          <w:tcPr>
            <w:tcW w:w="1111" w:type="dxa"/>
            <w:vAlign w:val="center"/>
          </w:tcPr>
          <w:p w14:paraId="5F71684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4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vMerge/>
            <w:tcBorders>
              <w:top w:val="nil"/>
              <w:bottom w:val="nil"/>
            </w:tcBorders>
          </w:tcPr>
          <w:p w14:paraId="5F716850" w14:textId="77777777" w:rsidR="001D6E28" w:rsidRPr="00403B71" w:rsidRDefault="001D6E28" w:rsidP="00506DCA">
            <w:pPr>
              <w:adjustRightInd w:val="0"/>
              <w:snapToGrid w:val="0"/>
              <w:spacing w:line="360" w:lineRule="exact"/>
              <w:ind w:left="0"/>
              <w:rPr>
                <w:szCs w:val="21"/>
              </w:rPr>
            </w:pPr>
          </w:p>
        </w:tc>
        <w:tc>
          <w:tcPr>
            <w:tcW w:w="1113" w:type="dxa"/>
            <w:vAlign w:val="center"/>
          </w:tcPr>
          <w:p w14:paraId="5F716851" w14:textId="77777777" w:rsidR="001D6E28" w:rsidRPr="00403B71" w:rsidRDefault="001D6E28" w:rsidP="00506DCA">
            <w:pPr>
              <w:adjustRightInd w:val="0"/>
              <w:snapToGrid w:val="0"/>
              <w:spacing w:line="240" w:lineRule="auto"/>
              <w:ind w:left="0"/>
              <w:jc w:val="center"/>
              <w:rPr>
                <w:szCs w:val="21"/>
              </w:rPr>
            </w:pPr>
            <w:r>
              <w:rPr>
                <w:rFonts w:hint="eastAsia"/>
                <w:szCs w:val="21"/>
              </w:rPr>
              <w:t>7-16</w:t>
            </w:r>
          </w:p>
        </w:tc>
        <w:tc>
          <w:tcPr>
            <w:tcW w:w="1113" w:type="dxa"/>
            <w:vAlign w:val="center"/>
          </w:tcPr>
          <w:p w14:paraId="5F71685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5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A44FFF" w:rsidRPr="00403B71" w14:paraId="5F71685C" w14:textId="77777777" w:rsidTr="00506DCA">
        <w:trPr>
          <w:trHeight w:hRule="exact" w:val="227"/>
          <w:jc w:val="center"/>
        </w:trPr>
        <w:tc>
          <w:tcPr>
            <w:tcW w:w="1111" w:type="dxa"/>
            <w:vAlign w:val="center"/>
          </w:tcPr>
          <w:p w14:paraId="5F716855"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856"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857" w14:textId="77777777" w:rsidR="00A44FFF" w:rsidRPr="00403B71" w:rsidRDefault="00A44FFF" w:rsidP="00506DCA">
            <w:pPr>
              <w:adjustRightInd w:val="0"/>
              <w:snapToGrid w:val="0"/>
              <w:spacing w:line="240" w:lineRule="auto"/>
              <w:ind w:left="0"/>
              <w:jc w:val="center"/>
              <w:rPr>
                <w:szCs w:val="21"/>
              </w:rPr>
            </w:pPr>
          </w:p>
        </w:tc>
        <w:tc>
          <w:tcPr>
            <w:tcW w:w="238" w:type="dxa"/>
            <w:vMerge/>
            <w:tcBorders>
              <w:top w:val="nil"/>
              <w:bottom w:val="nil"/>
            </w:tcBorders>
          </w:tcPr>
          <w:p w14:paraId="5F716858" w14:textId="77777777" w:rsidR="00A44FFF" w:rsidRPr="00403B71" w:rsidRDefault="00A44FFF" w:rsidP="00506DCA">
            <w:pPr>
              <w:adjustRightInd w:val="0"/>
              <w:snapToGrid w:val="0"/>
              <w:spacing w:line="360" w:lineRule="exact"/>
              <w:ind w:left="0"/>
              <w:rPr>
                <w:szCs w:val="21"/>
              </w:rPr>
            </w:pPr>
          </w:p>
        </w:tc>
        <w:tc>
          <w:tcPr>
            <w:tcW w:w="1113" w:type="dxa"/>
            <w:vAlign w:val="center"/>
          </w:tcPr>
          <w:p w14:paraId="5F716859"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85A"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85B" w14:textId="77777777" w:rsidR="00A44FFF" w:rsidRPr="00403B71" w:rsidRDefault="00A44FFF" w:rsidP="00506DCA">
            <w:pPr>
              <w:adjustRightInd w:val="0"/>
              <w:snapToGrid w:val="0"/>
              <w:spacing w:line="240" w:lineRule="auto"/>
              <w:ind w:left="0"/>
              <w:jc w:val="center"/>
              <w:rPr>
                <w:szCs w:val="21"/>
              </w:rPr>
            </w:pPr>
          </w:p>
        </w:tc>
      </w:tr>
      <w:tr w:rsidR="00A44FFF" w:rsidRPr="00403B71" w14:paraId="5F716864" w14:textId="77777777" w:rsidTr="00506DCA">
        <w:trPr>
          <w:trHeight w:hRule="exact" w:val="227"/>
          <w:jc w:val="center"/>
        </w:trPr>
        <w:tc>
          <w:tcPr>
            <w:tcW w:w="1111" w:type="dxa"/>
          </w:tcPr>
          <w:p w14:paraId="5F71685D"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85E" w14:textId="77777777" w:rsidR="00A44FFF" w:rsidRPr="00403B71" w:rsidRDefault="00A44FFF" w:rsidP="00506DCA">
            <w:pPr>
              <w:adjustRightInd w:val="0"/>
              <w:snapToGrid w:val="0"/>
              <w:spacing w:line="240" w:lineRule="auto"/>
              <w:ind w:left="0"/>
              <w:jc w:val="center"/>
              <w:rPr>
                <w:szCs w:val="21"/>
              </w:rPr>
            </w:pPr>
          </w:p>
        </w:tc>
        <w:tc>
          <w:tcPr>
            <w:tcW w:w="1111" w:type="dxa"/>
            <w:vAlign w:val="center"/>
          </w:tcPr>
          <w:p w14:paraId="5F71685F" w14:textId="77777777" w:rsidR="00A44FFF" w:rsidRPr="00403B71" w:rsidRDefault="00A44FFF" w:rsidP="00506DCA">
            <w:pPr>
              <w:adjustRightInd w:val="0"/>
              <w:snapToGrid w:val="0"/>
              <w:spacing w:line="240" w:lineRule="auto"/>
              <w:ind w:left="0"/>
              <w:jc w:val="center"/>
              <w:rPr>
                <w:szCs w:val="21"/>
              </w:rPr>
            </w:pPr>
          </w:p>
        </w:tc>
        <w:tc>
          <w:tcPr>
            <w:tcW w:w="238" w:type="dxa"/>
            <w:tcBorders>
              <w:top w:val="nil"/>
              <w:bottom w:val="nil"/>
            </w:tcBorders>
          </w:tcPr>
          <w:p w14:paraId="5F716860" w14:textId="77777777" w:rsidR="00A44FFF" w:rsidRPr="00403B71" w:rsidRDefault="00A44FFF" w:rsidP="00506DCA">
            <w:pPr>
              <w:adjustRightInd w:val="0"/>
              <w:snapToGrid w:val="0"/>
              <w:spacing w:line="360" w:lineRule="exact"/>
              <w:ind w:left="0"/>
              <w:rPr>
                <w:szCs w:val="21"/>
              </w:rPr>
            </w:pPr>
          </w:p>
        </w:tc>
        <w:tc>
          <w:tcPr>
            <w:tcW w:w="1113" w:type="dxa"/>
          </w:tcPr>
          <w:p w14:paraId="5F716861"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862" w14:textId="77777777" w:rsidR="00A44FFF" w:rsidRPr="00403B71" w:rsidRDefault="00A44FFF" w:rsidP="00506DCA">
            <w:pPr>
              <w:adjustRightInd w:val="0"/>
              <w:snapToGrid w:val="0"/>
              <w:spacing w:line="240" w:lineRule="auto"/>
              <w:ind w:left="0"/>
              <w:jc w:val="center"/>
              <w:rPr>
                <w:szCs w:val="21"/>
              </w:rPr>
            </w:pPr>
          </w:p>
        </w:tc>
        <w:tc>
          <w:tcPr>
            <w:tcW w:w="1113" w:type="dxa"/>
            <w:vAlign w:val="center"/>
          </w:tcPr>
          <w:p w14:paraId="5F716863" w14:textId="77777777" w:rsidR="00A44FFF" w:rsidRPr="00403B71" w:rsidRDefault="00A44FFF" w:rsidP="00506DCA">
            <w:pPr>
              <w:adjustRightInd w:val="0"/>
              <w:snapToGrid w:val="0"/>
              <w:spacing w:line="240" w:lineRule="auto"/>
              <w:ind w:left="0"/>
              <w:jc w:val="center"/>
              <w:rPr>
                <w:szCs w:val="21"/>
              </w:rPr>
            </w:pPr>
          </w:p>
        </w:tc>
      </w:tr>
      <w:tr w:rsidR="00A44FFF" w:rsidRPr="00403B71" w14:paraId="5F71686C" w14:textId="77777777" w:rsidTr="00506DCA">
        <w:trPr>
          <w:trHeight w:hRule="exact" w:val="227"/>
          <w:jc w:val="center"/>
        </w:trPr>
        <w:tc>
          <w:tcPr>
            <w:tcW w:w="1111" w:type="dxa"/>
          </w:tcPr>
          <w:p w14:paraId="5F716865" w14:textId="77777777" w:rsidR="00A44FFF" w:rsidRPr="00403B71" w:rsidRDefault="00A44FFF" w:rsidP="00506DCA">
            <w:pPr>
              <w:adjustRightInd w:val="0"/>
              <w:snapToGrid w:val="0"/>
              <w:spacing w:line="240" w:lineRule="auto"/>
              <w:ind w:left="0"/>
              <w:jc w:val="center"/>
              <w:rPr>
                <w:szCs w:val="21"/>
              </w:rPr>
            </w:pPr>
          </w:p>
        </w:tc>
        <w:tc>
          <w:tcPr>
            <w:tcW w:w="1111" w:type="dxa"/>
          </w:tcPr>
          <w:p w14:paraId="5F716866" w14:textId="77777777" w:rsidR="00A44FFF" w:rsidRPr="00403B71" w:rsidRDefault="00A44FFF" w:rsidP="00506DCA">
            <w:pPr>
              <w:adjustRightInd w:val="0"/>
              <w:snapToGrid w:val="0"/>
              <w:spacing w:line="240" w:lineRule="auto"/>
              <w:ind w:left="0"/>
              <w:jc w:val="center"/>
              <w:rPr>
                <w:szCs w:val="21"/>
              </w:rPr>
            </w:pPr>
          </w:p>
        </w:tc>
        <w:tc>
          <w:tcPr>
            <w:tcW w:w="1111" w:type="dxa"/>
          </w:tcPr>
          <w:p w14:paraId="5F716867" w14:textId="77777777" w:rsidR="00A44FFF" w:rsidRPr="00403B71" w:rsidRDefault="00A44FFF" w:rsidP="00506DCA">
            <w:pPr>
              <w:adjustRightInd w:val="0"/>
              <w:snapToGrid w:val="0"/>
              <w:spacing w:line="240" w:lineRule="auto"/>
              <w:ind w:left="0"/>
              <w:jc w:val="center"/>
              <w:rPr>
                <w:szCs w:val="21"/>
              </w:rPr>
            </w:pPr>
          </w:p>
        </w:tc>
        <w:tc>
          <w:tcPr>
            <w:tcW w:w="238" w:type="dxa"/>
            <w:tcBorders>
              <w:top w:val="nil"/>
              <w:bottom w:val="nil"/>
            </w:tcBorders>
          </w:tcPr>
          <w:p w14:paraId="5F716868" w14:textId="77777777" w:rsidR="00A44FFF" w:rsidRPr="00403B71" w:rsidRDefault="00A44FFF" w:rsidP="00506DCA">
            <w:pPr>
              <w:adjustRightInd w:val="0"/>
              <w:snapToGrid w:val="0"/>
              <w:spacing w:line="240" w:lineRule="auto"/>
              <w:ind w:left="0"/>
              <w:jc w:val="center"/>
              <w:rPr>
                <w:szCs w:val="21"/>
              </w:rPr>
            </w:pPr>
          </w:p>
        </w:tc>
        <w:tc>
          <w:tcPr>
            <w:tcW w:w="1113" w:type="dxa"/>
          </w:tcPr>
          <w:p w14:paraId="5F716869" w14:textId="77777777" w:rsidR="00A44FFF" w:rsidRPr="00403B71" w:rsidRDefault="00A44FFF" w:rsidP="00506DCA">
            <w:pPr>
              <w:adjustRightInd w:val="0"/>
              <w:snapToGrid w:val="0"/>
              <w:spacing w:line="240" w:lineRule="auto"/>
              <w:ind w:left="0"/>
              <w:jc w:val="center"/>
              <w:rPr>
                <w:szCs w:val="21"/>
              </w:rPr>
            </w:pPr>
          </w:p>
        </w:tc>
        <w:tc>
          <w:tcPr>
            <w:tcW w:w="1113" w:type="dxa"/>
          </w:tcPr>
          <w:p w14:paraId="5F71686A" w14:textId="77777777" w:rsidR="00A44FFF" w:rsidRPr="00403B71" w:rsidRDefault="00A44FFF" w:rsidP="00506DCA">
            <w:pPr>
              <w:adjustRightInd w:val="0"/>
              <w:snapToGrid w:val="0"/>
              <w:spacing w:line="360" w:lineRule="exact"/>
              <w:ind w:left="0"/>
              <w:rPr>
                <w:szCs w:val="21"/>
              </w:rPr>
            </w:pPr>
          </w:p>
        </w:tc>
        <w:tc>
          <w:tcPr>
            <w:tcW w:w="1113" w:type="dxa"/>
          </w:tcPr>
          <w:p w14:paraId="5F71686B" w14:textId="77777777" w:rsidR="00A44FFF" w:rsidRPr="00403B71" w:rsidRDefault="00A44FFF" w:rsidP="00506DCA">
            <w:pPr>
              <w:adjustRightInd w:val="0"/>
              <w:snapToGrid w:val="0"/>
              <w:spacing w:line="360" w:lineRule="exact"/>
              <w:ind w:left="0"/>
              <w:rPr>
                <w:szCs w:val="21"/>
              </w:rPr>
            </w:pPr>
          </w:p>
        </w:tc>
      </w:tr>
      <w:tr w:rsidR="001D6E28" w:rsidRPr="00403B71" w14:paraId="5F716874" w14:textId="77777777" w:rsidTr="00506DCA">
        <w:trPr>
          <w:trHeight w:hRule="exact" w:val="227"/>
          <w:jc w:val="center"/>
        </w:trPr>
        <w:tc>
          <w:tcPr>
            <w:tcW w:w="1111" w:type="dxa"/>
          </w:tcPr>
          <w:p w14:paraId="5F71686D"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w:t>
            </w:r>
          </w:p>
        </w:tc>
        <w:tc>
          <w:tcPr>
            <w:tcW w:w="1111" w:type="dxa"/>
            <w:vAlign w:val="center"/>
          </w:tcPr>
          <w:p w14:paraId="5F71686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6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70" w14:textId="77777777" w:rsidR="001D6E28" w:rsidRPr="00403B71" w:rsidRDefault="001D6E28" w:rsidP="00506DCA">
            <w:pPr>
              <w:adjustRightInd w:val="0"/>
              <w:snapToGrid w:val="0"/>
              <w:spacing w:line="360" w:lineRule="exact"/>
              <w:ind w:left="0"/>
              <w:rPr>
                <w:szCs w:val="21"/>
              </w:rPr>
            </w:pPr>
          </w:p>
        </w:tc>
        <w:tc>
          <w:tcPr>
            <w:tcW w:w="1113" w:type="dxa"/>
          </w:tcPr>
          <w:p w14:paraId="5F716871"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w:t>
            </w:r>
          </w:p>
        </w:tc>
        <w:tc>
          <w:tcPr>
            <w:tcW w:w="1113" w:type="dxa"/>
            <w:vAlign w:val="center"/>
          </w:tcPr>
          <w:p w14:paraId="5F71687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7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7C" w14:textId="77777777" w:rsidTr="00506DCA">
        <w:trPr>
          <w:trHeight w:hRule="exact" w:val="227"/>
          <w:jc w:val="center"/>
        </w:trPr>
        <w:tc>
          <w:tcPr>
            <w:tcW w:w="1111" w:type="dxa"/>
          </w:tcPr>
          <w:p w14:paraId="5F716875"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3</w:t>
            </w:r>
          </w:p>
        </w:tc>
        <w:tc>
          <w:tcPr>
            <w:tcW w:w="1111" w:type="dxa"/>
            <w:vAlign w:val="center"/>
          </w:tcPr>
          <w:p w14:paraId="5F71687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7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78" w14:textId="77777777" w:rsidR="001D6E28" w:rsidRPr="00403B71" w:rsidRDefault="001D6E28" w:rsidP="00506DCA">
            <w:pPr>
              <w:adjustRightInd w:val="0"/>
              <w:snapToGrid w:val="0"/>
              <w:spacing w:line="360" w:lineRule="exact"/>
              <w:ind w:left="0"/>
              <w:rPr>
                <w:szCs w:val="21"/>
              </w:rPr>
            </w:pPr>
          </w:p>
        </w:tc>
        <w:tc>
          <w:tcPr>
            <w:tcW w:w="1113" w:type="dxa"/>
          </w:tcPr>
          <w:p w14:paraId="5F716879"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4</w:t>
            </w:r>
          </w:p>
        </w:tc>
        <w:tc>
          <w:tcPr>
            <w:tcW w:w="1113" w:type="dxa"/>
            <w:vAlign w:val="center"/>
          </w:tcPr>
          <w:p w14:paraId="5F71687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7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84" w14:textId="77777777" w:rsidTr="00506DCA">
        <w:trPr>
          <w:trHeight w:hRule="exact" w:val="227"/>
          <w:jc w:val="center"/>
        </w:trPr>
        <w:tc>
          <w:tcPr>
            <w:tcW w:w="1111" w:type="dxa"/>
          </w:tcPr>
          <w:p w14:paraId="5F71687D"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5</w:t>
            </w:r>
          </w:p>
        </w:tc>
        <w:tc>
          <w:tcPr>
            <w:tcW w:w="1111" w:type="dxa"/>
            <w:vAlign w:val="center"/>
          </w:tcPr>
          <w:p w14:paraId="5F71687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7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80" w14:textId="77777777" w:rsidR="001D6E28" w:rsidRPr="00403B71" w:rsidRDefault="001D6E28" w:rsidP="00506DCA">
            <w:pPr>
              <w:adjustRightInd w:val="0"/>
              <w:snapToGrid w:val="0"/>
              <w:spacing w:line="360" w:lineRule="exact"/>
              <w:ind w:left="0"/>
              <w:rPr>
                <w:szCs w:val="21"/>
              </w:rPr>
            </w:pPr>
          </w:p>
        </w:tc>
        <w:tc>
          <w:tcPr>
            <w:tcW w:w="1113" w:type="dxa"/>
          </w:tcPr>
          <w:p w14:paraId="5F716881"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6</w:t>
            </w:r>
          </w:p>
        </w:tc>
        <w:tc>
          <w:tcPr>
            <w:tcW w:w="1113" w:type="dxa"/>
            <w:vAlign w:val="center"/>
          </w:tcPr>
          <w:p w14:paraId="5F71688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8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8C" w14:textId="77777777" w:rsidTr="00506DCA">
        <w:trPr>
          <w:trHeight w:hRule="exact" w:val="227"/>
          <w:jc w:val="center"/>
        </w:trPr>
        <w:tc>
          <w:tcPr>
            <w:tcW w:w="1111" w:type="dxa"/>
          </w:tcPr>
          <w:p w14:paraId="5F716885" w14:textId="77777777" w:rsidR="001D6E28" w:rsidRPr="00403B71" w:rsidRDefault="001D6E28" w:rsidP="00506DCA">
            <w:pPr>
              <w:adjustRightInd w:val="0"/>
              <w:snapToGrid w:val="0"/>
              <w:spacing w:line="240" w:lineRule="auto"/>
              <w:ind w:left="0"/>
              <w:jc w:val="center"/>
              <w:rPr>
                <w:b/>
                <w:szCs w:val="21"/>
              </w:rPr>
            </w:pPr>
            <w:r>
              <w:rPr>
                <w:rFonts w:hint="eastAsia"/>
                <w:szCs w:val="21"/>
              </w:rPr>
              <w:t>8</w:t>
            </w:r>
            <w:r w:rsidRPr="006D7D93">
              <w:rPr>
                <w:rFonts w:hint="eastAsia"/>
                <w:szCs w:val="21"/>
              </w:rPr>
              <w:t>-</w:t>
            </w:r>
            <w:r>
              <w:rPr>
                <w:rFonts w:hint="eastAsia"/>
                <w:szCs w:val="21"/>
              </w:rPr>
              <w:t>7</w:t>
            </w:r>
          </w:p>
        </w:tc>
        <w:tc>
          <w:tcPr>
            <w:tcW w:w="1111" w:type="dxa"/>
            <w:vAlign w:val="center"/>
          </w:tcPr>
          <w:p w14:paraId="5F71688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8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88" w14:textId="77777777" w:rsidR="001D6E28" w:rsidRPr="00403B71" w:rsidRDefault="001D6E28" w:rsidP="00506DCA">
            <w:pPr>
              <w:adjustRightInd w:val="0"/>
              <w:snapToGrid w:val="0"/>
              <w:spacing w:line="360" w:lineRule="exact"/>
              <w:ind w:left="0"/>
              <w:rPr>
                <w:szCs w:val="21"/>
              </w:rPr>
            </w:pPr>
          </w:p>
        </w:tc>
        <w:tc>
          <w:tcPr>
            <w:tcW w:w="1113" w:type="dxa"/>
          </w:tcPr>
          <w:p w14:paraId="5F716889" w14:textId="77777777" w:rsidR="001D6E28" w:rsidRPr="00403B71" w:rsidRDefault="001D6E28" w:rsidP="00506DCA">
            <w:pPr>
              <w:adjustRightInd w:val="0"/>
              <w:snapToGrid w:val="0"/>
              <w:spacing w:line="240" w:lineRule="auto"/>
              <w:ind w:left="0"/>
              <w:jc w:val="center"/>
              <w:rPr>
                <w:b/>
                <w:szCs w:val="21"/>
              </w:rPr>
            </w:pPr>
            <w:r>
              <w:rPr>
                <w:rFonts w:hint="eastAsia"/>
                <w:szCs w:val="21"/>
              </w:rPr>
              <w:t>8</w:t>
            </w:r>
            <w:r w:rsidRPr="006D7D93">
              <w:rPr>
                <w:rFonts w:hint="eastAsia"/>
                <w:szCs w:val="21"/>
              </w:rPr>
              <w:t>-</w:t>
            </w:r>
            <w:r>
              <w:rPr>
                <w:rFonts w:hint="eastAsia"/>
                <w:szCs w:val="21"/>
              </w:rPr>
              <w:t>8</w:t>
            </w:r>
          </w:p>
        </w:tc>
        <w:tc>
          <w:tcPr>
            <w:tcW w:w="1113" w:type="dxa"/>
            <w:vAlign w:val="center"/>
          </w:tcPr>
          <w:p w14:paraId="5F71688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8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94" w14:textId="77777777" w:rsidTr="00506DCA">
        <w:trPr>
          <w:trHeight w:hRule="exact" w:val="227"/>
          <w:jc w:val="center"/>
        </w:trPr>
        <w:tc>
          <w:tcPr>
            <w:tcW w:w="1111" w:type="dxa"/>
          </w:tcPr>
          <w:p w14:paraId="5F71688D"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9</w:t>
            </w:r>
          </w:p>
        </w:tc>
        <w:tc>
          <w:tcPr>
            <w:tcW w:w="1111" w:type="dxa"/>
            <w:vAlign w:val="center"/>
          </w:tcPr>
          <w:p w14:paraId="5F71688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8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90"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91"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10</w:t>
            </w:r>
          </w:p>
        </w:tc>
        <w:tc>
          <w:tcPr>
            <w:tcW w:w="1113" w:type="dxa"/>
            <w:vAlign w:val="center"/>
          </w:tcPr>
          <w:p w14:paraId="5F71689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9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9C" w14:textId="77777777" w:rsidTr="00506DCA">
        <w:trPr>
          <w:trHeight w:hRule="exact" w:val="227"/>
          <w:jc w:val="center"/>
        </w:trPr>
        <w:tc>
          <w:tcPr>
            <w:tcW w:w="1111" w:type="dxa"/>
          </w:tcPr>
          <w:p w14:paraId="5F716895"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11</w:t>
            </w:r>
          </w:p>
        </w:tc>
        <w:tc>
          <w:tcPr>
            <w:tcW w:w="1111" w:type="dxa"/>
            <w:vAlign w:val="center"/>
          </w:tcPr>
          <w:p w14:paraId="5F71689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9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98"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99"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12</w:t>
            </w:r>
          </w:p>
        </w:tc>
        <w:tc>
          <w:tcPr>
            <w:tcW w:w="1113" w:type="dxa"/>
            <w:vAlign w:val="center"/>
          </w:tcPr>
          <w:p w14:paraId="5F71689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9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A4" w14:textId="77777777" w:rsidTr="00506DCA">
        <w:trPr>
          <w:trHeight w:hRule="exact" w:val="227"/>
          <w:jc w:val="center"/>
        </w:trPr>
        <w:tc>
          <w:tcPr>
            <w:tcW w:w="1111" w:type="dxa"/>
          </w:tcPr>
          <w:p w14:paraId="5F71689D"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13</w:t>
            </w:r>
          </w:p>
        </w:tc>
        <w:tc>
          <w:tcPr>
            <w:tcW w:w="1111" w:type="dxa"/>
            <w:vAlign w:val="center"/>
          </w:tcPr>
          <w:p w14:paraId="5F71689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9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A0" w14:textId="77777777" w:rsidR="001D6E28" w:rsidRPr="00403B71" w:rsidRDefault="001D6E28" w:rsidP="00506DCA">
            <w:pPr>
              <w:adjustRightInd w:val="0"/>
              <w:snapToGrid w:val="0"/>
              <w:spacing w:line="360" w:lineRule="exact"/>
              <w:ind w:left="0"/>
              <w:rPr>
                <w:szCs w:val="21"/>
              </w:rPr>
            </w:pPr>
          </w:p>
        </w:tc>
        <w:tc>
          <w:tcPr>
            <w:tcW w:w="1113" w:type="dxa"/>
          </w:tcPr>
          <w:p w14:paraId="5F7168A1"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14</w:t>
            </w:r>
          </w:p>
        </w:tc>
        <w:tc>
          <w:tcPr>
            <w:tcW w:w="1113" w:type="dxa"/>
            <w:vAlign w:val="center"/>
          </w:tcPr>
          <w:p w14:paraId="5F7168A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A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AC" w14:textId="77777777" w:rsidTr="00506DCA">
        <w:trPr>
          <w:trHeight w:hRule="exact" w:val="227"/>
          <w:jc w:val="center"/>
        </w:trPr>
        <w:tc>
          <w:tcPr>
            <w:tcW w:w="1111" w:type="dxa"/>
          </w:tcPr>
          <w:p w14:paraId="5F7168A5"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15</w:t>
            </w:r>
          </w:p>
        </w:tc>
        <w:tc>
          <w:tcPr>
            <w:tcW w:w="1111" w:type="dxa"/>
            <w:vAlign w:val="center"/>
          </w:tcPr>
          <w:p w14:paraId="5F7168A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A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A8" w14:textId="77777777" w:rsidR="001D6E28" w:rsidRPr="00403B71" w:rsidRDefault="001D6E28" w:rsidP="00506DCA">
            <w:pPr>
              <w:adjustRightInd w:val="0"/>
              <w:snapToGrid w:val="0"/>
              <w:spacing w:line="360" w:lineRule="exact"/>
              <w:ind w:left="0"/>
              <w:rPr>
                <w:szCs w:val="21"/>
              </w:rPr>
            </w:pPr>
          </w:p>
        </w:tc>
        <w:tc>
          <w:tcPr>
            <w:tcW w:w="1113" w:type="dxa"/>
          </w:tcPr>
          <w:p w14:paraId="5F7168A9"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16</w:t>
            </w:r>
          </w:p>
        </w:tc>
        <w:tc>
          <w:tcPr>
            <w:tcW w:w="1113" w:type="dxa"/>
            <w:vAlign w:val="center"/>
          </w:tcPr>
          <w:p w14:paraId="5F7168A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A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B4" w14:textId="77777777" w:rsidTr="00506DCA">
        <w:trPr>
          <w:trHeight w:hRule="exact" w:val="227"/>
          <w:jc w:val="center"/>
        </w:trPr>
        <w:tc>
          <w:tcPr>
            <w:tcW w:w="1111" w:type="dxa"/>
          </w:tcPr>
          <w:p w14:paraId="5F7168AD"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17</w:t>
            </w:r>
          </w:p>
        </w:tc>
        <w:tc>
          <w:tcPr>
            <w:tcW w:w="1111" w:type="dxa"/>
            <w:vAlign w:val="center"/>
          </w:tcPr>
          <w:p w14:paraId="5F7168A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A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B0" w14:textId="77777777" w:rsidR="001D6E28" w:rsidRPr="00403B71" w:rsidRDefault="001D6E28" w:rsidP="00506DCA">
            <w:pPr>
              <w:adjustRightInd w:val="0"/>
              <w:snapToGrid w:val="0"/>
              <w:spacing w:line="360" w:lineRule="exact"/>
              <w:ind w:left="0"/>
              <w:rPr>
                <w:szCs w:val="21"/>
              </w:rPr>
            </w:pPr>
          </w:p>
        </w:tc>
        <w:tc>
          <w:tcPr>
            <w:tcW w:w="1113" w:type="dxa"/>
          </w:tcPr>
          <w:p w14:paraId="5F7168B1"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18</w:t>
            </w:r>
          </w:p>
        </w:tc>
        <w:tc>
          <w:tcPr>
            <w:tcW w:w="1113" w:type="dxa"/>
            <w:vAlign w:val="center"/>
          </w:tcPr>
          <w:p w14:paraId="5F7168B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B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BC" w14:textId="77777777" w:rsidTr="00506DCA">
        <w:trPr>
          <w:trHeight w:hRule="exact" w:val="227"/>
          <w:jc w:val="center"/>
        </w:trPr>
        <w:tc>
          <w:tcPr>
            <w:tcW w:w="1111" w:type="dxa"/>
          </w:tcPr>
          <w:p w14:paraId="5F7168B5"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19</w:t>
            </w:r>
          </w:p>
        </w:tc>
        <w:tc>
          <w:tcPr>
            <w:tcW w:w="1111" w:type="dxa"/>
            <w:vAlign w:val="center"/>
          </w:tcPr>
          <w:p w14:paraId="5F7168B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B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B8" w14:textId="77777777" w:rsidR="001D6E28" w:rsidRPr="00403B71" w:rsidRDefault="001D6E28" w:rsidP="00506DCA">
            <w:pPr>
              <w:adjustRightInd w:val="0"/>
              <w:snapToGrid w:val="0"/>
              <w:spacing w:line="360" w:lineRule="exact"/>
              <w:ind w:left="0"/>
              <w:rPr>
                <w:szCs w:val="21"/>
              </w:rPr>
            </w:pPr>
          </w:p>
        </w:tc>
        <w:tc>
          <w:tcPr>
            <w:tcW w:w="1113" w:type="dxa"/>
          </w:tcPr>
          <w:p w14:paraId="5F7168B9"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20</w:t>
            </w:r>
          </w:p>
        </w:tc>
        <w:tc>
          <w:tcPr>
            <w:tcW w:w="1113" w:type="dxa"/>
            <w:vAlign w:val="center"/>
          </w:tcPr>
          <w:p w14:paraId="5F7168B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B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C4" w14:textId="77777777" w:rsidTr="00506DCA">
        <w:trPr>
          <w:trHeight w:hRule="exact" w:val="227"/>
          <w:jc w:val="center"/>
        </w:trPr>
        <w:tc>
          <w:tcPr>
            <w:tcW w:w="1111" w:type="dxa"/>
          </w:tcPr>
          <w:p w14:paraId="5F7168BD"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21</w:t>
            </w:r>
          </w:p>
        </w:tc>
        <w:tc>
          <w:tcPr>
            <w:tcW w:w="1111" w:type="dxa"/>
            <w:vAlign w:val="center"/>
          </w:tcPr>
          <w:p w14:paraId="5F7168B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B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C0"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C1"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22</w:t>
            </w:r>
          </w:p>
        </w:tc>
        <w:tc>
          <w:tcPr>
            <w:tcW w:w="1113" w:type="dxa"/>
            <w:vAlign w:val="center"/>
          </w:tcPr>
          <w:p w14:paraId="5F7168C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C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CC" w14:textId="77777777" w:rsidTr="00506DCA">
        <w:trPr>
          <w:trHeight w:hRule="exact" w:val="227"/>
          <w:jc w:val="center"/>
        </w:trPr>
        <w:tc>
          <w:tcPr>
            <w:tcW w:w="1111" w:type="dxa"/>
          </w:tcPr>
          <w:p w14:paraId="5F7168C5"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23</w:t>
            </w:r>
          </w:p>
        </w:tc>
        <w:tc>
          <w:tcPr>
            <w:tcW w:w="1111" w:type="dxa"/>
            <w:vAlign w:val="center"/>
          </w:tcPr>
          <w:p w14:paraId="5F7168C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C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C8"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C9"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24</w:t>
            </w:r>
          </w:p>
        </w:tc>
        <w:tc>
          <w:tcPr>
            <w:tcW w:w="1113" w:type="dxa"/>
            <w:vAlign w:val="center"/>
          </w:tcPr>
          <w:p w14:paraId="5F7168C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C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D4" w14:textId="77777777" w:rsidTr="00506DCA">
        <w:trPr>
          <w:trHeight w:hRule="exact" w:val="227"/>
          <w:jc w:val="center"/>
        </w:trPr>
        <w:tc>
          <w:tcPr>
            <w:tcW w:w="1111" w:type="dxa"/>
          </w:tcPr>
          <w:p w14:paraId="5F7168CD"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25</w:t>
            </w:r>
          </w:p>
        </w:tc>
        <w:tc>
          <w:tcPr>
            <w:tcW w:w="1111" w:type="dxa"/>
            <w:vAlign w:val="center"/>
          </w:tcPr>
          <w:p w14:paraId="5F7168C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C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D0"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D1" w14:textId="77777777" w:rsidR="001D6E28" w:rsidRPr="00403B71" w:rsidRDefault="001D6E28" w:rsidP="00506DCA">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26</w:t>
            </w:r>
          </w:p>
        </w:tc>
        <w:tc>
          <w:tcPr>
            <w:tcW w:w="1113" w:type="dxa"/>
            <w:vAlign w:val="center"/>
          </w:tcPr>
          <w:p w14:paraId="5F7168D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D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DC" w14:textId="77777777" w:rsidTr="00506DCA">
        <w:trPr>
          <w:trHeight w:hRule="exact" w:val="227"/>
          <w:jc w:val="center"/>
        </w:trPr>
        <w:tc>
          <w:tcPr>
            <w:tcW w:w="1111" w:type="dxa"/>
          </w:tcPr>
          <w:p w14:paraId="5F7168D5" w14:textId="77777777" w:rsidR="001D6E28" w:rsidRPr="00403B71" w:rsidRDefault="001D6E28" w:rsidP="00A44FFF">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27</w:t>
            </w:r>
          </w:p>
        </w:tc>
        <w:tc>
          <w:tcPr>
            <w:tcW w:w="1111" w:type="dxa"/>
            <w:vAlign w:val="center"/>
          </w:tcPr>
          <w:p w14:paraId="5F7168D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D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D8" w14:textId="77777777" w:rsidR="001D6E28" w:rsidRPr="00403B71" w:rsidRDefault="001D6E28" w:rsidP="00506DCA">
            <w:pPr>
              <w:adjustRightInd w:val="0"/>
              <w:snapToGrid w:val="0"/>
              <w:spacing w:line="360" w:lineRule="exact"/>
              <w:ind w:left="0"/>
              <w:rPr>
                <w:szCs w:val="21"/>
              </w:rPr>
            </w:pPr>
          </w:p>
        </w:tc>
        <w:tc>
          <w:tcPr>
            <w:tcW w:w="1113" w:type="dxa"/>
          </w:tcPr>
          <w:p w14:paraId="5F7168D9" w14:textId="77777777" w:rsidR="001D6E28" w:rsidRPr="00403B71" w:rsidRDefault="001D6E28" w:rsidP="00A44FFF">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28</w:t>
            </w:r>
          </w:p>
        </w:tc>
        <w:tc>
          <w:tcPr>
            <w:tcW w:w="1113" w:type="dxa"/>
            <w:vAlign w:val="center"/>
          </w:tcPr>
          <w:p w14:paraId="5F7168D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D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E4" w14:textId="77777777" w:rsidTr="00506DCA">
        <w:trPr>
          <w:trHeight w:hRule="exact" w:val="227"/>
          <w:jc w:val="center"/>
        </w:trPr>
        <w:tc>
          <w:tcPr>
            <w:tcW w:w="1111" w:type="dxa"/>
          </w:tcPr>
          <w:p w14:paraId="5F7168DD" w14:textId="77777777" w:rsidR="001D6E28" w:rsidRPr="00403B71" w:rsidRDefault="001D6E28" w:rsidP="00A44FFF">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29</w:t>
            </w:r>
          </w:p>
        </w:tc>
        <w:tc>
          <w:tcPr>
            <w:tcW w:w="1111" w:type="dxa"/>
            <w:vAlign w:val="center"/>
          </w:tcPr>
          <w:p w14:paraId="5F7168D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D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E0" w14:textId="77777777" w:rsidR="001D6E28" w:rsidRPr="00403B71" w:rsidRDefault="001D6E28" w:rsidP="00506DCA">
            <w:pPr>
              <w:adjustRightInd w:val="0"/>
              <w:snapToGrid w:val="0"/>
              <w:spacing w:line="360" w:lineRule="exact"/>
              <w:ind w:left="0"/>
              <w:rPr>
                <w:szCs w:val="21"/>
              </w:rPr>
            </w:pPr>
          </w:p>
        </w:tc>
        <w:tc>
          <w:tcPr>
            <w:tcW w:w="1113" w:type="dxa"/>
          </w:tcPr>
          <w:p w14:paraId="5F7168E1" w14:textId="77777777" w:rsidR="001D6E28" w:rsidRPr="00403B71" w:rsidRDefault="001D6E28" w:rsidP="00A44FFF">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30</w:t>
            </w:r>
          </w:p>
        </w:tc>
        <w:tc>
          <w:tcPr>
            <w:tcW w:w="1113" w:type="dxa"/>
            <w:vAlign w:val="center"/>
          </w:tcPr>
          <w:p w14:paraId="5F7168E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E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EC" w14:textId="77777777" w:rsidTr="00506DCA">
        <w:trPr>
          <w:trHeight w:hRule="exact" w:val="227"/>
          <w:jc w:val="center"/>
        </w:trPr>
        <w:tc>
          <w:tcPr>
            <w:tcW w:w="1111" w:type="dxa"/>
          </w:tcPr>
          <w:p w14:paraId="5F7168E5" w14:textId="77777777" w:rsidR="001D6E28" w:rsidRPr="00403B71" w:rsidRDefault="001D6E28" w:rsidP="00A44FFF">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31</w:t>
            </w:r>
          </w:p>
        </w:tc>
        <w:tc>
          <w:tcPr>
            <w:tcW w:w="1111" w:type="dxa"/>
            <w:vAlign w:val="center"/>
          </w:tcPr>
          <w:p w14:paraId="5F7168E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E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E8"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E9" w14:textId="77777777" w:rsidR="001D6E28" w:rsidRPr="00403B71" w:rsidRDefault="001D6E28" w:rsidP="00A44FFF">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32</w:t>
            </w:r>
          </w:p>
        </w:tc>
        <w:tc>
          <w:tcPr>
            <w:tcW w:w="1113" w:type="dxa"/>
            <w:vAlign w:val="center"/>
          </w:tcPr>
          <w:p w14:paraId="5F7168E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E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F4" w14:textId="77777777" w:rsidTr="00506DCA">
        <w:trPr>
          <w:trHeight w:hRule="exact" w:val="227"/>
          <w:jc w:val="center"/>
        </w:trPr>
        <w:tc>
          <w:tcPr>
            <w:tcW w:w="1111" w:type="dxa"/>
          </w:tcPr>
          <w:p w14:paraId="5F7168ED" w14:textId="77777777" w:rsidR="001D6E28" w:rsidRPr="00403B71" w:rsidRDefault="001D6E28" w:rsidP="00A44FFF">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33</w:t>
            </w:r>
          </w:p>
        </w:tc>
        <w:tc>
          <w:tcPr>
            <w:tcW w:w="1111" w:type="dxa"/>
            <w:vAlign w:val="center"/>
          </w:tcPr>
          <w:p w14:paraId="5F7168EE"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EF"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F0"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F1" w14:textId="77777777" w:rsidR="001D6E28" w:rsidRPr="00403B71" w:rsidRDefault="001D6E28" w:rsidP="00A44FFF">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34</w:t>
            </w:r>
          </w:p>
        </w:tc>
        <w:tc>
          <w:tcPr>
            <w:tcW w:w="1113" w:type="dxa"/>
            <w:vAlign w:val="center"/>
          </w:tcPr>
          <w:p w14:paraId="5F7168F2"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F3"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8FC" w14:textId="77777777" w:rsidTr="00506DCA">
        <w:trPr>
          <w:trHeight w:hRule="exact" w:val="227"/>
          <w:jc w:val="center"/>
        </w:trPr>
        <w:tc>
          <w:tcPr>
            <w:tcW w:w="1111" w:type="dxa"/>
          </w:tcPr>
          <w:p w14:paraId="5F7168F5" w14:textId="77777777" w:rsidR="001D6E28" w:rsidRPr="00403B71" w:rsidRDefault="001D6E28" w:rsidP="00A44FFF">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35</w:t>
            </w:r>
          </w:p>
        </w:tc>
        <w:tc>
          <w:tcPr>
            <w:tcW w:w="1111" w:type="dxa"/>
            <w:vAlign w:val="center"/>
          </w:tcPr>
          <w:p w14:paraId="5F7168F6"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1" w:type="dxa"/>
            <w:vAlign w:val="center"/>
          </w:tcPr>
          <w:p w14:paraId="5F7168F7"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c>
          <w:tcPr>
            <w:tcW w:w="238" w:type="dxa"/>
            <w:tcBorders>
              <w:top w:val="nil"/>
              <w:bottom w:val="nil"/>
            </w:tcBorders>
          </w:tcPr>
          <w:p w14:paraId="5F7168F8"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8F9" w14:textId="77777777" w:rsidR="001D6E28" w:rsidRPr="00403B71" w:rsidRDefault="001D6E28" w:rsidP="00A44FFF">
            <w:pPr>
              <w:adjustRightInd w:val="0"/>
              <w:snapToGrid w:val="0"/>
              <w:spacing w:line="240" w:lineRule="auto"/>
              <w:ind w:left="0"/>
              <w:jc w:val="center"/>
              <w:rPr>
                <w:szCs w:val="21"/>
              </w:rPr>
            </w:pPr>
            <w:r>
              <w:rPr>
                <w:rFonts w:hint="eastAsia"/>
                <w:szCs w:val="21"/>
              </w:rPr>
              <w:t>8</w:t>
            </w:r>
            <w:r w:rsidRPr="006D7D93">
              <w:rPr>
                <w:rFonts w:hint="eastAsia"/>
                <w:szCs w:val="21"/>
              </w:rPr>
              <w:t>-</w:t>
            </w:r>
            <w:r>
              <w:rPr>
                <w:rFonts w:hint="eastAsia"/>
                <w:szCs w:val="21"/>
              </w:rPr>
              <w:t>36</w:t>
            </w:r>
          </w:p>
        </w:tc>
        <w:tc>
          <w:tcPr>
            <w:tcW w:w="1113" w:type="dxa"/>
            <w:vAlign w:val="center"/>
          </w:tcPr>
          <w:p w14:paraId="5F7168FA"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02</w:t>
            </w:r>
            <w:r w:rsidRPr="00403B71">
              <w:rPr>
                <w:rFonts w:hint="eastAsia"/>
                <w:szCs w:val="21"/>
              </w:rPr>
              <w:t>（</w:t>
            </w:r>
            <w:r w:rsidRPr="00403B71">
              <w:rPr>
                <w:rFonts w:hint="eastAsia"/>
                <w:szCs w:val="21"/>
              </w:rPr>
              <w:t>00</w:t>
            </w:r>
            <w:r w:rsidRPr="00403B71">
              <w:rPr>
                <w:rFonts w:hint="eastAsia"/>
                <w:szCs w:val="21"/>
              </w:rPr>
              <w:t>）</w:t>
            </w:r>
          </w:p>
        </w:tc>
        <w:tc>
          <w:tcPr>
            <w:tcW w:w="1113" w:type="dxa"/>
            <w:vAlign w:val="center"/>
          </w:tcPr>
          <w:p w14:paraId="5F7168FB" w14:textId="77777777" w:rsidR="001D6E28" w:rsidRPr="00403B71" w:rsidRDefault="001D6E28" w:rsidP="00506DCA">
            <w:pPr>
              <w:adjustRightInd w:val="0"/>
              <w:snapToGrid w:val="0"/>
              <w:spacing w:line="240" w:lineRule="auto"/>
              <w:ind w:left="0"/>
              <w:jc w:val="center"/>
              <w:rPr>
                <w:szCs w:val="21"/>
              </w:rPr>
            </w:pPr>
            <w:r w:rsidRPr="00403B71">
              <w:rPr>
                <w:rFonts w:hint="eastAsia"/>
                <w:szCs w:val="21"/>
              </w:rPr>
              <w:t>2017/12/</w:t>
            </w:r>
            <w:r>
              <w:rPr>
                <w:rFonts w:hint="eastAsia"/>
                <w:szCs w:val="21"/>
              </w:rPr>
              <w:t>4</w:t>
            </w:r>
            <w:r w:rsidRPr="00403B71">
              <w:rPr>
                <w:rFonts w:hint="eastAsia"/>
                <w:szCs w:val="21"/>
              </w:rPr>
              <w:t>4</w:t>
            </w:r>
          </w:p>
        </w:tc>
      </w:tr>
      <w:tr w:rsidR="001D6E28" w:rsidRPr="00403B71" w14:paraId="5F716904" w14:textId="77777777" w:rsidTr="00506DCA">
        <w:trPr>
          <w:trHeight w:hRule="exact" w:val="227"/>
          <w:jc w:val="center"/>
        </w:trPr>
        <w:tc>
          <w:tcPr>
            <w:tcW w:w="1111" w:type="dxa"/>
          </w:tcPr>
          <w:p w14:paraId="5F7168FD" w14:textId="77777777" w:rsidR="001D6E28" w:rsidRDefault="001D6E28" w:rsidP="00A44FFF">
            <w:pPr>
              <w:adjustRightInd w:val="0"/>
              <w:snapToGrid w:val="0"/>
              <w:spacing w:line="240" w:lineRule="auto"/>
              <w:ind w:left="0"/>
              <w:jc w:val="center"/>
              <w:rPr>
                <w:szCs w:val="21"/>
              </w:rPr>
            </w:pPr>
          </w:p>
        </w:tc>
        <w:tc>
          <w:tcPr>
            <w:tcW w:w="1111" w:type="dxa"/>
            <w:vAlign w:val="center"/>
          </w:tcPr>
          <w:p w14:paraId="5F7168FE" w14:textId="77777777" w:rsidR="001D6E28" w:rsidRPr="00403B71" w:rsidRDefault="001D6E28" w:rsidP="00506DCA">
            <w:pPr>
              <w:adjustRightInd w:val="0"/>
              <w:snapToGrid w:val="0"/>
              <w:spacing w:line="240" w:lineRule="auto"/>
              <w:ind w:left="0"/>
              <w:jc w:val="center"/>
              <w:rPr>
                <w:szCs w:val="21"/>
              </w:rPr>
            </w:pPr>
          </w:p>
        </w:tc>
        <w:tc>
          <w:tcPr>
            <w:tcW w:w="1111" w:type="dxa"/>
            <w:vAlign w:val="center"/>
          </w:tcPr>
          <w:p w14:paraId="5F7168FF" w14:textId="77777777" w:rsidR="001D6E28" w:rsidRPr="00403B71" w:rsidRDefault="001D6E28" w:rsidP="00506DCA">
            <w:pPr>
              <w:adjustRightInd w:val="0"/>
              <w:snapToGrid w:val="0"/>
              <w:spacing w:line="240" w:lineRule="auto"/>
              <w:ind w:left="0"/>
              <w:jc w:val="center"/>
              <w:rPr>
                <w:szCs w:val="21"/>
              </w:rPr>
            </w:pPr>
          </w:p>
        </w:tc>
        <w:tc>
          <w:tcPr>
            <w:tcW w:w="238" w:type="dxa"/>
            <w:tcBorders>
              <w:top w:val="nil"/>
              <w:bottom w:val="nil"/>
            </w:tcBorders>
          </w:tcPr>
          <w:p w14:paraId="5F716900" w14:textId="77777777" w:rsidR="001D6E28" w:rsidRPr="00403B71" w:rsidRDefault="001D6E28" w:rsidP="00506DCA">
            <w:pPr>
              <w:adjustRightInd w:val="0"/>
              <w:snapToGrid w:val="0"/>
              <w:spacing w:line="240" w:lineRule="auto"/>
              <w:ind w:left="0"/>
              <w:jc w:val="center"/>
              <w:rPr>
                <w:szCs w:val="21"/>
              </w:rPr>
            </w:pPr>
          </w:p>
        </w:tc>
        <w:tc>
          <w:tcPr>
            <w:tcW w:w="1113" w:type="dxa"/>
          </w:tcPr>
          <w:p w14:paraId="5F716901" w14:textId="77777777" w:rsidR="001D6E28" w:rsidRDefault="001D6E28" w:rsidP="00A44FFF">
            <w:pPr>
              <w:adjustRightInd w:val="0"/>
              <w:snapToGrid w:val="0"/>
              <w:spacing w:line="240" w:lineRule="auto"/>
              <w:ind w:left="0"/>
              <w:jc w:val="center"/>
              <w:rPr>
                <w:szCs w:val="21"/>
              </w:rPr>
            </w:pPr>
          </w:p>
        </w:tc>
        <w:tc>
          <w:tcPr>
            <w:tcW w:w="1113" w:type="dxa"/>
            <w:vAlign w:val="center"/>
          </w:tcPr>
          <w:p w14:paraId="5F716902" w14:textId="77777777" w:rsidR="001D6E28" w:rsidRPr="00403B71" w:rsidRDefault="001D6E28" w:rsidP="00506DCA">
            <w:pPr>
              <w:adjustRightInd w:val="0"/>
              <w:snapToGrid w:val="0"/>
              <w:spacing w:line="240" w:lineRule="auto"/>
              <w:ind w:left="0"/>
              <w:jc w:val="center"/>
              <w:rPr>
                <w:szCs w:val="21"/>
              </w:rPr>
            </w:pPr>
          </w:p>
        </w:tc>
        <w:tc>
          <w:tcPr>
            <w:tcW w:w="1113" w:type="dxa"/>
            <w:vAlign w:val="center"/>
          </w:tcPr>
          <w:p w14:paraId="5F716903" w14:textId="77777777" w:rsidR="001D6E28" w:rsidRPr="00403B71" w:rsidRDefault="001D6E28" w:rsidP="00506DCA">
            <w:pPr>
              <w:adjustRightInd w:val="0"/>
              <w:snapToGrid w:val="0"/>
              <w:spacing w:line="240" w:lineRule="auto"/>
              <w:ind w:left="0"/>
              <w:jc w:val="center"/>
              <w:rPr>
                <w:szCs w:val="21"/>
              </w:rPr>
            </w:pPr>
          </w:p>
        </w:tc>
      </w:tr>
    </w:tbl>
    <w:p w14:paraId="5F716905" w14:textId="77777777" w:rsidR="00A44FFF" w:rsidRDefault="00A44FFF" w:rsidP="0042568A">
      <w:pPr>
        <w:pStyle w:val="a4"/>
        <w:adjustRightInd w:val="0"/>
        <w:snapToGrid w:val="0"/>
        <w:spacing w:line="360" w:lineRule="exact"/>
        <w:ind w:left="0"/>
        <w:rPr>
          <w:color w:val="000000" w:themeColor="text1"/>
          <w:sz w:val="21"/>
        </w:rPr>
      </w:pPr>
    </w:p>
    <w:p w14:paraId="5F716906" w14:textId="77777777" w:rsidR="00A44FFF" w:rsidRPr="00AE0DB5" w:rsidRDefault="00A44FFF" w:rsidP="0042568A">
      <w:pPr>
        <w:pStyle w:val="a4"/>
        <w:adjustRightInd w:val="0"/>
        <w:snapToGrid w:val="0"/>
        <w:spacing w:line="360" w:lineRule="exact"/>
        <w:ind w:left="0"/>
        <w:rPr>
          <w:color w:val="000000" w:themeColor="text1"/>
          <w:sz w:val="21"/>
        </w:rPr>
        <w:sectPr w:rsidR="00A44FFF" w:rsidRPr="00AE0DB5" w:rsidSect="002E54A0">
          <w:headerReference w:type="even" r:id="rId20"/>
          <w:headerReference w:type="default" r:id="rId21"/>
          <w:pgSz w:w="8392" w:h="11907" w:code="11"/>
          <w:pgMar w:top="1134" w:right="851" w:bottom="777" w:left="1134" w:header="850" w:footer="992" w:gutter="0"/>
          <w:cols w:space="425"/>
          <w:docGrid w:linePitch="1958"/>
        </w:sectPr>
      </w:pPr>
    </w:p>
    <w:p w14:paraId="5F716907" w14:textId="77777777" w:rsidR="00CD5285" w:rsidRDefault="00444D35" w:rsidP="00444D35">
      <w:pPr>
        <w:widowControl/>
        <w:spacing w:line="240" w:lineRule="auto"/>
        <w:ind w:left="0"/>
        <w:jc w:val="center"/>
        <w:rPr>
          <w:rFonts w:ascii="宋体" w:hAnsi="宋体" w:cs="宋体"/>
          <w:b/>
          <w:bCs/>
          <w:color w:val="000000"/>
          <w:kern w:val="0"/>
          <w:sz w:val="32"/>
          <w:szCs w:val="32"/>
        </w:rPr>
      </w:pPr>
      <w:r w:rsidRPr="00444D35">
        <w:rPr>
          <w:rFonts w:ascii="宋体" w:hAnsi="宋体" w:cs="宋体" w:hint="eastAsia"/>
          <w:b/>
          <w:bCs/>
          <w:color w:val="000000"/>
          <w:kern w:val="0"/>
          <w:sz w:val="32"/>
          <w:szCs w:val="32"/>
        </w:rPr>
        <w:lastRenderedPageBreak/>
        <w:t>目录</w:t>
      </w:r>
    </w:p>
    <w:p w14:paraId="5F716908" w14:textId="77777777" w:rsidR="00E3153E" w:rsidRPr="00E3153E" w:rsidRDefault="00E3153E" w:rsidP="004F1092">
      <w:pPr>
        <w:pStyle w:val="TOC1"/>
        <w:rPr>
          <w:rStyle w:val="afd"/>
          <w:noProof/>
          <w:color w:val="000000" w:themeColor="text1"/>
          <w:u w:val="none"/>
        </w:rPr>
      </w:pPr>
      <w:r w:rsidRPr="00E3153E">
        <w:rPr>
          <w:rStyle w:val="afd"/>
          <w:rFonts w:hint="eastAsia"/>
          <w:noProof/>
          <w:color w:val="000000" w:themeColor="text1"/>
          <w:u w:val="none"/>
        </w:rPr>
        <w:t>批准页</w:t>
      </w:r>
      <w:r w:rsidRPr="00E3153E">
        <w:rPr>
          <w:rStyle w:val="afd"/>
          <w:noProof/>
          <w:color w:val="000000" w:themeColor="text1"/>
          <w:u w:val="none"/>
        </w:rPr>
        <w:tab/>
      </w:r>
      <w:r w:rsidRPr="00E3153E">
        <w:rPr>
          <w:rStyle w:val="afd"/>
          <w:noProof/>
          <w:color w:val="000000" w:themeColor="text1"/>
          <w:u w:val="none"/>
        </w:rPr>
        <w:tab/>
      </w:r>
      <w:r w:rsidRPr="00E3153E">
        <w:rPr>
          <w:rStyle w:val="afd"/>
          <w:rFonts w:hint="eastAsia"/>
          <w:noProof/>
          <w:color w:val="000000" w:themeColor="text1"/>
          <w:u w:val="none"/>
        </w:rPr>
        <w:t>0-1</w:t>
      </w:r>
    </w:p>
    <w:p w14:paraId="5F716909" w14:textId="77777777" w:rsidR="00E3153E" w:rsidRPr="00E3153E" w:rsidRDefault="00E3153E" w:rsidP="004F1092">
      <w:pPr>
        <w:pStyle w:val="TOC1"/>
        <w:rPr>
          <w:rStyle w:val="afd"/>
          <w:noProof/>
          <w:color w:val="000000" w:themeColor="text1"/>
          <w:u w:val="none"/>
        </w:rPr>
      </w:pPr>
      <w:r w:rsidRPr="00E3153E">
        <w:rPr>
          <w:rStyle w:val="afd"/>
          <w:rFonts w:hint="eastAsia"/>
          <w:noProof/>
          <w:color w:val="000000" w:themeColor="text1"/>
          <w:u w:val="none"/>
        </w:rPr>
        <w:t>总经理声明</w:t>
      </w:r>
      <w:r w:rsidRPr="00E3153E">
        <w:rPr>
          <w:rStyle w:val="afd"/>
          <w:noProof/>
          <w:color w:val="000000" w:themeColor="text1"/>
          <w:u w:val="none"/>
        </w:rPr>
        <w:tab/>
        <w:t>0-</w:t>
      </w:r>
      <w:r w:rsidRPr="00E3153E">
        <w:rPr>
          <w:rStyle w:val="afd"/>
          <w:rFonts w:hint="eastAsia"/>
          <w:noProof/>
          <w:color w:val="000000" w:themeColor="text1"/>
          <w:u w:val="none"/>
        </w:rPr>
        <w:t>3</w:t>
      </w:r>
    </w:p>
    <w:p w14:paraId="5F71690A" w14:textId="77777777" w:rsidR="00E3153E" w:rsidRPr="00E3153E" w:rsidRDefault="00E3153E" w:rsidP="004F1092">
      <w:pPr>
        <w:pStyle w:val="TOC1"/>
        <w:rPr>
          <w:rStyle w:val="afd"/>
          <w:noProof/>
          <w:color w:val="000000" w:themeColor="text1"/>
          <w:u w:val="none"/>
        </w:rPr>
      </w:pPr>
      <w:r w:rsidRPr="00E3153E">
        <w:rPr>
          <w:rStyle w:val="afd"/>
          <w:rFonts w:hint="eastAsia"/>
          <w:noProof/>
          <w:color w:val="000000" w:themeColor="text1"/>
          <w:u w:val="none"/>
        </w:rPr>
        <w:t>修订状态表</w:t>
      </w:r>
      <w:r w:rsidRPr="00E3153E">
        <w:rPr>
          <w:rStyle w:val="afd"/>
          <w:noProof/>
          <w:color w:val="000000" w:themeColor="text1"/>
          <w:u w:val="none"/>
        </w:rPr>
        <w:tab/>
      </w:r>
      <w:r w:rsidRPr="00E3153E">
        <w:rPr>
          <w:rStyle w:val="afd"/>
          <w:rFonts w:hint="eastAsia"/>
          <w:noProof/>
          <w:color w:val="000000" w:themeColor="text1"/>
          <w:u w:val="none"/>
        </w:rPr>
        <w:t>0-5</w:t>
      </w:r>
    </w:p>
    <w:p w14:paraId="5F71690B" w14:textId="77777777" w:rsidR="00E3153E" w:rsidRPr="00E3153E" w:rsidRDefault="00E3153E" w:rsidP="004F1092">
      <w:pPr>
        <w:pStyle w:val="TOC1"/>
        <w:rPr>
          <w:rStyle w:val="afd"/>
          <w:noProof/>
          <w:color w:val="000000" w:themeColor="text1"/>
          <w:u w:val="none"/>
        </w:rPr>
      </w:pPr>
      <w:r w:rsidRPr="00E3153E">
        <w:rPr>
          <w:rStyle w:val="afd"/>
          <w:rFonts w:hint="eastAsia"/>
          <w:noProof/>
          <w:color w:val="000000" w:themeColor="text1"/>
          <w:u w:val="none"/>
        </w:rPr>
        <w:t>手册发放清单表</w:t>
      </w:r>
      <w:r w:rsidRPr="00E3153E">
        <w:rPr>
          <w:rStyle w:val="afd"/>
          <w:noProof/>
          <w:color w:val="000000" w:themeColor="text1"/>
          <w:u w:val="none"/>
        </w:rPr>
        <w:tab/>
        <w:t>0-</w:t>
      </w:r>
      <w:r>
        <w:rPr>
          <w:rStyle w:val="afd"/>
          <w:rFonts w:hint="eastAsia"/>
          <w:noProof/>
          <w:color w:val="000000" w:themeColor="text1"/>
          <w:u w:val="none"/>
        </w:rPr>
        <w:t>9</w:t>
      </w:r>
    </w:p>
    <w:p w14:paraId="5F71690C" w14:textId="77777777" w:rsidR="00E3153E" w:rsidRPr="00E3153E" w:rsidRDefault="00E3153E" w:rsidP="004F1092">
      <w:pPr>
        <w:pStyle w:val="TOC1"/>
        <w:rPr>
          <w:rStyle w:val="afd"/>
          <w:color w:val="000000" w:themeColor="text1"/>
          <w:u w:val="none"/>
        </w:rPr>
      </w:pPr>
      <w:r w:rsidRPr="00E3153E">
        <w:rPr>
          <w:rStyle w:val="afd"/>
          <w:rFonts w:hint="eastAsia"/>
          <w:noProof/>
          <w:color w:val="000000" w:themeColor="text1"/>
          <w:u w:val="none"/>
        </w:rPr>
        <w:t>有效页清单</w:t>
      </w:r>
      <w:r w:rsidRPr="00E3153E">
        <w:rPr>
          <w:rStyle w:val="afd"/>
          <w:noProof/>
          <w:color w:val="000000" w:themeColor="text1"/>
          <w:u w:val="none"/>
        </w:rPr>
        <w:tab/>
        <w:t>0-</w:t>
      </w:r>
      <w:r>
        <w:rPr>
          <w:rStyle w:val="afd"/>
          <w:rFonts w:hint="eastAsia"/>
          <w:noProof/>
          <w:color w:val="000000" w:themeColor="text1"/>
          <w:u w:val="none"/>
        </w:rPr>
        <w:t>11</w:t>
      </w:r>
    </w:p>
    <w:p w14:paraId="5F71690D" w14:textId="77777777" w:rsidR="00E3153E" w:rsidRPr="00E3153E" w:rsidRDefault="00E3153E" w:rsidP="004F1092">
      <w:pPr>
        <w:pStyle w:val="TOC1"/>
        <w:rPr>
          <w:rStyle w:val="afd"/>
          <w:noProof/>
          <w:color w:val="000000" w:themeColor="text1"/>
          <w:u w:val="none"/>
        </w:rPr>
      </w:pPr>
      <w:r w:rsidRPr="00E3153E">
        <w:rPr>
          <w:rStyle w:val="afd"/>
          <w:rFonts w:hint="eastAsia"/>
          <w:noProof/>
          <w:color w:val="000000" w:themeColor="text1"/>
          <w:u w:val="none"/>
        </w:rPr>
        <w:t>目录</w:t>
      </w:r>
      <w:r w:rsidRPr="00E3153E">
        <w:rPr>
          <w:rStyle w:val="afd"/>
          <w:noProof/>
          <w:color w:val="000000" w:themeColor="text1"/>
          <w:u w:val="none"/>
        </w:rPr>
        <w:tab/>
      </w:r>
      <w:r w:rsidRPr="00E3153E">
        <w:rPr>
          <w:rStyle w:val="afd"/>
          <w:noProof/>
          <w:color w:val="000000" w:themeColor="text1"/>
          <w:u w:val="none"/>
        </w:rPr>
        <w:tab/>
        <w:t>0-</w:t>
      </w:r>
      <w:r w:rsidRPr="00E3153E">
        <w:rPr>
          <w:rStyle w:val="afd"/>
          <w:rFonts w:hint="eastAsia"/>
          <w:noProof/>
          <w:color w:val="000000" w:themeColor="text1"/>
          <w:u w:val="none"/>
        </w:rPr>
        <w:t>1</w:t>
      </w:r>
      <w:r>
        <w:rPr>
          <w:rStyle w:val="afd"/>
          <w:rFonts w:hint="eastAsia"/>
          <w:noProof/>
          <w:color w:val="000000" w:themeColor="text1"/>
          <w:u w:val="none"/>
        </w:rPr>
        <w:t>7</w:t>
      </w:r>
    </w:p>
    <w:p w14:paraId="5F71690E" w14:textId="77777777" w:rsidR="00E3153E" w:rsidRPr="00E3153E" w:rsidRDefault="00E3153E" w:rsidP="004F1092">
      <w:pPr>
        <w:pStyle w:val="TOC1"/>
        <w:rPr>
          <w:noProof/>
        </w:rPr>
      </w:pPr>
      <w:r w:rsidRPr="00E3153E">
        <w:rPr>
          <w:rStyle w:val="afd"/>
          <w:rFonts w:hint="eastAsia"/>
          <w:noProof/>
          <w:color w:val="000000" w:themeColor="text1"/>
          <w:u w:val="none"/>
        </w:rPr>
        <w:t>前言</w:t>
      </w:r>
      <w:r w:rsidRPr="00E3153E">
        <w:rPr>
          <w:rStyle w:val="afd"/>
          <w:noProof/>
          <w:color w:val="000000" w:themeColor="text1"/>
          <w:u w:val="none"/>
        </w:rPr>
        <w:tab/>
      </w:r>
      <w:r w:rsidR="007B39BC" w:rsidRPr="00E3153E">
        <w:rPr>
          <w:rStyle w:val="afd"/>
          <w:noProof/>
          <w:color w:val="000000" w:themeColor="text1"/>
          <w:u w:val="none"/>
        </w:rPr>
        <w:tab/>
      </w:r>
      <w:r w:rsidRPr="00E3153E">
        <w:rPr>
          <w:rStyle w:val="afd"/>
          <w:noProof/>
          <w:color w:val="000000" w:themeColor="text1"/>
          <w:u w:val="none"/>
        </w:rPr>
        <w:t>0-</w:t>
      </w:r>
      <w:r>
        <w:rPr>
          <w:rStyle w:val="afd"/>
          <w:rFonts w:hint="eastAsia"/>
          <w:noProof/>
          <w:color w:val="000000" w:themeColor="text1"/>
          <w:u w:val="none"/>
        </w:rPr>
        <w:t>21</w:t>
      </w:r>
    </w:p>
    <w:p w14:paraId="5F71690F" w14:textId="77777777" w:rsidR="00CE03CF" w:rsidRPr="00CE03CF" w:rsidRDefault="00CE03CF" w:rsidP="004F1092">
      <w:pPr>
        <w:pStyle w:val="TOC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03360226" w:history="1">
        <w:r w:rsidRPr="00CE03CF">
          <w:rPr>
            <w:rStyle w:val="afd"/>
            <w:noProof/>
          </w:rPr>
          <w:t>1.</w:t>
        </w:r>
        <w:r w:rsidRPr="00CE03CF">
          <w:rPr>
            <w:rFonts w:asciiTheme="minorHAnsi" w:eastAsiaTheme="minorEastAsia" w:hAnsiTheme="minorHAnsi" w:cstheme="minorBidi"/>
            <w:noProof/>
            <w:szCs w:val="22"/>
          </w:rPr>
          <w:tab/>
        </w:r>
        <w:r w:rsidRPr="00CE03CF">
          <w:rPr>
            <w:rStyle w:val="afd"/>
            <w:rFonts w:hint="eastAsia"/>
            <w:noProof/>
          </w:rPr>
          <w:t>运行政策</w:t>
        </w:r>
        <w:r w:rsidRPr="00CE03CF">
          <w:rPr>
            <w:noProof/>
            <w:webHidden/>
          </w:rPr>
          <w:tab/>
        </w:r>
        <w:r w:rsidRPr="00CE03CF">
          <w:rPr>
            <w:rFonts w:hint="eastAsia"/>
            <w:noProof/>
            <w:webHidden/>
          </w:rPr>
          <w:t>1-</w:t>
        </w:r>
        <w:r w:rsidRPr="00CE03CF">
          <w:rPr>
            <w:noProof/>
            <w:webHidden/>
          </w:rPr>
          <w:fldChar w:fldCharType="begin"/>
        </w:r>
        <w:r w:rsidRPr="00CE03CF">
          <w:rPr>
            <w:noProof/>
            <w:webHidden/>
          </w:rPr>
          <w:instrText xml:space="preserve"> PAGEREF _Toc503360226 \h </w:instrText>
        </w:r>
        <w:r w:rsidRPr="00CE03CF">
          <w:rPr>
            <w:noProof/>
            <w:webHidden/>
          </w:rPr>
        </w:r>
        <w:r w:rsidRPr="00CE03CF">
          <w:rPr>
            <w:noProof/>
            <w:webHidden/>
          </w:rPr>
          <w:fldChar w:fldCharType="separate"/>
        </w:r>
        <w:r w:rsidR="007B39BC">
          <w:rPr>
            <w:noProof/>
            <w:webHidden/>
          </w:rPr>
          <w:t>1</w:t>
        </w:r>
        <w:r w:rsidRPr="00CE03CF">
          <w:rPr>
            <w:noProof/>
            <w:webHidden/>
          </w:rPr>
          <w:fldChar w:fldCharType="end"/>
        </w:r>
      </w:hyperlink>
    </w:p>
    <w:p w14:paraId="5F716910" w14:textId="77777777" w:rsidR="00CE03CF" w:rsidRPr="00CE03CF" w:rsidRDefault="00E633C3">
      <w:pPr>
        <w:pStyle w:val="TOC2"/>
        <w:rPr>
          <w:rFonts w:asciiTheme="minorHAnsi" w:eastAsiaTheme="minorEastAsia" w:hAnsiTheme="minorHAnsi" w:cstheme="minorBidi"/>
          <w:b w:val="0"/>
          <w:szCs w:val="22"/>
        </w:rPr>
      </w:pPr>
      <w:hyperlink w:anchor="_Toc503360227" w:history="1">
        <w:r w:rsidR="00CE03CF" w:rsidRPr="00CE03CF">
          <w:rPr>
            <w:rStyle w:val="afd"/>
            <w:b w:val="0"/>
          </w:rPr>
          <w:t>1.1</w:t>
        </w:r>
        <w:r w:rsidR="00CE03CF" w:rsidRPr="00CE03CF">
          <w:rPr>
            <w:rFonts w:asciiTheme="minorHAnsi" w:eastAsiaTheme="minorEastAsia" w:hAnsiTheme="minorHAnsi" w:cstheme="minorBidi"/>
            <w:b w:val="0"/>
            <w:szCs w:val="22"/>
          </w:rPr>
          <w:tab/>
        </w:r>
        <w:r w:rsidR="00CE03CF" w:rsidRPr="00CE03CF">
          <w:rPr>
            <w:rStyle w:val="afd"/>
            <w:rFonts w:hint="eastAsia"/>
            <w:b w:val="0"/>
          </w:rPr>
          <w:t>运行控制责任</w:t>
        </w:r>
        <w:r w:rsidR="00CE03CF" w:rsidRPr="00CE03CF">
          <w:rPr>
            <w:b w:val="0"/>
            <w:webHidden/>
          </w:rPr>
          <w:tab/>
        </w:r>
        <w:r w:rsidR="00CE03CF" w:rsidRPr="00CE03CF">
          <w:rPr>
            <w:rFonts w:hint="eastAsia"/>
            <w:b w:val="0"/>
            <w:webHidden/>
          </w:rPr>
          <w:t>1-</w:t>
        </w:r>
        <w:r w:rsidR="00CE03CF" w:rsidRPr="00CE03CF">
          <w:rPr>
            <w:b w:val="0"/>
            <w:webHidden/>
          </w:rPr>
          <w:fldChar w:fldCharType="begin"/>
        </w:r>
        <w:r w:rsidR="00CE03CF" w:rsidRPr="00CE03CF">
          <w:rPr>
            <w:b w:val="0"/>
            <w:webHidden/>
          </w:rPr>
          <w:instrText xml:space="preserve"> PAGEREF _Toc503360227 \h </w:instrText>
        </w:r>
        <w:r w:rsidR="00CE03CF" w:rsidRPr="00CE03CF">
          <w:rPr>
            <w:b w:val="0"/>
            <w:webHidden/>
          </w:rPr>
        </w:r>
        <w:r w:rsidR="00CE03CF" w:rsidRPr="00CE03CF">
          <w:rPr>
            <w:b w:val="0"/>
            <w:webHidden/>
          </w:rPr>
          <w:fldChar w:fldCharType="separate"/>
        </w:r>
        <w:r w:rsidR="007B39BC">
          <w:rPr>
            <w:b w:val="0"/>
            <w:webHidden/>
          </w:rPr>
          <w:t>1</w:t>
        </w:r>
        <w:r w:rsidR="00CE03CF" w:rsidRPr="00CE03CF">
          <w:rPr>
            <w:b w:val="0"/>
            <w:webHidden/>
          </w:rPr>
          <w:fldChar w:fldCharType="end"/>
        </w:r>
      </w:hyperlink>
    </w:p>
    <w:p w14:paraId="5F716911" w14:textId="77777777" w:rsidR="00CE03CF" w:rsidRPr="00CE03CF" w:rsidRDefault="00E633C3" w:rsidP="004F1092">
      <w:pPr>
        <w:pStyle w:val="TOC1"/>
        <w:rPr>
          <w:rFonts w:asciiTheme="minorHAnsi" w:eastAsiaTheme="minorEastAsia" w:hAnsiTheme="minorHAnsi" w:cstheme="minorBidi"/>
          <w:noProof/>
          <w:szCs w:val="22"/>
        </w:rPr>
      </w:pPr>
      <w:hyperlink w:anchor="_Toc503360231" w:history="1">
        <w:r w:rsidR="00CE03CF" w:rsidRPr="00CE03CF">
          <w:rPr>
            <w:rStyle w:val="afd"/>
            <w:noProof/>
          </w:rPr>
          <w:t>2.</w:t>
        </w:r>
        <w:r w:rsidR="00CE03CF" w:rsidRPr="00CE03CF">
          <w:rPr>
            <w:rFonts w:asciiTheme="minorHAnsi" w:eastAsiaTheme="minorEastAsia" w:hAnsiTheme="minorHAnsi" w:cstheme="minorBidi"/>
            <w:noProof/>
            <w:szCs w:val="22"/>
          </w:rPr>
          <w:tab/>
        </w:r>
        <w:r w:rsidR="00CE03CF" w:rsidRPr="00CE03CF">
          <w:rPr>
            <w:rStyle w:val="afd"/>
            <w:rFonts w:hint="eastAsia"/>
            <w:noProof/>
          </w:rPr>
          <w:t>运行机构与职责</w:t>
        </w:r>
        <w:r w:rsidR="00CE03CF" w:rsidRPr="00CE03CF">
          <w:rPr>
            <w:noProof/>
            <w:webHidden/>
          </w:rPr>
          <w:tab/>
        </w:r>
        <w:r w:rsidR="00CE03CF" w:rsidRPr="00CE03CF">
          <w:rPr>
            <w:rFonts w:hint="eastAsia"/>
            <w:noProof/>
            <w:webHidden/>
          </w:rPr>
          <w:t>2-</w:t>
        </w:r>
        <w:r w:rsidR="00CE03CF" w:rsidRPr="00CE03CF">
          <w:rPr>
            <w:noProof/>
            <w:webHidden/>
          </w:rPr>
          <w:fldChar w:fldCharType="begin"/>
        </w:r>
        <w:r w:rsidR="00CE03CF" w:rsidRPr="00CE03CF">
          <w:rPr>
            <w:noProof/>
            <w:webHidden/>
          </w:rPr>
          <w:instrText xml:space="preserve"> PAGEREF _Toc503360231 \h </w:instrText>
        </w:r>
        <w:r w:rsidR="00CE03CF" w:rsidRPr="00CE03CF">
          <w:rPr>
            <w:noProof/>
            <w:webHidden/>
          </w:rPr>
        </w:r>
        <w:r w:rsidR="00CE03CF" w:rsidRPr="00CE03CF">
          <w:rPr>
            <w:noProof/>
            <w:webHidden/>
          </w:rPr>
          <w:fldChar w:fldCharType="separate"/>
        </w:r>
        <w:r w:rsidR="007B39BC">
          <w:rPr>
            <w:noProof/>
            <w:webHidden/>
          </w:rPr>
          <w:t>1</w:t>
        </w:r>
        <w:r w:rsidR="00CE03CF" w:rsidRPr="00CE03CF">
          <w:rPr>
            <w:noProof/>
            <w:webHidden/>
          </w:rPr>
          <w:fldChar w:fldCharType="end"/>
        </w:r>
      </w:hyperlink>
    </w:p>
    <w:p w14:paraId="5F716912" w14:textId="77777777" w:rsidR="00CE03CF" w:rsidRPr="00CE03CF" w:rsidRDefault="00E633C3">
      <w:pPr>
        <w:pStyle w:val="TOC2"/>
        <w:rPr>
          <w:rFonts w:asciiTheme="minorHAnsi" w:eastAsiaTheme="minorEastAsia" w:hAnsiTheme="minorHAnsi" w:cstheme="minorBidi"/>
          <w:b w:val="0"/>
          <w:szCs w:val="22"/>
        </w:rPr>
      </w:pPr>
      <w:hyperlink w:anchor="_Toc503360235" w:history="1">
        <w:r w:rsidR="00CE03CF" w:rsidRPr="00CE03CF">
          <w:rPr>
            <w:rStyle w:val="afd"/>
            <w:b w:val="0"/>
          </w:rPr>
          <w:t>2.1</w:t>
        </w:r>
        <w:r w:rsidR="00CE03CF" w:rsidRPr="00CE03CF">
          <w:rPr>
            <w:rFonts w:asciiTheme="minorHAnsi" w:eastAsiaTheme="minorEastAsia" w:hAnsiTheme="minorHAnsi" w:cstheme="minorBidi"/>
            <w:b w:val="0"/>
            <w:szCs w:val="22"/>
          </w:rPr>
          <w:tab/>
        </w:r>
        <w:r w:rsidR="00CE03CF" w:rsidRPr="00CE03CF">
          <w:rPr>
            <w:rStyle w:val="afd"/>
            <w:rFonts w:hint="eastAsia"/>
            <w:b w:val="0"/>
          </w:rPr>
          <w:t>公司运行机构图</w:t>
        </w:r>
        <w:r w:rsidR="00CE03CF" w:rsidRPr="00CE03CF">
          <w:rPr>
            <w:b w:val="0"/>
            <w:webHidden/>
          </w:rPr>
          <w:tab/>
        </w:r>
        <w:r w:rsidR="00CE03CF" w:rsidRPr="00CE03CF">
          <w:rPr>
            <w:rFonts w:hint="eastAsia"/>
            <w:b w:val="0"/>
            <w:webHidden/>
          </w:rPr>
          <w:t>2-</w:t>
        </w:r>
        <w:r w:rsidR="00CE03CF" w:rsidRPr="00CE03CF">
          <w:rPr>
            <w:b w:val="0"/>
            <w:webHidden/>
          </w:rPr>
          <w:fldChar w:fldCharType="begin"/>
        </w:r>
        <w:r w:rsidR="00CE03CF" w:rsidRPr="00CE03CF">
          <w:rPr>
            <w:b w:val="0"/>
            <w:webHidden/>
          </w:rPr>
          <w:instrText xml:space="preserve"> PAGEREF _Toc503360235 \h </w:instrText>
        </w:r>
        <w:r w:rsidR="00CE03CF" w:rsidRPr="00CE03CF">
          <w:rPr>
            <w:b w:val="0"/>
            <w:webHidden/>
          </w:rPr>
        </w:r>
        <w:r w:rsidR="00CE03CF" w:rsidRPr="00CE03CF">
          <w:rPr>
            <w:b w:val="0"/>
            <w:webHidden/>
          </w:rPr>
          <w:fldChar w:fldCharType="separate"/>
        </w:r>
        <w:r w:rsidR="007B39BC">
          <w:rPr>
            <w:b w:val="0"/>
            <w:webHidden/>
          </w:rPr>
          <w:t>1</w:t>
        </w:r>
        <w:r w:rsidR="00CE03CF" w:rsidRPr="00CE03CF">
          <w:rPr>
            <w:b w:val="0"/>
            <w:webHidden/>
          </w:rPr>
          <w:fldChar w:fldCharType="end"/>
        </w:r>
      </w:hyperlink>
    </w:p>
    <w:p w14:paraId="5F716913" w14:textId="77777777" w:rsidR="00CE03CF" w:rsidRPr="00CE03CF" w:rsidRDefault="00E633C3">
      <w:pPr>
        <w:pStyle w:val="TOC2"/>
        <w:rPr>
          <w:rFonts w:asciiTheme="minorHAnsi" w:eastAsiaTheme="minorEastAsia" w:hAnsiTheme="minorHAnsi" w:cstheme="minorBidi"/>
          <w:b w:val="0"/>
          <w:szCs w:val="22"/>
        </w:rPr>
      </w:pPr>
      <w:hyperlink w:anchor="_Toc503360236" w:history="1">
        <w:r w:rsidR="00CE03CF" w:rsidRPr="00CE03CF">
          <w:rPr>
            <w:rStyle w:val="afd"/>
            <w:b w:val="0"/>
          </w:rPr>
          <w:t>2.2</w:t>
        </w:r>
        <w:r w:rsidR="00CE03CF" w:rsidRPr="00CE03CF">
          <w:rPr>
            <w:rFonts w:asciiTheme="minorHAnsi" w:eastAsiaTheme="minorEastAsia" w:hAnsiTheme="minorHAnsi" w:cstheme="minorBidi"/>
            <w:b w:val="0"/>
            <w:szCs w:val="22"/>
          </w:rPr>
          <w:tab/>
        </w:r>
        <w:r w:rsidR="00CE03CF" w:rsidRPr="00CE03CF">
          <w:rPr>
            <w:rStyle w:val="afd"/>
            <w:rFonts w:hint="eastAsia"/>
            <w:b w:val="0"/>
          </w:rPr>
          <w:t>运行控制部机构图与职责</w:t>
        </w:r>
        <w:r w:rsidR="00CE03CF" w:rsidRPr="00CE03CF">
          <w:rPr>
            <w:b w:val="0"/>
            <w:webHidden/>
          </w:rPr>
          <w:tab/>
        </w:r>
        <w:r w:rsidR="00CE03CF" w:rsidRPr="00CE03CF">
          <w:rPr>
            <w:rFonts w:hint="eastAsia"/>
            <w:b w:val="0"/>
            <w:webHidden/>
          </w:rPr>
          <w:t>2-</w:t>
        </w:r>
        <w:r w:rsidR="00CE03CF" w:rsidRPr="00CE03CF">
          <w:rPr>
            <w:b w:val="0"/>
            <w:webHidden/>
          </w:rPr>
          <w:fldChar w:fldCharType="begin"/>
        </w:r>
        <w:r w:rsidR="00CE03CF" w:rsidRPr="00CE03CF">
          <w:rPr>
            <w:b w:val="0"/>
            <w:webHidden/>
          </w:rPr>
          <w:instrText xml:space="preserve"> PAGEREF _Toc503360236 \h </w:instrText>
        </w:r>
        <w:r w:rsidR="00CE03CF" w:rsidRPr="00CE03CF">
          <w:rPr>
            <w:b w:val="0"/>
            <w:webHidden/>
          </w:rPr>
        </w:r>
        <w:r w:rsidR="00CE03CF" w:rsidRPr="00CE03CF">
          <w:rPr>
            <w:b w:val="0"/>
            <w:webHidden/>
          </w:rPr>
          <w:fldChar w:fldCharType="separate"/>
        </w:r>
        <w:r w:rsidR="007B39BC">
          <w:rPr>
            <w:b w:val="0"/>
            <w:webHidden/>
          </w:rPr>
          <w:t>2</w:t>
        </w:r>
        <w:r w:rsidR="00CE03CF" w:rsidRPr="00CE03CF">
          <w:rPr>
            <w:b w:val="0"/>
            <w:webHidden/>
          </w:rPr>
          <w:fldChar w:fldCharType="end"/>
        </w:r>
      </w:hyperlink>
    </w:p>
    <w:p w14:paraId="5F716914" w14:textId="77777777" w:rsidR="00CE03CF" w:rsidRPr="00CE03CF" w:rsidRDefault="00E633C3" w:rsidP="00CE03CF">
      <w:pPr>
        <w:pStyle w:val="TOC2"/>
        <w:rPr>
          <w:b w:val="0"/>
          <w:color w:val="0000FF"/>
          <w:u w:val="single"/>
        </w:rPr>
      </w:pPr>
      <w:hyperlink w:anchor="_Toc503360351" w:history="1">
        <w:r w:rsidR="00CE03CF" w:rsidRPr="00CE03CF">
          <w:rPr>
            <w:rStyle w:val="afd"/>
            <w:b w:val="0"/>
          </w:rPr>
          <w:t>2.3</w:t>
        </w:r>
        <w:r w:rsidR="00CE03CF" w:rsidRPr="00CE03CF">
          <w:rPr>
            <w:rFonts w:asciiTheme="minorHAnsi" w:eastAsiaTheme="minorEastAsia" w:hAnsiTheme="minorHAnsi" w:cstheme="minorBidi"/>
            <w:b w:val="0"/>
            <w:szCs w:val="22"/>
          </w:rPr>
          <w:tab/>
        </w:r>
        <w:r w:rsidR="00CE03CF" w:rsidRPr="00CE03CF">
          <w:rPr>
            <w:rStyle w:val="afd"/>
            <w:rFonts w:hint="eastAsia"/>
            <w:b w:val="0"/>
          </w:rPr>
          <w:t>人员资格审定</w:t>
        </w:r>
        <w:r w:rsidR="00CE03CF" w:rsidRPr="00CE03CF">
          <w:rPr>
            <w:b w:val="0"/>
            <w:webHidden/>
          </w:rPr>
          <w:tab/>
        </w:r>
        <w:r w:rsidR="00CE03CF" w:rsidRPr="00CE03CF">
          <w:rPr>
            <w:rFonts w:hint="eastAsia"/>
            <w:b w:val="0"/>
            <w:webHidden/>
          </w:rPr>
          <w:t>2-</w:t>
        </w:r>
        <w:r w:rsidR="00CE03CF" w:rsidRPr="00CE03CF">
          <w:rPr>
            <w:b w:val="0"/>
            <w:webHidden/>
          </w:rPr>
          <w:fldChar w:fldCharType="begin"/>
        </w:r>
        <w:r w:rsidR="00CE03CF" w:rsidRPr="00CE03CF">
          <w:rPr>
            <w:b w:val="0"/>
            <w:webHidden/>
          </w:rPr>
          <w:instrText xml:space="preserve"> PAGEREF _Toc503360351 \h </w:instrText>
        </w:r>
        <w:r w:rsidR="00CE03CF" w:rsidRPr="00CE03CF">
          <w:rPr>
            <w:b w:val="0"/>
            <w:webHidden/>
          </w:rPr>
        </w:r>
        <w:r w:rsidR="00CE03CF" w:rsidRPr="00CE03CF">
          <w:rPr>
            <w:b w:val="0"/>
            <w:webHidden/>
          </w:rPr>
          <w:fldChar w:fldCharType="separate"/>
        </w:r>
        <w:r w:rsidR="007B39BC">
          <w:rPr>
            <w:b w:val="0"/>
            <w:webHidden/>
          </w:rPr>
          <w:t>9</w:t>
        </w:r>
        <w:r w:rsidR="00CE03CF" w:rsidRPr="00CE03CF">
          <w:rPr>
            <w:b w:val="0"/>
            <w:webHidden/>
          </w:rPr>
          <w:fldChar w:fldCharType="end"/>
        </w:r>
      </w:hyperlink>
    </w:p>
    <w:p w14:paraId="5F716915" w14:textId="77777777" w:rsidR="00CE03CF" w:rsidRPr="00CE03CF" w:rsidRDefault="00E633C3">
      <w:pPr>
        <w:pStyle w:val="TOC2"/>
        <w:rPr>
          <w:rFonts w:asciiTheme="minorHAnsi" w:eastAsiaTheme="minorEastAsia" w:hAnsiTheme="minorHAnsi" w:cstheme="minorBidi"/>
          <w:b w:val="0"/>
          <w:szCs w:val="22"/>
        </w:rPr>
      </w:pPr>
      <w:hyperlink w:anchor="_Toc503360379" w:history="1">
        <w:r w:rsidR="00CE03CF" w:rsidRPr="00CE03CF">
          <w:rPr>
            <w:rStyle w:val="afd"/>
            <w:b w:val="0"/>
          </w:rPr>
          <w:t>3.1</w:t>
        </w:r>
        <w:r w:rsidR="00CE03CF" w:rsidRPr="00CE03CF">
          <w:rPr>
            <w:rFonts w:asciiTheme="minorHAnsi" w:eastAsiaTheme="minorEastAsia" w:hAnsiTheme="minorHAnsi" w:cstheme="minorBidi"/>
            <w:b w:val="0"/>
            <w:szCs w:val="22"/>
          </w:rPr>
          <w:tab/>
        </w:r>
        <w:r w:rsidR="00CE03CF" w:rsidRPr="00CE03CF">
          <w:rPr>
            <w:rStyle w:val="afd"/>
            <w:rFonts w:hint="eastAsia"/>
            <w:b w:val="0"/>
          </w:rPr>
          <w:t>总则</w:t>
        </w:r>
        <w:r w:rsidR="00CE03CF" w:rsidRPr="00CE03CF">
          <w:rPr>
            <w:b w:val="0"/>
            <w:webHidden/>
          </w:rPr>
          <w:tab/>
        </w:r>
        <w:r w:rsidR="00CE03CF" w:rsidRPr="00CE03CF">
          <w:rPr>
            <w:rFonts w:hint="eastAsia"/>
            <w:b w:val="0"/>
            <w:webHidden/>
          </w:rPr>
          <w:t>3-</w:t>
        </w:r>
        <w:r w:rsidR="00CE03CF" w:rsidRPr="00CE03CF">
          <w:rPr>
            <w:b w:val="0"/>
            <w:webHidden/>
          </w:rPr>
          <w:fldChar w:fldCharType="begin"/>
        </w:r>
        <w:r w:rsidR="00CE03CF" w:rsidRPr="00CE03CF">
          <w:rPr>
            <w:b w:val="0"/>
            <w:webHidden/>
          </w:rPr>
          <w:instrText xml:space="preserve"> PAGEREF _Toc503360379 \h </w:instrText>
        </w:r>
        <w:r w:rsidR="00CE03CF" w:rsidRPr="00CE03CF">
          <w:rPr>
            <w:b w:val="0"/>
            <w:webHidden/>
          </w:rPr>
        </w:r>
        <w:r w:rsidR="00CE03CF" w:rsidRPr="00CE03CF">
          <w:rPr>
            <w:b w:val="0"/>
            <w:webHidden/>
          </w:rPr>
          <w:fldChar w:fldCharType="separate"/>
        </w:r>
        <w:r w:rsidR="007B39BC">
          <w:rPr>
            <w:b w:val="0"/>
            <w:webHidden/>
          </w:rPr>
          <w:t>1</w:t>
        </w:r>
        <w:r w:rsidR="00CE03CF" w:rsidRPr="00CE03CF">
          <w:rPr>
            <w:b w:val="0"/>
            <w:webHidden/>
          </w:rPr>
          <w:fldChar w:fldCharType="end"/>
        </w:r>
      </w:hyperlink>
    </w:p>
    <w:p w14:paraId="5F716916" w14:textId="77777777" w:rsidR="00CE03CF" w:rsidRPr="00CE03CF" w:rsidRDefault="00E633C3">
      <w:pPr>
        <w:pStyle w:val="TOC2"/>
        <w:rPr>
          <w:rFonts w:asciiTheme="minorHAnsi" w:eastAsiaTheme="minorEastAsia" w:hAnsiTheme="minorHAnsi" w:cstheme="minorBidi"/>
          <w:b w:val="0"/>
          <w:szCs w:val="22"/>
        </w:rPr>
      </w:pPr>
      <w:hyperlink w:anchor="_Toc503360382" w:history="1">
        <w:r w:rsidR="00CE03CF" w:rsidRPr="00CE03CF">
          <w:rPr>
            <w:rStyle w:val="afd"/>
            <w:b w:val="0"/>
          </w:rPr>
          <w:t>3.2</w:t>
        </w:r>
        <w:r w:rsidR="00CE03CF" w:rsidRPr="00CE03CF">
          <w:rPr>
            <w:rFonts w:asciiTheme="minorHAnsi" w:eastAsiaTheme="minorEastAsia" w:hAnsiTheme="minorHAnsi" w:cstheme="minorBidi"/>
            <w:b w:val="0"/>
            <w:szCs w:val="22"/>
          </w:rPr>
          <w:tab/>
        </w:r>
        <w:r w:rsidR="00CE03CF" w:rsidRPr="00CE03CF">
          <w:rPr>
            <w:rStyle w:val="afd"/>
            <w:rFonts w:hint="eastAsia"/>
            <w:b w:val="0"/>
          </w:rPr>
          <w:t>飞行签派员的训练和资格认可</w:t>
        </w:r>
        <w:r w:rsidR="00CE03CF" w:rsidRPr="00CE03CF">
          <w:rPr>
            <w:b w:val="0"/>
            <w:webHidden/>
          </w:rPr>
          <w:tab/>
        </w:r>
        <w:r w:rsidR="00CE03CF" w:rsidRPr="00CE03CF">
          <w:rPr>
            <w:rFonts w:hint="eastAsia"/>
            <w:b w:val="0"/>
            <w:webHidden/>
          </w:rPr>
          <w:t>3-</w:t>
        </w:r>
        <w:r w:rsidR="00CE03CF" w:rsidRPr="00CE03CF">
          <w:rPr>
            <w:b w:val="0"/>
            <w:webHidden/>
          </w:rPr>
          <w:fldChar w:fldCharType="begin"/>
        </w:r>
        <w:r w:rsidR="00CE03CF" w:rsidRPr="00CE03CF">
          <w:rPr>
            <w:b w:val="0"/>
            <w:webHidden/>
          </w:rPr>
          <w:instrText xml:space="preserve"> PAGEREF _Toc503360382 \h </w:instrText>
        </w:r>
        <w:r w:rsidR="00CE03CF" w:rsidRPr="00CE03CF">
          <w:rPr>
            <w:b w:val="0"/>
            <w:webHidden/>
          </w:rPr>
        </w:r>
        <w:r w:rsidR="00CE03CF" w:rsidRPr="00CE03CF">
          <w:rPr>
            <w:b w:val="0"/>
            <w:webHidden/>
          </w:rPr>
          <w:fldChar w:fldCharType="separate"/>
        </w:r>
        <w:r w:rsidR="007B39BC">
          <w:rPr>
            <w:b w:val="0"/>
            <w:webHidden/>
          </w:rPr>
          <w:t>2</w:t>
        </w:r>
        <w:r w:rsidR="00CE03CF" w:rsidRPr="00CE03CF">
          <w:rPr>
            <w:b w:val="0"/>
            <w:webHidden/>
          </w:rPr>
          <w:fldChar w:fldCharType="end"/>
        </w:r>
      </w:hyperlink>
    </w:p>
    <w:p w14:paraId="5F716917" w14:textId="77777777" w:rsidR="00CE03CF" w:rsidRPr="00CE03CF" w:rsidRDefault="00E633C3">
      <w:pPr>
        <w:pStyle w:val="TOC2"/>
        <w:rPr>
          <w:rFonts w:asciiTheme="minorHAnsi" w:eastAsiaTheme="minorEastAsia" w:hAnsiTheme="minorHAnsi" w:cstheme="minorBidi"/>
          <w:b w:val="0"/>
          <w:szCs w:val="22"/>
        </w:rPr>
      </w:pPr>
      <w:hyperlink w:anchor="_Toc503360411" w:history="1">
        <w:r w:rsidR="00CE03CF" w:rsidRPr="00CE03CF">
          <w:rPr>
            <w:rStyle w:val="afd"/>
            <w:b w:val="0"/>
          </w:rPr>
          <w:t>3.3</w:t>
        </w:r>
        <w:r w:rsidR="00CE03CF" w:rsidRPr="00CE03CF">
          <w:rPr>
            <w:rFonts w:asciiTheme="minorHAnsi" w:eastAsiaTheme="minorEastAsia" w:hAnsiTheme="minorHAnsi" w:cstheme="minorBidi"/>
            <w:b w:val="0"/>
            <w:szCs w:val="22"/>
          </w:rPr>
          <w:tab/>
        </w:r>
        <w:r w:rsidR="00CE03CF" w:rsidRPr="00CE03CF">
          <w:rPr>
            <w:rStyle w:val="afd"/>
            <w:rFonts w:hint="eastAsia"/>
            <w:b w:val="0"/>
          </w:rPr>
          <w:t>签派员执照</w:t>
        </w:r>
        <w:r w:rsidR="00CE03CF" w:rsidRPr="00CE03CF">
          <w:rPr>
            <w:b w:val="0"/>
            <w:webHidden/>
          </w:rPr>
          <w:tab/>
        </w:r>
        <w:r w:rsidR="00CE03CF" w:rsidRPr="00CE03CF">
          <w:rPr>
            <w:rFonts w:hint="eastAsia"/>
            <w:b w:val="0"/>
            <w:webHidden/>
          </w:rPr>
          <w:t>3-</w:t>
        </w:r>
        <w:r w:rsidR="00CE03CF" w:rsidRPr="00CE03CF">
          <w:rPr>
            <w:b w:val="0"/>
            <w:webHidden/>
          </w:rPr>
          <w:fldChar w:fldCharType="begin"/>
        </w:r>
        <w:r w:rsidR="00CE03CF" w:rsidRPr="00CE03CF">
          <w:rPr>
            <w:b w:val="0"/>
            <w:webHidden/>
          </w:rPr>
          <w:instrText xml:space="preserve"> PAGEREF _Toc503360411 \h </w:instrText>
        </w:r>
        <w:r w:rsidR="00CE03CF" w:rsidRPr="00CE03CF">
          <w:rPr>
            <w:b w:val="0"/>
            <w:webHidden/>
          </w:rPr>
        </w:r>
        <w:r w:rsidR="00CE03CF" w:rsidRPr="00CE03CF">
          <w:rPr>
            <w:b w:val="0"/>
            <w:webHidden/>
          </w:rPr>
          <w:fldChar w:fldCharType="separate"/>
        </w:r>
        <w:r w:rsidR="007B39BC">
          <w:rPr>
            <w:b w:val="0"/>
            <w:webHidden/>
          </w:rPr>
          <w:t>5</w:t>
        </w:r>
        <w:r w:rsidR="00CE03CF" w:rsidRPr="00CE03CF">
          <w:rPr>
            <w:b w:val="0"/>
            <w:webHidden/>
          </w:rPr>
          <w:fldChar w:fldCharType="end"/>
        </w:r>
      </w:hyperlink>
    </w:p>
    <w:p w14:paraId="5F716918" w14:textId="77777777" w:rsidR="00CE03CF" w:rsidRPr="00CE03CF" w:rsidRDefault="00E633C3" w:rsidP="004F1092">
      <w:pPr>
        <w:pStyle w:val="TOC1"/>
        <w:rPr>
          <w:rFonts w:asciiTheme="minorHAnsi" w:eastAsiaTheme="minorEastAsia" w:hAnsiTheme="minorHAnsi" w:cstheme="minorBidi"/>
          <w:noProof/>
          <w:szCs w:val="22"/>
        </w:rPr>
      </w:pPr>
      <w:hyperlink w:anchor="_Toc503360424" w:history="1">
        <w:r w:rsidR="00CE03CF" w:rsidRPr="00CE03CF">
          <w:rPr>
            <w:rStyle w:val="afd"/>
            <w:noProof/>
          </w:rPr>
          <w:t>4.</w:t>
        </w:r>
        <w:r w:rsidR="00CE03CF" w:rsidRPr="00CE03CF">
          <w:rPr>
            <w:rFonts w:asciiTheme="minorHAnsi" w:eastAsiaTheme="minorEastAsia" w:hAnsiTheme="minorHAnsi" w:cstheme="minorBidi"/>
            <w:noProof/>
            <w:szCs w:val="22"/>
          </w:rPr>
          <w:tab/>
        </w:r>
        <w:r w:rsidR="00CE03CF" w:rsidRPr="00CE03CF">
          <w:rPr>
            <w:rStyle w:val="afd"/>
            <w:rFonts w:hint="eastAsia"/>
            <w:noProof/>
          </w:rPr>
          <w:t>运行控制</w:t>
        </w:r>
        <w:r w:rsidR="00CE03CF" w:rsidRPr="00CE03CF">
          <w:rPr>
            <w:noProof/>
            <w:webHidden/>
          </w:rPr>
          <w:tab/>
        </w:r>
        <w:r w:rsidR="00CE03CF" w:rsidRPr="00CE03CF">
          <w:rPr>
            <w:rFonts w:hint="eastAsia"/>
            <w:noProof/>
            <w:webHidden/>
          </w:rPr>
          <w:t>4-</w:t>
        </w:r>
        <w:r w:rsidR="00CE03CF" w:rsidRPr="00CE03CF">
          <w:rPr>
            <w:noProof/>
            <w:webHidden/>
          </w:rPr>
          <w:fldChar w:fldCharType="begin"/>
        </w:r>
        <w:r w:rsidR="00CE03CF" w:rsidRPr="00CE03CF">
          <w:rPr>
            <w:noProof/>
            <w:webHidden/>
          </w:rPr>
          <w:instrText xml:space="preserve"> PAGEREF _Toc503360424 \h </w:instrText>
        </w:r>
        <w:r w:rsidR="00CE03CF" w:rsidRPr="00CE03CF">
          <w:rPr>
            <w:noProof/>
            <w:webHidden/>
          </w:rPr>
        </w:r>
        <w:r w:rsidR="00CE03CF" w:rsidRPr="00CE03CF">
          <w:rPr>
            <w:noProof/>
            <w:webHidden/>
          </w:rPr>
          <w:fldChar w:fldCharType="separate"/>
        </w:r>
        <w:r w:rsidR="007B39BC">
          <w:rPr>
            <w:noProof/>
            <w:webHidden/>
          </w:rPr>
          <w:t>1</w:t>
        </w:r>
        <w:r w:rsidR="00CE03CF" w:rsidRPr="00CE03CF">
          <w:rPr>
            <w:noProof/>
            <w:webHidden/>
          </w:rPr>
          <w:fldChar w:fldCharType="end"/>
        </w:r>
      </w:hyperlink>
    </w:p>
    <w:p w14:paraId="5F716919" w14:textId="77777777" w:rsidR="00CE03CF" w:rsidRPr="00CE03CF" w:rsidRDefault="00E633C3" w:rsidP="00CE03CF">
      <w:pPr>
        <w:pStyle w:val="TOC2"/>
        <w:rPr>
          <w:rFonts w:asciiTheme="minorHAnsi" w:eastAsiaTheme="minorEastAsia" w:hAnsiTheme="minorHAnsi" w:cstheme="minorBidi"/>
          <w:b w:val="0"/>
          <w:szCs w:val="22"/>
        </w:rPr>
      </w:pPr>
      <w:hyperlink w:anchor="_Toc503360425" w:history="1">
        <w:r w:rsidR="00CE03CF" w:rsidRPr="00CE03CF">
          <w:rPr>
            <w:rStyle w:val="afd"/>
            <w:b w:val="0"/>
          </w:rPr>
          <w:t>4.1</w:t>
        </w:r>
        <w:r w:rsidR="00CE03CF" w:rsidRPr="00CE03CF">
          <w:rPr>
            <w:rFonts w:asciiTheme="minorHAnsi" w:eastAsiaTheme="minorEastAsia" w:hAnsiTheme="minorHAnsi" w:cstheme="minorBidi"/>
            <w:b w:val="0"/>
            <w:szCs w:val="22"/>
          </w:rPr>
          <w:tab/>
        </w:r>
        <w:r w:rsidR="00CE03CF" w:rsidRPr="00CE03CF">
          <w:rPr>
            <w:rStyle w:val="afd"/>
            <w:rFonts w:hint="eastAsia"/>
            <w:b w:val="0"/>
          </w:rPr>
          <w:t>运行控制依据</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_Toc503360425 \h </w:instrText>
        </w:r>
        <w:r w:rsidR="00CE03CF" w:rsidRPr="00CE03CF">
          <w:rPr>
            <w:b w:val="0"/>
            <w:webHidden/>
          </w:rPr>
        </w:r>
        <w:r w:rsidR="00CE03CF" w:rsidRPr="00CE03CF">
          <w:rPr>
            <w:b w:val="0"/>
            <w:webHidden/>
          </w:rPr>
          <w:fldChar w:fldCharType="separate"/>
        </w:r>
        <w:r w:rsidR="007B39BC">
          <w:rPr>
            <w:b w:val="0"/>
            <w:webHidden/>
          </w:rPr>
          <w:t>1</w:t>
        </w:r>
        <w:r w:rsidR="00CE03CF" w:rsidRPr="00CE03CF">
          <w:rPr>
            <w:b w:val="0"/>
            <w:webHidden/>
          </w:rPr>
          <w:fldChar w:fldCharType="end"/>
        </w:r>
      </w:hyperlink>
    </w:p>
    <w:p w14:paraId="5F71691A" w14:textId="77777777" w:rsidR="00CE03CF" w:rsidRPr="00CE03CF" w:rsidRDefault="00E633C3">
      <w:pPr>
        <w:pStyle w:val="TOC2"/>
        <w:rPr>
          <w:rFonts w:asciiTheme="minorHAnsi" w:eastAsiaTheme="minorEastAsia" w:hAnsiTheme="minorHAnsi" w:cstheme="minorBidi"/>
          <w:b w:val="0"/>
          <w:szCs w:val="22"/>
        </w:rPr>
      </w:pPr>
      <w:hyperlink w:anchor="_Toc503360452" w:history="1">
        <w:r w:rsidR="00CE03CF" w:rsidRPr="00CE03CF">
          <w:rPr>
            <w:rStyle w:val="afd"/>
            <w:b w:val="0"/>
          </w:rPr>
          <w:t>4.2</w:t>
        </w:r>
        <w:r w:rsidR="00CE03CF" w:rsidRPr="00CE03CF">
          <w:rPr>
            <w:rFonts w:asciiTheme="minorHAnsi" w:eastAsiaTheme="minorEastAsia" w:hAnsiTheme="minorHAnsi" w:cstheme="minorBidi"/>
            <w:b w:val="0"/>
            <w:szCs w:val="22"/>
          </w:rPr>
          <w:tab/>
        </w:r>
        <w:r w:rsidR="00CE03CF" w:rsidRPr="00CE03CF">
          <w:rPr>
            <w:rStyle w:val="afd"/>
            <w:rFonts w:hint="eastAsia"/>
            <w:b w:val="0"/>
          </w:rPr>
          <w:t>运行控制系统</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_Toc503360452 \h </w:instrText>
        </w:r>
        <w:r w:rsidR="00CE03CF" w:rsidRPr="00CE03CF">
          <w:rPr>
            <w:b w:val="0"/>
            <w:webHidden/>
          </w:rPr>
        </w:r>
        <w:r w:rsidR="00CE03CF" w:rsidRPr="00CE03CF">
          <w:rPr>
            <w:b w:val="0"/>
            <w:webHidden/>
          </w:rPr>
          <w:fldChar w:fldCharType="separate"/>
        </w:r>
        <w:r w:rsidR="007B39BC">
          <w:rPr>
            <w:b w:val="0"/>
            <w:webHidden/>
          </w:rPr>
          <w:t>7</w:t>
        </w:r>
        <w:r w:rsidR="00CE03CF" w:rsidRPr="00CE03CF">
          <w:rPr>
            <w:b w:val="0"/>
            <w:webHidden/>
          </w:rPr>
          <w:fldChar w:fldCharType="end"/>
        </w:r>
      </w:hyperlink>
    </w:p>
    <w:p w14:paraId="5F71691B" w14:textId="77777777" w:rsidR="00CE03CF" w:rsidRPr="00CE03CF" w:rsidRDefault="00E633C3">
      <w:pPr>
        <w:pStyle w:val="TOC2"/>
        <w:rPr>
          <w:rFonts w:asciiTheme="minorHAnsi" w:eastAsiaTheme="minorEastAsia" w:hAnsiTheme="minorHAnsi" w:cstheme="minorBidi"/>
          <w:b w:val="0"/>
          <w:szCs w:val="22"/>
        </w:rPr>
      </w:pPr>
      <w:hyperlink w:anchor="_Toc503360453" w:history="1">
        <w:r w:rsidR="00CE03CF" w:rsidRPr="00CE03CF">
          <w:rPr>
            <w:rStyle w:val="afd"/>
            <w:rFonts w:ascii="黑体" w:eastAsia="黑体" w:hAnsi="宋体"/>
            <w:b w:val="0"/>
          </w:rPr>
          <w:t>4.3</w:t>
        </w:r>
        <w:r w:rsidR="00CE03CF" w:rsidRPr="00CE03CF">
          <w:rPr>
            <w:rFonts w:asciiTheme="minorHAnsi" w:eastAsiaTheme="minorEastAsia" w:hAnsiTheme="minorHAnsi" w:cstheme="minorBidi"/>
            <w:b w:val="0"/>
            <w:szCs w:val="22"/>
          </w:rPr>
          <w:tab/>
        </w:r>
        <w:r w:rsidR="00CE03CF" w:rsidRPr="00CE03CF">
          <w:rPr>
            <w:rStyle w:val="afd"/>
            <w:rFonts w:hint="eastAsia"/>
            <w:b w:val="0"/>
          </w:rPr>
          <w:t>运行控制风险管控系统</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_Toc503360453 \h </w:instrText>
        </w:r>
        <w:r w:rsidR="00CE03CF" w:rsidRPr="00CE03CF">
          <w:rPr>
            <w:b w:val="0"/>
            <w:webHidden/>
          </w:rPr>
        </w:r>
        <w:r w:rsidR="00CE03CF" w:rsidRPr="00CE03CF">
          <w:rPr>
            <w:b w:val="0"/>
            <w:webHidden/>
          </w:rPr>
          <w:fldChar w:fldCharType="separate"/>
        </w:r>
        <w:r w:rsidR="007B39BC">
          <w:rPr>
            <w:b w:val="0"/>
            <w:webHidden/>
          </w:rPr>
          <w:t>8</w:t>
        </w:r>
        <w:r w:rsidR="00CE03CF" w:rsidRPr="00CE03CF">
          <w:rPr>
            <w:b w:val="0"/>
            <w:webHidden/>
          </w:rPr>
          <w:fldChar w:fldCharType="end"/>
        </w:r>
      </w:hyperlink>
    </w:p>
    <w:p w14:paraId="5F71691C" w14:textId="77777777" w:rsidR="00CE03CF" w:rsidRPr="00CE03CF" w:rsidRDefault="00E633C3">
      <w:pPr>
        <w:pStyle w:val="TOC2"/>
        <w:rPr>
          <w:rFonts w:asciiTheme="minorHAnsi" w:eastAsiaTheme="minorEastAsia" w:hAnsiTheme="minorHAnsi" w:cstheme="minorBidi"/>
          <w:b w:val="0"/>
          <w:szCs w:val="22"/>
        </w:rPr>
      </w:pPr>
      <w:hyperlink w:anchor="_Toc503360454" w:history="1">
        <w:r w:rsidR="00CE03CF" w:rsidRPr="00CE03CF">
          <w:rPr>
            <w:rStyle w:val="afd"/>
            <w:b w:val="0"/>
          </w:rPr>
          <w:t>4.4</w:t>
        </w:r>
        <w:r w:rsidR="00CE03CF" w:rsidRPr="00CE03CF">
          <w:rPr>
            <w:rFonts w:asciiTheme="minorHAnsi" w:eastAsiaTheme="minorEastAsia" w:hAnsiTheme="minorHAnsi" w:cstheme="minorBidi"/>
            <w:b w:val="0"/>
            <w:szCs w:val="22"/>
          </w:rPr>
          <w:tab/>
        </w:r>
        <w:r w:rsidR="00CE03CF" w:rsidRPr="00CE03CF">
          <w:rPr>
            <w:rStyle w:val="afd"/>
            <w:rFonts w:hint="eastAsia"/>
            <w:b w:val="0"/>
          </w:rPr>
          <w:t>行控制的权力</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_Toc503360454 \h </w:instrText>
        </w:r>
        <w:r w:rsidR="00CE03CF" w:rsidRPr="00CE03CF">
          <w:rPr>
            <w:b w:val="0"/>
            <w:webHidden/>
          </w:rPr>
        </w:r>
        <w:r w:rsidR="00CE03CF" w:rsidRPr="00CE03CF">
          <w:rPr>
            <w:b w:val="0"/>
            <w:webHidden/>
          </w:rPr>
          <w:fldChar w:fldCharType="separate"/>
        </w:r>
        <w:r w:rsidR="007B39BC">
          <w:rPr>
            <w:b w:val="0"/>
            <w:webHidden/>
          </w:rPr>
          <w:t>9</w:t>
        </w:r>
        <w:r w:rsidR="00CE03CF" w:rsidRPr="00CE03CF">
          <w:rPr>
            <w:b w:val="0"/>
            <w:webHidden/>
          </w:rPr>
          <w:fldChar w:fldCharType="end"/>
        </w:r>
      </w:hyperlink>
    </w:p>
    <w:p w14:paraId="5F71691D" w14:textId="77777777" w:rsidR="00CE03CF" w:rsidRPr="00CE03CF" w:rsidRDefault="00E633C3" w:rsidP="00CE03CF">
      <w:pPr>
        <w:pStyle w:val="TOC2"/>
        <w:rPr>
          <w:rFonts w:asciiTheme="minorHAnsi" w:eastAsiaTheme="minorEastAsia" w:hAnsiTheme="minorHAnsi" w:cstheme="minorBidi"/>
          <w:b w:val="0"/>
          <w:szCs w:val="22"/>
        </w:rPr>
      </w:pPr>
      <w:hyperlink w:anchor="_Toc503360466" w:history="1">
        <w:r w:rsidR="00CE03CF" w:rsidRPr="00CE03CF">
          <w:rPr>
            <w:rStyle w:val="afd"/>
            <w:b w:val="0"/>
          </w:rPr>
          <w:t>4.5</w:t>
        </w:r>
        <w:r w:rsidR="00CE03CF" w:rsidRPr="00CE03CF">
          <w:rPr>
            <w:rFonts w:asciiTheme="minorHAnsi" w:eastAsiaTheme="minorEastAsia" w:hAnsiTheme="minorHAnsi" w:cstheme="minorBidi"/>
            <w:b w:val="0"/>
            <w:szCs w:val="22"/>
          </w:rPr>
          <w:tab/>
        </w:r>
        <w:r w:rsidR="00CE03CF" w:rsidRPr="00CE03CF">
          <w:rPr>
            <w:rStyle w:val="afd"/>
            <w:rFonts w:hint="eastAsia"/>
            <w:b w:val="0"/>
          </w:rPr>
          <w:t>公司运行控制中心</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_Toc503360466 \h </w:instrText>
        </w:r>
        <w:r w:rsidR="00CE03CF" w:rsidRPr="00CE03CF">
          <w:rPr>
            <w:b w:val="0"/>
            <w:webHidden/>
          </w:rPr>
        </w:r>
        <w:r w:rsidR="00CE03CF" w:rsidRPr="00CE03CF">
          <w:rPr>
            <w:b w:val="0"/>
            <w:webHidden/>
          </w:rPr>
          <w:fldChar w:fldCharType="separate"/>
        </w:r>
        <w:r w:rsidR="007B39BC">
          <w:rPr>
            <w:b w:val="0"/>
            <w:webHidden/>
          </w:rPr>
          <w:t>10</w:t>
        </w:r>
        <w:r w:rsidR="00CE03CF" w:rsidRPr="00CE03CF">
          <w:rPr>
            <w:b w:val="0"/>
            <w:webHidden/>
          </w:rPr>
          <w:fldChar w:fldCharType="end"/>
        </w:r>
      </w:hyperlink>
    </w:p>
    <w:p w14:paraId="5F71691E" w14:textId="77777777" w:rsidR="00CE03CF" w:rsidRPr="00CE03CF" w:rsidRDefault="00E633C3">
      <w:pPr>
        <w:pStyle w:val="TOC2"/>
        <w:rPr>
          <w:rFonts w:asciiTheme="minorHAnsi" w:eastAsiaTheme="minorEastAsia" w:hAnsiTheme="minorHAnsi" w:cstheme="minorBidi"/>
          <w:b w:val="0"/>
          <w:szCs w:val="22"/>
        </w:rPr>
      </w:pPr>
      <w:hyperlink w:anchor="_Toc503360507" w:history="1">
        <w:r w:rsidR="00CE03CF" w:rsidRPr="00CE03CF">
          <w:rPr>
            <w:rStyle w:val="afd"/>
            <w:b w:val="0"/>
          </w:rPr>
          <w:t>4.6</w:t>
        </w:r>
        <w:r w:rsidR="00CE03CF" w:rsidRPr="00CE03CF">
          <w:rPr>
            <w:rFonts w:asciiTheme="minorHAnsi" w:eastAsiaTheme="minorEastAsia" w:hAnsiTheme="minorHAnsi" w:cstheme="minorBidi"/>
            <w:b w:val="0"/>
            <w:szCs w:val="22"/>
          </w:rPr>
          <w:tab/>
        </w:r>
        <w:r w:rsidR="00CE03CF" w:rsidRPr="00CE03CF">
          <w:rPr>
            <w:rStyle w:val="afd"/>
            <w:rFonts w:hint="eastAsia"/>
            <w:b w:val="0"/>
          </w:rPr>
          <w:t>运行控制工作程序</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_Toc503360507 \h </w:instrText>
        </w:r>
        <w:r w:rsidR="00CE03CF" w:rsidRPr="00CE03CF">
          <w:rPr>
            <w:b w:val="0"/>
            <w:webHidden/>
          </w:rPr>
        </w:r>
        <w:r w:rsidR="00CE03CF" w:rsidRPr="00CE03CF">
          <w:rPr>
            <w:b w:val="0"/>
            <w:webHidden/>
          </w:rPr>
          <w:fldChar w:fldCharType="separate"/>
        </w:r>
        <w:r w:rsidR="007B39BC">
          <w:rPr>
            <w:b w:val="0"/>
            <w:webHidden/>
          </w:rPr>
          <w:t>15</w:t>
        </w:r>
        <w:r w:rsidR="00CE03CF" w:rsidRPr="00CE03CF">
          <w:rPr>
            <w:b w:val="0"/>
            <w:webHidden/>
          </w:rPr>
          <w:fldChar w:fldCharType="end"/>
        </w:r>
      </w:hyperlink>
    </w:p>
    <w:p w14:paraId="5F71691F" w14:textId="77777777" w:rsidR="00CE03CF" w:rsidRPr="00CE03CF" w:rsidRDefault="00E633C3">
      <w:pPr>
        <w:pStyle w:val="TOC2"/>
        <w:rPr>
          <w:rFonts w:asciiTheme="minorHAnsi" w:eastAsiaTheme="minorEastAsia" w:hAnsiTheme="minorHAnsi" w:cstheme="minorBidi"/>
          <w:b w:val="0"/>
          <w:szCs w:val="22"/>
        </w:rPr>
      </w:pPr>
      <w:hyperlink w:anchor="_Toc503360582" w:history="1">
        <w:r w:rsidR="00CE03CF" w:rsidRPr="00CE03CF">
          <w:rPr>
            <w:rStyle w:val="afd"/>
            <w:b w:val="0"/>
          </w:rPr>
          <w:t>4.7</w:t>
        </w:r>
        <w:r w:rsidR="00CE03CF" w:rsidRPr="00CE03CF">
          <w:rPr>
            <w:rFonts w:asciiTheme="minorHAnsi" w:eastAsiaTheme="minorEastAsia" w:hAnsiTheme="minorHAnsi" w:cstheme="minorBidi"/>
            <w:b w:val="0"/>
            <w:szCs w:val="22"/>
          </w:rPr>
          <w:tab/>
        </w:r>
        <w:r w:rsidR="00CE03CF" w:rsidRPr="00CE03CF">
          <w:rPr>
            <w:rStyle w:val="afd"/>
            <w:rFonts w:hint="eastAsia"/>
            <w:b w:val="0"/>
          </w:rPr>
          <w:t>放行程序</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_Toc503360582 \h </w:instrText>
        </w:r>
        <w:r w:rsidR="00CE03CF" w:rsidRPr="00CE03CF">
          <w:rPr>
            <w:b w:val="0"/>
            <w:webHidden/>
          </w:rPr>
        </w:r>
        <w:r w:rsidR="00CE03CF" w:rsidRPr="00CE03CF">
          <w:rPr>
            <w:b w:val="0"/>
            <w:webHidden/>
          </w:rPr>
          <w:fldChar w:fldCharType="separate"/>
        </w:r>
        <w:r w:rsidR="007B39BC">
          <w:rPr>
            <w:b w:val="0"/>
            <w:webHidden/>
          </w:rPr>
          <w:t>24</w:t>
        </w:r>
        <w:r w:rsidR="00CE03CF" w:rsidRPr="00CE03CF">
          <w:rPr>
            <w:b w:val="0"/>
            <w:webHidden/>
          </w:rPr>
          <w:fldChar w:fldCharType="end"/>
        </w:r>
      </w:hyperlink>
    </w:p>
    <w:p w14:paraId="5F716920" w14:textId="77777777" w:rsidR="00CE03CF" w:rsidRPr="00CE03CF" w:rsidRDefault="00E633C3">
      <w:pPr>
        <w:pStyle w:val="TOC2"/>
        <w:rPr>
          <w:rFonts w:asciiTheme="minorHAnsi" w:eastAsiaTheme="minorEastAsia" w:hAnsiTheme="minorHAnsi" w:cstheme="minorBidi"/>
          <w:b w:val="0"/>
          <w:szCs w:val="22"/>
        </w:rPr>
      </w:pPr>
      <w:hyperlink w:anchor="_Toc503360721" w:history="1">
        <w:r w:rsidR="00CE03CF" w:rsidRPr="00CE03CF">
          <w:rPr>
            <w:rStyle w:val="afd"/>
            <w:b w:val="0"/>
          </w:rPr>
          <w:t>4.8</w:t>
        </w:r>
        <w:r w:rsidR="00CE03CF" w:rsidRPr="00CE03CF">
          <w:rPr>
            <w:rFonts w:asciiTheme="minorHAnsi" w:eastAsiaTheme="minorEastAsia" w:hAnsiTheme="minorHAnsi" w:cstheme="minorBidi"/>
            <w:b w:val="0"/>
            <w:szCs w:val="22"/>
          </w:rPr>
          <w:tab/>
        </w:r>
        <w:r w:rsidR="00CE03CF" w:rsidRPr="00CE03CF">
          <w:rPr>
            <w:rStyle w:val="afd"/>
            <w:rFonts w:hint="eastAsia"/>
            <w:b w:val="0"/>
          </w:rPr>
          <w:t>飞行跟踪程序</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_Toc503360721 \h </w:instrText>
        </w:r>
        <w:r w:rsidR="00CE03CF" w:rsidRPr="00CE03CF">
          <w:rPr>
            <w:b w:val="0"/>
            <w:webHidden/>
          </w:rPr>
        </w:r>
        <w:r w:rsidR="00CE03CF" w:rsidRPr="00CE03CF">
          <w:rPr>
            <w:b w:val="0"/>
            <w:webHidden/>
          </w:rPr>
          <w:fldChar w:fldCharType="separate"/>
        </w:r>
        <w:r w:rsidR="007B39BC">
          <w:rPr>
            <w:b w:val="0"/>
            <w:webHidden/>
          </w:rPr>
          <w:t>53</w:t>
        </w:r>
        <w:r w:rsidR="00CE03CF" w:rsidRPr="00CE03CF">
          <w:rPr>
            <w:b w:val="0"/>
            <w:webHidden/>
          </w:rPr>
          <w:fldChar w:fldCharType="end"/>
        </w:r>
      </w:hyperlink>
    </w:p>
    <w:p w14:paraId="5F716921" w14:textId="77777777" w:rsidR="00CE03CF" w:rsidRPr="00CE03CF" w:rsidRDefault="00E633C3">
      <w:pPr>
        <w:pStyle w:val="TOC2"/>
        <w:rPr>
          <w:rFonts w:asciiTheme="minorHAnsi" w:eastAsiaTheme="minorEastAsia" w:hAnsiTheme="minorHAnsi" w:cstheme="minorBidi"/>
          <w:b w:val="0"/>
          <w:szCs w:val="22"/>
        </w:rPr>
      </w:pPr>
      <w:hyperlink w:anchor="_Toc503360735" w:history="1">
        <w:r w:rsidR="00CE03CF" w:rsidRPr="00CE03CF">
          <w:rPr>
            <w:rStyle w:val="afd"/>
            <w:b w:val="0"/>
          </w:rPr>
          <w:t>4.9</w:t>
        </w:r>
        <w:r w:rsidR="00CE03CF" w:rsidRPr="00CE03CF">
          <w:rPr>
            <w:rFonts w:asciiTheme="minorHAnsi" w:eastAsiaTheme="minorEastAsia" w:hAnsiTheme="minorHAnsi" w:cstheme="minorBidi"/>
            <w:b w:val="0"/>
            <w:szCs w:val="22"/>
          </w:rPr>
          <w:tab/>
        </w:r>
        <w:r w:rsidR="00CE03CF" w:rsidRPr="00CE03CF">
          <w:rPr>
            <w:rStyle w:val="afd"/>
            <w:rFonts w:hint="eastAsia"/>
            <w:b w:val="0"/>
          </w:rPr>
          <w:t>运行计划管理程序</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_Toc503360735 \h </w:instrText>
        </w:r>
        <w:r w:rsidR="00CE03CF" w:rsidRPr="00CE03CF">
          <w:rPr>
            <w:b w:val="0"/>
            <w:webHidden/>
          </w:rPr>
        </w:r>
        <w:r w:rsidR="00CE03CF" w:rsidRPr="00CE03CF">
          <w:rPr>
            <w:b w:val="0"/>
            <w:webHidden/>
          </w:rPr>
          <w:fldChar w:fldCharType="separate"/>
        </w:r>
        <w:r w:rsidR="007B39BC">
          <w:rPr>
            <w:b w:val="0"/>
            <w:webHidden/>
          </w:rPr>
          <w:t>57</w:t>
        </w:r>
        <w:r w:rsidR="00CE03CF" w:rsidRPr="00CE03CF">
          <w:rPr>
            <w:b w:val="0"/>
            <w:webHidden/>
          </w:rPr>
          <w:fldChar w:fldCharType="end"/>
        </w:r>
      </w:hyperlink>
    </w:p>
    <w:p w14:paraId="5F716922" w14:textId="77777777" w:rsidR="00CE03CF" w:rsidRPr="00CE03CF" w:rsidRDefault="00E633C3">
      <w:pPr>
        <w:pStyle w:val="TOC2"/>
        <w:rPr>
          <w:rFonts w:asciiTheme="minorHAnsi" w:eastAsiaTheme="minorEastAsia" w:hAnsiTheme="minorHAnsi" w:cstheme="minorBidi"/>
          <w:b w:val="0"/>
          <w:szCs w:val="22"/>
        </w:rPr>
      </w:pPr>
      <w:hyperlink w:anchor="_Toc503360751" w:history="1">
        <w:r w:rsidR="00CE03CF" w:rsidRPr="00CE03CF">
          <w:rPr>
            <w:rStyle w:val="afd"/>
            <w:b w:val="0"/>
          </w:rPr>
          <w:t>4.10</w:t>
        </w:r>
        <w:r w:rsidR="00CE03CF" w:rsidRPr="00CE03CF">
          <w:rPr>
            <w:rFonts w:asciiTheme="minorHAnsi" w:eastAsiaTheme="minorEastAsia" w:hAnsiTheme="minorHAnsi" w:cstheme="minorBidi"/>
            <w:b w:val="0"/>
            <w:szCs w:val="22"/>
          </w:rPr>
          <w:tab/>
        </w:r>
        <w:r w:rsidR="00CE03CF" w:rsidRPr="00CE03CF">
          <w:rPr>
            <w:rStyle w:val="afd"/>
            <w:rFonts w:hint="eastAsia"/>
            <w:b w:val="0"/>
          </w:rPr>
          <w:t>外站航务服务代理协议</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_Toc503360751 \h </w:instrText>
        </w:r>
        <w:r w:rsidR="00CE03CF" w:rsidRPr="00CE03CF">
          <w:rPr>
            <w:b w:val="0"/>
            <w:webHidden/>
          </w:rPr>
        </w:r>
        <w:r w:rsidR="00CE03CF" w:rsidRPr="00CE03CF">
          <w:rPr>
            <w:b w:val="0"/>
            <w:webHidden/>
          </w:rPr>
          <w:fldChar w:fldCharType="separate"/>
        </w:r>
        <w:r w:rsidR="007B39BC">
          <w:rPr>
            <w:b w:val="0"/>
            <w:webHidden/>
          </w:rPr>
          <w:t>72</w:t>
        </w:r>
        <w:r w:rsidR="00CE03CF" w:rsidRPr="00CE03CF">
          <w:rPr>
            <w:b w:val="0"/>
            <w:webHidden/>
          </w:rPr>
          <w:fldChar w:fldCharType="end"/>
        </w:r>
      </w:hyperlink>
    </w:p>
    <w:p w14:paraId="5F716923" w14:textId="77777777" w:rsidR="00CE03CF" w:rsidRPr="00CE03CF" w:rsidRDefault="00E633C3">
      <w:pPr>
        <w:pStyle w:val="TOC2"/>
        <w:rPr>
          <w:rFonts w:asciiTheme="minorHAnsi" w:eastAsiaTheme="minorEastAsia" w:hAnsiTheme="minorHAnsi" w:cstheme="minorBidi"/>
          <w:b w:val="0"/>
          <w:szCs w:val="22"/>
        </w:rPr>
      </w:pPr>
      <w:hyperlink w:anchor="_Toc503360752" w:history="1">
        <w:r w:rsidR="00CE03CF" w:rsidRPr="00CE03CF">
          <w:rPr>
            <w:rStyle w:val="afd"/>
            <w:b w:val="0"/>
          </w:rPr>
          <w:t>4.11</w:t>
        </w:r>
        <w:r w:rsidR="00CE03CF" w:rsidRPr="00CE03CF">
          <w:rPr>
            <w:rFonts w:asciiTheme="minorHAnsi" w:eastAsiaTheme="minorEastAsia" w:hAnsiTheme="minorHAnsi" w:cstheme="minorBidi"/>
            <w:b w:val="0"/>
            <w:szCs w:val="22"/>
          </w:rPr>
          <w:tab/>
        </w:r>
        <w:r w:rsidR="00CE03CF" w:rsidRPr="00CE03CF">
          <w:rPr>
            <w:rStyle w:val="afd"/>
            <w:rFonts w:hint="eastAsia"/>
            <w:b w:val="0"/>
          </w:rPr>
          <w:t>航行情报</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_Toc503360752 \h </w:instrText>
        </w:r>
        <w:r w:rsidR="00CE03CF" w:rsidRPr="00CE03CF">
          <w:rPr>
            <w:b w:val="0"/>
            <w:webHidden/>
          </w:rPr>
        </w:r>
        <w:r w:rsidR="00CE03CF" w:rsidRPr="00CE03CF">
          <w:rPr>
            <w:b w:val="0"/>
            <w:webHidden/>
          </w:rPr>
          <w:fldChar w:fldCharType="separate"/>
        </w:r>
        <w:r w:rsidR="007B39BC">
          <w:rPr>
            <w:b w:val="0"/>
            <w:webHidden/>
          </w:rPr>
          <w:t>76</w:t>
        </w:r>
        <w:r w:rsidR="00CE03CF" w:rsidRPr="00CE03CF">
          <w:rPr>
            <w:b w:val="0"/>
            <w:webHidden/>
          </w:rPr>
          <w:fldChar w:fldCharType="end"/>
        </w:r>
      </w:hyperlink>
    </w:p>
    <w:p w14:paraId="5F716924" w14:textId="77777777" w:rsidR="00CE03CF" w:rsidRPr="00CE03CF" w:rsidRDefault="00E633C3" w:rsidP="00CE03CF">
      <w:pPr>
        <w:pStyle w:val="TOC2"/>
        <w:rPr>
          <w:rFonts w:asciiTheme="minorHAnsi" w:eastAsiaTheme="minorEastAsia" w:hAnsiTheme="minorHAnsi" w:cstheme="minorBidi"/>
          <w:b w:val="0"/>
          <w:szCs w:val="22"/>
        </w:rPr>
      </w:pPr>
      <w:hyperlink w:anchor="_Toc503360767" w:history="1">
        <w:r w:rsidR="00CE03CF" w:rsidRPr="00CE03CF">
          <w:rPr>
            <w:rStyle w:val="afd"/>
            <w:b w:val="0"/>
          </w:rPr>
          <w:t>4.12</w:t>
        </w:r>
        <w:r w:rsidR="00CE03CF" w:rsidRPr="00CE03CF">
          <w:rPr>
            <w:rFonts w:asciiTheme="minorHAnsi" w:eastAsiaTheme="minorEastAsia" w:hAnsiTheme="minorHAnsi" w:cstheme="minorBidi"/>
            <w:b w:val="0"/>
            <w:szCs w:val="22"/>
          </w:rPr>
          <w:tab/>
        </w:r>
        <w:r w:rsidR="00CE03CF" w:rsidRPr="00CE03CF">
          <w:rPr>
            <w:rStyle w:val="afd"/>
            <w:rFonts w:hint="eastAsia"/>
            <w:b w:val="0"/>
          </w:rPr>
          <w:t>飞机性能</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_Toc503360767 \h </w:instrText>
        </w:r>
        <w:r w:rsidR="00CE03CF" w:rsidRPr="00CE03CF">
          <w:rPr>
            <w:b w:val="0"/>
            <w:webHidden/>
          </w:rPr>
        </w:r>
        <w:r w:rsidR="00CE03CF" w:rsidRPr="00CE03CF">
          <w:rPr>
            <w:b w:val="0"/>
            <w:webHidden/>
          </w:rPr>
          <w:fldChar w:fldCharType="separate"/>
        </w:r>
        <w:r w:rsidR="007B39BC">
          <w:rPr>
            <w:b w:val="0"/>
            <w:webHidden/>
          </w:rPr>
          <w:t>83</w:t>
        </w:r>
        <w:r w:rsidR="00CE03CF" w:rsidRPr="00CE03CF">
          <w:rPr>
            <w:b w:val="0"/>
            <w:webHidden/>
          </w:rPr>
          <w:fldChar w:fldCharType="end"/>
        </w:r>
      </w:hyperlink>
    </w:p>
    <w:p w14:paraId="5F716925" w14:textId="77777777" w:rsidR="00CE03CF" w:rsidRPr="00CE03CF" w:rsidRDefault="00E633C3">
      <w:pPr>
        <w:pStyle w:val="TOC2"/>
        <w:rPr>
          <w:rFonts w:asciiTheme="minorHAnsi" w:eastAsiaTheme="minorEastAsia" w:hAnsiTheme="minorHAnsi" w:cstheme="minorBidi"/>
          <w:b w:val="0"/>
          <w:szCs w:val="22"/>
        </w:rPr>
      </w:pPr>
      <w:hyperlink w:anchor="_Toc503360775" w:history="1">
        <w:r w:rsidR="00CE03CF" w:rsidRPr="00CE03CF">
          <w:rPr>
            <w:rStyle w:val="afd"/>
            <w:b w:val="0"/>
          </w:rPr>
          <w:t>4.13</w:t>
        </w:r>
        <w:r w:rsidR="00CE03CF" w:rsidRPr="00CE03CF">
          <w:rPr>
            <w:rFonts w:asciiTheme="minorHAnsi" w:eastAsiaTheme="minorEastAsia" w:hAnsiTheme="minorHAnsi" w:cstheme="minorBidi"/>
            <w:b w:val="0"/>
            <w:szCs w:val="22"/>
          </w:rPr>
          <w:tab/>
        </w:r>
        <w:r w:rsidR="00CE03CF" w:rsidRPr="00CE03CF">
          <w:rPr>
            <w:rStyle w:val="afd"/>
            <w:rFonts w:hint="eastAsia"/>
            <w:b w:val="0"/>
          </w:rPr>
          <w:t>最低设备清单与缺件放行清单（</w:t>
        </w:r>
        <w:r w:rsidR="00CE03CF" w:rsidRPr="00CE03CF">
          <w:rPr>
            <w:rStyle w:val="afd"/>
            <w:b w:val="0"/>
          </w:rPr>
          <w:t>MEL/CDL</w:t>
        </w:r>
        <w:r w:rsidR="00CE03CF" w:rsidRPr="00CE03CF">
          <w:rPr>
            <w:rStyle w:val="afd"/>
            <w:rFonts w:hint="eastAsia"/>
            <w:b w:val="0"/>
          </w:rPr>
          <w:t>）</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_Toc503360775 \h </w:instrText>
        </w:r>
        <w:r w:rsidR="00CE03CF" w:rsidRPr="00CE03CF">
          <w:rPr>
            <w:b w:val="0"/>
            <w:webHidden/>
          </w:rPr>
        </w:r>
        <w:r w:rsidR="00CE03CF" w:rsidRPr="00CE03CF">
          <w:rPr>
            <w:b w:val="0"/>
            <w:webHidden/>
          </w:rPr>
          <w:fldChar w:fldCharType="separate"/>
        </w:r>
        <w:r w:rsidR="007B39BC">
          <w:rPr>
            <w:b w:val="0"/>
            <w:webHidden/>
          </w:rPr>
          <w:t>105</w:t>
        </w:r>
        <w:r w:rsidR="00CE03CF" w:rsidRPr="00CE03CF">
          <w:rPr>
            <w:b w:val="0"/>
            <w:webHidden/>
          </w:rPr>
          <w:fldChar w:fldCharType="end"/>
        </w:r>
      </w:hyperlink>
    </w:p>
    <w:p w14:paraId="5F716926" w14:textId="77777777" w:rsidR="00CE03CF" w:rsidRPr="00CE03CF" w:rsidRDefault="00E633C3">
      <w:pPr>
        <w:pStyle w:val="TOC2"/>
        <w:rPr>
          <w:rFonts w:asciiTheme="minorHAnsi" w:eastAsiaTheme="minorEastAsia" w:hAnsiTheme="minorHAnsi" w:cstheme="minorBidi"/>
          <w:b w:val="0"/>
          <w:szCs w:val="22"/>
        </w:rPr>
      </w:pPr>
      <w:hyperlink w:anchor="_Toc503360788" w:history="1">
        <w:r w:rsidR="00CE03CF" w:rsidRPr="00CE03CF">
          <w:rPr>
            <w:rStyle w:val="afd"/>
            <w:b w:val="0"/>
          </w:rPr>
          <w:t>4.14</w:t>
        </w:r>
        <w:r w:rsidR="00CE03CF" w:rsidRPr="00CE03CF">
          <w:rPr>
            <w:rFonts w:asciiTheme="minorHAnsi" w:eastAsiaTheme="minorEastAsia" w:hAnsiTheme="minorHAnsi" w:cstheme="minorBidi"/>
            <w:b w:val="0"/>
            <w:szCs w:val="22"/>
          </w:rPr>
          <w:tab/>
        </w:r>
        <w:r w:rsidR="00CE03CF" w:rsidRPr="00CE03CF">
          <w:rPr>
            <w:rStyle w:val="afd"/>
            <w:rFonts w:hint="eastAsia"/>
            <w:b w:val="0"/>
          </w:rPr>
          <w:t>航空气象</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_Toc503360788 \h </w:instrText>
        </w:r>
        <w:r w:rsidR="00CE03CF" w:rsidRPr="00CE03CF">
          <w:rPr>
            <w:b w:val="0"/>
            <w:webHidden/>
          </w:rPr>
        </w:r>
        <w:r w:rsidR="00CE03CF" w:rsidRPr="00CE03CF">
          <w:rPr>
            <w:b w:val="0"/>
            <w:webHidden/>
          </w:rPr>
          <w:fldChar w:fldCharType="separate"/>
        </w:r>
        <w:r w:rsidR="007B39BC">
          <w:rPr>
            <w:b w:val="0"/>
            <w:webHidden/>
          </w:rPr>
          <w:t>114</w:t>
        </w:r>
        <w:r w:rsidR="00CE03CF" w:rsidRPr="00CE03CF">
          <w:rPr>
            <w:b w:val="0"/>
            <w:webHidden/>
          </w:rPr>
          <w:fldChar w:fldCharType="end"/>
        </w:r>
      </w:hyperlink>
    </w:p>
    <w:p w14:paraId="5F716927" w14:textId="77777777" w:rsidR="00CE03CF" w:rsidRPr="00CE03CF" w:rsidRDefault="00E633C3">
      <w:pPr>
        <w:pStyle w:val="TOC2"/>
        <w:rPr>
          <w:rFonts w:asciiTheme="minorHAnsi" w:eastAsiaTheme="minorEastAsia" w:hAnsiTheme="minorHAnsi" w:cstheme="minorBidi"/>
          <w:b w:val="0"/>
          <w:szCs w:val="22"/>
        </w:rPr>
      </w:pPr>
      <w:hyperlink w:anchor="_Toc503360793" w:history="1">
        <w:r w:rsidR="00CE03CF" w:rsidRPr="00CE03CF">
          <w:rPr>
            <w:rStyle w:val="afd"/>
            <w:b w:val="0"/>
          </w:rPr>
          <w:t>4.15</w:t>
        </w:r>
        <w:r w:rsidR="00CE03CF" w:rsidRPr="00CE03CF">
          <w:rPr>
            <w:rFonts w:asciiTheme="minorHAnsi" w:eastAsiaTheme="minorEastAsia" w:hAnsiTheme="minorHAnsi" w:cstheme="minorBidi"/>
            <w:b w:val="0"/>
            <w:szCs w:val="22"/>
          </w:rPr>
          <w:tab/>
        </w:r>
        <w:r w:rsidR="00CE03CF" w:rsidRPr="00CE03CF">
          <w:rPr>
            <w:rStyle w:val="afd"/>
            <w:rFonts w:hint="eastAsia"/>
            <w:b w:val="0"/>
          </w:rPr>
          <w:t>飞行计划（</w:t>
        </w:r>
        <w:r w:rsidR="00CE03CF" w:rsidRPr="00CE03CF">
          <w:rPr>
            <w:rStyle w:val="afd"/>
            <w:b w:val="0"/>
          </w:rPr>
          <w:t>FPL</w:t>
        </w:r>
        <w:r w:rsidR="00CE03CF" w:rsidRPr="00CE03CF">
          <w:rPr>
            <w:rStyle w:val="afd"/>
            <w:rFonts w:hint="eastAsia"/>
            <w:b w:val="0"/>
          </w:rPr>
          <w:t>）</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_Toc503360793 \h </w:instrText>
        </w:r>
        <w:r w:rsidR="00CE03CF" w:rsidRPr="00CE03CF">
          <w:rPr>
            <w:b w:val="0"/>
            <w:webHidden/>
          </w:rPr>
        </w:r>
        <w:r w:rsidR="00CE03CF" w:rsidRPr="00CE03CF">
          <w:rPr>
            <w:b w:val="0"/>
            <w:webHidden/>
          </w:rPr>
          <w:fldChar w:fldCharType="separate"/>
        </w:r>
        <w:r w:rsidR="007B39BC">
          <w:rPr>
            <w:b w:val="0"/>
            <w:webHidden/>
          </w:rPr>
          <w:t>123</w:t>
        </w:r>
        <w:r w:rsidR="00CE03CF" w:rsidRPr="00CE03CF">
          <w:rPr>
            <w:b w:val="0"/>
            <w:webHidden/>
          </w:rPr>
          <w:fldChar w:fldCharType="end"/>
        </w:r>
      </w:hyperlink>
    </w:p>
    <w:p w14:paraId="5F716928" w14:textId="77777777" w:rsidR="00CE03CF" w:rsidRPr="00CE03CF" w:rsidRDefault="00E633C3">
      <w:pPr>
        <w:pStyle w:val="TOC2"/>
        <w:rPr>
          <w:rFonts w:asciiTheme="minorHAnsi" w:eastAsiaTheme="minorEastAsia" w:hAnsiTheme="minorHAnsi" w:cstheme="minorBidi"/>
          <w:b w:val="0"/>
          <w:szCs w:val="22"/>
        </w:rPr>
      </w:pPr>
      <w:hyperlink w:anchor="_Toc503360798" w:history="1">
        <w:r w:rsidR="00CE03CF" w:rsidRPr="00CE03CF">
          <w:rPr>
            <w:rStyle w:val="afd"/>
            <w:b w:val="0"/>
          </w:rPr>
          <w:t>4.16</w:t>
        </w:r>
        <w:r w:rsidR="00CE03CF" w:rsidRPr="00CE03CF">
          <w:rPr>
            <w:rFonts w:asciiTheme="minorHAnsi" w:eastAsiaTheme="minorEastAsia" w:hAnsiTheme="minorHAnsi" w:cstheme="minorBidi"/>
            <w:b w:val="0"/>
            <w:szCs w:val="22"/>
          </w:rPr>
          <w:tab/>
        </w:r>
        <w:r w:rsidR="00CE03CF" w:rsidRPr="00CE03CF">
          <w:rPr>
            <w:rStyle w:val="afd"/>
            <w:rFonts w:hint="eastAsia"/>
            <w:b w:val="0"/>
          </w:rPr>
          <w:t>计算机飞行计划的使用说明</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_Toc503360798 \h </w:instrText>
        </w:r>
        <w:r w:rsidR="00CE03CF" w:rsidRPr="00CE03CF">
          <w:rPr>
            <w:b w:val="0"/>
            <w:webHidden/>
          </w:rPr>
        </w:r>
        <w:r w:rsidR="00CE03CF" w:rsidRPr="00CE03CF">
          <w:rPr>
            <w:b w:val="0"/>
            <w:webHidden/>
          </w:rPr>
          <w:fldChar w:fldCharType="separate"/>
        </w:r>
        <w:r w:rsidR="007B39BC">
          <w:rPr>
            <w:b w:val="0"/>
            <w:webHidden/>
          </w:rPr>
          <w:t>133</w:t>
        </w:r>
        <w:r w:rsidR="00CE03CF" w:rsidRPr="00CE03CF">
          <w:rPr>
            <w:b w:val="0"/>
            <w:webHidden/>
          </w:rPr>
          <w:fldChar w:fldCharType="end"/>
        </w:r>
      </w:hyperlink>
    </w:p>
    <w:p w14:paraId="5F716929" w14:textId="77777777" w:rsidR="00CE03CF" w:rsidRPr="00CE03CF" w:rsidRDefault="00E633C3">
      <w:pPr>
        <w:pStyle w:val="TOC2"/>
        <w:rPr>
          <w:rFonts w:asciiTheme="minorHAnsi" w:eastAsiaTheme="minorEastAsia" w:hAnsiTheme="minorHAnsi" w:cstheme="minorBidi"/>
          <w:b w:val="0"/>
          <w:szCs w:val="22"/>
        </w:rPr>
      </w:pPr>
      <w:hyperlink w:anchor="_Toc503360799" w:history="1">
        <w:r w:rsidR="00CE03CF" w:rsidRPr="00CE03CF">
          <w:rPr>
            <w:rStyle w:val="afd"/>
            <w:b w:val="0"/>
          </w:rPr>
          <w:t>4.17</w:t>
        </w:r>
        <w:r w:rsidR="00CE03CF" w:rsidRPr="00CE03CF">
          <w:rPr>
            <w:rFonts w:asciiTheme="minorHAnsi" w:eastAsiaTheme="minorEastAsia" w:hAnsiTheme="minorHAnsi" w:cstheme="minorBidi"/>
            <w:b w:val="0"/>
            <w:szCs w:val="22"/>
          </w:rPr>
          <w:tab/>
        </w:r>
        <w:r w:rsidR="00CE03CF" w:rsidRPr="00CE03CF">
          <w:rPr>
            <w:rStyle w:val="afd"/>
            <w:rFonts w:hint="eastAsia"/>
            <w:b w:val="0"/>
          </w:rPr>
          <w:t>运行信息的记录与管理</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_Toc503360799 \h </w:instrText>
        </w:r>
        <w:r w:rsidR="00CE03CF" w:rsidRPr="00CE03CF">
          <w:rPr>
            <w:b w:val="0"/>
            <w:webHidden/>
          </w:rPr>
        </w:r>
        <w:r w:rsidR="00CE03CF" w:rsidRPr="00CE03CF">
          <w:rPr>
            <w:b w:val="0"/>
            <w:webHidden/>
          </w:rPr>
          <w:fldChar w:fldCharType="separate"/>
        </w:r>
        <w:r w:rsidR="007B39BC">
          <w:rPr>
            <w:b w:val="0"/>
            <w:webHidden/>
          </w:rPr>
          <w:t>156</w:t>
        </w:r>
        <w:r w:rsidR="00CE03CF" w:rsidRPr="00CE03CF">
          <w:rPr>
            <w:b w:val="0"/>
            <w:webHidden/>
          </w:rPr>
          <w:fldChar w:fldCharType="end"/>
        </w:r>
      </w:hyperlink>
    </w:p>
    <w:p w14:paraId="5F71692A" w14:textId="77777777" w:rsidR="00CE03CF" w:rsidRPr="00CE03CF" w:rsidRDefault="00E633C3">
      <w:pPr>
        <w:pStyle w:val="TOC2"/>
        <w:rPr>
          <w:rFonts w:asciiTheme="minorHAnsi" w:eastAsiaTheme="minorEastAsia" w:hAnsiTheme="minorHAnsi" w:cstheme="minorBidi"/>
          <w:b w:val="0"/>
          <w:szCs w:val="22"/>
        </w:rPr>
      </w:pPr>
      <w:hyperlink w:anchor="_Toc503360802" w:history="1">
        <w:r w:rsidR="00CE03CF" w:rsidRPr="00CE03CF">
          <w:rPr>
            <w:rStyle w:val="afd"/>
            <w:b w:val="0"/>
          </w:rPr>
          <w:t>4.18</w:t>
        </w:r>
        <w:r w:rsidR="00CE03CF" w:rsidRPr="00CE03CF">
          <w:rPr>
            <w:rFonts w:asciiTheme="minorHAnsi" w:eastAsiaTheme="minorEastAsia" w:hAnsiTheme="minorHAnsi" w:cstheme="minorBidi"/>
            <w:b w:val="0"/>
            <w:szCs w:val="22"/>
          </w:rPr>
          <w:tab/>
        </w:r>
        <w:r w:rsidR="00CE03CF" w:rsidRPr="00CE03CF">
          <w:rPr>
            <w:rStyle w:val="afd"/>
            <w:rFonts w:hint="eastAsia"/>
            <w:b w:val="0"/>
          </w:rPr>
          <w:t>导航数据库管理</w:t>
        </w:r>
        <w:r w:rsidR="00CE03CF" w:rsidRPr="00CE03CF">
          <w:rPr>
            <w:b w:val="0"/>
            <w:webHidden/>
          </w:rPr>
          <w:tab/>
        </w:r>
        <w:r w:rsidR="00CE03CF" w:rsidRPr="00CE03CF">
          <w:rPr>
            <w:b w:val="0"/>
            <w:webHidden/>
          </w:rPr>
          <w:fldChar w:fldCharType="begin"/>
        </w:r>
        <w:r w:rsidR="00CE03CF" w:rsidRPr="00CE03CF">
          <w:rPr>
            <w:b w:val="0"/>
            <w:webHidden/>
          </w:rPr>
          <w:instrText xml:space="preserve"> PAGEREF _Toc503360802 \h </w:instrText>
        </w:r>
        <w:r w:rsidR="00CE03CF" w:rsidRPr="00CE03CF">
          <w:rPr>
            <w:b w:val="0"/>
            <w:webHidden/>
          </w:rPr>
        </w:r>
        <w:r w:rsidR="00CE03CF" w:rsidRPr="00CE03CF">
          <w:rPr>
            <w:b w:val="0"/>
            <w:webHidden/>
          </w:rPr>
          <w:fldChar w:fldCharType="separate"/>
        </w:r>
        <w:r w:rsidR="007B39BC">
          <w:rPr>
            <w:b w:val="0"/>
            <w:webHidden/>
          </w:rPr>
          <w:t>157</w:t>
        </w:r>
        <w:r w:rsidR="00CE03CF" w:rsidRPr="00CE03CF">
          <w:rPr>
            <w:b w:val="0"/>
            <w:webHidden/>
          </w:rPr>
          <w:fldChar w:fldCharType="end"/>
        </w:r>
      </w:hyperlink>
    </w:p>
    <w:p w14:paraId="5F71692B" w14:textId="77777777" w:rsidR="00CE03CF" w:rsidRPr="00CE03CF" w:rsidRDefault="00E633C3">
      <w:pPr>
        <w:pStyle w:val="TOC2"/>
        <w:rPr>
          <w:rFonts w:asciiTheme="minorHAnsi" w:eastAsiaTheme="minorEastAsia" w:hAnsiTheme="minorHAnsi" w:cstheme="minorBidi"/>
          <w:b w:val="0"/>
          <w:szCs w:val="22"/>
        </w:rPr>
      </w:pPr>
      <w:hyperlink w:anchor="_Toc503360803" w:history="1">
        <w:r w:rsidR="00CE03CF" w:rsidRPr="00CE03CF">
          <w:rPr>
            <w:rStyle w:val="afd"/>
            <w:b w:val="0"/>
          </w:rPr>
          <w:t>4.19</w:t>
        </w:r>
        <w:r w:rsidR="00CE03CF" w:rsidRPr="00CE03CF">
          <w:rPr>
            <w:rFonts w:asciiTheme="minorHAnsi" w:eastAsiaTheme="minorEastAsia" w:hAnsiTheme="minorHAnsi" w:cstheme="minorBidi"/>
            <w:b w:val="0"/>
            <w:szCs w:val="22"/>
          </w:rPr>
          <w:tab/>
        </w:r>
        <w:r w:rsidR="00CE03CF" w:rsidRPr="00CE03CF">
          <w:rPr>
            <w:rStyle w:val="afd"/>
            <w:b w:val="0"/>
          </w:rPr>
          <w:t>PBN</w:t>
        </w:r>
        <w:r w:rsidR="00CE03CF" w:rsidRPr="00CE03CF">
          <w:rPr>
            <w:rStyle w:val="afd"/>
            <w:rFonts w:hint="eastAsia"/>
            <w:b w:val="0"/>
          </w:rPr>
          <w:t>运行</w:t>
        </w:r>
        <w:r w:rsidR="00CE03CF" w:rsidRPr="00CE03CF">
          <w:rPr>
            <w:b w:val="0"/>
            <w:webHidden/>
          </w:rPr>
          <w:tab/>
        </w:r>
        <w:r w:rsidR="00CE03CF" w:rsidRPr="00CE03CF">
          <w:rPr>
            <w:rFonts w:hint="eastAsia"/>
            <w:b w:val="0"/>
            <w:webHidden/>
          </w:rPr>
          <w:t>4-</w:t>
        </w:r>
        <w:r w:rsidR="00CE03CF" w:rsidRPr="00CE03CF">
          <w:rPr>
            <w:b w:val="0"/>
            <w:webHidden/>
          </w:rPr>
          <w:fldChar w:fldCharType="begin"/>
        </w:r>
        <w:r w:rsidR="00CE03CF" w:rsidRPr="00CE03CF">
          <w:rPr>
            <w:b w:val="0"/>
            <w:webHidden/>
          </w:rPr>
          <w:instrText xml:space="preserve"> PAGEREF _Toc503360803 \h </w:instrText>
        </w:r>
        <w:r w:rsidR="00CE03CF" w:rsidRPr="00CE03CF">
          <w:rPr>
            <w:b w:val="0"/>
            <w:webHidden/>
          </w:rPr>
        </w:r>
        <w:r w:rsidR="00CE03CF" w:rsidRPr="00CE03CF">
          <w:rPr>
            <w:b w:val="0"/>
            <w:webHidden/>
          </w:rPr>
          <w:fldChar w:fldCharType="separate"/>
        </w:r>
        <w:r w:rsidR="007B39BC">
          <w:rPr>
            <w:b w:val="0"/>
            <w:webHidden/>
          </w:rPr>
          <w:t>162</w:t>
        </w:r>
        <w:r w:rsidR="00CE03CF" w:rsidRPr="00CE03CF">
          <w:rPr>
            <w:b w:val="0"/>
            <w:webHidden/>
          </w:rPr>
          <w:fldChar w:fldCharType="end"/>
        </w:r>
      </w:hyperlink>
    </w:p>
    <w:p w14:paraId="5F71692C" w14:textId="77777777" w:rsidR="00CE03CF" w:rsidRPr="00CE03CF" w:rsidRDefault="00E633C3">
      <w:pPr>
        <w:pStyle w:val="TOC2"/>
        <w:rPr>
          <w:rFonts w:asciiTheme="minorHAnsi" w:eastAsiaTheme="minorEastAsia" w:hAnsiTheme="minorHAnsi" w:cstheme="minorBidi"/>
          <w:b w:val="0"/>
          <w:szCs w:val="22"/>
        </w:rPr>
      </w:pPr>
      <w:hyperlink w:anchor="_Toc503360861" w:history="1">
        <w:r w:rsidR="00CE03CF" w:rsidRPr="00CE03CF">
          <w:rPr>
            <w:rStyle w:val="afd"/>
            <w:b w:val="0"/>
          </w:rPr>
          <w:t>5.1</w:t>
        </w:r>
        <w:r w:rsidR="00CE03CF" w:rsidRPr="00CE03CF">
          <w:rPr>
            <w:rFonts w:asciiTheme="minorHAnsi" w:eastAsiaTheme="minorEastAsia" w:hAnsiTheme="minorHAnsi" w:cstheme="minorBidi"/>
            <w:b w:val="0"/>
            <w:szCs w:val="22"/>
          </w:rPr>
          <w:tab/>
        </w:r>
        <w:r w:rsidR="00CE03CF" w:rsidRPr="00CE03CF">
          <w:rPr>
            <w:rStyle w:val="afd"/>
            <w:rFonts w:hint="eastAsia"/>
            <w:b w:val="0"/>
          </w:rPr>
          <w:t>公司基地现场管理</w:t>
        </w:r>
        <w:r w:rsidR="00CE03CF" w:rsidRPr="00CE03CF">
          <w:rPr>
            <w:b w:val="0"/>
            <w:webHidden/>
          </w:rPr>
          <w:tab/>
        </w:r>
        <w:r w:rsidR="00CE03CF" w:rsidRPr="00CE03CF">
          <w:rPr>
            <w:rFonts w:hint="eastAsia"/>
            <w:b w:val="0"/>
            <w:webHidden/>
          </w:rPr>
          <w:t>5-</w:t>
        </w:r>
        <w:r w:rsidR="00CE03CF" w:rsidRPr="00CE03CF">
          <w:rPr>
            <w:b w:val="0"/>
            <w:webHidden/>
          </w:rPr>
          <w:fldChar w:fldCharType="begin"/>
        </w:r>
        <w:r w:rsidR="00CE03CF" w:rsidRPr="00CE03CF">
          <w:rPr>
            <w:b w:val="0"/>
            <w:webHidden/>
          </w:rPr>
          <w:instrText xml:space="preserve"> PAGEREF _Toc503360861 \h </w:instrText>
        </w:r>
        <w:r w:rsidR="00CE03CF" w:rsidRPr="00CE03CF">
          <w:rPr>
            <w:b w:val="0"/>
            <w:webHidden/>
          </w:rPr>
        </w:r>
        <w:r w:rsidR="00CE03CF" w:rsidRPr="00CE03CF">
          <w:rPr>
            <w:b w:val="0"/>
            <w:webHidden/>
          </w:rPr>
          <w:fldChar w:fldCharType="separate"/>
        </w:r>
        <w:r w:rsidR="007B39BC">
          <w:rPr>
            <w:b w:val="0"/>
            <w:webHidden/>
          </w:rPr>
          <w:t>1</w:t>
        </w:r>
        <w:r w:rsidR="00CE03CF" w:rsidRPr="00CE03CF">
          <w:rPr>
            <w:b w:val="0"/>
            <w:webHidden/>
          </w:rPr>
          <w:fldChar w:fldCharType="end"/>
        </w:r>
      </w:hyperlink>
    </w:p>
    <w:p w14:paraId="5F71692D" w14:textId="77777777" w:rsidR="00CE03CF" w:rsidRPr="00CE03CF" w:rsidRDefault="00E633C3">
      <w:pPr>
        <w:pStyle w:val="TOC2"/>
        <w:rPr>
          <w:rFonts w:asciiTheme="minorHAnsi" w:eastAsiaTheme="minorEastAsia" w:hAnsiTheme="minorHAnsi" w:cstheme="minorBidi"/>
          <w:b w:val="0"/>
          <w:szCs w:val="22"/>
        </w:rPr>
      </w:pPr>
      <w:hyperlink w:anchor="_Toc503360867" w:history="1">
        <w:r w:rsidR="00CE03CF" w:rsidRPr="00CE03CF">
          <w:rPr>
            <w:rStyle w:val="afd"/>
            <w:b w:val="0"/>
          </w:rPr>
          <w:t>5.2</w:t>
        </w:r>
        <w:r w:rsidR="00CE03CF" w:rsidRPr="00CE03CF">
          <w:rPr>
            <w:rFonts w:asciiTheme="minorHAnsi" w:eastAsiaTheme="minorEastAsia" w:hAnsiTheme="minorHAnsi" w:cstheme="minorBidi"/>
            <w:b w:val="0"/>
            <w:szCs w:val="22"/>
          </w:rPr>
          <w:tab/>
        </w:r>
        <w:r w:rsidR="00CE03CF" w:rsidRPr="00CE03CF">
          <w:rPr>
            <w:rStyle w:val="afd"/>
            <w:rFonts w:hint="eastAsia"/>
            <w:b w:val="0"/>
          </w:rPr>
          <w:t>航站现场管理</w:t>
        </w:r>
        <w:r w:rsidR="00CE03CF" w:rsidRPr="00CE03CF">
          <w:rPr>
            <w:b w:val="0"/>
            <w:webHidden/>
          </w:rPr>
          <w:tab/>
        </w:r>
        <w:r w:rsidR="00CE03CF" w:rsidRPr="00CE03CF">
          <w:rPr>
            <w:rFonts w:hint="eastAsia"/>
            <w:b w:val="0"/>
            <w:webHidden/>
          </w:rPr>
          <w:t>5-</w:t>
        </w:r>
        <w:r w:rsidR="00CE03CF" w:rsidRPr="00CE03CF">
          <w:rPr>
            <w:b w:val="0"/>
            <w:webHidden/>
          </w:rPr>
          <w:fldChar w:fldCharType="begin"/>
        </w:r>
        <w:r w:rsidR="00CE03CF" w:rsidRPr="00CE03CF">
          <w:rPr>
            <w:b w:val="0"/>
            <w:webHidden/>
          </w:rPr>
          <w:instrText xml:space="preserve"> PAGEREF _Toc503360867 \h </w:instrText>
        </w:r>
        <w:r w:rsidR="00CE03CF" w:rsidRPr="00CE03CF">
          <w:rPr>
            <w:b w:val="0"/>
            <w:webHidden/>
          </w:rPr>
        </w:r>
        <w:r w:rsidR="00CE03CF" w:rsidRPr="00CE03CF">
          <w:rPr>
            <w:b w:val="0"/>
            <w:webHidden/>
          </w:rPr>
          <w:fldChar w:fldCharType="separate"/>
        </w:r>
        <w:r w:rsidR="007B39BC">
          <w:rPr>
            <w:b w:val="0"/>
            <w:webHidden/>
          </w:rPr>
          <w:t>4</w:t>
        </w:r>
        <w:r w:rsidR="00CE03CF" w:rsidRPr="00CE03CF">
          <w:rPr>
            <w:b w:val="0"/>
            <w:webHidden/>
          </w:rPr>
          <w:fldChar w:fldCharType="end"/>
        </w:r>
      </w:hyperlink>
    </w:p>
    <w:p w14:paraId="5F71692E" w14:textId="77777777" w:rsidR="00CE03CF" w:rsidRPr="00CE03CF" w:rsidRDefault="00E633C3" w:rsidP="004F1092">
      <w:pPr>
        <w:pStyle w:val="TOC1"/>
        <w:rPr>
          <w:rFonts w:asciiTheme="minorHAnsi" w:eastAsiaTheme="minorEastAsia" w:hAnsiTheme="minorHAnsi" w:cstheme="minorBidi"/>
          <w:noProof/>
          <w:szCs w:val="22"/>
        </w:rPr>
      </w:pPr>
      <w:hyperlink w:anchor="_Toc503360872" w:history="1">
        <w:r w:rsidR="00CE03CF" w:rsidRPr="00CE03CF">
          <w:rPr>
            <w:rStyle w:val="afd"/>
            <w:noProof/>
          </w:rPr>
          <w:t>6.</w:t>
        </w:r>
        <w:r w:rsidR="00CE03CF" w:rsidRPr="00CE03CF">
          <w:rPr>
            <w:rFonts w:asciiTheme="minorHAnsi" w:eastAsiaTheme="minorEastAsia" w:hAnsiTheme="minorHAnsi" w:cstheme="minorBidi"/>
            <w:noProof/>
            <w:szCs w:val="22"/>
          </w:rPr>
          <w:tab/>
        </w:r>
        <w:r w:rsidR="00CE03CF" w:rsidRPr="00CE03CF">
          <w:rPr>
            <w:rStyle w:val="afd"/>
            <w:rFonts w:hint="eastAsia"/>
            <w:noProof/>
          </w:rPr>
          <w:t>通信</w:t>
        </w:r>
        <w:r w:rsidR="00CE03CF" w:rsidRPr="00CE03CF">
          <w:rPr>
            <w:noProof/>
            <w:webHidden/>
          </w:rPr>
          <w:tab/>
        </w:r>
        <w:r w:rsidR="00CE03CF" w:rsidRPr="00CE03CF">
          <w:rPr>
            <w:rFonts w:hint="eastAsia"/>
            <w:noProof/>
            <w:webHidden/>
          </w:rPr>
          <w:t>6-</w:t>
        </w:r>
        <w:r w:rsidR="00CE03CF" w:rsidRPr="00CE03CF">
          <w:rPr>
            <w:noProof/>
            <w:webHidden/>
          </w:rPr>
          <w:fldChar w:fldCharType="begin"/>
        </w:r>
        <w:r w:rsidR="00CE03CF" w:rsidRPr="00CE03CF">
          <w:rPr>
            <w:noProof/>
            <w:webHidden/>
          </w:rPr>
          <w:instrText xml:space="preserve"> PAGEREF _Toc503360872 \h </w:instrText>
        </w:r>
        <w:r w:rsidR="00CE03CF" w:rsidRPr="00CE03CF">
          <w:rPr>
            <w:noProof/>
            <w:webHidden/>
          </w:rPr>
        </w:r>
        <w:r w:rsidR="00CE03CF" w:rsidRPr="00CE03CF">
          <w:rPr>
            <w:noProof/>
            <w:webHidden/>
          </w:rPr>
          <w:fldChar w:fldCharType="separate"/>
        </w:r>
        <w:r w:rsidR="007B39BC">
          <w:rPr>
            <w:noProof/>
            <w:webHidden/>
          </w:rPr>
          <w:t>1</w:t>
        </w:r>
        <w:r w:rsidR="00CE03CF" w:rsidRPr="00CE03CF">
          <w:rPr>
            <w:noProof/>
            <w:webHidden/>
          </w:rPr>
          <w:fldChar w:fldCharType="end"/>
        </w:r>
      </w:hyperlink>
    </w:p>
    <w:p w14:paraId="5F71692F" w14:textId="77777777" w:rsidR="00CE03CF" w:rsidRPr="00CE03CF" w:rsidRDefault="00E633C3">
      <w:pPr>
        <w:pStyle w:val="TOC2"/>
        <w:rPr>
          <w:rFonts w:asciiTheme="minorHAnsi" w:eastAsiaTheme="minorEastAsia" w:hAnsiTheme="minorHAnsi" w:cstheme="minorBidi"/>
          <w:b w:val="0"/>
          <w:szCs w:val="22"/>
        </w:rPr>
      </w:pPr>
      <w:hyperlink w:anchor="_Toc503360875" w:history="1">
        <w:r w:rsidR="00CE03CF" w:rsidRPr="00CE03CF">
          <w:rPr>
            <w:rStyle w:val="afd"/>
            <w:b w:val="0"/>
          </w:rPr>
          <w:t>6.1</w:t>
        </w:r>
        <w:r w:rsidR="00CE03CF" w:rsidRPr="00CE03CF">
          <w:rPr>
            <w:rFonts w:asciiTheme="minorHAnsi" w:eastAsiaTheme="minorEastAsia" w:hAnsiTheme="minorHAnsi" w:cstheme="minorBidi"/>
            <w:b w:val="0"/>
            <w:szCs w:val="22"/>
          </w:rPr>
          <w:tab/>
        </w:r>
        <w:r w:rsidR="00CE03CF" w:rsidRPr="00CE03CF">
          <w:rPr>
            <w:rStyle w:val="afd"/>
            <w:rFonts w:hint="eastAsia"/>
            <w:b w:val="0"/>
          </w:rPr>
          <w:t>总则</w:t>
        </w:r>
        <w:r w:rsidR="00CE03CF" w:rsidRPr="00CE03CF">
          <w:rPr>
            <w:b w:val="0"/>
            <w:webHidden/>
          </w:rPr>
          <w:tab/>
        </w:r>
        <w:r w:rsidR="00CE03CF" w:rsidRPr="00CE03CF">
          <w:rPr>
            <w:rFonts w:hint="eastAsia"/>
            <w:b w:val="0"/>
            <w:webHidden/>
          </w:rPr>
          <w:t>6-</w:t>
        </w:r>
        <w:r w:rsidR="00CE03CF" w:rsidRPr="00CE03CF">
          <w:rPr>
            <w:b w:val="0"/>
            <w:webHidden/>
          </w:rPr>
          <w:fldChar w:fldCharType="begin"/>
        </w:r>
        <w:r w:rsidR="00CE03CF" w:rsidRPr="00CE03CF">
          <w:rPr>
            <w:b w:val="0"/>
            <w:webHidden/>
          </w:rPr>
          <w:instrText xml:space="preserve"> PAGEREF _Toc503360875 \h </w:instrText>
        </w:r>
        <w:r w:rsidR="00CE03CF" w:rsidRPr="00CE03CF">
          <w:rPr>
            <w:b w:val="0"/>
            <w:webHidden/>
          </w:rPr>
        </w:r>
        <w:r w:rsidR="00CE03CF" w:rsidRPr="00CE03CF">
          <w:rPr>
            <w:b w:val="0"/>
            <w:webHidden/>
          </w:rPr>
          <w:fldChar w:fldCharType="separate"/>
        </w:r>
        <w:r w:rsidR="007B39BC">
          <w:rPr>
            <w:b w:val="0"/>
            <w:webHidden/>
          </w:rPr>
          <w:t>1</w:t>
        </w:r>
        <w:r w:rsidR="00CE03CF" w:rsidRPr="00CE03CF">
          <w:rPr>
            <w:b w:val="0"/>
            <w:webHidden/>
          </w:rPr>
          <w:fldChar w:fldCharType="end"/>
        </w:r>
      </w:hyperlink>
    </w:p>
    <w:p w14:paraId="5F716930" w14:textId="77777777" w:rsidR="00CE03CF" w:rsidRPr="00CE03CF" w:rsidRDefault="00E633C3">
      <w:pPr>
        <w:pStyle w:val="TOC2"/>
        <w:rPr>
          <w:rFonts w:asciiTheme="minorHAnsi" w:eastAsiaTheme="minorEastAsia" w:hAnsiTheme="minorHAnsi" w:cstheme="minorBidi"/>
          <w:b w:val="0"/>
          <w:szCs w:val="22"/>
        </w:rPr>
      </w:pPr>
      <w:hyperlink w:anchor="_Toc503360879" w:history="1">
        <w:r w:rsidR="00CE03CF" w:rsidRPr="00CE03CF">
          <w:rPr>
            <w:rStyle w:val="afd"/>
            <w:b w:val="0"/>
          </w:rPr>
          <w:t>6.2</w:t>
        </w:r>
        <w:r w:rsidR="00CE03CF" w:rsidRPr="00CE03CF">
          <w:rPr>
            <w:rFonts w:asciiTheme="minorHAnsi" w:eastAsiaTheme="minorEastAsia" w:hAnsiTheme="minorHAnsi" w:cstheme="minorBidi"/>
            <w:b w:val="0"/>
            <w:szCs w:val="22"/>
          </w:rPr>
          <w:tab/>
        </w:r>
        <w:r w:rsidR="00CE03CF" w:rsidRPr="00CE03CF">
          <w:rPr>
            <w:rStyle w:val="afd"/>
            <w:rFonts w:hint="eastAsia"/>
            <w:b w:val="0"/>
          </w:rPr>
          <w:t>地</w:t>
        </w:r>
        <w:r w:rsidR="00CE03CF" w:rsidRPr="00CE03CF">
          <w:rPr>
            <w:rStyle w:val="afd"/>
            <w:b w:val="0"/>
          </w:rPr>
          <w:t>/</w:t>
        </w:r>
        <w:r w:rsidR="00CE03CF" w:rsidRPr="00CE03CF">
          <w:rPr>
            <w:rStyle w:val="afd"/>
            <w:rFonts w:hint="eastAsia"/>
            <w:b w:val="0"/>
          </w:rPr>
          <w:t>空通信</w:t>
        </w:r>
        <w:r w:rsidR="00CE03CF" w:rsidRPr="00CE03CF">
          <w:rPr>
            <w:b w:val="0"/>
            <w:webHidden/>
          </w:rPr>
          <w:tab/>
        </w:r>
        <w:r w:rsidR="00CE03CF" w:rsidRPr="00CE03CF">
          <w:rPr>
            <w:rFonts w:hint="eastAsia"/>
            <w:b w:val="0"/>
            <w:webHidden/>
          </w:rPr>
          <w:t>6-</w:t>
        </w:r>
        <w:r w:rsidR="00CE03CF" w:rsidRPr="00CE03CF">
          <w:rPr>
            <w:b w:val="0"/>
            <w:webHidden/>
          </w:rPr>
          <w:fldChar w:fldCharType="begin"/>
        </w:r>
        <w:r w:rsidR="00CE03CF" w:rsidRPr="00CE03CF">
          <w:rPr>
            <w:b w:val="0"/>
            <w:webHidden/>
          </w:rPr>
          <w:instrText xml:space="preserve"> PAGEREF _Toc503360879 \h </w:instrText>
        </w:r>
        <w:r w:rsidR="00CE03CF" w:rsidRPr="00CE03CF">
          <w:rPr>
            <w:b w:val="0"/>
            <w:webHidden/>
          </w:rPr>
        </w:r>
        <w:r w:rsidR="00CE03CF" w:rsidRPr="00CE03CF">
          <w:rPr>
            <w:b w:val="0"/>
            <w:webHidden/>
          </w:rPr>
          <w:fldChar w:fldCharType="separate"/>
        </w:r>
        <w:r w:rsidR="007B39BC">
          <w:rPr>
            <w:b w:val="0"/>
            <w:webHidden/>
          </w:rPr>
          <w:t>3</w:t>
        </w:r>
        <w:r w:rsidR="00CE03CF" w:rsidRPr="00CE03CF">
          <w:rPr>
            <w:b w:val="0"/>
            <w:webHidden/>
          </w:rPr>
          <w:fldChar w:fldCharType="end"/>
        </w:r>
      </w:hyperlink>
    </w:p>
    <w:p w14:paraId="5F716931" w14:textId="77777777" w:rsidR="00CE03CF" w:rsidRPr="00CE03CF" w:rsidRDefault="00E633C3">
      <w:pPr>
        <w:pStyle w:val="TOC2"/>
        <w:rPr>
          <w:rFonts w:asciiTheme="minorHAnsi" w:eastAsiaTheme="minorEastAsia" w:hAnsiTheme="minorHAnsi" w:cstheme="minorBidi"/>
          <w:b w:val="0"/>
          <w:szCs w:val="22"/>
        </w:rPr>
      </w:pPr>
      <w:hyperlink w:anchor="_Toc503360885" w:history="1">
        <w:r w:rsidR="00CE03CF" w:rsidRPr="00CE03CF">
          <w:rPr>
            <w:rStyle w:val="afd"/>
            <w:b w:val="0"/>
          </w:rPr>
          <w:t>6.3</w:t>
        </w:r>
        <w:r w:rsidR="00CE03CF" w:rsidRPr="00CE03CF">
          <w:rPr>
            <w:rFonts w:asciiTheme="minorHAnsi" w:eastAsiaTheme="minorEastAsia" w:hAnsiTheme="minorHAnsi" w:cstheme="minorBidi"/>
            <w:b w:val="0"/>
            <w:szCs w:val="22"/>
          </w:rPr>
          <w:tab/>
        </w:r>
        <w:r w:rsidR="00CE03CF" w:rsidRPr="00CE03CF">
          <w:rPr>
            <w:rStyle w:val="afd"/>
            <w:rFonts w:hint="eastAsia"/>
            <w:b w:val="0"/>
          </w:rPr>
          <w:t>紧急通信程序</w:t>
        </w:r>
        <w:r w:rsidR="00CE03CF" w:rsidRPr="00CE03CF">
          <w:rPr>
            <w:b w:val="0"/>
            <w:webHidden/>
          </w:rPr>
          <w:tab/>
        </w:r>
        <w:r w:rsidR="00CE03CF" w:rsidRPr="00CE03CF">
          <w:rPr>
            <w:rFonts w:hint="eastAsia"/>
            <w:b w:val="0"/>
            <w:webHidden/>
          </w:rPr>
          <w:t>6</w:t>
        </w:r>
        <w:r w:rsidR="00CE03CF" w:rsidRPr="00CE03CF">
          <w:rPr>
            <w:b w:val="0"/>
            <w:webHidden/>
          </w:rPr>
          <w:fldChar w:fldCharType="begin"/>
        </w:r>
        <w:r w:rsidR="00CE03CF" w:rsidRPr="00CE03CF">
          <w:rPr>
            <w:b w:val="0"/>
            <w:webHidden/>
          </w:rPr>
          <w:instrText xml:space="preserve"> PAGEREF _Toc503360885 \h </w:instrText>
        </w:r>
        <w:r w:rsidR="00CE03CF" w:rsidRPr="00CE03CF">
          <w:rPr>
            <w:b w:val="0"/>
            <w:webHidden/>
          </w:rPr>
        </w:r>
        <w:r w:rsidR="00CE03CF" w:rsidRPr="00CE03CF">
          <w:rPr>
            <w:b w:val="0"/>
            <w:webHidden/>
          </w:rPr>
          <w:fldChar w:fldCharType="separate"/>
        </w:r>
        <w:r w:rsidR="007B39BC">
          <w:rPr>
            <w:b w:val="0"/>
            <w:webHidden/>
          </w:rPr>
          <w:t>5</w:t>
        </w:r>
        <w:r w:rsidR="00CE03CF" w:rsidRPr="00CE03CF">
          <w:rPr>
            <w:b w:val="0"/>
            <w:webHidden/>
          </w:rPr>
          <w:fldChar w:fldCharType="end"/>
        </w:r>
      </w:hyperlink>
    </w:p>
    <w:p w14:paraId="5F716932" w14:textId="77777777" w:rsidR="00CE03CF" w:rsidRPr="00CE03CF" w:rsidRDefault="00E633C3" w:rsidP="004F1092">
      <w:pPr>
        <w:pStyle w:val="TOC1"/>
        <w:rPr>
          <w:rFonts w:asciiTheme="minorHAnsi" w:eastAsiaTheme="minorEastAsia" w:hAnsiTheme="minorHAnsi" w:cstheme="minorBidi"/>
          <w:noProof/>
          <w:szCs w:val="22"/>
        </w:rPr>
      </w:pPr>
      <w:hyperlink w:anchor="_Toc503360891" w:history="1">
        <w:r w:rsidR="00CE03CF" w:rsidRPr="00CE03CF">
          <w:rPr>
            <w:rStyle w:val="afd"/>
            <w:noProof/>
          </w:rPr>
          <w:t>7.</w:t>
        </w:r>
        <w:r w:rsidR="00CE03CF" w:rsidRPr="00CE03CF">
          <w:rPr>
            <w:rFonts w:asciiTheme="minorHAnsi" w:eastAsiaTheme="minorEastAsia" w:hAnsiTheme="minorHAnsi" w:cstheme="minorBidi"/>
            <w:noProof/>
            <w:szCs w:val="22"/>
          </w:rPr>
          <w:tab/>
        </w:r>
        <w:r w:rsidR="00CE03CF" w:rsidRPr="00CE03CF">
          <w:rPr>
            <w:rStyle w:val="afd"/>
            <w:rFonts w:hint="eastAsia"/>
            <w:noProof/>
          </w:rPr>
          <w:t>附件一：</w:t>
        </w:r>
        <w:r w:rsidR="00CE03CF" w:rsidRPr="00CE03CF">
          <w:rPr>
            <w:noProof/>
            <w:webHidden/>
          </w:rPr>
          <w:tab/>
        </w:r>
        <w:r w:rsidR="00CE03CF" w:rsidRPr="00CE03CF">
          <w:rPr>
            <w:rFonts w:hint="eastAsia"/>
            <w:noProof/>
            <w:webHidden/>
          </w:rPr>
          <w:t>7-</w:t>
        </w:r>
        <w:r w:rsidR="00CE03CF" w:rsidRPr="00CE03CF">
          <w:rPr>
            <w:noProof/>
            <w:webHidden/>
          </w:rPr>
          <w:fldChar w:fldCharType="begin"/>
        </w:r>
        <w:r w:rsidR="00CE03CF" w:rsidRPr="00CE03CF">
          <w:rPr>
            <w:noProof/>
            <w:webHidden/>
          </w:rPr>
          <w:instrText xml:space="preserve"> PAGEREF _Toc503360891 \h </w:instrText>
        </w:r>
        <w:r w:rsidR="00CE03CF" w:rsidRPr="00CE03CF">
          <w:rPr>
            <w:noProof/>
            <w:webHidden/>
          </w:rPr>
        </w:r>
        <w:r w:rsidR="00CE03CF" w:rsidRPr="00CE03CF">
          <w:rPr>
            <w:noProof/>
            <w:webHidden/>
          </w:rPr>
          <w:fldChar w:fldCharType="separate"/>
        </w:r>
        <w:r w:rsidR="007B39BC">
          <w:rPr>
            <w:noProof/>
            <w:webHidden/>
          </w:rPr>
          <w:t>1</w:t>
        </w:r>
        <w:r w:rsidR="00CE03CF" w:rsidRPr="00CE03CF">
          <w:rPr>
            <w:noProof/>
            <w:webHidden/>
          </w:rPr>
          <w:fldChar w:fldCharType="end"/>
        </w:r>
      </w:hyperlink>
    </w:p>
    <w:p w14:paraId="5F716933" w14:textId="77777777" w:rsidR="00CE03CF" w:rsidRPr="00CE03CF" w:rsidRDefault="00E633C3" w:rsidP="004F1092">
      <w:pPr>
        <w:pStyle w:val="TOC1"/>
        <w:rPr>
          <w:rFonts w:asciiTheme="minorHAnsi" w:eastAsiaTheme="minorEastAsia" w:hAnsiTheme="minorHAnsi" w:cstheme="minorBidi"/>
          <w:noProof/>
          <w:szCs w:val="22"/>
        </w:rPr>
      </w:pPr>
      <w:hyperlink w:anchor="_Toc503360892" w:history="1">
        <w:r w:rsidR="00CE03CF" w:rsidRPr="00CE03CF">
          <w:rPr>
            <w:rStyle w:val="afd"/>
            <w:noProof/>
          </w:rPr>
          <w:t>8.</w:t>
        </w:r>
        <w:r w:rsidR="00CE03CF" w:rsidRPr="00CE03CF">
          <w:rPr>
            <w:rFonts w:asciiTheme="minorHAnsi" w:eastAsiaTheme="minorEastAsia" w:hAnsiTheme="minorHAnsi" w:cstheme="minorBidi"/>
            <w:noProof/>
            <w:szCs w:val="22"/>
          </w:rPr>
          <w:tab/>
        </w:r>
        <w:r w:rsidR="00CE03CF" w:rsidRPr="00CE03CF">
          <w:rPr>
            <w:rStyle w:val="afd"/>
            <w:rFonts w:hint="eastAsia"/>
            <w:noProof/>
          </w:rPr>
          <w:t>签派员人力资源评估制度和资质能力评估方案</w:t>
        </w:r>
        <w:r w:rsidR="00CE03CF" w:rsidRPr="00CE03CF">
          <w:rPr>
            <w:noProof/>
            <w:webHidden/>
          </w:rPr>
          <w:tab/>
        </w:r>
        <w:r w:rsidR="00CE03CF" w:rsidRPr="00CE03CF">
          <w:rPr>
            <w:rFonts w:hint="eastAsia"/>
            <w:noProof/>
            <w:webHidden/>
          </w:rPr>
          <w:t>8-</w:t>
        </w:r>
        <w:r w:rsidR="00CE03CF" w:rsidRPr="00CE03CF">
          <w:rPr>
            <w:noProof/>
            <w:webHidden/>
          </w:rPr>
          <w:fldChar w:fldCharType="begin"/>
        </w:r>
        <w:r w:rsidR="00CE03CF" w:rsidRPr="00CE03CF">
          <w:rPr>
            <w:noProof/>
            <w:webHidden/>
          </w:rPr>
          <w:instrText xml:space="preserve"> PAGEREF _Toc503360892 \h </w:instrText>
        </w:r>
        <w:r w:rsidR="00CE03CF" w:rsidRPr="00CE03CF">
          <w:rPr>
            <w:noProof/>
            <w:webHidden/>
          </w:rPr>
        </w:r>
        <w:r w:rsidR="00CE03CF" w:rsidRPr="00CE03CF">
          <w:rPr>
            <w:noProof/>
            <w:webHidden/>
          </w:rPr>
          <w:fldChar w:fldCharType="separate"/>
        </w:r>
        <w:r w:rsidR="007B39BC">
          <w:rPr>
            <w:noProof/>
            <w:webHidden/>
          </w:rPr>
          <w:t>1</w:t>
        </w:r>
        <w:r w:rsidR="00CE03CF" w:rsidRPr="00CE03CF">
          <w:rPr>
            <w:noProof/>
            <w:webHidden/>
          </w:rPr>
          <w:fldChar w:fldCharType="end"/>
        </w:r>
      </w:hyperlink>
    </w:p>
    <w:p w14:paraId="5F716934" w14:textId="77777777" w:rsidR="00CE03CF" w:rsidRPr="00CE03CF" w:rsidRDefault="00E633C3">
      <w:pPr>
        <w:pStyle w:val="TOC2"/>
        <w:rPr>
          <w:rFonts w:asciiTheme="minorHAnsi" w:eastAsiaTheme="minorEastAsia" w:hAnsiTheme="minorHAnsi" w:cstheme="minorBidi"/>
          <w:b w:val="0"/>
          <w:szCs w:val="22"/>
        </w:rPr>
      </w:pPr>
      <w:hyperlink w:anchor="_Toc503360895" w:history="1">
        <w:r w:rsidR="00CE03CF" w:rsidRPr="00CE03CF">
          <w:rPr>
            <w:rStyle w:val="afd"/>
            <w:b w:val="0"/>
          </w:rPr>
          <w:t>8.1</w:t>
        </w:r>
        <w:r w:rsidR="00CE03CF" w:rsidRPr="00CE03CF">
          <w:rPr>
            <w:rFonts w:asciiTheme="minorHAnsi" w:eastAsiaTheme="minorEastAsia" w:hAnsiTheme="minorHAnsi" w:cstheme="minorBidi"/>
            <w:b w:val="0"/>
            <w:szCs w:val="22"/>
          </w:rPr>
          <w:tab/>
        </w:r>
        <w:r w:rsidR="00CE03CF" w:rsidRPr="00CE03CF">
          <w:rPr>
            <w:rStyle w:val="afd"/>
            <w:rFonts w:hint="eastAsia"/>
            <w:b w:val="0"/>
          </w:rPr>
          <w:t>签派员人力资源评估制度</w:t>
        </w:r>
        <w:r w:rsidR="00CE03CF" w:rsidRPr="00CE03CF">
          <w:rPr>
            <w:b w:val="0"/>
            <w:webHidden/>
          </w:rPr>
          <w:tab/>
        </w:r>
        <w:r w:rsidR="00CE03CF" w:rsidRPr="00CE03CF">
          <w:rPr>
            <w:rFonts w:hint="eastAsia"/>
            <w:b w:val="0"/>
            <w:webHidden/>
          </w:rPr>
          <w:t>8-</w:t>
        </w:r>
        <w:r w:rsidR="00CE03CF" w:rsidRPr="00CE03CF">
          <w:rPr>
            <w:b w:val="0"/>
            <w:webHidden/>
          </w:rPr>
          <w:fldChar w:fldCharType="begin"/>
        </w:r>
        <w:r w:rsidR="00CE03CF" w:rsidRPr="00CE03CF">
          <w:rPr>
            <w:b w:val="0"/>
            <w:webHidden/>
          </w:rPr>
          <w:instrText xml:space="preserve"> PAGEREF _Toc503360895 \h </w:instrText>
        </w:r>
        <w:r w:rsidR="00CE03CF" w:rsidRPr="00CE03CF">
          <w:rPr>
            <w:b w:val="0"/>
            <w:webHidden/>
          </w:rPr>
        </w:r>
        <w:r w:rsidR="00CE03CF" w:rsidRPr="00CE03CF">
          <w:rPr>
            <w:b w:val="0"/>
            <w:webHidden/>
          </w:rPr>
          <w:fldChar w:fldCharType="separate"/>
        </w:r>
        <w:r w:rsidR="007B39BC">
          <w:rPr>
            <w:b w:val="0"/>
            <w:webHidden/>
          </w:rPr>
          <w:t>1</w:t>
        </w:r>
        <w:r w:rsidR="00CE03CF" w:rsidRPr="00CE03CF">
          <w:rPr>
            <w:b w:val="0"/>
            <w:webHidden/>
          </w:rPr>
          <w:fldChar w:fldCharType="end"/>
        </w:r>
      </w:hyperlink>
    </w:p>
    <w:p w14:paraId="5F716935" w14:textId="77777777" w:rsidR="00CE03CF" w:rsidRPr="00CE03CF" w:rsidRDefault="00E633C3">
      <w:pPr>
        <w:pStyle w:val="TOC2"/>
        <w:rPr>
          <w:rFonts w:asciiTheme="minorHAnsi" w:eastAsiaTheme="minorEastAsia" w:hAnsiTheme="minorHAnsi" w:cstheme="minorBidi"/>
          <w:b w:val="0"/>
          <w:szCs w:val="22"/>
        </w:rPr>
      </w:pPr>
      <w:hyperlink w:anchor="_Toc503360908" w:history="1">
        <w:r w:rsidR="00CE03CF" w:rsidRPr="00CE03CF">
          <w:rPr>
            <w:rStyle w:val="afd"/>
            <w:b w:val="0"/>
          </w:rPr>
          <w:t>8.2</w:t>
        </w:r>
        <w:r w:rsidR="00CE03CF" w:rsidRPr="00CE03CF">
          <w:rPr>
            <w:rFonts w:asciiTheme="minorHAnsi" w:eastAsiaTheme="minorEastAsia" w:hAnsiTheme="minorHAnsi" w:cstheme="minorBidi"/>
            <w:b w:val="0"/>
            <w:szCs w:val="22"/>
          </w:rPr>
          <w:tab/>
        </w:r>
        <w:r w:rsidR="00CE03CF" w:rsidRPr="00CE03CF">
          <w:rPr>
            <w:rStyle w:val="afd"/>
            <w:rFonts w:hint="eastAsia"/>
            <w:b w:val="0"/>
          </w:rPr>
          <w:t>签派员资质能力评估方案</w:t>
        </w:r>
        <w:r w:rsidR="00CE03CF" w:rsidRPr="00CE03CF">
          <w:rPr>
            <w:b w:val="0"/>
            <w:webHidden/>
          </w:rPr>
          <w:tab/>
        </w:r>
        <w:r w:rsidR="00CE03CF" w:rsidRPr="00CE03CF">
          <w:rPr>
            <w:rFonts w:hint="eastAsia"/>
            <w:b w:val="0"/>
            <w:webHidden/>
          </w:rPr>
          <w:t>8-</w:t>
        </w:r>
        <w:r w:rsidR="00CE03CF" w:rsidRPr="00CE03CF">
          <w:rPr>
            <w:b w:val="0"/>
            <w:webHidden/>
          </w:rPr>
          <w:fldChar w:fldCharType="begin"/>
        </w:r>
        <w:r w:rsidR="00CE03CF" w:rsidRPr="00CE03CF">
          <w:rPr>
            <w:b w:val="0"/>
            <w:webHidden/>
          </w:rPr>
          <w:instrText xml:space="preserve"> PAGEREF _Toc503360908 \h </w:instrText>
        </w:r>
        <w:r w:rsidR="00CE03CF" w:rsidRPr="00CE03CF">
          <w:rPr>
            <w:b w:val="0"/>
            <w:webHidden/>
          </w:rPr>
        </w:r>
        <w:r w:rsidR="00CE03CF" w:rsidRPr="00CE03CF">
          <w:rPr>
            <w:b w:val="0"/>
            <w:webHidden/>
          </w:rPr>
          <w:fldChar w:fldCharType="separate"/>
        </w:r>
        <w:r w:rsidR="007B39BC">
          <w:rPr>
            <w:b w:val="0"/>
            <w:webHidden/>
          </w:rPr>
          <w:t>18</w:t>
        </w:r>
        <w:r w:rsidR="00CE03CF" w:rsidRPr="00CE03CF">
          <w:rPr>
            <w:b w:val="0"/>
            <w:webHidden/>
          </w:rPr>
          <w:fldChar w:fldCharType="end"/>
        </w:r>
      </w:hyperlink>
    </w:p>
    <w:p w14:paraId="5F716936" w14:textId="77777777" w:rsidR="0042568A" w:rsidRDefault="00CE03CF" w:rsidP="00444D35">
      <w:pPr>
        <w:pStyle w:val="a4"/>
        <w:adjustRightInd w:val="0"/>
        <w:snapToGrid w:val="0"/>
        <w:spacing w:line="360" w:lineRule="exact"/>
        <w:ind w:left="360" w:firstLineChars="1100" w:firstLine="2310"/>
        <w:rPr>
          <w:color w:val="000000" w:themeColor="text1"/>
          <w:sz w:val="21"/>
        </w:rPr>
      </w:pPr>
      <w:r>
        <w:rPr>
          <w:sz w:val="21"/>
          <w:szCs w:val="24"/>
        </w:rPr>
        <w:fldChar w:fldCharType="end"/>
      </w:r>
    </w:p>
    <w:p w14:paraId="5F716937" w14:textId="77777777" w:rsidR="00444D35" w:rsidRDefault="00444D35" w:rsidP="00444D35">
      <w:pPr>
        <w:pStyle w:val="a4"/>
        <w:adjustRightInd w:val="0"/>
        <w:snapToGrid w:val="0"/>
        <w:spacing w:line="360" w:lineRule="exact"/>
        <w:ind w:left="360" w:firstLineChars="1100" w:firstLine="2310"/>
        <w:rPr>
          <w:color w:val="000000" w:themeColor="text1"/>
          <w:sz w:val="21"/>
        </w:rPr>
      </w:pPr>
    </w:p>
    <w:p w14:paraId="5F716938" w14:textId="77777777" w:rsidR="00444D35" w:rsidRDefault="00444D35" w:rsidP="00444D35">
      <w:pPr>
        <w:pStyle w:val="a4"/>
        <w:adjustRightInd w:val="0"/>
        <w:snapToGrid w:val="0"/>
        <w:spacing w:line="360" w:lineRule="exact"/>
        <w:ind w:left="360" w:firstLineChars="1100" w:firstLine="2310"/>
        <w:rPr>
          <w:color w:val="000000" w:themeColor="text1"/>
          <w:sz w:val="21"/>
        </w:rPr>
      </w:pPr>
    </w:p>
    <w:p w14:paraId="5F716939" w14:textId="77777777" w:rsidR="00444D35" w:rsidRDefault="00444D35" w:rsidP="00444D35">
      <w:pPr>
        <w:pStyle w:val="a4"/>
        <w:adjustRightInd w:val="0"/>
        <w:snapToGrid w:val="0"/>
        <w:spacing w:line="360" w:lineRule="exact"/>
        <w:ind w:left="360" w:firstLineChars="1100" w:firstLine="2310"/>
        <w:rPr>
          <w:color w:val="000000" w:themeColor="text1"/>
          <w:sz w:val="21"/>
        </w:rPr>
      </w:pPr>
    </w:p>
    <w:p w14:paraId="5F71693A" w14:textId="77777777" w:rsidR="00444D35" w:rsidRDefault="00444D35" w:rsidP="00444D35">
      <w:pPr>
        <w:pStyle w:val="a4"/>
        <w:adjustRightInd w:val="0"/>
        <w:snapToGrid w:val="0"/>
        <w:spacing w:line="360" w:lineRule="exact"/>
        <w:ind w:left="360" w:firstLineChars="1100" w:firstLine="3534"/>
        <w:rPr>
          <w:b/>
          <w:sz w:val="32"/>
          <w:szCs w:val="32"/>
        </w:rPr>
        <w:sectPr w:rsidR="00444D35" w:rsidSect="00444D35">
          <w:headerReference w:type="even" r:id="rId22"/>
          <w:headerReference w:type="default" r:id="rId23"/>
          <w:footerReference w:type="default" r:id="rId24"/>
          <w:pgSz w:w="8392" w:h="11907" w:code="11"/>
          <w:pgMar w:top="1418" w:right="1134" w:bottom="1418" w:left="1134" w:header="850" w:footer="992" w:gutter="0"/>
          <w:cols w:space="425"/>
          <w:docGrid w:type="lines" w:linePitch="312"/>
        </w:sectPr>
      </w:pPr>
    </w:p>
    <w:p w14:paraId="5F71693B" w14:textId="77777777" w:rsidR="00444D35" w:rsidRPr="00444D35" w:rsidRDefault="00444D35" w:rsidP="00465F2D">
      <w:pPr>
        <w:pStyle w:val="a4"/>
        <w:adjustRightInd w:val="0"/>
        <w:snapToGrid w:val="0"/>
        <w:spacing w:beforeLines="1800" w:before="5616" w:line="440" w:lineRule="exact"/>
        <w:ind w:left="0"/>
        <w:jc w:val="center"/>
        <w:rPr>
          <w:sz w:val="21"/>
          <w:szCs w:val="21"/>
        </w:rPr>
        <w:sectPr w:rsidR="00444D35" w:rsidRPr="00444D35" w:rsidSect="00444D35">
          <w:pgSz w:w="8392" w:h="11907" w:code="11"/>
          <w:pgMar w:top="1418" w:right="1134" w:bottom="1418" w:left="1134" w:header="850" w:footer="992" w:gutter="0"/>
          <w:cols w:space="425"/>
          <w:docGrid w:type="lines" w:linePitch="312"/>
        </w:sectPr>
      </w:pPr>
      <w:r w:rsidRPr="00444D35">
        <w:rPr>
          <w:rFonts w:hint="eastAsia"/>
          <w:sz w:val="21"/>
          <w:szCs w:val="21"/>
        </w:rPr>
        <w:lastRenderedPageBreak/>
        <w:t>此页有意留空白</w:t>
      </w:r>
    </w:p>
    <w:p w14:paraId="5F71693C" w14:textId="77777777" w:rsidR="00B678B9" w:rsidRPr="00AE1CE0" w:rsidRDefault="00B678B9" w:rsidP="00EC3F76">
      <w:pPr>
        <w:adjustRightInd w:val="0"/>
        <w:snapToGrid w:val="0"/>
        <w:ind w:left="0"/>
        <w:jc w:val="center"/>
        <w:rPr>
          <w:b/>
          <w:sz w:val="32"/>
          <w:szCs w:val="32"/>
        </w:rPr>
      </w:pPr>
      <w:r>
        <w:rPr>
          <w:rFonts w:hint="eastAsia"/>
          <w:b/>
          <w:sz w:val="32"/>
          <w:szCs w:val="32"/>
        </w:rPr>
        <w:lastRenderedPageBreak/>
        <w:t>前言</w:t>
      </w:r>
    </w:p>
    <w:p w14:paraId="5F71693D" w14:textId="77777777" w:rsidR="00B678B9" w:rsidRPr="00AE0DB5" w:rsidRDefault="00B678B9" w:rsidP="00AE1CE0">
      <w:pPr>
        <w:pStyle w:val="32"/>
        <w:adjustRightInd w:val="0"/>
        <w:snapToGrid w:val="0"/>
        <w:spacing w:after="0" w:line="360" w:lineRule="auto"/>
        <w:ind w:left="0"/>
        <w:jc w:val="left"/>
        <w:rPr>
          <w:rFonts w:ascii="宋体" w:hAnsi="宋体"/>
          <w:b/>
          <w:color w:val="000000" w:themeColor="text1"/>
          <w:sz w:val="24"/>
        </w:rPr>
      </w:pPr>
      <w:r w:rsidRPr="00AE0DB5">
        <w:rPr>
          <w:rFonts w:ascii="宋体" w:hAnsi="宋体" w:hint="eastAsia"/>
          <w:b/>
          <w:color w:val="000000" w:themeColor="text1"/>
          <w:sz w:val="24"/>
        </w:rPr>
        <w:t>一、目的</w:t>
      </w:r>
    </w:p>
    <w:p w14:paraId="5F71693E" w14:textId="77777777" w:rsidR="00B678B9" w:rsidRPr="00AE0DB5" w:rsidRDefault="00B678B9" w:rsidP="00AE1CE0">
      <w:pPr>
        <w:pStyle w:val="31"/>
        <w:spacing w:line="360" w:lineRule="auto"/>
        <w:ind w:left="0" w:firstLineChars="200" w:firstLine="420"/>
        <w:jc w:val="left"/>
        <w:rPr>
          <w:color w:val="000000" w:themeColor="text1"/>
        </w:rPr>
      </w:pPr>
      <w:r w:rsidRPr="00AE0DB5">
        <w:rPr>
          <w:rFonts w:hint="eastAsia"/>
          <w:color w:val="000000" w:themeColor="text1"/>
        </w:rPr>
        <w:t>为使公司所有运行控制人员能够按照公司的宗旨、方针、政策、标准和程序完成其工作，以确保公司的运行安全、有效地进行。</w:t>
      </w:r>
    </w:p>
    <w:p w14:paraId="5F71693F" w14:textId="77777777" w:rsidR="00B678B9" w:rsidRPr="00AE0DB5" w:rsidRDefault="00B678B9" w:rsidP="00AE1CE0">
      <w:pPr>
        <w:adjustRightInd w:val="0"/>
        <w:snapToGrid w:val="0"/>
        <w:spacing w:line="360" w:lineRule="auto"/>
        <w:ind w:left="0"/>
        <w:jc w:val="left"/>
        <w:rPr>
          <w:rFonts w:ascii="宋体" w:hAnsi="宋体"/>
          <w:b/>
          <w:color w:val="000000" w:themeColor="text1"/>
        </w:rPr>
      </w:pPr>
      <w:r w:rsidRPr="00AE0DB5">
        <w:rPr>
          <w:rFonts w:ascii="宋体" w:hAnsi="宋体" w:hint="eastAsia"/>
          <w:b/>
          <w:color w:val="000000" w:themeColor="text1"/>
        </w:rPr>
        <w:t>二、依据</w:t>
      </w:r>
    </w:p>
    <w:p w14:paraId="5F716940" w14:textId="77777777" w:rsidR="00B678B9" w:rsidRPr="00AE0DB5" w:rsidRDefault="00B678B9" w:rsidP="00AE1CE0">
      <w:pPr>
        <w:pStyle w:val="a0"/>
        <w:adjustRightInd w:val="0"/>
        <w:snapToGrid w:val="0"/>
        <w:spacing w:line="360" w:lineRule="auto"/>
        <w:ind w:left="0" w:firstLineChars="200"/>
        <w:jc w:val="left"/>
        <w:rPr>
          <w:rFonts w:ascii="宋体" w:hAnsi="宋体"/>
          <w:color w:val="000000" w:themeColor="text1"/>
          <w:szCs w:val="28"/>
        </w:rPr>
      </w:pPr>
      <w:r w:rsidRPr="00AE0DB5">
        <w:rPr>
          <w:rFonts w:ascii="宋体" w:hAnsi="宋体" w:hint="eastAsia"/>
          <w:color w:val="000000" w:themeColor="text1"/>
          <w:szCs w:val="28"/>
        </w:rPr>
        <w:t>本手册依据</w:t>
      </w:r>
      <w:r w:rsidRPr="00C57995">
        <w:rPr>
          <w:rFonts w:ascii="宋体" w:hAnsi="宋体" w:hint="eastAsia"/>
          <w:szCs w:val="28"/>
        </w:rPr>
        <w:t>国际民航公约（附件）、</w:t>
      </w:r>
      <w:r w:rsidRPr="00AE0DB5">
        <w:rPr>
          <w:rFonts w:ascii="宋体" w:hAnsi="宋体" w:hint="eastAsia"/>
          <w:color w:val="000000" w:themeColor="text1"/>
        </w:rPr>
        <w:t>《中华人民共和国航空法》、中国民用航空规章、局方颁发和批准的</w:t>
      </w:r>
      <w:r w:rsidRPr="007E62A2">
        <w:rPr>
          <w:rFonts w:ascii="宋体" w:hAnsi="宋体" w:hint="eastAsia"/>
          <w:color w:val="000000" w:themeColor="text1"/>
        </w:rPr>
        <w:t>《运行规范》</w:t>
      </w:r>
      <w:r w:rsidRPr="00AE0DB5">
        <w:rPr>
          <w:rFonts w:ascii="宋体" w:hAnsi="宋体" w:hint="eastAsia"/>
          <w:color w:val="000000" w:themeColor="text1"/>
        </w:rPr>
        <w:t>，并结合友和道通航空有限公司的实际运行条件编制。</w:t>
      </w:r>
    </w:p>
    <w:p w14:paraId="5F716941" w14:textId="77777777" w:rsidR="00B678B9" w:rsidRPr="00AE0DB5" w:rsidRDefault="00B678B9" w:rsidP="00AE1CE0">
      <w:pPr>
        <w:adjustRightInd w:val="0"/>
        <w:snapToGrid w:val="0"/>
        <w:spacing w:line="360" w:lineRule="auto"/>
        <w:ind w:left="0"/>
        <w:jc w:val="left"/>
        <w:rPr>
          <w:rFonts w:ascii="宋体" w:hAnsi="宋体"/>
          <w:b/>
          <w:color w:val="000000" w:themeColor="text1"/>
        </w:rPr>
      </w:pPr>
      <w:r w:rsidRPr="00AE0DB5">
        <w:rPr>
          <w:rFonts w:ascii="宋体" w:hAnsi="宋体" w:hint="eastAsia"/>
          <w:b/>
          <w:color w:val="000000" w:themeColor="text1"/>
        </w:rPr>
        <w:t>三、适用范围</w:t>
      </w:r>
    </w:p>
    <w:p w14:paraId="5F716942" w14:textId="77777777" w:rsidR="00B678B9" w:rsidRPr="00AE0DB5" w:rsidRDefault="00B678B9" w:rsidP="00AE1CE0">
      <w:pPr>
        <w:adjustRightInd w:val="0"/>
        <w:snapToGrid w:val="0"/>
        <w:spacing w:line="360" w:lineRule="auto"/>
        <w:ind w:left="0" w:firstLineChars="250" w:firstLine="525"/>
        <w:jc w:val="left"/>
        <w:rPr>
          <w:rFonts w:ascii="宋体" w:hAnsi="宋体"/>
          <w:color w:val="000000" w:themeColor="text1"/>
          <w:szCs w:val="28"/>
        </w:rPr>
      </w:pPr>
      <w:r w:rsidRPr="00AE0DB5">
        <w:rPr>
          <w:rFonts w:ascii="宋体" w:hAnsi="宋体" w:hint="eastAsia"/>
          <w:color w:val="000000" w:themeColor="text1"/>
          <w:szCs w:val="28"/>
        </w:rPr>
        <w:t>本手册适用于</w:t>
      </w:r>
      <w:r w:rsidRPr="00AE0DB5">
        <w:rPr>
          <w:rFonts w:ascii="宋体" w:hAnsi="宋体" w:hint="eastAsia"/>
          <w:color w:val="000000" w:themeColor="text1"/>
        </w:rPr>
        <w:t>公司所有运行控制人员</w:t>
      </w:r>
      <w:r w:rsidRPr="00AE0DB5">
        <w:rPr>
          <w:rFonts w:ascii="宋体" w:hAnsi="宋体" w:hint="eastAsia"/>
          <w:color w:val="000000" w:themeColor="text1"/>
          <w:szCs w:val="28"/>
        </w:rPr>
        <w:t>。</w:t>
      </w:r>
    </w:p>
    <w:p w14:paraId="5F716943" w14:textId="77777777" w:rsidR="00B678B9" w:rsidRPr="00AE0DB5" w:rsidRDefault="00B678B9" w:rsidP="00AE1CE0">
      <w:pPr>
        <w:adjustRightInd w:val="0"/>
        <w:snapToGrid w:val="0"/>
        <w:spacing w:line="360" w:lineRule="auto"/>
        <w:ind w:left="0"/>
        <w:jc w:val="left"/>
        <w:rPr>
          <w:rFonts w:ascii="宋体" w:hAnsi="宋体"/>
          <w:b/>
          <w:color w:val="000000" w:themeColor="text1"/>
        </w:rPr>
      </w:pPr>
      <w:r w:rsidRPr="00AE0DB5">
        <w:rPr>
          <w:rFonts w:ascii="宋体" w:hAnsi="宋体" w:hint="eastAsia"/>
          <w:b/>
          <w:color w:val="000000" w:themeColor="text1"/>
        </w:rPr>
        <w:t>四、手册的管理</w:t>
      </w:r>
    </w:p>
    <w:p w14:paraId="5F716944" w14:textId="77777777" w:rsidR="00B678B9" w:rsidRPr="005E1972" w:rsidRDefault="00B678B9" w:rsidP="00AE1CE0">
      <w:pPr>
        <w:adjustRightInd w:val="0"/>
        <w:snapToGrid w:val="0"/>
        <w:spacing w:line="360" w:lineRule="auto"/>
        <w:ind w:left="0" w:firstLineChars="200" w:firstLine="420"/>
        <w:jc w:val="left"/>
        <w:rPr>
          <w:rFonts w:ascii="宋体" w:hAnsi="宋体"/>
          <w:color w:val="000000" w:themeColor="text1"/>
          <w:szCs w:val="44"/>
        </w:rPr>
      </w:pPr>
      <w:r w:rsidRPr="005E1972">
        <w:rPr>
          <w:rFonts w:ascii="宋体" w:hAnsi="宋体" w:hint="eastAsia"/>
          <w:color w:val="000000" w:themeColor="text1"/>
          <w:szCs w:val="44"/>
        </w:rPr>
        <w:t>本</w:t>
      </w:r>
      <w:r w:rsidRPr="005E1972">
        <w:rPr>
          <w:rFonts w:ascii="宋体" w:hAnsi="宋体" w:hint="eastAsia"/>
          <w:color w:val="000000" w:themeColor="text1"/>
          <w:szCs w:val="28"/>
        </w:rPr>
        <w:t>手册</w:t>
      </w:r>
      <w:r w:rsidRPr="005E1972">
        <w:rPr>
          <w:rFonts w:ascii="宋体" w:hAnsi="宋体" w:hint="eastAsia"/>
          <w:color w:val="000000" w:themeColor="text1"/>
          <w:szCs w:val="44"/>
        </w:rPr>
        <w:t>版权属于友和道通航空有限公司所有，由运行标准部统一管理。任何部门或个人未经运行标准部同意，不得向公司以外的任何单位或个人提供。</w:t>
      </w:r>
    </w:p>
    <w:p w14:paraId="5F716945" w14:textId="77777777" w:rsidR="00B678B9" w:rsidRPr="00AE0DB5" w:rsidRDefault="00B678B9" w:rsidP="00AE1CE0">
      <w:pPr>
        <w:adjustRightInd w:val="0"/>
        <w:snapToGrid w:val="0"/>
        <w:spacing w:line="360" w:lineRule="auto"/>
        <w:ind w:left="0" w:firstLine="200"/>
        <w:rPr>
          <w:rFonts w:ascii="宋体" w:hAnsi="宋体"/>
          <w:color w:val="000000" w:themeColor="text1"/>
          <w:szCs w:val="44"/>
        </w:rPr>
      </w:pPr>
      <w:r w:rsidRPr="005E1972">
        <w:rPr>
          <w:rFonts w:ascii="宋体" w:hAnsi="宋体" w:hint="eastAsia"/>
          <w:color w:val="000000" w:themeColor="text1"/>
          <w:szCs w:val="44"/>
        </w:rPr>
        <w:t>运行标准部负责本</w:t>
      </w:r>
      <w:r w:rsidRPr="005E1972">
        <w:rPr>
          <w:rFonts w:ascii="宋体" w:hAnsi="宋体" w:hint="eastAsia"/>
          <w:color w:val="000000" w:themeColor="text1"/>
          <w:szCs w:val="28"/>
        </w:rPr>
        <w:t>手册</w:t>
      </w:r>
      <w:r w:rsidRPr="005E1972">
        <w:rPr>
          <w:rFonts w:ascii="宋体" w:hAnsi="宋体" w:hint="eastAsia"/>
          <w:color w:val="000000" w:themeColor="text1"/>
          <w:szCs w:val="44"/>
        </w:rPr>
        <w:t>的编写、修改、报批及</w:t>
      </w:r>
      <w:r w:rsidRPr="005E1972">
        <w:rPr>
          <w:rFonts w:ascii="宋体" w:hAnsi="宋体" w:hint="eastAsia"/>
          <w:color w:val="000000" w:themeColor="text1"/>
          <w:szCs w:val="28"/>
        </w:rPr>
        <w:t>手册</w:t>
      </w:r>
      <w:r w:rsidRPr="005E1972">
        <w:rPr>
          <w:rFonts w:ascii="宋体" w:hAnsi="宋体" w:hint="eastAsia"/>
          <w:color w:val="000000" w:themeColor="text1"/>
          <w:szCs w:val="44"/>
        </w:rPr>
        <w:t>的分发与更新。为保证</w:t>
      </w:r>
      <w:r w:rsidRPr="005E1972">
        <w:rPr>
          <w:rFonts w:ascii="宋体" w:hAnsi="宋体" w:hint="eastAsia"/>
          <w:color w:val="000000" w:themeColor="text1"/>
          <w:szCs w:val="28"/>
        </w:rPr>
        <w:t>手册</w:t>
      </w:r>
      <w:r w:rsidRPr="005E1972">
        <w:rPr>
          <w:rFonts w:ascii="宋体" w:hAnsi="宋体" w:hint="eastAsia"/>
          <w:color w:val="000000" w:themeColor="text1"/>
          <w:szCs w:val="44"/>
        </w:rPr>
        <w:t>持有人所使用的</w:t>
      </w:r>
      <w:r w:rsidRPr="005E1972">
        <w:rPr>
          <w:rFonts w:ascii="宋体" w:hAnsi="宋体" w:hint="eastAsia"/>
          <w:color w:val="000000" w:themeColor="text1"/>
          <w:szCs w:val="28"/>
        </w:rPr>
        <w:t>手册</w:t>
      </w:r>
      <w:r w:rsidRPr="005E1972">
        <w:rPr>
          <w:rFonts w:ascii="宋体" w:hAnsi="宋体" w:hint="eastAsia"/>
          <w:color w:val="000000" w:themeColor="text1"/>
          <w:szCs w:val="44"/>
        </w:rPr>
        <w:t>为有效版本，运行标准部每年定期向</w:t>
      </w:r>
      <w:r w:rsidRPr="005E1972">
        <w:rPr>
          <w:rFonts w:ascii="宋体" w:hAnsi="宋体" w:hint="eastAsia"/>
          <w:color w:val="000000" w:themeColor="text1"/>
          <w:szCs w:val="28"/>
        </w:rPr>
        <w:t>手册</w:t>
      </w:r>
      <w:r w:rsidRPr="005E1972">
        <w:rPr>
          <w:rFonts w:ascii="宋体" w:hAnsi="宋体" w:hint="eastAsia"/>
          <w:color w:val="000000" w:themeColor="text1"/>
          <w:szCs w:val="44"/>
        </w:rPr>
        <w:t>持有人提供修订清单，核对</w:t>
      </w:r>
      <w:r w:rsidRPr="005E1972">
        <w:rPr>
          <w:rFonts w:ascii="宋体" w:hAnsi="宋体" w:hint="eastAsia"/>
          <w:color w:val="000000" w:themeColor="text1"/>
          <w:szCs w:val="28"/>
        </w:rPr>
        <w:t>手册</w:t>
      </w:r>
      <w:r w:rsidRPr="005E1972">
        <w:rPr>
          <w:rFonts w:ascii="宋体" w:hAnsi="宋体" w:hint="eastAsia"/>
          <w:color w:val="000000" w:themeColor="text1"/>
          <w:szCs w:val="44"/>
        </w:rPr>
        <w:t>内容，并不定期对</w:t>
      </w:r>
      <w:r w:rsidRPr="005E1972">
        <w:rPr>
          <w:rFonts w:ascii="宋体" w:hAnsi="宋体" w:hint="eastAsia"/>
          <w:color w:val="000000" w:themeColor="text1"/>
          <w:szCs w:val="28"/>
        </w:rPr>
        <w:t>手册</w:t>
      </w:r>
      <w:r w:rsidRPr="005E1972">
        <w:rPr>
          <w:rFonts w:ascii="宋体" w:hAnsi="宋体" w:hint="eastAsia"/>
          <w:color w:val="000000" w:themeColor="text1"/>
          <w:szCs w:val="44"/>
        </w:rPr>
        <w:t>进行有效性检查。各部门必须指定专人负责</w:t>
      </w:r>
      <w:r w:rsidRPr="005E1972">
        <w:rPr>
          <w:rFonts w:ascii="宋体" w:hAnsi="宋体" w:hint="eastAsia"/>
          <w:color w:val="000000" w:themeColor="text1"/>
          <w:szCs w:val="28"/>
        </w:rPr>
        <w:t>手册</w:t>
      </w:r>
      <w:r w:rsidRPr="005E1972">
        <w:rPr>
          <w:rFonts w:ascii="宋体" w:hAnsi="宋体" w:hint="eastAsia"/>
          <w:color w:val="000000" w:themeColor="text1"/>
          <w:szCs w:val="44"/>
        </w:rPr>
        <w:t>的管理，保持</w:t>
      </w:r>
      <w:r w:rsidRPr="005E1972">
        <w:rPr>
          <w:rFonts w:ascii="宋体" w:hAnsi="宋体" w:hint="eastAsia"/>
          <w:color w:val="000000" w:themeColor="text1"/>
          <w:szCs w:val="28"/>
        </w:rPr>
        <w:t>手册</w:t>
      </w:r>
      <w:r w:rsidRPr="005E1972">
        <w:rPr>
          <w:rFonts w:ascii="宋体" w:hAnsi="宋体" w:hint="eastAsia"/>
          <w:color w:val="000000" w:themeColor="text1"/>
          <w:szCs w:val="44"/>
        </w:rPr>
        <w:t>完整有效，不得遗失、</w:t>
      </w:r>
      <w:r w:rsidRPr="00AE0DB5">
        <w:rPr>
          <w:rFonts w:ascii="宋体" w:hAnsi="宋体" w:hint="eastAsia"/>
          <w:color w:val="000000" w:themeColor="text1"/>
          <w:szCs w:val="44"/>
        </w:rPr>
        <w:t>毁坏。</w:t>
      </w:r>
    </w:p>
    <w:p w14:paraId="5F716946" w14:textId="77777777" w:rsidR="00B678B9" w:rsidRPr="00AE0DB5" w:rsidRDefault="00B678B9" w:rsidP="00AE1CE0">
      <w:pPr>
        <w:adjustRightInd w:val="0"/>
        <w:snapToGrid w:val="0"/>
        <w:spacing w:line="360" w:lineRule="auto"/>
        <w:ind w:left="0"/>
        <w:jc w:val="left"/>
        <w:rPr>
          <w:rFonts w:ascii="宋体" w:hAnsi="宋体"/>
          <w:b/>
          <w:color w:val="000000" w:themeColor="text1"/>
        </w:rPr>
      </w:pPr>
      <w:r w:rsidRPr="00AE0DB5">
        <w:rPr>
          <w:rFonts w:ascii="宋体" w:hAnsi="宋体" w:hint="eastAsia"/>
          <w:b/>
          <w:color w:val="000000" w:themeColor="text1"/>
        </w:rPr>
        <w:t>五、手册持有人的职责</w:t>
      </w:r>
    </w:p>
    <w:p w14:paraId="5F716947" w14:textId="77777777" w:rsidR="00B678B9" w:rsidRPr="00AE0DB5" w:rsidRDefault="00B678B9" w:rsidP="00AE1CE0">
      <w:pPr>
        <w:pStyle w:val="21"/>
        <w:spacing w:line="360" w:lineRule="auto"/>
        <w:ind w:left="0"/>
        <w:jc w:val="left"/>
        <w:rPr>
          <w:rFonts w:cs="Times New Roman"/>
          <w:color w:val="000000" w:themeColor="text1"/>
          <w:szCs w:val="44"/>
        </w:rPr>
      </w:pPr>
      <w:r w:rsidRPr="00AE0DB5">
        <w:rPr>
          <w:rFonts w:hint="eastAsia"/>
          <w:color w:val="000000" w:themeColor="text1"/>
          <w:szCs w:val="28"/>
        </w:rPr>
        <w:t>手册</w:t>
      </w:r>
      <w:r w:rsidRPr="00AE0DB5">
        <w:rPr>
          <w:rFonts w:cs="Times New Roman" w:hint="eastAsia"/>
          <w:color w:val="000000" w:themeColor="text1"/>
          <w:szCs w:val="44"/>
        </w:rPr>
        <w:t>持有人对其</w:t>
      </w:r>
      <w:r w:rsidRPr="00AE0DB5">
        <w:rPr>
          <w:rFonts w:hint="eastAsia"/>
          <w:color w:val="000000" w:themeColor="text1"/>
          <w:szCs w:val="28"/>
        </w:rPr>
        <w:t>手册</w:t>
      </w:r>
      <w:r w:rsidRPr="00AE0DB5">
        <w:rPr>
          <w:rFonts w:cs="Times New Roman" w:hint="eastAsia"/>
          <w:color w:val="000000" w:themeColor="text1"/>
          <w:szCs w:val="44"/>
        </w:rPr>
        <w:t>须妥善保管，保持</w:t>
      </w:r>
      <w:r w:rsidRPr="00AE0DB5">
        <w:rPr>
          <w:rFonts w:hint="eastAsia"/>
          <w:color w:val="000000" w:themeColor="text1"/>
          <w:szCs w:val="28"/>
        </w:rPr>
        <w:t>手册</w:t>
      </w:r>
      <w:r w:rsidRPr="00AE0DB5">
        <w:rPr>
          <w:rFonts w:cs="Times New Roman" w:hint="eastAsia"/>
          <w:color w:val="000000" w:themeColor="text1"/>
          <w:szCs w:val="44"/>
        </w:rPr>
        <w:t>完整、有效和</w:t>
      </w:r>
      <w:proofErr w:type="gramStart"/>
      <w:r w:rsidRPr="00AE0DB5">
        <w:rPr>
          <w:rFonts w:cs="Times New Roman" w:hint="eastAsia"/>
          <w:color w:val="000000" w:themeColor="text1"/>
          <w:szCs w:val="44"/>
        </w:rPr>
        <w:t>可</w:t>
      </w:r>
      <w:proofErr w:type="gramEnd"/>
      <w:r w:rsidRPr="00AE0DB5">
        <w:rPr>
          <w:rFonts w:cs="Times New Roman" w:hint="eastAsia"/>
          <w:color w:val="000000" w:themeColor="text1"/>
          <w:szCs w:val="44"/>
        </w:rPr>
        <w:t>获</w:t>
      </w:r>
      <w:r w:rsidRPr="00AE0DB5">
        <w:rPr>
          <w:rFonts w:cs="Times New Roman" w:hint="eastAsia"/>
          <w:color w:val="000000" w:themeColor="text1"/>
          <w:szCs w:val="44"/>
        </w:rPr>
        <w:lastRenderedPageBreak/>
        <w:t>得性。</w:t>
      </w:r>
      <w:r w:rsidRPr="00AE0DB5">
        <w:rPr>
          <w:rFonts w:hint="eastAsia"/>
          <w:color w:val="000000" w:themeColor="text1"/>
          <w:szCs w:val="28"/>
        </w:rPr>
        <w:t>手册</w:t>
      </w:r>
      <w:r w:rsidRPr="00AE0DB5">
        <w:rPr>
          <w:rFonts w:cs="Times New Roman" w:hint="eastAsia"/>
          <w:color w:val="000000" w:themeColor="text1"/>
          <w:szCs w:val="44"/>
        </w:rPr>
        <w:t>持有人如发现短缺或其它问题，应立</w:t>
      </w:r>
      <w:r w:rsidRPr="005E1972">
        <w:rPr>
          <w:rFonts w:cs="Times New Roman" w:hint="eastAsia"/>
          <w:color w:val="000000" w:themeColor="text1"/>
          <w:szCs w:val="44"/>
        </w:rPr>
        <w:t>即报告运行标准部申请</w:t>
      </w:r>
      <w:r w:rsidRPr="00AE0DB5">
        <w:rPr>
          <w:rFonts w:cs="Times New Roman" w:hint="eastAsia"/>
          <w:color w:val="000000" w:themeColor="text1"/>
          <w:szCs w:val="44"/>
        </w:rPr>
        <w:t>补充和更新。如属个人行为造成</w:t>
      </w:r>
      <w:r w:rsidRPr="00AE0DB5">
        <w:rPr>
          <w:rFonts w:hint="eastAsia"/>
          <w:color w:val="000000" w:themeColor="text1"/>
          <w:szCs w:val="28"/>
        </w:rPr>
        <w:t>手册</w:t>
      </w:r>
      <w:r w:rsidRPr="00AE0DB5">
        <w:rPr>
          <w:rFonts w:cs="Times New Roman" w:hint="eastAsia"/>
          <w:color w:val="000000" w:themeColor="text1"/>
          <w:szCs w:val="44"/>
        </w:rPr>
        <w:t>的损坏、丢失和失效，公司将对单位和个人</w:t>
      </w:r>
      <w:proofErr w:type="gramStart"/>
      <w:r w:rsidRPr="00AE0DB5">
        <w:rPr>
          <w:rFonts w:cs="Times New Roman" w:hint="eastAsia"/>
          <w:color w:val="000000" w:themeColor="text1"/>
          <w:szCs w:val="44"/>
        </w:rPr>
        <w:t>作出</w:t>
      </w:r>
      <w:proofErr w:type="gramEnd"/>
      <w:r w:rsidRPr="00AE0DB5">
        <w:rPr>
          <w:rFonts w:cs="Times New Roman" w:hint="eastAsia"/>
          <w:color w:val="000000" w:themeColor="text1"/>
          <w:szCs w:val="44"/>
        </w:rPr>
        <w:t>通报批评和进行适当的处罚。</w:t>
      </w:r>
    </w:p>
    <w:p w14:paraId="5F716948" w14:textId="77777777" w:rsidR="00B678B9" w:rsidRPr="00AE0DB5" w:rsidRDefault="00B678B9" w:rsidP="00AE1CE0">
      <w:pPr>
        <w:adjustRightInd w:val="0"/>
        <w:snapToGrid w:val="0"/>
        <w:spacing w:line="360" w:lineRule="auto"/>
        <w:ind w:left="0"/>
        <w:jc w:val="left"/>
        <w:rPr>
          <w:rFonts w:ascii="宋体" w:hAnsi="宋体"/>
          <w:b/>
          <w:color w:val="000000" w:themeColor="text1"/>
        </w:rPr>
      </w:pPr>
      <w:r w:rsidRPr="00AE0DB5">
        <w:rPr>
          <w:rFonts w:ascii="宋体" w:hAnsi="宋体" w:hint="eastAsia"/>
          <w:b/>
          <w:color w:val="000000" w:themeColor="text1"/>
        </w:rPr>
        <w:t>六、手册的修订</w:t>
      </w:r>
    </w:p>
    <w:p w14:paraId="5F716949" w14:textId="77777777" w:rsidR="00B678B9" w:rsidRPr="00AE0DB5" w:rsidRDefault="00B678B9" w:rsidP="00AE1CE0">
      <w:pPr>
        <w:pStyle w:val="31"/>
        <w:spacing w:line="360" w:lineRule="auto"/>
        <w:ind w:left="0" w:firstLineChars="200" w:firstLine="420"/>
        <w:jc w:val="left"/>
        <w:rPr>
          <w:color w:val="000000" w:themeColor="text1"/>
        </w:rPr>
      </w:pPr>
      <w:r w:rsidRPr="00AE0DB5">
        <w:rPr>
          <w:color w:val="000000" w:themeColor="text1"/>
        </w:rPr>
        <w:t>本手册以中文写成并翻译成英文，中文版和英文版手册的内容是一致和相同的，但以中文意义表达为准。</w:t>
      </w:r>
    </w:p>
    <w:p w14:paraId="5F71694A" w14:textId="77777777" w:rsidR="00B678B9" w:rsidRPr="00AE0DB5" w:rsidRDefault="00B678B9" w:rsidP="00AE1CE0">
      <w:pPr>
        <w:adjustRightInd w:val="0"/>
        <w:snapToGrid w:val="0"/>
        <w:spacing w:line="360" w:lineRule="auto"/>
        <w:ind w:left="0" w:firstLineChars="200" w:firstLine="420"/>
        <w:jc w:val="left"/>
        <w:rPr>
          <w:rFonts w:ascii="宋体" w:hAnsi="宋体"/>
          <w:color w:val="000000" w:themeColor="text1"/>
          <w:szCs w:val="44"/>
        </w:rPr>
      </w:pPr>
      <w:r w:rsidRPr="005E1972">
        <w:rPr>
          <w:rFonts w:ascii="宋体" w:hAnsi="宋体" w:hint="eastAsia"/>
          <w:color w:val="000000" w:themeColor="text1"/>
          <w:szCs w:val="44"/>
        </w:rPr>
        <w:t>运行标准部负责组织本</w:t>
      </w:r>
      <w:r w:rsidRPr="005E1972">
        <w:rPr>
          <w:rFonts w:ascii="宋体" w:hAnsi="宋体" w:hint="eastAsia"/>
          <w:color w:val="000000" w:themeColor="text1"/>
          <w:szCs w:val="28"/>
        </w:rPr>
        <w:t>手册</w:t>
      </w:r>
      <w:r w:rsidRPr="005E1972">
        <w:rPr>
          <w:rFonts w:ascii="宋体" w:hAnsi="宋体" w:hint="eastAsia"/>
          <w:color w:val="000000" w:themeColor="text1"/>
          <w:szCs w:val="44"/>
        </w:rPr>
        <w:t>的修订，并对</w:t>
      </w:r>
      <w:r w:rsidRPr="005E1972">
        <w:rPr>
          <w:rFonts w:ascii="宋体" w:hAnsi="宋体" w:hint="eastAsia"/>
          <w:color w:val="000000" w:themeColor="text1"/>
          <w:szCs w:val="28"/>
        </w:rPr>
        <w:t>手册</w:t>
      </w:r>
      <w:r w:rsidRPr="005E1972">
        <w:rPr>
          <w:rFonts w:ascii="宋体" w:hAnsi="宋体" w:hint="eastAsia"/>
          <w:color w:val="000000" w:themeColor="text1"/>
          <w:szCs w:val="44"/>
        </w:rPr>
        <w:t>内容进行增补和修改。</w:t>
      </w:r>
    </w:p>
    <w:p w14:paraId="5F71694B" w14:textId="77777777" w:rsidR="00B678B9" w:rsidRPr="00AE0DB5" w:rsidRDefault="00B678B9" w:rsidP="00AE1CE0">
      <w:pPr>
        <w:adjustRightInd w:val="0"/>
        <w:snapToGrid w:val="0"/>
        <w:spacing w:line="360" w:lineRule="auto"/>
        <w:ind w:left="0" w:firstLineChars="200" w:firstLine="420"/>
        <w:jc w:val="left"/>
        <w:rPr>
          <w:rFonts w:ascii="宋体" w:hAnsi="宋体"/>
          <w:color w:val="000000" w:themeColor="text1"/>
          <w:szCs w:val="44"/>
        </w:rPr>
      </w:pPr>
      <w:r w:rsidRPr="00AE0DB5">
        <w:rPr>
          <w:rFonts w:ascii="宋体" w:hAnsi="宋体" w:hint="eastAsia"/>
          <w:color w:val="000000" w:themeColor="text1"/>
          <w:szCs w:val="32"/>
        </w:rPr>
        <w:t>公司各部门和个人有责任和义务对</w:t>
      </w:r>
      <w:r w:rsidRPr="00AE0DB5">
        <w:rPr>
          <w:rFonts w:ascii="宋体" w:hAnsi="宋体" w:hint="eastAsia"/>
          <w:color w:val="000000" w:themeColor="text1"/>
          <w:szCs w:val="28"/>
        </w:rPr>
        <w:t>手册</w:t>
      </w:r>
      <w:r w:rsidRPr="00AE0DB5">
        <w:rPr>
          <w:rFonts w:ascii="宋体" w:hAnsi="宋体" w:hint="eastAsia"/>
          <w:color w:val="000000" w:themeColor="text1"/>
          <w:szCs w:val="32"/>
        </w:rPr>
        <w:t>提出修改意见，</w:t>
      </w:r>
      <w:r w:rsidRPr="005E1972">
        <w:rPr>
          <w:rFonts w:ascii="宋体" w:hAnsi="宋体" w:hint="eastAsia"/>
          <w:color w:val="000000" w:themeColor="text1"/>
          <w:szCs w:val="44"/>
        </w:rPr>
        <w:t>运行标准部</w:t>
      </w:r>
      <w:r w:rsidRPr="00AE0DB5">
        <w:rPr>
          <w:rFonts w:ascii="宋体" w:hAnsi="宋体" w:hint="eastAsia"/>
          <w:color w:val="000000" w:themeColor="text1"/>
          <w:szCs w:val="44"/>
        </w:rPr>
        <w:t>负责审查这些意见，并修改</w:t>
      </w:r>
      <w:r w:rsidRPr="00AE0DB5">
        <w:rPr>
          <w:rFonts w:ascii="宋体" w:hAnsi="宋体" w:hint="eastAsia"/>
          <w:color w:val="000000" w:themeColor="text1"/>
          <w:szCs w:val="28"/>
        </w:rPr>
        <w:t>手册</w:t>
      </w:r>
      <w:r w:rsidRPr="00AE0DB5">
        <w:rPr>
          <w:rFonts w:ascii="宋体" w:hAnsi="宋体" w:hint="eastAsia"/>
          <w:color w:val="000000" w:themeColor="text1"/>
          <w:szCs w:val="44"/>
        </w:rPr>
        <w:t>内容，报局方审批。</w:t>
      </w:r>
    </w:p>
    <w:p w14:paraId="5F71694C" w14:textId="77777777" w:rsidR="00B678B9" w:rsidRPr="00AE0DB5" w:rsidRDefault="00B678B9" w:rsidP="00153D0E">
      <w:pPr>
        <w:adjustRightInd w:val="0"/>
        <w:snapToGrid w:val="0"/>
        <w:spacing w:line="360" w:lineRule="auto"/>
        <w:ind w:left="0" w:firstLineChars="200" w:firstLine="420"/>
        <w:jc w:val="left"/>
        <w:rPr>
          <w:rFonts w:ascii="宋体" w:hAnsi="宋体"/>
          <w:color w:val="000000" w:themeColor="text1"/>
          <w:szCs w:val="44"/>
        </w:rPr>
      </w:pPr>
      <w:r w:rsidRPr="00AE0DB5">
        <w:rPr>
          <w:rFonts w:ascii="宋体" w:hAnsi="宋体" w:hint="eastAsia"/>
          <w:color w:val="000000" w:themeColor="text1"/>
          <w:szCs w:val="28"/>
        </w:rPr>
        <w:t>手册</w:t>
      </w:r>
      <w:r w:rsidRPr="00AE0DB5">
        <w:rPr>
          <w:rFonts w:ascii="宋体" w:hAnsi="宋体" w:hint="eastAsia"/>
          <w:color w:val="000000" w:themeColor="text1"/>
          <w:szCs w:val="44"/>
        </w:rPr>
        <w:t>每次修订后，运行标准部负责向</w:t>
      </w:r>
      <w:r w:rsidRPr="00AE0DB5">
        <w:rPr>
          <w:rFonts w:ascii="宋体" w:hAnsi="宋体" w:hint="eastAsia"/>
          <w:color w:val="000000" w:themeColor="text1"/>
          <w:szCs w:val="28"/>
        </w:rPr>
        <w:t>手册</w:t>
      </w:r>
      <w:r w:rsidRPr="00AE0DB5">
        <w:rPr>
          <w:rFonts w:ascii="宋体" w:hAnsi="宋体" w:hint="eastAsia"/>
          <w:color w:val="000000" w:themeColor="text1"/>
          <w:szCs w:val="44"/>
        </w:rPr>
        <w:t>持有人提供新的修改记录、修订清单、有效页清单和修改页。每一修改页都将标出修改内容、修改号和生效日期。</w:t>
      </w:r>
      <w:r w:rsidRPr="00AE0DB5">
        <w:rPr>
          <w:rFonts w:ascii="宋体" w:hAnsi="宋体" w:hint="eastAsia"/>
          <w:color w:val="000000" w:themeColor="text1"/>
          <w:szCs w:val="28"/>
        </w:rPr>
        <w:t>手册</w:t>
      </w:r>
      <w:r w:rsidRPr="00AE0DB5">
        <w:rPr>
          <w:rFonts w:ascii="宋体" w:hAnsi="宋体" w:hint="eastAsia"/>
          <w:color w:val="000000" w:themeColor="text1"/>
          <w:szCs w:val="44"/>
        </w:rPr>
        <w:t>持有人负责将修改页完整的插入</w:t>
      </w:r>
      <w:r w:rsidRPr="00AE0DB5">
        <w:rPr>
          <w:rFonts w:ascii="宋体" w:hAnsi="宋体" w:hint="eastAsia"/>
          <w:color w:val="000000" w:themeColor="text1"/>
          <w:szCs w:val="28"/>
        </w:rPr>
        <w:t>手册</w:t>
      </w:r>
      <w:r w:rsidRPr="00AE0DB5">
        <w:rPr>
          <w:rFonts w:ascii="宋体" w:hAnsi="宋体" w:hint="eastAsia"/>
          <w:color w:val="000000" w:themeColor="text1"/>
          <w:szCs w:val="44"/>
        </w:rPr>
        <w:t>中，并在修订记录上予以记载。修订超过九次或修订内容超过整本手册一半即更改版本。</w:t>
      </w:r>
    </w:p>
    <w:p w14:paraId="5F71694D" w14:textId="77777777" w:rsidR="006F523C" w:rsidRPr="00C57995" w:rsidRDefault="006F523C" w:rsidP="006F523C">
      <w:pPr>
        <w:adjustRightInd w:val="0"/>
        <w:snapToGrid w:val="0"/>
        <w:spacing w:line="360" w:lineRule="auto"/>
        <w:ind w:left="0" w:firstLineChars="200" w:firstLine="420"/>
        <w:jc w:val="left"/>
        <w:rPr>
          <w:rFonts w:ascii="宋体" w:hAnsi="宋体"/>
          <w:color w:val="000000" w:themeColor="text1"/>
          <w:szCs w:val="44"/>
        </w:rPr>
      </w:pPr>
      <w:r w:rsidRPr="00C57995">
        <w:rPr>
          <w:rFonts w:ascii="宋体" w:hAnsi="宋体" w:hint="eastAsia"/>
          <w:color w:val="000000" w:themeColor="text1"/>
          <w:szCs w:val="44"/>
        </w:rPr>
        <w:t>通讯地址：武汉市黄陂区天河国际</w:t>
      </w:r>
      <w:proofErr w:type="gramStart"/>
      <w:r w:rsidRPr="00C57995">
        <w:rPr>
          <w:rFonts w:ascii="宋体" w:hAnsi="宋体" w:hint="eastAsia"/>
          <w:color w:val="000000" w:themeColor="text1"/>
          <w:szCs w:val="44"/>
        </w:rPr>
        <w:t>机场机场</w:t>
      </w:r>
      <w:proofErr w:type="gramEnd"/>
      <w:r w:rsidRPr="00C57995">
        <w:rPr>
          <w:rFonts w:ascii="宋体" w:hAnsi="宋体" w:hint="eastAsia"/>
          <w:color w:val="000000" w:themeColor="text1"/>
          <w:szCs w:val="44"/>
        </w:rPr>
        <w:t>路特</w:t>
      </w:r>
      <w:r w:rsidRPr="00C57995">
        <w:rPr>
          <w:rFonts w:ascii="宋体" w:hAnsi="宋体"/>
          <w:color w:val="000000" w:themeColor="text1"/>
          <w:szCs w:val="44"/>
        </w:rPr>
        <w:t>1号</w:t>
      </w:r>
    </w:p>
    <w:p w14:paraId="5F71694E" w14:textId="77777777" w:rsidR="006F523C" w:rsidRPr="00C57995" w:rsidRDefault="006F523C" w:rsidP="006F523C">
      <w:pPr>
        <w:adjustRightInd w:val="0"/>
        <w:snapToGrid w:val="0"/>
        <w:spacing w:line="360" w:lineRule="auto"/>
        <w:ind w:left="0" w:firstLineChars="200" w:firstLine="420"/>
        <w:jc w:val="left"/>
        <w:rPr>
          <w:rFonts w:ascii="宋体" w:hAnsi="宋体"/>
          <w:color w:val="000000" w:themeColor="text1"/>
          <w:szCs w:val="44"/>
        </w:rPr>
      </w:pPr>
      <w:r w:rsidRPr="00C57995">
        <w:rPr>
          <w:rFonts w:ascii="宋体" w:hAnsi="宋体" w:hint="eastAsia"/>
          <w:color w:val="000000" w:themeColor="text1"/>
          <w:szCs w:val="44"/>
        </w:rPr>
        <w:t>友和道通航空有限公司运行标准部</w:t>
      </w:r>
    </w:p>
    <w:p w14:paraId="5F71694F" w14:textId="77777777" w:rsidR="006F523C" w:rsidRPr="00C57995" w:rsidRDefault="006F523C" w:rsidP="006F523C">
      <w:pPr>
        <w:adjustRightInd w:val="0"/>
        <w:snapToGrid w:val="0"/>
        <w:spacing w:line="360" w:lineRule="auto"/>
        <w:ind w:left="0" w:firstLineChars="200" w:firstLine="420"/>
        <w:jc w:val="left"/>
        <w:rPr>
          <w:rFonts w:ascii="宋体" w:hAnsi="宋体"/>
          <w:color w:val="000000" w:themeColor="text1"/>
          <w:szCs w:val="44"/>
        </w:rPr>
      </w:pPr>
      <w:r w:rsidRPr="00C57995">
        <w:rPr>
          <w:rFonts w:ascii="宋体" w:hAnsi="宋体" w:hint="eastAsia"/>
          <w:color w:val="000000" w:themeColor="text1"/>
          <w:szCs w:val="44"/>
        </w:rPr>
        <w:t>邮政编码：</w:t>
      </w:r>
      <w:r w:rsidRPr="00C57995">
        <w:rPr>
          <w:rFonts w:ascii="宋体" w:hAnsi="宋体"/>
          <w:color w:val="000000" w:themeColor="text1"/>
          <w:szCs w:val="44"/>
        </w:rPr>
        <w:t>430302</w:t>
      </w:r>
    </w:p>
    <w:p w14:paraId="5F716950" w14:textId="77777777" w:rsidR="006F523C" w:rsidRPr="00C57995" w:rsidRDefault="006F523C" w:rsidP="006F523C">
      <w:pPr>
        <w:adjustRightInd w:val="0"/>
        <w:snapToGrid w:val="0"/>
        <w:spacing w:line="360" w:lineRule="auto"/>
        <w:ind w:left="0" w:firstLineChars="200" w:firstLine="420"/>
        <w:jc w:val="left"/>
        <w:rPr>
          <w:rFonts w:ascii="宋体" w:hAnsi="宋体"/>
          <w:color w:val="000000" w:themeColor="text1"/>
          <w:szCs w:val="44"/>
        </w:rPr>
      </w:pPr>
      <w:r w:rsidRPr="00C57995">
        <w:rPr>
          <w:rFonts w:ascii="宋体" w:hAnsi="宋体" w:hint="eastAsia"/>
          <w:color w:val="000000" w:themeColor="text1"/>
          <w:szCs w:val="44"/>
        </w:rPr>
        <w:t>电话：</w:t>
      </w:r>
      <w:r w:rsidRPr="00C57995">
        <w:rPr>
          <w:rFonts w:ascii="宋体" w:hAnsi="宋体"/>
          <w:color w:val="000000" w:themeColor="text1"/>
          <w:szCs w:val="44"/>
        </w:rPr>
        <w:t>+86 027-85818690</w:t>
      </w:r>
    </w:p>
    <w:p w14:paraId="5F716951" w14:textId="77777777" w:rsidR="006F523C" w:rsidRPr="00C57995" w:rsidRDefault="006F523C" w:rsidP="006F523C">
      <w:pPr>
        <w:adjustRightInd w:val="0"/>
        <w:snapToGrid w:val="0"/>
        <w:spacing w:line="360" w:lineRule="auto"/>
        <w:ind w:left="0" w:firstLineChars="200" w:firstLine="420"/>
        <w:jc w:val="left"/>
        <w:rPr>
          <w:rFonts w:ascii="宋体" w:hAnsi="宋体"/>
          <w:color w:val="000000" w:themeColor="text1"/>
          <w:szCs w:val="44"/>
        </w:rPr>
      </w:pPr>
      <w:r w:rsidRPr="00C57995">
        <w:rPr>
          <w:rFonts w:ascii="宋体" w:hAnsi="宋体" w:hint="eastAsia"/>
          <w:color w:val="000000" w:themeColor="text1"/>
          <w:szCs w:val="44"/>
        </w:rPr>
        <w:t>传真：</w:t>
      </w:r>
      <w:r w:rsidRPr="00C57995">
        <w:rPr>
          <w:rFonts w:ascii="宋体" w:hAnsi="宋体"/>
          <w:color w:val="000000" w:themeColor="text1"/>
          <w:szCs w:val="44"/>
        </w:rPr>
        <w:t>+86 027-85818005</w:t>
      </w:r>
    </w:p>
    <w:p w14:paraId="5F716952" w14:textId="77777777" w:rsidR="006F523C" w:rsidRPr="00AE0DB5" w:rsidRDefault="006F523C" w:rsidP="006F523C">
      <w:pPr>
        <w:adjustRightInd w:val="0"/>
        <w:snapToGrid w:val="0"/>
        <w:spacing w:line="360" w:lineRule="auto"/>
        <w:ind w:left="0" w:firstLineChars="200" w:firstLine="420"/>
        <w:jc w:val="left"/>
        <w:rPr>
          <w:rFonts w:ascii="宋体" w:hAnsi="宋体"/>
          <w:color w:val="000000" w:themeColor="text1"/>
          <w:szCs w:val="44"/>
        </w:rPr>
      </w:pPr>
      <w:r w:rsidRPr="00AE0DB5">
        <w:rPr>
          <w:rFonts w:ascii="宋体" w:hAnsi="宋体" w:hint="eastAsia"/>
          <w:color w:val="000000" w:themeColor="text1"/>
          <w:szCs w:val="44"/>
        </w:rPr>
        <w:t>E-Mail：</w:t>
      </w:r>
      <w:r w:rsidRPr="00AE0DB5">
        <w:rPr>
          <w:rFonts w:ascii="宋体" w:hAnsi="宋体"/>
          <w:color w:val="000000" w:themeColor="text1"/>
          <w:szCs w:val="44"/>
        </w:rPr>
        <w:t>std@u</w:t>
      </w:r>
      <w:r w:rsidRPr="00AE0DB5">
        <w:rPr>
          <w:rFonts w:ascii="宋体" w:hAnsi="宋体" w:hint="eastAsia"/>
          <w:color w:val="000000" w:themeColor="text1"/>
          <w:szCs w:val="44"/>
        </w:rPr>
        <w:t>ni-top</w:t>
      </w:r>
      <w:r w:rsidRPr="00AE0DB5">
        <w:rPr>
          <w:rFonts w:ascii="宋体" w:hAnsi="宋体"/>
          <w:color w:val="000000" w:themeColor="text1"/>
          <w:szCs w:val="44"/>
        </w:rPr>
        <w:t>.com</w:t>
      </w:r>
    </w:p>
    <w:p w14:paraId="5F716953" w14:textId="77777777" w:rsidR="003B2E49" w:rsidRDefault="003B2E49" w:rsidP="00643903">
      <w:pPr>
        <w:pStyle w:val="1"/>
        <w:sectPr w:rsidR="003B2E49" w:rsidSect="00730335">
          <w:headerReference w:type="even" r:id="rId25"/>
          <w:headerReference w:type="default" r:id="rId26"/>
          <w:footerReference w:type="even" r:id="rId27"/>
          <w:footerReference w:type="default" r:id="rId28"/>
          <w:pgSz w:w="8392" w:h="11907" w:code="11"/>
          <w:pgMar w:top="1418" w:right="1134" w:bottom="1418" w:left="1134" w:header="850" w:footer="992" w:gutter="0"/>
          <w:pgNumType w:start="21"/>
          <w:cols w:space="425"/>
          <w:docGrid w:type="lines" w:linePitch="312"/>
        </w:sectPr>
      </w:pPr>
    </w:p>
    <w:p w14:paraId="5F716954" w14:textId="77777777" w:rsidR="00A22ECF" w:rsidRPr="001056E3" w:rsidRDefault="00A22ECF" w:rsidP="00643903">
      <w:pPr>
        <w:pStyle w:val="1"/>
      </w:pPr>
      <w:bookmarkStart w:id="0" w:name="_Toc503360226"/>
      <w:r w:rsidRPr="001056E3">
        <w:rPr>
          <w:rFonts w:hint="eastAsia"/>
        </w:rPr>
        <w:lastRenderedPageBreak/>
        <w:t>运行政策</w:t>
      </w:r>
      <w:bookmarkEnd w:id="0"/>
    </w:p>
    <w:p w14:paraId="5F716955" w14:textId="77777777" w:rsidR="00A22ECF" w:rsidRPr="0042736C" w:rsidRDefault="00A22ECF" w:rsidP="005959F9">
      <w:pPr>
        <w:pStyle w:val="aff0"/>
        <w:numPr>
          <w:ilvl w:val="0"/>
          <w:numId w:val="197"/>
        </w:numPr>
        <w:ind w:left="851" w:firstLineChars="0" w:hanging="851"/>
        <w:outlineLvl w:val="1"/>
        <w:rPr>
          <w:b/>
        </w:rPr>
      </w:pPr>
      <w:bookmarkStart w:id="1" w:name="_Toc503360227"/>
      <w:r w:rsidRPr="0042736C">
        <w:rPr>
          <w:rFonts w:hint="eastAsia"/>
          <w:b/>
        </w:rPr>
        <w:t>运行控制责任</w:t>
      </w:r>
      <w:bookmarkEnd w:id="1"/>
    </w:p>
    <w:p w14:paraId="5F716956" w14:textId="77777777" w:rsidR="00A22ECF" w:rsidRPr="00AE0DB5" w:rsidRDefault="00A22ECF" w:rsidP="00230DBB">
      <w:pPr>
        <w:kinsoku w:val="0"/>
        <w:overflowPunct w:val="0"/>
        <w:autoSpaceDE w:val="0"/>
        <w:autoSpaceDN w:val="0"/>
        <w:ind w:left="851"/>
      </w:pPr>
      <w:r w:rsidRPr="00AE0DB5">
        <w:rPr>
          <w:rFonts w:hint="eastAsia"/>
        </w:rPr>
        <w:t>公司授权运行副总经理对运行控制负责，运行副总经理委托飞行签派员实施运行控制。</w:t>
      </w:r>
      <w:r w:rsidRPr="007E62A2">
        <w:rPr>
          <w:rFonts w:hint="eastAsia"/>
        </w:rPr>
        <w:t>机长和运行副总经理</w:t>
      </w:r>
      <w:r w:rsidRPr="00AE0DB5">
        <w:rPr>
          <w:rFonts w:hint="eastAsia"/>
        </w:rPr>
        <w:t>应当对飞行的放行、延续、改航和终止是否遵守中国民用航空规章和公司的运行规范共同负责。运行副总经理委托飞行签派员行使飞行放行、延续、改航和终止的职能，但不能委托运行控制的责任。当运行副总经理或者机长认为该次飞行不能按照计划安全地运行时，运行副总经理对取消、改航或者延迟飞行负责。运行副总经理应当负责至少在下列方面对飞行运行进行监控：</w:t>
      </w:r>
    </w:p>
    <w:p w14:paraId="5F716957" w14:textId="77777777" w:rsidR="00A22ECF" w:rsidRPr="00AE0DB5" w:rsidRDefault="00A22ECF" w:rsidP="005959F9">
      <w:pPr>
        <w:pStyle w:val="3"/>
        <w:keepNext w:val="0"/>
        <w:numPr>
          <w:ilvl w:val="0"/>
          <w:numId w:val="3"/>
        </w:numPr>
        <w:kinsoku w:val="0"/>
        <w:overflowPunct w:val="0"/>
        <w:autoSpaceDE w:val="0"/>
        <w:autoSpaceDN w:val="0"/>
        <w:ind w:left="851" w:hanging="851"/>
      </w:pPr>
      <w:bookmarkStart w:id="2" w:name="_Toc503360228"/>
      <w:r w:rsidRPr="00AE0DB5">
        <w:rPr>
          <w:rFonts w:hint="eastAsia"/>
        </w:rPr>
        <w:t>始发地机场的离开和目的地机场的到达，包括中途停留机场及备降机场；</w:t>
      </w:r>
      <w:bookmarkEnd w:id="2"/>
    </w:p>
    <w:p w14:paraId="5F716958" w14:textId="77777777" w:rsidR="00A22ECF" w:rsidRPr="00AE0DB5" w:rsidRDefault="00A22ECF" w:rsidP="005959F9">
      <w:pPr>
        <w:pStyle w:val="3"/>
        <w:keepNext w:val="0"/>
        <w:numPr>
          <w:ilvl w:val="0"/>
          <w:numId w:val="3"/>
        </w:numPr>
        <w:kinsoku w:val="0"/>
        <w:overflowPunct w:val="0"/>
        <w:autoSpaceDE w:val="0"/>
        <w:autoSpaceDN w:val="0"/>
        <w:ind w:left="851" w:hanging="851"/>
      </w:pPr>
      <w:bookmarkStart w:id="3" w:name="_Toc503360229"/>
      <w:r w:rsidRPr="00AE0DB5">
        <w:rPr>
          <w:rFonts w:hint="eastAsia"/>
        </w:rPr>
        <w:t>发生在起始、目的地和中途停留机场的维修及机械延误；</w:t>
      </w:r>
      <w:bookmarkEnd w:id="3"/>
    </w:p>
    <w:p w14:paraId="5F716959" w14:textId="73EAAB0E" w:rsidR="00A22ECF" w:rsidRDefault="00A22ECF" w:rsidP="005959F9">
      <w:pPr>
        <w:pStyle w:val="3"/>
        <w:keepNext w:val="0"/>
        <w:numPr>
          <w:ilvl w:val="0"/>
          <w:numId w:val="3"/>
        </w:numPr>
        <w:kinsoku w:val="0"/>
        <w:overflowPunct w:val="0"/>
        <w:autoSpaceDE w:val="0"/>
        <w:autoSpaceDN w:val="0"/>
        <w:ind w:left="851" w:hanging="851"/>
      </w:pPr>
      <w:bookmarkStart w:id="4" w:name="_Toc503360230"/>
      <w:r w:rsidRPr="00AE0DB5">
        <w:rPr>
          <w:rFonts w:hint="eastAsia"/>
        </w:rPr>
        <w:t>已知的严重影响飞行安全的情况。</w:t>
      </w:r>
      <w:bookmarkEnd w:id="4"/>
    </w:p>
    <w:p w14:paraId="5A6A98DB" w14:textId="5238796B" w:rsidR="002E28CC" w:rsidRDefault="002E28CC" w:rsidP="003770A1">
      <w:pPr>
        <w:pStyle w:val="a0"/>
        <w:numPr>
          <w:ilvl w:val="0"/>
          <w:numId w:val="3"/>
        </w:numPr>
        <w:jc w:val="left"/>
        <w:rPr>
          <w:rFonts w:hint="eastAsia"/>
        </w:rPr>
      </w:pPr>
      <w:commentRangeStart w:id="5"/>
      <w:r>
        <w:rPr>
          <w:rFonts w:hint="eastAsia"/>
        </w:rPr>
        <w:t>当飞机追踪无法确定其位置且尝试建立联系未获成功时</w:t>
      </w:r>
      <w:r>
        <w:rPr>
          <w:rFonts w:hint="eastAsia"/>
        </w:rPr>
        <w:t>,</w:t>
      </w:r>
      <w:r>
        <w:rPr>
          <w:rFonts w:hint="eastAsia"/>
        </w:rPr>
        <w:t>通知相关的空中交通服务单位</w:t>
      </w:r>
      <w:r>
        <w:rPr>
          <w:rFonts w:hint="eastAsia"/>
        </w:rPr>
        <w:t>.</w:t>
      </w:r>
      <w:commentRangeEnd w:id="5"/>
      <w:r w:rsidR="003770A1">
        <w:rPr>
          <w:rStyle w:val="afc"/>
        </w:rPr>
        <w:commentReference w:id="5"/>
      </w:r>
    </w:p>
    <w:p w14:paraId="5F71695A" w14:textId="080D8E8B" w:rsidR="00230DBB" w:rsidRDefault="00A22ECF" w:rsidP="008E7E3E">
      <w:pPr>
        <w:kinsoku w:val="0"/>
        <w:overflowPunct w:val="0"/>
        <w:autoSpaceDE w:val="0"/>
        <w:autoSpaceDN w:val="0"/>
        <w:ind w:left="851"/>
        <w:rPr>
          <w:rFonts w:ascii="宋体" w:hAnsi="宋体"/>
          <w:bCs/>
        </w:rPr>
        <w:sectPr w:rsidR="00230DBB" w:rsidSect="00FE1D86">
          <w:headerReference w:type="even" r:id="rId32"/>
          <w:headerReference w:type="default" r:id="rId33"/>
          <w:footerReference w:type="even" r:id="rId34"/>
          <w:footerReference w:type="default" r:id="rId35"/>
          <w:pgSz w:w="8392" w:h="11907" w:code="11"/>
          <w:pgMar w:top="1418" w:right="1134" w:bottom="1418" w:left="1134" w:header="850" w:footer="992" w:gutter="0"/>
          <w:pgNumType w:start="1"/>
          <w:cols w:space="425"/>
          <w:docGrid w:type="lines" w:linePitch="312"/>
        </w:sectPr>
      </w:pPr>
      <w:r w:rsidRPr="00AE0DB5">
        <w:rPr>
          <w:rFonts w:ascii="宋体" w:hAnsi="宋体" w:hint="eastAsia"/>
          <w:bCs/>
        </w:rPr>
        <w:t>在飞行</w:t>
      </w:r>
      <w:r w:rsidRPr="007B343F">
        <w:rPr>
          <w:rFonts w:hint="eastAsia"/>
        </w:rPr>
        <w:t>期间</w:t>
      </w:r>
      <w:r w:rsidRPr="00AE0DB5">
        <w:rPr>
          <w:rFonts w:ascii="宋体" w:hAnsi="宋体" w:hint="eastAsia"/>
          <w:bCs/>
        </w:rPr>
        <w:t>：机长负责控制飞机和指挥机组，并对</w:t>
      </w:r>
      <w:r w:rsidRPr="00AE37EC">
        <w:rPr>
          <w:rFonts w:ascii="宋体" w:hAnsi="宋体" w:hint="eastAsia"/>
          <w:bCs/>
        </w:rPr>
        <w:t>机上乘员</w:t>
      </w:r>
      <w:r w:rsidRPr="00AE0DB5">
        <w:rPr>
          <w:rFonts w:ascii="宋体" w:hAnsi="宋体" w:hint="eastAsia"/>
          <w:bCs/>
        </w:rPr>
        <w:t>、机组成员、货物、邮件和飞机的安全负责；机长对于</w:t>
      </w:r>
      <w:r w:rsidRPr="00AE0DB5">
        <w:rPr>
          <w:rFonts w:ascii="宋体" w:hAnsi="宋体" w:hint="eastAsia"/>
          <w:bCs/>
        </w:rPr>
        <w:lastRenderedPageBreak/>
        <w:t>飞机的运行拥有完全的控制权和管理权。这种权力没有限制，可以超越机组其他成员及他们的职责，无论机长是否持有执行其他机组成员职责的有效证件</w:t>
      </w:r>
      <w:r w:rsidR="008E0B33">
        <w:rPr>
          <w:rFonts w:ascii="宋体" w:hAnsi="宋体" w:hint="eastAsia"/>
          <w:bCs/>
        </w:rPr>
        <w:t>；</w:t>
      </w:r>
      <w:commentRangeStart w:id="6"/>
      <w:r w:rsidR="008E7E3E" w:rsidRPr="008E7E3E">
        <w:rPr>
          <w:rFonts w:ascii="宋体" w:hAnsi="宋体" w:hint="eastAsia"/>
          <w:bCs/>
          <w:color w:val="FF0000"/>
        </w:rPr>
        <w:t>机长对飞行前的计划和飞行中的运行是否遵守涉及民航管理的规章和合格证持有人的运行规范负责</w:t>
      </w:r>
      <w:r w:rsidR="008E7E3E" w:rsidRPr="008E7E3E">
        <w:rPr>
          <w:rFonts w:ascii="宋体" w:hAnsi="宋体" w:hint="eastAsia"/>
          <w:bCs/>
          <w:color w:val="FF0000"/>
        </w:rPr>
        <w:t>；</w:t>
      </w:r>
      <w:r w:rsidR="008E7E3E" w:rsidRPr="008E7E3E">
        <w:rPr>
          <w:rFonts w:ascii="宋体" w:hAnsi="宋体" w:hint="eastAsia"/>
          <w:bCs/>
          <w:color w:val="FF0000"/>
        </w:rPr>
        <w:t>任何驾驶员在驾驶飞机时不得粗心大意和盲目蛮干,以免危及生命或者财产的安全</w:t>
      </w:r>
      <w:r w:rsidRPr="008E7E3E">
        <w:rPr>
          <w:rFonts w:ascii="宋体" w:hAnsi="宋体" w:hint="eastAsia"/>
          <w:bCs/>
          <w:color w:val="FF0000"/>
        </w:rPr>
        <w:t>。</w:t>
      </w:r>
      <w:commentRangeEnd w:id="6"/>
      <w:r w:rsidR="008E7E3E" w:rsidRPr="008E7E3E">
        <w:rPr>
          <w:rStyle w:val="afc"/>
          <w:color w:val="FF0000"/>
        </w:rPr>
        <w:commentReference w:id="6"/>
      </w:r>
      <w:r w:rsidRPr="00AE0DB5">
        <w:rPr>
          <w:rFonts w:ascii="宋体" w:hAnsi="宋体" w:hint="eastAsia"/>
          <w:bCs/>
        </w:rPr>
        <w:t>公司持续保证其每个参与运行工作的人员，熟知</w:t>
      </w:r>
      <w:r w:rsidR="00570E5C" w:rsidRPr="005E1972">
        <w:rPr>
          <w:rFonts w:ascii="宋体" w:hAnsi="宋体" w:hint="eastAsia"/>
          <w:bCs/>
          <w:color w:val="000000" w:themeColor="text1"/>
          <w:szCs w:val="21"/>
        </w:rPr>
        <w:t>运行规范中适用于该人员工作职责的有关规定</w:t>
      </w:r>
      <w:r w:rsidR="00230DBB">
        <w:rPr>
          <w:rFonts w:ascii="宋体" w:hAnsi="宋体" w:hint="eastAsia"/>
          <w:bCs/>
        </w:rPr>
        <w:t>。</w:t>
      </w:r>
    </w:p>
    <w:p w14:paraId="5F71695B" w14:textId="77777777" w:rsidR="00A22ECF" w:rsidRPr="00230DBB" w:rsidRDefault="00A22ECF" w:rsidP="00643903">
      <w:pPr>
        <w:pStyle w:val="1"/>
      </w:pPr>
      <w:bookmarkStart w:id="7" w:name="_Toc503360231"/>
      <w:r w:rsidRPr="00AE0DB5">
        <w:rPr>
          <w:rFonts w:hint="eastAsia"/>
        </w:rPr>
        <w:lastRenderedPageBreak/>
        <w:t>运行机构与职责</w:t>
      </w:r>
      <w:bookmarkEnd w:id="7"/>
    </w:p>
    <w:p w14:paraId="5F71695C" w14:textId="77777777" w:rsidR="009A6D22" w:rsidRPr="009A6D22" w:rsidRDefault="009A6D22" w:rsidP="00465F2D">
      <w:pPr>
        <w:pStyle w:val="aff0"/>
        <w:numPr>
          <w:ilvl w:val="0"/>
          <w:numId w:val="4"/>
        </w:numPr>
        <w:kinsoku w:val="0"/>
        <w:overflowPunct w:val="0"/>
        <w:autoSpaceDE w:val="0"/>
        <w:autoSpaceDN w:val="0"/>
        <w:spacing w:beforeLines="100" w:before="312" w:afterLines="100" w:after="312"/>
        <w:ind w:firstLineChars="0"/>
        <w:outlineLvl w:val="1"/>
        <w:rPr>
          <w:rFonts w:cs="Arial"/>
          <w:b/>
          <w:bCs/>
          <w:vanish/>
          <w:szCs w:val="32"/>
        </w:rPr>
      </w:pPr>
      <w:bookmarkStart w:id="8" w:name="_Toc502330311"/>
      <w:bookmarkStart w:id="9" w:name="_Toc503360232"/>
      <w:bookmarkEnd w:id="8"/>
      <w:bookmarkEnd w:id="9"/>
    </w:p>
    <w:p w14:paraId="5F71695D" w14:textId="77777777" w:rsidR="00A76450" w:rsidRPr="00A76450" w:rsidRDefault="00A76450" w:rsidP="00465F2D">
      <w:pPr>
        <w:pStyle w:val="aff0"/>
        <w:numPr>
          <w:ilvl w:val="0"/>
          <w:numId w:val="140"/>
        </w:numPr>
        <w:kinsoku w:val="0"/>
        <w:overflowPunct w:val="0"/>
        <w:autoSpaceDE w:val="0"/>
        <w:autoSpaceDN w:val="0"/>
        <w:spacing w:beforeLines="100" w:before="312" w:afterLines="100" w:after="312"/>
        <w:ind w:firstLineChars="0"/>
        <w:outlineLvl w:val="1"/>
        <w:rPr>
          <w:rFonts w:cs="Arial"/>
          <w:b/>
          <w:bCs/>
          <w:vanish/>
          <w:szCs w:val="32"/>
        </w:rPr>
      </w:pPr>
      <w:bookmarkStart w:id="10" w:name="_Toc502330312"/>
      <w:bookmarkStart w:id="11" w:name="_Toc503360233"/>
      <w:bookmarkEnd w:id="10"/>
      <w:bookmarkEnd w:id="11"/>
    </w:p>
    <w:p w14:paraId="5F71695E" w14:textId="77777777" w:rsidR="00A76450" w:rsidRPr="00A76450" w:rsidRDefault="00A76450" w:rsidP="00465F2D">
      <w:pPr>
        <w:pStyle w:val="aff0"/>
        <w:numPr>
          <w:ilvl w:val="0"/>
          <w:numId w:val="140"/>
        </w:numPr>
        <w:kinsoku w:val="0"/>
        <w:overflowPunct w:val="0"/>
        <w:autoSpaceDE w:val="0"/>
        <w:autoSpaceDN w:val="0"/>
        <w:spacing w:beforeLines="100" w:before="312" w:afterLines="100" w:after="312"/>
        <w:ind w:firstLineChars="0"/>
        <w:outlineLvl w:val="1"/>
        <w:rPr>
          <w:rFonts w:cs="Arial"/>
          <w:b/>
          <w:bCs/>
          <w:vanish/>
          <w:szCs w:val="32"/>
        </w:rPr>
      </w:pPr>
      <w:bookmarkStart w:id="12" w:name="_Toc502330313"/>
      <w:bookmarkStart w:id="13" w:name="_Toc503360234"/>
      <w:bookmarkEnd w:id="12"/>
      <w:bookmarkEnd w:id="13"/>
    </w:p>
    <w:p w14:paraId="5F71695F" w14:textId="77777777" w:rsidR="00A22ECF" w:rsidRPr="0042736C" w:rsidRDefault="00390989" w:rsidP="005959F9">
      <w:pPr>
        <w:pStyle w:val="aff0"/>
        <w:numPr>
          <w:ilvl w:val="0"/>
          <w:numId w:val="198"/>
        </w:numPr>
        <w:ind w:left="851" w:firstLineChars="0" w:hanging="851"/>
        <w:outlineLvl w:val="1"/>
        <w:rPr>
          <w:b/>
        </w:rPr>
      </w:pPr>
      <w:bookmarkStart w:id="14" w:name="_Toc503360235"/>
      <w:r w:rsidRPr="0042736C">
        <w:rPr>
          <w:rFonts w:hint="eastAsia"/>
          <w:b/>
        </w:rPr>
        <w:t>公司运行机构图</w:t>
      </w:r>
      <w:bookmarkEnd w:id="14"/>
    </w:p>
    <w:p w14:paraId="5F716960" w14:textId="77777777" w:rsidR="005D35A8" w:rsidRPr="00AE0DB5" w:rsidRDefault="00E633C3" w:rsidP="00230DBB">
      <w:pPr>
        <w:kinsoku w:val="0"/>
        <w:overflowPunct w:val="0"/>
        <w:autoSpaceDE w:val="0"/>
        <w:autoSpaceDN w:val="0"/>
      </w:pPr>
      <w:r>
        <w:rPr>
          <w:rFonts w:ascii="黑体" w:eastAsia="黑体" w:hAnsi="宋体"/>
          <w:bCs/>
          <w:noProof/>
          <w:color w:val="000000" w:themeColor="text1"/>
          <w:kern w:val="0"/>
        </w:rPr>
        <w:object w:dxaOrig="1440" w:dyaOrig="1440" w14:anchorId="5F717D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0;text-align:left;margin-left:20.75pt;margin-top:39pt;width:305.45pt;height:154.35pt;z-index:251658253">
            <v:imagedata r:id="rId36" o:title=""/>
            <w10:wrap type="square"/>
          </v:shape>
          <o:OLEObject Type="Embed" ProgID="Visio.Drawing.15" ShapeID="_x0000_s1102" DrawAspect="Content" ObjectID="_1615366930" r:id="rId37"/>
        </w:object>
      </w:r>
      <w:r w:rsidR="00E74723" w:rsidRPr="00E74723">
        <w:rPr>
          <w:rFonts w:hint="eastAsia"/>
        </w:rPr>
        <w:t>友和道通航空有限公司</w:t>
      </w:r>
      <w:r w:rsidR="00E74723" w:rsidRPr="00E74723">
        <w:rPr>
          <w:rFonts w:hint="eastAsia"/>
        </w:rPr>
        <w:t>-</w:t>
      </w:r>
      <w:r w:rsidR="00E74723" w:rsidRPr="00E74723">
        <w:rPr>
          <w:rFonts w:hint="eastAsia"/>
        </w:rPr>
        <w:t>运行机构图</w:t>
      </w:r>
    </w:p>
    <w:p w14:paraId="5F716961" w14:textId="77777777" w:rsidR="005D35A8" w:rsidRPr="00AE0DB5" w:rsidRDefault="00E633C3" w:rsidP="007232E1">
      <w:pPr>
        <w:tabs>
          <w:tab w:val="num" w:pos="1800"/>
        </w:tabs>
        <w:adjustRightInd w:val="0"/>
        <w:snapToGrid w:val="0"/>
        <w:spacing w:line="312" w:lineRule="auto"/>
        <w:ind w:left="360"/>
        <w:rPr>
          <w:rFonts w:ascii="黑体" w:eastAsia="黑体" w:hAnsi="宋体"/>
          <w:bCs/>
          <w:color w:val="000000" w:themeColor="text1"/>
          <w:kern w:val="0"/>
        </w:rPr>
      </w:pPr>
      <w:r>
        <w:rPr>
          <w:rFonts w:ascii="黑体" w:eastAsia="黑体" w:hAnsi="宋体"/>
          <w:bCs/>
          <w:noProof/>
          <w:color w:val="000000" w:themeColor="text1"/>
          <w:kern w:val="0"/>
        </w:rPr>
        <w:pict w14:anchorId="5F717DDC">
          <v:rect id="Rectangle 1202" o:spid="_x0000_s1026" style="position:absolute;left:0;text-align:left;margin-left:100.5pt;margin-top:4.1pt;width:165.8pt;height:31.45pt;z-index:2516582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" strokecolor="white">
            <v:textbox style="mso-next-textbox:#Rectangle 1202">
              <w:txbxContent>
                <w:p w14:paraId="5F717F21" w14:textId="77777777" w:rsidR="00E05939" w:rsidRPr="005D35A8" w:rsidRDefault="00E05939" w:rsidP="005D35A8">
                  <w:pPr>
                    <w:ind w:left="360"/>
                    <w:jc w:val="center"/>
                    <w:rPr>
                      <w:b/>
                      <w:sz w:val="18"/>
                      <w:szCs w:val="18"/>
                    </w:rPr>
                  </w:pPr>
                </w:p>
              </w:txbxContent>
            </v:textbox>
          </v:rect>
        </w:pict>
      </w:r>
    </w:p>
    <w:p w14:paraId="5F716962" w14:textId="77777777" w:rsidR="005D35A8" w:rsidRPr="00AE0DB5" w:rsidRDefault="005D35A8" w:rsidP="007232E1">
      <w:pPr>
        <w:tabs>
          <w:tab w:val="num" w:pos="1800"/>
        </w:tabs>
        <w:adjustRightInd w:val="0"/>
        <w:snapToGrid w:val="0"/>
        <w:spacing w:line="312" w:lineRule="auto"/>
        <w:ind w:left="360"/>
        <w:rPr>
          <w:rFonts w:ascii="黑体" w:eastAsia="黑体" w:hAnsi="宋体"/>
          <w:bCs/>
          <w:color w:val="000000" w:themeColor="text1"/>
          <w:kern w:val="0"/>
        </w:rPr>
      </w:pPr>
    </w:p>
    <w:p w14:paraId="5F716963" w14:textId="77777777" w:rsidR="005D35A8" w:rsidRDefault="005D35A8" w:rsidP="007232E1">
      <w:pPr>
        <w:tabs>
          <w:tab w:val="num" w:pos="1800"/>
        </w:tabs>
        <w:adjustRightInd w:val="0"/>
        <w:snapToGrid w:val="0"/>
        <w:spacing w:line="312" w:lineRule="auto"/>
        <w:ind w:left="360"/>
        <w:rPr>
          <w:rFonts w:ascii="黑体" w:eastAsia="黑体" w:hAnsi="宋体"/>
          <w:bCs/>
          <w:color w:val="000000" w:themeColor="text1"/>
          <w:kern w:val="0"/>
        </w:rPr>
      </w:pPr>
    </w:p>
    <w:p w14:paraId="5F716964" w14:textId="77777777" w:rsidR="005D35A8" w:rsidRPr="00AE0DB5" w:rsidRDefault="005D35A8" w:rsidP="00A22ECF">
      <w:pPr>
        <w:adjustRightInd w:val="0"/>
        <w:snapToGrid w:val="0"/>
        <w:spacing w:line="312" w:lineRule="auto"/>
        <w:ind w:left="360"/>
        <w:outlineLvl w:val="1"/>
        <w:rPr>
          <w:rFonts w:ascii="宋体" w:hAnsi="宋体"/>
          <w:b/>
          <w:bCs/>
          <w:color w:val="000000" w:themeColor="text1"/>
        </w:rPr>
        <w:sectPr w:rsidR="005D35A8" w:rsidRPr="00AE0DB5" w:rsidSect="00FE1D86">
          <w:headerReference w:type="default" r:id="rId38"/>
          <w:footerReference w:type="default" r:id="rId39"/>
          <w:pgSz w:w="8392" w:h="11907" w:code="11"/>
          <w:pgMar w:top="1418" w:right="1134" w:bottom="1418" w:left="1134" w:header="850" w:footer="992" w:gutter="0"/>
          <w:pgNumType w:start="1"/>
          <w:cols w:space="425"/>
          <w:docGrid w:type="lines" w:linePitch="312"/>
        </w:sectPr>
      </w:pPr>
    </w:p>
    <w:p w14:paraId="5F716965" w14:textId="77777777" w:rsidR="00A22ECF" w:rsidRPr="0042736C" w:rsidRDefault="00A22ECF" w:rsidP="005959F9">
      <w:pPr>
        <w:pStyle w:val="aff0"/>
        <w:numPr>
          <w:ilvl w:val="0"/>
          <w:numId w:val="198"/>
        </w:numPr>
        <w:ind w:left="851" w:firstLineChars="0" w:hanging="851"/>
        <w:outlineLvl w:val="1"/>
        <w:rPr>
          <w:b/>
        </w:rPr>
      </w:pPr>
      <w:bookmarkStart w:id="15" w:name="_Toc503360236"/>
      <w:r w:rsidRPr="0042736C">
        <w:rPr>
          <w:rFonts w:hint="eastAsia"/>
          <w:b/>
        </w:rPr>
        <w:lastRenderedPageBreak/>
        <w:t>运行控制部机构图与职责</w:t>
      </w:r>
      <w:bookmarkEnd w:id="15"/>
    </w:p>
    <w:p w14:paraId="5F716966" w14:textId="77777777" w:rsidR="009A6D22" w:rsidRPr="009A6D22" w:rsidRDefault="009A6D22" w:rsidP="005959F9">
      <w:pPr>
        <w:pStyle w:val="aff0"/>
        <w:numPr>
          <w:ilvl w:val="0"/>
          <w:numId w:val="5"/>
        </w:numPr>
        <w:kinsoku w:val="0"/>
        <w:overflowPunct w:val="0"/>
        <w:autoSpaceDE w:val="0"/>
        <w:autoSpaceDN w:val="0"/>
        <w:snapToGrid w:val="0"/>
        <w:ind w:firstLineChars="0"/>
        <w:jc w:val="left"/>
        <w:outlineLvl w:val="2"/>
        <w:rPr>
          <w:vanish/>
          <w:szCs w:val="20"/>
          <w:highlight w:val="yellow"/>
        </w:rPr>
      </w:pPr>
      <w:bookmarkStart w:id="16" w:name="_Toc503360237"/>
      <w:bookmarkEnd w:id="16"/>
    </w:p>
    <w:p w14:paraId="5F716967" w14:textId="77777777" w:rsidR="009A6D22" w:rsidRPr="009A6D22" w:rsidRDefault="009A6D22" w:rsidP="005959F9">
      <w:pPr>
        <w:pStyle w:val="aff0"/>
        <w:numPr>
          <w:ilvl w:val="0"/>
          <w:numId w:val="5"/>
        </w:numPr>
        <w:kinsoku w:val="0"/>
        <w:overflowPunct w:val="0"/>
        <w:autoSpaceDE w:val="0"/>
        <w:autoSpaceDN w:val="0"/>
        <w:snapToGrid w:val="0"/>
        <w:ind w:firstLineChars="0"/>
        <w:jc w:val="left"/>
        <w:outlineLvl w:val="2"/>
        <w:rPr>
          <w:vanish/>
          <w:szCs w:val="20"/>
          <w:highlight w:val="yellow"/>
        </w:rPr>
      </w:pPr>
      <w:bookmarkStart w:id="17" w:name="_Toc503360238"/>
      <w:bookmarkEnd w:id="17"/>
    </w:p>
    <w:p w14:paraId="5F716968" w14:textId="77777777" w:rsidR="009A6D22" w:rsidRPr="009A6D22" w:rsidRDefault="009A6D22" w:rsidP="005959F9">
      <w:pPr>
        <w:pStyle w:val="aff0"/>
        <w:numPr>
          <w:ilvl w:val="1"/>
          <w:numId w:val="5"/>
        </w:numPr>
        <w:kinsoku w:val="0"/>
        <w:overflowPunct w:val="0"/>
        <w:autoSpaceDE w:val="0"/>
        <w:autoSpaceDN w:val="0"/>
        <w:snapToGrid w:val="0"/>
        <w:ind w:firstLineChars="0"/>
        <w:jc w:val="left"/>
        <w:outlineLvl w:val="2"/>
        <w:rPr>
          <w:vanish/>
          <w:szCs w:val="20"/>
          <w:highlight w:val="yellow"/>
        </w:rPr>
      </w:pPr>
      <w:bookmarkStart w:id="18" w:name="_Toc503360239"/>
      <w:bookmarkEnd w:id="18"/>
    </w:p>
    <w:p w14:paraId="5F716969" w14:textId="77777777" w:rsidR="009A6D22" w:rsidRPr="009A6D22" w:rsidRDefault="009A6D22" w:rsidP="005959F9">
      <w:pPr>
        <w:pStyle w:val="aff0"/>
        <w:numPr>
          <w:ilvl w:val="1"/>
          <w:numId w:val="5"/>
        </w:numPr>
        <w:kinsoku w:val="0"/>
        <w:overflowPunct w:val="0"/>
        <w:autoSpaceDE w:val="0"/>
        <w:autoSpaceDN w:val="0"/>
        <w:snapToGrid w:val="0"/>
        <w:ind w:firstLineChars="0"/>
        <w:jc w:val="left"/>
        <w:outlineLvl w:val="2"/>
        <w:rPr>
          <w:vanish/>
          <w:szCs w:val="20"/>
          <w:highlight w:val="yellow"/>
        </w:rPr>
      </w:pPr>
      <w:bookmarkStart w:id="19" w:name="_Toc503360240"/>
      <w:bookmarkEnd w:id="19"/>
    </w:p>
    <w:p w14:paraId="5F71696A" w14:textId="77777777" w:rsidR="00A22ECF" w:rsidRPr="0042736C" w:rsidRDefault="00570E5C" w:rsidP="005959F9">
      <w:pPr>
        <w:pStyle w:val="3"/>
        <w:keepNext w:val="0"/>
        <w:numPr>
          <w:ilvl w:val="2"/>
          <w:numId w:val="5"/>
        </w:numPr>
        <w:kinsoku w:val="0"/>
        <w:overflowPunct w:val="0"/>
        <w:autoSpaceDE w:val="0"/>
        <w:autoSpaceDN w:val="0"/>
        <w:ind w:left="851" w:hanging="851"/>
        <w:rPr>
          <w:szCs w:val="21"/>
        </w:rPr>
      </w:pPr>
      <w:bookmarkStart w:id="20" w:name="_Toc503360241"/>
      <w:r w:rsidRPr="0042736C">
        <w:rPr>
          <w:rFonts w:hint="eastAsia"/>
          <w:szCs w:val="21"/>
        </w:rPr>
        <w:t>机构图</w:t>
      </w:r>
      <w:bookmarkEnd w:id="20"/>
    </w:p>
    <w:p w14:paraId="5F71696B" w14:textId="77777777" w:rsidR="00A22ECF" w:rsidRPr="00AE0DB5" w:rsidRDefault="00A22ECF" w:rsidP="00A22ECF">
      <w:pPr>
        <w:adjustRightInd w:val="0"/>
        <w:snapToGrid w:val="0"/>
        <w:spacing w:line="312" w:lineRule="auto"/>
        <w:ind w:left="360"/>
        <w:rPr>
          <w:rFonts w:ascii="宋体" w:hAnsi="宋体"/>
          <w:bCs/>
          <w:color w:val="000000" w:themeColor="text1"/>
        </w:rPr>
      </w:pPr>
    </w:p>
    <w:p w14:paraId="5F71696C" w14:textId="77777777" w:rsidR="00A22ECF" w:rsidRPr="00AE0DB5" w:rsidRDefault="00EC32A8" w:rsidP="00A22ECF">
      <w:pPr>
        <w:adjustRightInd w:val="0"/>
        <w:snapToGrid w:val="0"/>
        <w:spacing w:line="312" w:lineRule="auto"/>
        <w:ind w:left="360"/>
        <w:rPr>
          <w:rFonts w:ascii="宋体" w:hAnsi="宋体"/>
          <w:bCs/>
          <w:color w:val="000000" w:themeColor="text1"/>
        </w:rPr>
      </w:pPr>
      <w:r>
        <w:object w:dxaOrig="14640" w:dyaOrig="5865" w14:anchorId="5F717DDD">
          <v:shape id="_x0000_i1032" type="#_x0000_t75" style="width:314.6pt;height:126.45pt" o:ole="">
            <v:imagedata r:id="rId40" o:title=""/>
          </v:shape>
          <o:OLEObject Type="Embed" ProgID="Visio.Drawing.15" ShapeID="_x0000_i1032" DrawAspect="Content" ObjectID="_1615366896" r:id="rId41"/>
        </w:object>
      </w:r>
    </w:p>
    <w:p w14:paraId="5F71696D" w14:textId="77777777" w:rsidR="009A6D22" w:rsidRPr="00E7593B" w:rsidRDefault="00A22ECF" w:rsidP="00E7593B">
      <w:pPr>
        <w:tabs>
          <w:tab w:val="left" w:pos="4995"/>
        </w:tabs>
        <w:kinsoku w:val="0"/>
        <w:overflowPunct w:val="0"/>
        <w:autoSpaceDE w:val="0"/>
        <w:autoSpaceDN w:val="0"/>
        <w:adjustRightInd w:val="0"/>
        <w:snapToGrid w:val="0"/>
        <w:spacing w:line="312" w:lineRule="auto"/>
        <w:ind w:left="360"/>
        <w:rPr>
          <w:rFonts w:ascii="宋体" w:hAnsi="宋体"/>
          <w:bCs/>
          <w:color w:val="000000" w:themeColor="text1"/>
        </w:rPr>
      </w:pPr>
      <w:r w:rsidRPr="00AE0DB5">
        <w:rPr>
          <w:rFonts w:ascii="宋体" w:hAnsi="宋体"/>
          <w:bCs/>
          <w:color w:val="000000" w:themeColor="text1"/>
        </w:rPr>
        <w:tab/>
      </w:r>
    </w:p>
    <w:p w14:paraId="5F71696E" w14:textId="77777777" w:rsidR="00A22ECF" w:rsidRPr="00AE0DB5" w:rsidRDefault="00A22ECF" w:rsidP="005959F9">
      <w:pPr>
        <w:pStyle w:val="3"/>
        <w:keepNext w:val="0"/>
        <w:numPr>
          <w:ilvl w:val="2"/>
          <w:numId w:val="5"/>
        </w:numPr>
        <w:kinsoku w:val="0"/>
        <w:overflowPunct w:val="0"/>
        <w:autoSpaceDE w:val="0"/>
        <w:autoSpaceDN w:val="0"/>
        <w:ind w:left="851" w:hanging="851"/>
        <w:rPr>
          <w:szCs w:val="21"/>
        </w:rPr>
      </w:pPr>
      <w:bookmarkStart w:id="21" w:name="_Toc503360242"/>
      <w:r w:rsidRPr="00E7593B">
        <w:rPr>
          <w:rFonts w:hint="eastAsia"/>
          <w:sz w:val="24"/>
        </w:rPr>
        <w:t>运行</w:t>
      </w:r>
      <w:r w:rsidRPr="00AE0DB5">
        <w:rPr>
          <w:rFonts w:hint="eastAsia"/>
        </w:rPr>
        <w:t>控制部</w:t>
      </w:r>
      <w:r w:rsidRPr="00AE0DB5">
        <w:rPr>
          <w:rFonts w:hint="eastAsia"/>
          <w:szCs w:val="21"/>
        </w:rPr>
        <w:t>总经理</w:t>
      </w:r>
      <w:bookmarkEnd w:id="21"/>
    </w:p>
    <w:p w14:paraId="5F71696F" w14:textId="77777777" w:rsidR="00A22ECF" w:rsidRPr="00AE0DB5" w:rsidRDefault="00A22ECF" w:rsidP="00CB5260">
      <w:pPr>
        <w:kinsoku w:val="0"/>
        <w:overflowPunct w:val="0"/>
        <w:autoSpaceDE w:val="0"/>
        <w:autoSpaceDN w:val="0"/>
        <w:ind w:left="851"/>
      </w:pPr>
      <w:r w:rsidRPr="00AE0DB5">
        <w:rPr>
          <w:rFonts w:hint="eastAsia"/>
          <w:szCs w:val="21"/>
        </w:rPr>
        <w:t>负责公司运行控制部的全面工作。</w:t>
      </w:r>
      <w:r w:rsidRPr="00AE0DB5">
        <w:rPr>
          <w:rFonts w:hint="eastAsia"/>
        </w:rPr>
        <w:t>贯彻政府有关行业管理的法律、法规、行政及业务规章，参与制订航务和运行控制相关的公司政策、标准和程序，并实施统一管理；协助公司领导组织指挥应急处置工作。</w:t>
      </w:r>
    </w:p>
    <w:p w14:paraId="5F716970" w14:textId="77777777" w:rsidR="00E74723" w:rsidRPr="00E74723" w:rsidRDefault="00E74723" w:rsidP="005959F9">
      <w:pPr>
        <w:pStyle w:val="aff0"/>
        <w:numPr>
          <w:ilvl w:val="0"/>
          <w:numId w:val="22"/>
        </w:numPr>
        <w:kinsoku w:val="0"/>
        <w:overflowPunct w:val="0"/>
        <w:autoSpaceDE w:val="0"/>
        <w:autoSpaceDN w:val="0"/>
        <w:snapToGrid w:val="0"/>
        <w:ind w:firstLineChars="0"/>
        <w:jc w:val="left"/>
        <w:outlineLvl w:val="2"/>
        <w:rPr>
          <w:vanish/>
          <w:szCs w:val="20"/>
        </w:rPr>
      </w:pPr>
      <w:bookmarkStart w:id="22" w:name="_Toc503360243"/>
      <w:bookmarkEnd w:id="22"/>
    </w:p>
    <w:p w14:paraId="5F716971" w14:textId="77777777" w:rsidR="00E74723" w:rsidRPr="00E74723" w:rsidRDefault="00E74723" w:rsidP="005959F9">
      <w:pPr>
        <w:pStyle w:val="aff0"/>
        <w:numPr>
          <w:ilvl w:val="0"/>
          <w:numId w:val="22"/>
        </w:numPr>
        <w:kinsoku w:val="0"/>
        <w:overflowPunct w:val="0"/>
        <w:autoSpaceDE w:val="0"/>
        <w:autoSpaceDN w:val="0"/>
        <w:snapToGrid w:val="0"/>
        <w:ind w:firstLineChars="0"/>
        <w:jc w:val="left"/>
        <w:outlineLvl w:val="2"/>
        <w:rPr>
          <w:vanish/>
          <w:szCs w:val="20"/>
        </w:rPr>
      </w:pPr>
      <w:bookmarkStart w:id="23" w:name="_Toc503360244"/>
      <w:bookmarkEnd w:id="23"/>
    </w:p>
    <w:p w14:paraId="5F716972" w14:textId="77777777" w:rsidR="00E74723" w:rsidRPr="00E74723" w:rsidRDefault="00E74723" w:rsidP="005959F9">
      <w:pPr>
        <w:pStyle w:val="aff0"/>
        <w:numPr>
          <w:ilvl w:val="1"/>
          <w:numId w:val="22"/>
        </w:numPr>
        <w:kinsoku w:val="0"/>
        <w:overflowPunct w:val="0"/>
        <w:autoSpaceDE w:val="0"/>
        <w:autoSpaceDN w:val="0"/>
        <w:snapToGrid w:val="0"/>
        <w:ind w:firstLineChars="0"/>
        <w:jc w:val="left"/>
        <w:outlineLvl w:val="2"/>
        <w:rPr>
          <w:vanish/>
          <w:szCs w:val="20"/>
        </w:rPr>
      </w:pPr>
      <w:bookmarkStart w:id="24" w:name="_Toc503360245"/>
      <w:bookmarkEnd w:id="24"/>
    </w:p>
    <w:p w14:paraId="5F716973" w14:textId="77777777" w:rsidR="00E74723" w:rsidRPr="00E74723" w:rsidRDefault="00E74723" w:rsidP="005959F9">
      <w:pPr>
        <w:pStyle w:val="aff0"/>
        <w:numPr>
          <w:ilvl w:val="1"/>
          <w:numId w:val="22"/>
        </w:numPr>
        <w:kinsoku w:val="0"/>
        <w:overflowPunct w:val="0"/>
        <w:autoSpaceDE w:val="0"/>
        <w:autoSpaceDN w:val="0"/>
        <w:snapToGrid w:val="0"/>
        <w:ind w:firstLineChars="0"/>
        <w:jc w:val="left"/>
        <w:outlineLvl w:val="2"/>
        <w:rPr>
          <w:vanish/>
          <w:szCs w:val="20"/>
        </w:rPr>
      </w:pPr>
      <w:bookmarkStart w:id="25" w:name="_Toc503360246"/>
      <w:bookmarkEnd w:id="25"/>
    </w:p>
    <w:p w14:paraId="5F716974" w14:textId="77777777" w:rsidR="00E74723" w:rsidRPr="00E74723" w:rsidRDefault="00E74723" w:rsidP="005959F9">
      <w:pPr>
        <w:pStyle w:val="aff0"/>
        <w:numPr>
          <w:ilvl w:val="2"/>
          <w:numId w:val="22"/>
        </w:numPr>
        <w:kinsoku w:val="0"/>
        <w:overflowPunct w:val="0"/>
        <w:autoSpaceDE w:val="0"/>
        <w:autoSpaceDN w:val="0"/>
        <w:snapToGrid w:val="0"/>
        <w:ind w:firstLineChars="0"/>
        <w:jc w:val="left"/>
        <w:outlineLvl w:val="2"/>
        <w:rPr>
          <w:vanish/>
          <w:szCs w:val="20"/>
        </w:rPr>
      </w:pPr>
      <w:bookmarkStart w:id="26" w:name="_Toc503360247"/>
      <w:bookmarkEnd w:id="26"/>
    </w:p>
    <w:p w14:paraId="5F716975" w14:textId="77777777" w:rsidR="00E74723" w:rsidRPr="00E74723" w:rsidRDefault="00E74723" w:rsidP="005959F9">
      <w:pPr>
        <w:pStyle w:val="aff0"/>
        <w:numPr>
          <w:ilvl w:val="2"/>
          <w:numId w:val="22"/>
        </w:numPr>
        <w:kinsoku w:val="0"/>
        <w:overflowPunct w:val="0"/>
        <w:autoSpaceDE w:val="0"/>
        <w:autoSpaceDN w:val="0"/>
        <w:snapToGrid w:val="0"/>
        <w:ind w:firstLineChars="0"/>
        <w:jc w:val="left"/>
        <w:outlineLvl w:val="2"/>
        <w:rPr>
          <w:vanish/>
          <w:szCs w:val="20"/>
        </w:rPr>
      </w:pPr>
      <w:bookmarkStart w:id="27" w:name="_Toc503360248"/>
      <w:bookmarkEnd w:id="27"/>
    </w:p>
    <w:p w14:paraId="5F716976" w14:textId="77777777" w:rsidR="00A22ECF" w:rsidRPr="00DE76D5" w:rsidRDefault="00390989" w:rsidP="005959F9">
      <w:pPr>
        <w:pStyle w:val="3"/>
        <w:keepNext w:val="0"/>
        <w:numPr>
          <w:ilvl w:val="2"/>
          <w:numId w:val="22"/>
        </w:numPr>
        <w:kinsoku w:val="0"/>
        <w:overflowPunct w:val="0"/>
        <w:autoSpaceDE w:val="0"/>
        <w:autoSpaceDN w:val="0"/>
        <w:ind w:left="851" w:hanging="851"/>
      </w:pPr>
      <w:bookmarkStart w:id="28" w:name="_Toc503360249"/>
      <w:r w:rsidRPr="00DE76D5">
        <w:rPr>
          <w:rFonts w:hint="eastAsia"/>
          <w:szCs w:val="21"/>
        </w:rPr>
        <w:t>部门</w:t>
      </w:r>
      <w:r w:rsidRPr="00DE76D5">
        <w:rPr>
          <w:rFonts w:hint="eastAsia"/>
        </w:rPr>
        <w:t>职责</w:t>
      </w:r>
      <w:bookmarkEnd w:id="28"/>
    </w:p>
    <w:p w14:paraId="5F716977" w14:textId="77777777" w:rsidR="00A22ECF" w:rsidRPr="009A6D22" w:rsidRDefault="00A22ECF" w:rsidP="005959F9">
      <w:pPr>
        <w:pStyle w:val="3"/>
        <w:keepNext w:val="0"/>
        <w:numPr>
          <w:ilvl w:val="2"/>
          <w:numId w:val="7"/>
        </w:numPr>
        <w:kinsoku w:val="0"/>
        <w:overflowPunct w:val="0"/>
        <w:autoSpaceDE w:val="0"/>
        <w:autoSpaceDN w:val="0"/>
        <w:ind w:left="851" w:hanging="851"/>
      </w:pPr>
      <w:bookmarkStart w:id="29" w:name="_Toc503360250"/>
      <w:r w:rsidRPr="009A6D22">
        <w:rPr>
          <w:rFonts w:hint="eastAsia"/>
        </w:rPr>
        <w:t>负责按计划、安全有序地监督、控制、协调公司的生产运行工作，负责日常飞行和生产运行中的现场计划、组织、指挥、控制、协调和飞行放行等业务工作；</w:t>
      </w:r>
      <w:bookmarkEnd w:id="29"/>
    </w:p>
    <w:p w14:paraId="5F716978" w14:textId="77777777" w:rsidR="00A22ECF" w:rsidRPr="009A6D22" w:rsidRDefault="00A22ECF" w:rsidP="005959F9">
      <w:pPr>
        <w:pStyle w:val="3"/>
        <w:keepNext w:val="0"/>
        <w:numPr>
          <w:ilvl w:val="2"/>
          <w:numId w:val="7"/>
        </w:numPr>
        <w:kinsoku w:val="0"/>
        <w:overflowPunct w:val="0"/>
        <w:autoSpaceDE w:val="0"/>
        <w:autoSpaceDN w:val="0"/>
        <w:ind w:left="851" w:hanging="851"/>
      </w:pPr>
      <w:bookmarkStart w:id="30" w:name="_Toc503360251"/>
      <w:r w:rsidRPr="009A6D22">
        <w:rPr>
          <w:rFonts w:hint="eastAsia"/>
        </w:rPr>
        <w:lastRenderedPageBreak/>
        <w:t>负责公司日常定期、非定期、加班、包机、本场训练和特殊任务的航班申请和组织协调工作；</w:t>
      </w:r>
      <w:bookmarkEnd w:id="30"/>
    </w:p>
    <w:p w14:paraId="5F716979" w14:textId="77777777" w:rsidR="00A22ECF" w:rsidRPr="009A6D22" w:rsidRDefault="00A22ECF" w:rsidP="005959F9">
      <w:pPr>
        <w:pStyle w:val="3"/>
        <w:keepNext w:val="0"/>
        <w:numPr>
          <w:ilvl w:val="2"/>
          <w:numId w:val="7"/>
        </w:numPr>
        <w:kinsoku w:val="0"/>
        <w:overflowPunct w:val="0"/>
        <w:autoSpaceDE w:val="0"/>
        <w:autoSpaceDN w:val="0"/>
        <w:ind w:left="851" w:hanging="851"/>
      </w:pPr>
      <w:bookmarkStart w:id="31" w:name="_Toc503360252"/>
      <w:r w:rsidRPr="009A6D22">
        <w:rPr>
          <w:rFonts w:hint="eastAsia"/>
        </w:rPr>
        <w:t>负责公司签派业务、飞机性能分析、天气资料的收集和分析、航行情报资料、运力调配、飞行机组资源的管理工作；承办与公司有关航务管理部门、空中交通管制部门和机场管理机构签订机场使用权协议、外站服务代理协议工作；</w:t>
      </w:r>
      <w:bookmarkEnd w:id="31"/>
    </w:p>
    <w:p w14:paraId="5F71697A" w14:textId="77777777" w:rsidR="00A22ECF" w:rsidRPr="009A6D22" w:rsidRDefault="00A22ECF" w:rsidP="005959F9">
      <w:pPr>
        <w:pStyle w:val="3"/>
        <w:keepNext w:val="0"/>
        <w:numPr>
          <w:ilvl w:val="2"/>
          <w:numId w:val="7"/>
        </w:numPr>
        <w:kinsoku w:val="0"/>
        <w:overflowPunct w:val="0"/>
        <w:autoSpaceDE w:val="0"/>
        <w:autoSpaceDN w:val="0"/>
        <w:ind w:left="851" w:hanging="851"/>
      </w:pPr>
      <w:bookmarkStart w:id="32" w:name="_Toc503360253"/>
      <w:r w:rsidRPr="009A6D22">
        <w:rPr>
          <w:rFonts w:hint="eastAsia"/>
        </w:rPr>
        <w:t>承担公司新辟航线航路资料的分析和申请。负责各经停航站的飞行放行和运行控制监督工作；</w:t>
      </w:r>
      <w:bookmarkEnd w:id="32"/>
    </w:p>
    <w:p w14:paraId="5F71697B" w14:textId="77777777" w:rsidR="00A22ECF" w:rsidRPr="00AE0DB5" w:rsidRDefault="00A22ECF" w:rsidP="005959F9">
      <w:pPr>
        <w:pStyle w:val="3"/>
        <w:keepNext w:val="0"/>
        <w:numPr>
          <w:ilvl w:val="2"/>
          <w:numId w:val="7"/>
        </w:numPr>
        <w:kinsoku w:val="0"/>
        <w:overflowPunct w:val="0"/>
        <w:autoSpaceDE w:val="0"/>
        <w:autoSpaceDN w:val="0"/>
        <w:ind w:left="851" w:hanging="851"/>
      </w:pPr>
      <w:bookmarkStart w:id="33" w:name="_Toc503360254"/>
      <w:r w:rsidRPr="00AE0DB5">
        <w:rPr>
          <w:rFonts w:hint="eastAsia"/>
        </w:rPr>
        <w:t>负责制定公司燃油政策。计算所飞航线的油量表。</w:t>
      </w:r>
      <w:bookmarkEnd w:id="33"/>
    </w:p>
    <w:p w14:paraId="5F71697C" w14:textId="77777777" w:rsidR="00390989" w:rsidRPr="009A6D22" w:rsidRDefault="00A22ECF" w:rsidP="005959F9">
      <w:pPr>
        <w:pStyle w:val="3"/>
        <w:keepNext w:val="0"/>
        <w:numPr>
          <w:ilvl w:val="2"/>
          <w:numId w:val="7"/>
        </w:numPr>
        <w:kinsoku w:val="0"/>
        <w:overflowPunct w:val="0"/>
        <w:autoSpaceDE w:val="0"/>
        <w:autoSpaceDN w:val="0"/>
        <w:ind w:left="851" w:hanging="851"/>
      </w:pPr>
      <w:bookmarkStart w:id="34" w:name="_Toc503360255"/>
      <w:r w:rsidRPr="009A6D22">
        <w:rPr>
          <w:rFonts w:hint="eastAsia"/>
        </w:rPr>
        <w:t>监控飞机性能，计算飞机起飞全重、更新导航数据以及审核机组飞行准备资料等方面的工作；</w:t>
      </w:r>
      <w:bookmarkEnd w:id="34"/>
    </w:p>
    <w:p w14:paraId="5F71697D" w14:textId="77777777" w:rsidR="00A22ECF" w:rsidRPr="009A6D22" w:rsidRDefault="00A22ECF" w:rsidP="005959F9">
      <w:pPr>
        <w:pStyle w:val="3"/>
        <w:keepNext w:val="0"/>
        <w:numPr>
          <w:ilvl w:val="2"/>
          <w:numId w:val="7"/>
        </w:numPr>
        <w:kinsoku w:val="0"/>
        <w:overflowPunct w:val="0"/>
        <w:autoSpaceDE w:val="0"/>
        <w:autoSpaceDN w:val="0"/>
        <w:ind w:left="851" w:hanging="851"/>
      </w:pPr>
      <w:bookmarkStart w:id="35" w:name="_Toc503360256"/>
      <w:r w:rsidRPr="009A6D22">
        <w:rPr>
          <w:rFonts w:hint="eastAsia"/>
        </w:rPr>
        <w:t>协助机组出现紧急情况下的应急处置，向空中机组提供地面技术支持。</w:t>
      </w:r>
      <w:bookmarkEnd w:id="35"/>
    </w:p>
    <w:p w14:paraId="5F71697E" w14:textId="77777777" w:rsidR="00A22ECF" w:rsidRPr="009A6D22" w:rsidRDefault="00A22ECF" w:rsidP="005959F9">
      <w:pPr>
        <w:pStyle w:val="3"/>
        <w:keepNext w:val="0"/>
        <w:numPr>
          <w:ilvl w:val="2"/>
          <w:numId w:val="7"/>
        </w:numPr>
        <w:kinsoku w:val="0"/>
        <w:overflowPunct w:val="0"/>
        <w:autoSpaceDE w:val="0"/>
        <w:autoSpaceDN w:val="0"/>
        <w:ind w:left="851" w:hanging="851"/>
      </w:pPr>
      <w:bookmarkStart w:id="36" w:name="_Toc503360257"/>
      <w:r w:rsidRPr="009A6D22">
        <w:rPr>
          <w:rFonts w:hint="eastAsia"/>
        </w:rPr>
        <w:t>负责航班正常性和航站放行正常性的统计、分析，编写《运行生产日简报》和《运行生产月简报》；</w:t>
      </w:r>
      <w:bookmarkEnd w:id="36"/>
    </w:p>
    <w:p w14:paraId="5F71697F" w14:textId="77777777" w:rsidR="00A22ECF" w:rsidRPr="009A6D22" w:rsidRDefault="00A22ECF" w:rsidP="005959F9">
      <w:pPr>
        <w:pStyle w:val="3"/>
        <w:keepNext w:val="0"/>
        <w:numPr>
          <w:ilvl w:val="2"/>
          <w:numId w:val="7"/>
        </w:numPr>
        <w:kinsoku w:val="0"/>
        <w:overflowPunct w:val="0"/>
        <w:autoSpaceDE w:val="0"/>
        <w:autoSpaceDN w:val="0"/>
        <w:ind w:left="851" w:hanging="851"/>
      </w:pPr>
      <w:bookmarkStart w:id="37" w:name="_Toc503360258"/>
      <w:r w:rsidRPr="009A6D22">
        <w:rPr>
          <w:rFonts w:hint="eastAsia"/>
        </w:rPr>
        <w:t>协调公司及各单位的日常运行保障工作，监督航班运行安全正常，节省航班的过站时间；</w:t>
      </w:r>
      <w:bookmarkEnd w:id="37"/>
    </w:p>
    <w:p w14:paraId="5F716980" w14:textId="77777777" w:rsidR="00A22ECF" w:rsidRPr="009A6D22" w:rsidRDefault="00A22ECF" w:rsidP="005959F9">
      <w:pPr>
        <w:pStyle w:val="3"/>
        <w:keepNext w:val="0"/>
        <w:numPr>
          <w:ilvl w:val="2"/>
          <w:numId w:val="7"/>
        </w:numPr>
        <w:kinsoku w:val="0"/>
        <w:overflowPunct w:val="0"/>
        <w:autoSpaceDE w:val="0"/>
        <w:autoSpaceDN w:val="0"/>
        <w:ind w:left="851" w:hanging="851"/>
      </w:pPr>
      <w:bookmarkStart w:id="38" w:name="_Toc503360259"/>
      <w:r w:rsidRPr="009A6D22">
        <w:rPr>
          <w:rFonts w:hint="eastAsia"/>
        </w:rPr>
        <w:lastRenderedPageBreak/>
        <w:t>负责公司国防动员日常工作，落实经济动员、交通战备、抗震、抢险救灾等方面的工作；</w:t>
      </w:r>
      <w:bookmarkEnd w:id="38"/>
    </w:p>
    <w:p w14:paraId="5F716981" w14:textId="77777777" w:rsidR="009055FA" w:rsidRPr="00CB5260" w:rsidRDefault="00A22ECF" w:rsidP="005959F9">
      <w:pPr>
        <w:pStyle w:val="3"/>
        <w:keepNext w:val="0"/>
        <w:numPr>
          <w:ilvl w:val="2"/>
          <w:numId w:val="7"/>
        </w:numPr>
        <w:kinsoku w:val="0"/>
        <w:overflowPunct w:val="0"/>
        <w:autoSpaceDE w:val="0"/>
        <w:autoSpaceDN w:val="0"/>
        <w:ind w:left="851" w:hanging="851"/>
      </w:pPr>
      <w:bookmarkStart w:id="39" w:name="_Toc503360260"/>
      <w:r w:rsidRPr="00AE0DB5">
        <w:rPr>
          <w:rFonts w:hint="eastAsia"/>
        </w:rPr>
        <w:t>完成公司领导交办的其他工作。</w:t>
      </w:r>
      <w:bookmarkEnd w:id="39"/>
    </w:p>
    <w:p w14:paraId="5F716982" w14:textId="03DD9483" w:rsidR="00545B0D" w:rsidRPr="00C57995" w:rsidRDefault="00545B0D" w:rsidP="005959F9">
      <w:pPr>
        <w:pStyle w:val="3"/>
        <w:keepNext w:val="0"/>
        <w:numPr>
          <w:ilvl w:val="2"/>
          <w:numId w:val="22"/>
        </w:numPr>
        <w:kinsoku w:val="0"/>
        <w:overflowPunct w:val="0"/>
        <w:autoSpaceDE w:val="0"/>
        <w:autoSpaceDN w:val="0"/>
        <w:ind w:left="851" w:hanging="851"/>
      </w:pPr>
      <w:bookmarkStart w:id="40" w:name="_Toc503360261"/>
      <w:commentRangeStart w:id="41"/>
      <w:r w:rsidRPr="00CB5260">
        <w:rPr>
          <w:rFonts w:hint="eastAsia"/>
          <w:szCs w:val="21"/>
        </w:rPr>
        <w:t>公司</w:t>
      </w:r>
      <w:ins w:id="42" w:author="杨 永强" w:date="2019-03-29T12:07:00Z">
        <w:r w:rsidR="0042322A">
          <w:rPr>
            <w:rFonts w:hint="eastAsia"/>
            <w:szCs w:val="21"/>
          </w:rPr>
          <w:t>1</w:t>
        </w:r>
        <w:r w:rsidR="0042322A">
          <w:rPr>
            <w:rFonts w:hint="eastAsia"/>
            <w:szCs w:val="21"/>
          </w:rPr>
          <w:t>号</w:t>
        </w:r>
      </w:ins>
      <w:r w:rsidRPr="00C57995">
        <w:rPr>
          <w:rFonts w:hint="eastAsia"/>
        </w:rPr>
        <w:t>值班</w:t>
      </w:r>
      <w:del w:id="43" w:author="杨 永强" w:date="2019-03-29T12:07:00Z">
        <w:r w:rsidRPr="0042322A" w:rsidDel="0042322A">
          <w:rPr>
            <w:rFonts w:hint="eastAsia"/>
            <w:color w:val="FF0000"/>
          </w:rPr>
          <w:delText>领导</w:delText>
        </w:r>
      </w:del>
      <w:r w:rsidRPr="00C57995">
        <w:rPr>
          <w:rFonts w:hint="eastAsia"/>
        </w:rPr>
        <w:t>职责</w:t>
      </w:r>
      <w:bookmarkEnd w:id="40"/>
      <w:commentRangeEnd w:id="41"/>
      <w:r w:rsidR="0042322A">
        <w:rPr>
          <w:rStyle w:val="afc"/>
        </w:rPr>
        <w:commentReference w:id="41"/>
      </w:r>
    </w:p>
    <w:p w14:paraId="5F716983" w14:textId="71062434" w:rsidR="009055FA" w:rsidRPr="00CB5260" w:rsidRDefault="00545B0D" w:rsidP="00CB5260">
      <w:pPr>
        <w:kinsoku w:val="0"/>
        <w:overflowPunct w:val="0"/>
        <w:autoSpaceDE w:val="0"/>
        <w:autoSpaceDN w:val="0"/>
        <w:ind w:left="851"/>
      </w:pPr>
      <w:r w:rsidRPr="009055FA">
        <w:rPr>
          <w:rFonts w:hint="eastAsia"/>
        </w:rPr>
        <w:t>公司值班领导职能见《运行手册》第</w:t>
      </w:r>
      <w:r w:rsidRPr="009055FA">
        <w:rPr>
          <w:rFonts w:hint="eastAsia"/>
        </w:rPr>
        <w:t>2</w:t>
      </w:r>
      <w:r w:rsidRPr="009055FA">
        <w:rPr>
          <w:rFonts w:hint="eastAsia"/>
        </w:rPr>
        <w:t>章</w:t>
      </w:r>
      <w:r w:rsidRPr="009055FA">
        <w:rPr>
          <w:rFonts w:hint="eastAsia"/>
        </w:rPr>
        <w:t>2.2.</w:t>
      </w:r>
      <w:ins w:id="44" w:author="杨 永强" w:date="2019-03-29T12:08:00Z">
        <w:r w:rsidR="00F568D9">
          <w:rPr>
            <w:rFonts w:hint="eastAsia"/>
            <w:color w:val="FF0000"/>
          </w:rPr>
          <w:t>8</w:t>
        </w:r>
      </w:ins>
      <w:bookmarkStart w:id="45" w:name="_GoBack"/>
      <w:bookmarkEnd w:id="45"/>
      <w:del w:id="46" w:author="杨 永强" w:date="2019-03-29T12:07:00Z">
        <w:r w:rsidR="00F568D9" w:rsidDel="00F568D9">
          <w:rPr>
            <w:rFonts w:hint="eastAsia"/>
            <w:color w:val="FF0000"/>
          </w:rPr>
          <w:delText>7</w:delText>
        </w:r>
      </w:del>
      <w:r w:rsidRPr="009055FA">
        <w:rPr>
          <w:rFonts w:hint="eastAsia"/>
        </w:rPr>
        <w:t>内容。</w:t>
      </w:r>
    </w:p>
    <w:p w14:paraId="5F716984" w14:textId="77777777" w:rsidR="009B5CC2" w:rsidRPr="00C57995" w:rsidRDefault="009B5CC2" w:rsidP="005959F9">
      <w:pPr>
        <w:pStyle w:val="3"/>
        <w:keepNext w:val="0"/>
        <w:numPr>
          <w:ilvl w:val="2"/>
          <w:numId w:val="22"/>
        </w:numPr>
        <w:kinsoku w:val="0"/>
        <w:overflowPunct w:val="0"/>
        <w:autoSpaceDE w:val="0"/>
        <w:autoSpaceDN w:val="0"/>
        <w:ind w:left="851" w:hanging="851"/>
      </w:pPr>
      <w:bookmarkStart w:id="47" w:name="_Toc503360262"/>
      <w:r w:rsidRPr="00CB5260">
        <w:rPr>
          <w:rFonts w:hint="eastAsia"/>
          <w:szCs w:val="21"/>
        </w:rPr>
        <w:t>运行</w:t>
      </w:r>
      <w:r w:rsidRPr="00C57995">
        <w:rPr>
          <w:rFonts w:hint="eastAsia"/>
        </w:rPr>
        <w:t>控制部</w:t>
      </w:r>
      <w:r w:rsidRPr="00C57995">
        <w:t>SMS</w:t>
      </w:r>
      <w:r w:rsidRPr="00C57995">
        <w:t>安全工作小组</w:t>
      </w:r>
      <w:bookmarkEnd w:id="47"/>
    </w:p>
    <w:p w14:paraId="5F716985" w14:textId="77777777" w:rsidR="009B5CC2" w:rsidRPr="00AE0DB5" w:rsidRDefault="009B5CC2" w:rsidP="00CB5260">
      <w:pPr>
        <w:kinsoku w:val="0"/>
        <w:overflowPunct w:val="0"/>
        <w:autoSpaceDE w:val="0"/>
        <w:autoSpaceDN w:val="0"/>
        <w:ind w:left="851"/>
      </w:pPr>
      <w:proofErr w:type="gramStart"/>
      <w:r w:rsidRPr="00AE0DB5">
        <w:rPr>
          <w:rFonts w:hint="eastAsia"/>
        </w:rPr>
        <w:t>运控部下设</w:t>
      </w:r>
      <w:proofErr w:type="gramEnd"/>
      <w:r w:rsidRPr="00AE0DB5">
        <w:t xml:space="preserve">SMS </w:t>
      </w:r>
      <w:r w:rsidRPr="00AE0DB5">
        <w:rPr>
          <w:rFonts w:hint="eastAsia"/>
        </w:rPr>
        <w:t>安全工作小组，安全工作小组负责</w:t>
      </w:r>
      <w:proofErr w:type="gramStart"/>
      <w:r w:rsidRPr="00AE0DB5">
        <w:rPr>
          <w:rFonts w:hint="eastAsia"/>
        </w:rPr>
        <w:t>运控部</w:t>
      </w:r>
      <w:proofErr w:type="gramEnd"/>
      <w:r w:rsidRPr="00AE0DB5">
        <w:t xml:space="preserve">SMS </w:t>
      </w:r>
      <w:r w:rsidRPr="00AE0DB5">
        <w:rPr>
          <w:rFonts w:hint="eastAsia"/>
        </w:rPr>
        <w:t>建设工作的开展和对业务实施风险管理。</w:t>
      </w:r>
    </w:p>
    <w:p w14:paraId="5F716986" w14:textId="77777777" w:rsidR="009B5CC2" w:rsidRPr="00AE0DB5" w:rsidRDefault="009B5CC2" w:rsidP="00CB5260">
      <w:pPr>
        <w:kinsoku w:val="0"/>
        <w:overflowPunct w:val="0"/>
        <w:autoSpaceDE w:val="0"/>
        <w:autoSpaceDN w:val="0"/>
        <w:ind w:left="851"/>
      </w:pPr>
      <w:r w:rsidRPr="00AE0DB5">
        <w:rPr>
          <w:rFonts w:hint="eastAsia"/>
        </w:rPr>
        <w:t>组长：运</w:t>
      </w:r>
      <w:proofErr w:type="gramStart"/>
      <w:r w:rsidRPr="00AE0DB5">
        <w:rPr>
          <w:rFonts w:hint="eastAsia"/>
        </w:rPr>
        <w:t>控部经理副</w:t>
      </w:r>
      <w:proofErr w:type="gramEnd"/>
      <w:r w:rsidRPr="00AE0DB5">
        <w:rPr>
          <w:rFonts w:hint="eastAsia"/>
        </w:rPr>
        <w:t>组长：</w:t>
      </w:r>
      <w:proofErr w:type="gramStart"/>
      <w:r w:rsidRPr="00AE0DB5">
        <w:rPr>
          <w:rFonts w:hint="eastAsia"/>
        </w:rPr>
        <w:t>运控部副</w:t>
      </w:r>
      <w:proofErr w:type="gramEnd"/>
      <w:r w:rsidRPr="00AE0DB5">
        <w:rPr>
          <w:rFonts w:hint="eastAsia"/>
        </w:rPr>
        <w:t>经理</w:t>
      </w:r>
    </w:p>
    <w:p w14:paraId="5F716987" w14:textId="77777777" w:rsidR="009B5CC2" w:rsidRPr="009B5CC2" w:rsidRDefault="009B5CC2" w:rsidP="00CB5260">
      <w:pPr>
        <w:kinsoku w:val="0"/>
        <w:overflowPunct w:val="0"/>
        <w:autoSpaceDE w:val="0"/>
        <w:autoSpaceDN w:val="0"/>
        <w:ind w:left="851"/>
        <w:rPr>
          <w:color w:val="000000" w:themeColor="text1"/>
          <w:szCs w:val="21"/>
        </w:rPr>
      </w:pPr>
      <w:r w:rsidRPr="00AE0DB5">
        <w:rPr>
          <w:rFonts w:hint="eastAsia"/>
        </w:rPr>
        <w:t>成员：签</w:t>
      </w:r>
      <w:proofErr w:type="gramStart"/>
      <w:r w:rsidRPr="00AE0DB5">
        <w:rPr>
          <w:rFonts w:hint="eastAsia"/>
        </w:rPr>
        <w:t>派中心</w:t>
      </w:r>
      <w:proofErr w:type="gramEnd"/>
      <w:r w:rsidRPr="00AE0DB5">
        <w:rPr>
          <w:rFonts w:hint="eastAsia"/>
        </w:rPr>
        <w:t>经理性能情报处经理</w:t>
      </w:r>
      <w:r w:rsidRPr="00DE76D5">
        <w:rPr>
          <w:rFonts w:hint="eastAsia"/>
        </w:rPr>
        <w:t>现场协调处</w:t>
      </w:r>
    </w:p>
    <w:p w14:paraId="5F716988" w14:textId="77777777" w:rsidR="009055FA" w:rsidRPr="009055FA" w:rsidRDefault="009055FA" w:rsidP="005959F9">
      <w:pPr>
        <w:pStyle w:val="aff0"/>
        <w:numPr>
          <w:ilvl w:val="0"/>
          <w:numId w:val="23"/>
        </w:numPr>
        <w:kinsoku w:val="0"/>
        <w:overflowPunct w:val="0"/>
        <w:autoSpaceDE w:val="0"/>
        <w:autoSpaceDN w:val="0"/>
        <w:snapToGrid w:val="0"/>
        <w:ind w:firstLineChars="0"/>
        <w:jc w:val="left"/>
        <w:outlineLvl w:val="2"/>
        <w:rPr>
          <w:vanish/>
          <w:szCs w:val="20"/>
        </w:rPr>
      </w:pPr>
      <w:bookmarkStart w:id="48" w:name="_Toc503360263"/>
      <w:bookmarkEnd w:id="48"/>
    </w:p>
    <w:p w14:paraId="5F716989" w14:textId="77777777" w:rsidR="009055FA" w:rsidRPr="009055FA" w:rsidRDefault="009055FA" w:rsidP="005959F9">
      <w:pPr>
        <w:pStyle w:val="aff0"/>
        <w:numPr>
          <w:ilvl w:val="0"/>
          <w:numId w:val="23"/>
        </w:numPr>
        <w:kinsoku w:val="0"/>
        <w:overflowPunct w:val="0"/>
        <w:autoSpaceDE w:val="0"/>
        <w:autoSpaceDN w:val="0"/>
        <w:snapToGrid w:val="0"/>
        <w:ind w:firstLineChars="0"/>
        <w:jc w:val="left"/>
        <w:outlineLvl w:val="2"/>
        <w:rPr>
          <w:vanish/>
          <w:szCs w:val="20"/>
        </w:rPr>
      </w:pPr>
      <w:bookmarkStart w:id="49" w:name="_Toc503360264"/>
      <w:bookmarkEnd w:id="49"/>
    </w:p>
    <w:p w14:paraId="5F71698A" w14:textId="77777777" w:rsidR="009055FA" w:rsidRPr="009055FA" w:rsidRDefault="009055FA" w:rsidP="005959F9">
      <w:pPr>
        <w:pStyle w:val="aff0"/>
        <w:numPr>
          <w:ilvl w:val="1"/>
          <w:numId w:val="23"/>
        </w:numPr>
        <w:kinsoku w:val="0"/>
        <w:overflowPunct w:val="0"/>
        <w:autoSpaceDE w:val="0"/>
        <w:autoSpaceDN w:val="0"/>
        <w:snapToGrid w:val="0"/>
        <w:ind w:firstLineChars="0"/>
        <w:jc w:val="left"/>
        <w:outlineLvl w:val="2"/>
        <w:rPr>
          <w:vanish/>
          <w:szCs w:val="20"/>
        </w:rPr>
      </w:pPr>
      <w:bookmarkStart w:id="50" w:name="_Toc503360265"/>
      <w:bookmarkEnd w:id="50"/>
    </w:p>
    <w:p w14:paraId="5F71698B" w14:textId="77777777" w:rsidR="009055FA" w:rsidRPr="009055FA" w:rsidRDefault="009055FA" w:rsidP="005959F9">
      <w:pPr>
        <w:pStyle w:val="aff0"/>
        <w:numPr>
          <w:ilvl w:val="1"/>
          <w:numId w:val="23"/>
        </w:numPr>
        <w:kinsoku w:val="0"/>
        <w:overflowPunct w:val="0"/>
        <w:autoSpaceDE w:val="0"/>
        <w:autoSpaceDN w:val="0"/>
        <w:snapToGrid w:val="0"/>
        <w:ind w:firstLineChars="0"/>
        <w:jc w:val="left"/>
        <w:outlineLvl w:val="2"/>
        <w:rPr>
          <w:vanish/>
          <w:szCs w:val="20"/>
        </w:rPr>
      </w:pPr>
      <w:bookmarkStart w:id="51" w:name="_Toc503360266"/>
      <w:bookmarkEnd w:id="51"/>
    </w:p>
    <w:p w14:paraId="5F71698C" w14:textId="77777777" w:rsidR="009055FA" w:rsidRPr="009055FA" w:rsidRDefault="009055FA" w:rsidP="005959F9">
      <w:pPr>
        <w:pStyle w:val="aff0"/>
        <w:numPr>
          <w:ilvl w:val="2"/>
          <w:numId w:val="23"/>
        </w:numPr>
        <w:kinsoku w:val="0"/>
        <w:overflowPunct w:val="0"/>
        <w:autoSpaceDE w:val="0"/>
        <w:autoSpaceDN w:val="0"/>
        <w:snapToGrid w:val="0"/>
        <w:ind w:firstLineChars="0"/>
        <w:jc w:val="left"/>
        <w:outlineLvl w:val="2"/>
        <w:rPr>
          <w:vanish/>
          <w:szCs w:val="20"/>
        </w:rPr>
      </w:pPr>
      <w:bookmarkStart w:id="52" w:name="_Toc503360267"/>
      <w:bookmarkEnd w:id="52"/>
    </w:p>
    <w:p w14:paraId="5F71698D" w14:textId="77777777" w:rsidR="009055FA" w:rsidRPr="009055FA" w:rsidRDefault="009055FA" w:rsidP="005959F9">
      <w:pPr>
        <w:pStyle w:val="aff0"/>
        <w:numPr>
          <w:ilvl w:val="2"/>
          <w:numId w:val="23"/>
        </w:numPr>
        <w:kinsoku w:val="0"/>
        <w:overflowPunct w:val="0"/>
        <w:autoSpaceDE w:val="0"/>
        <w:autoSpaceDN w:val="0"/>
        <w:snapToGrid w:val="0"/>
        <w:ind w:firstLineChars="0"/>
        <w:jc w:val="left"/>
        <w:outlineLvl w:val="2"/>
        <w:rPr>
          <w:vanish/>
          <w:szCs w:val="20"/>
        </w:rPr>
      </w:pPr>
      <w:bookmarkStart w:id="53" w:name="_Toc503360268"/>
      <w:bookmarkEnd w:id="53"/>
    </w:p>
    <w:p w14:paraId="5F71698E" w14:textId="77777777" w:rsidR="009055FA" w:rsidRPr="009055FA" w:rsidRDefault="009055FA" w:rsidP="005959F9">
      <w:pPr>
        <w:pStyle w:val="aff0"/>
        <w:numPr>
          <w:ilvl w:val="2"/>
          <w:numId w:val="23"/>
        </w:numPr>
        <w:kinsoku w:val="0"/>
        <w:overflowPunct w:val="0"/>
        <w:autoSpaceDE w:val="0"/>
        <w:autoSpaceDN w:val="0"/>
        <w:snapToGrid w:val="0"/>
        <w:ind w:firstLineChars="0"/>
        <w:jc w:val="left"/>
        <w:outlineLvl w:val="2"/>
        <w:rPr>
          <w:vanish/>
          <w:szCs w:val="20"/>
        </w:rPr>
      </w:pPr>
      <w:bookmarkStart w:id="54" w:name="_Toc503360269"/>
      <w:bookmarkEnd w:id="54"/>
    </w:p>
    <w:p w14:paraId="5F71698F" w14:textId="77777777" w:rsidR="009055FA" w:rsidRPr="009055FA" w:rsidRDefault="009055FA" w:rsidP="005959F9">
      <w:pPr>
        <w:pStyle w:val="aff0"/>
        <w:numPr>
          <w:ilvl w:val="2"/>
          <w:numId w:val="23"/>
        </w:numPr>
        <w:kinsoku w:val="0"/>
        <w:overflowPunct w:val="0"/>
        <w:autoSpaceDE w:val="0"/>
        <w:autoSpaceDN w:val="0"/>
        <w:snapToGrid w:val="0"/>
        <w:ind w:firstLineChars="0"/>
        <w:jc w:val="left"/>
        <w:outlineLvl w:val="2"/>
        <w:rPr>
          <w:vanish/>
          <w:szCs w:val="20"/>
        </w:rPr>
      </w:pPr>
      <w:bookmarkStart w:id="55" w:name="_Toc503360270"/>
      <w:bookmarkEnd w:id="55"/>
    </w:p>
    <w:p w14:paraId="5F716990" w14:textId="77777777" w:rsidR="009055FA" w:rsidRPr="009055FA" w:rsidRDefault="009055FA" w:rsidP="005959F9">
      <w:pPr>
        <w:pStyle w:val="aff0"/>
        <w:numPr>
          <w:ilvl w:val="2"/>
          <w:numId w:val="23"/>
        </w:numPr>
        <w:kinsoku w:val="0"/>
        <w:overflowPunct w:val="0"/>
        <w:autoSpaceDE w:val="0"/>
        <w:autoSpaceDN w:val="0"/>
        <w:snapToGrid w:val="0"/>
        <w:ind w:firstLineChars="0"/>
        <w:jc w:val="left"/>
        <w:outlineLvl w:val="2"/>
        <w:rPr>
          <w:vanish/>
          <w:szCs w:val="20"/>
        </w:rPr>
      </w:pPr>
      <w:bookmarkStart w:id="56" w:name="_Toc503360271"/>
      <w:bookmarkEnd w:id="56"/>
    </w:p>
    <w:p w14:paraId="5F716991" w14:textId="77777777" w:rsidR="00545B0D" w:rsidRPr="00AE0DB5" w:rsidRDefault="006F523C" w:rsidP="005959F9">
      <w:pPr>
        <w:pStyle w:val="3"/>
        <w:keepNext w:val="0"/>
        <w:numPr>
          <w:ilvl w:val="2"/>
          <w:numId w:val="22"/>
        </w:numPr>
        <w:kinsoku w:val="0"/>
        <w:overflowPunct w:val="0"/>
        <w:autoSpaceDE w:val="0"/>
        <w:autoSpaceDN w:val="0"/>
        <w:ind w:left="851" w:hanging="851"/>
      </w:pPr>
      <w:bookmarkStart w:id="57" w:name="_Toc503360272"/>
      <w:proofErr w:type="gramStart"/>
      <w:r w:rsidRPr="00AE0DB5">
        <w:rPr>
          <w:rFonts w:hint="eastAsia"/>
        </w:rPr>
        <w:t>签派</w:t>
      </w:r>
      <w:r>
        <w:rPr>
          <w:rFonts w:hint="eastAsia"/>
        </w:rPr>
        <w:t>处</w:t>
      </w:r>
      <w:r w:rsidR="00545B0D" w:rsidRPr="00C57995">
        <w:rPr>
          <w:rFonts w:hint="eastAsia"/>
        </w:rPr>
        <w:t>职责</w:t>
      </w:r>
      <w:bookmarkEnd w:id="57"/>
      <w:proofErr w:type="gramEnd"/>
    </w:p>
    <w:p w14:paraId="5F716992" w14:textId="77777777" w:rsidR="00545B0D" w:rsidRPr="007E62A2" w:rsidRDefault="00545B0D" w:rsidP="005959F9">
      <w:pPr>
        <w:pStyle w:val="3"/>
        <w:keepNext w:val="0"/>
        <w:numPr>
          <w:ilvl w:val="2"/>
          <w:numId w:val="24"/>
        </w:numPr>
        <w:kinsoku w:val="0"/>
        <w:overflowPunct w:val="0"/>
        <w:autoSpaceDE w:val="0"/>
        <w:autoSpaceDN w:val="0"/>
        <w:ind w:left="851" w:hanging="851"/>
      </w:pPr>
      <w:bookmarkStart w:id="58" w:name="_Toc503360273"/>
      <w:r w:rsidRPr="007E62A2">
        <w:rPr>
          <w:rFonts w:hint="eastAsia"/>
        </w:rPr>
        <w:t>负责公司航班运行计划的管理，审核、编制和申报公司次日航班计划；</w:t>
      </w:r>
      <w:bookmarkEnd w:id="58"/>
    </w:p>
    <w:p w14:paraId="5F716993" w14:textId="77777777" w:rsidR="00545B0D" w:rsidRPr="0038790A" w:rsidRDefault="00545B0D" w:rsidP="005959F9">
      <w:pPr>
        <w:pStyle w:val="3"/>
        <w:keepNext w:val="0"/>
        <w:numPr>
          <w:ilvl w:val="2"/>
          <w:numId w:val="24"/>
        </w:numPr>
        <w:kinsoku w:val="0"/>
        <w:overflowPunct w:val="0"/>
        <w:autoSpaceDE w:val="0"/>
        <w:autoSpaceDN w:val="0"/>
        <w:ind w:left="851" w:hanging="851"/>
      </w:pPr>
      <w:bookmarkStart w:id="59" w:name="_Toc503360274"/>
      <w:r w:rsidRPr="007E62A2">
        <w:rPr>
          <w:rFonts w:hint="eastAsia"/>
        </w:rPr>
        <w:t>负</w:t>
      </w:r>
      <w:r w:rsidRPr="0038790A">
        <w:rPr>
          <w:rFonts w:hint="eastAsia"/>
        </w:rPr>
        <w:t>责航班飞行动态的管理，负责对内部各保障单位、外部协</w:t>
      </w:r>
      <w:r w:rsidRPr="007E62A2">
        <w:rPr>
          <w:rFonts w:hint="eastAsia"/>
        </w:rPr>
        <w:t>作单位发布航班运行计划、飞行动态和航班调整信息；</w:t>
      </w:r>
      <w:bookmarkEnd w:id="59"/>
    </w:p>
    <w:p w14:paraId="5F716994" w14:textId="77777777" w:rsidR="00545B0D" w:rsidRPr="0038790A" w:rsidRDefault="00545B0D" w:rsidP="005959F9">
      <w:pPr>
        <w:pStyle w:val="3"/>
        <w:keepNext w:val="0"/>
        <w:numPr>
          <w:ilvl w:val="2"/>
          <w:numId w:val="24"/>
        </w:numPr>
        <w:kinsoku w:val="0"/>
        <w:overflowPunct w:val="0"/>
        <w:autoSpaceDE w:val="0"/>
        <w:autoSpaceDN w:val="0"/>
        <w:ind w:left="851" w:hanging="851"/>
      </w:pPr>
      <w:bookmarkStart w:id="60" w:name="_Toc503360275"/>
      <w:r w:rsidRPr="0038790A">
        <w:rPr>
          <w:rFonts w:hint="eastAsia"/>
        </w:rPr>
        <w:t>负责航班不正常情况的处理，对运行计划进行合理的调整，</w:t>
      </w:r>
      <w:r w:rsidRPr="007E62A2">
        <w:rPr>
          <w:rFonts w:hint="eastAsia"/>
        </w:rPr>
        <w:t>恢复航班运行正常；</w:t>
      </w:r>
      <w:bookmarkEnd w:id="60"/>
    </w:p>
    <w:p w14:paraId="5F716995" w14:textId="77777777" w:rsidR="00545B0D" w:rsidRPr="0038790A" w:rsidRDefault="00545B0D" w:rsidP="005959F9">
      <w:pPr>
        <w:pStyle w:val="3"/>
        <w:keepNext w:val="0"/>
        <w:numPr>
          <w:ilvl w:val="2"/>
          <w:numId w:val="24"/>
        </w:numPr>
        <w:kinsoku w:val="0"/>
        <w:overflowPunct w:val="0"/>
        <w:autoSpaceDE w:val="0"/>
        <w:autoSpaceDN w:val="0"/>
        <w:ind w:left="851" w:hanging="851"/>
      </w:pPr>
      <w:bookmarkStart w:id="61" w:name="_Toc503360276"/>
      <w:r w:rsidRPr="0038790A">
        <w:rPr>
          <w:rFonts w:hint="eastAsia"/>
        </w:rPr>
        <w:t>负责与空管部门协调当、次日航务管理、飞行保障方面的有</w:t>
      </w:r>
      <w:r w:rsidRPr="007E62A2">
        <w:rPr>
          <w:rFonts w:hint="eastAsia"/>
        </w:rPr>
        <w:t>关事宜；</w:t>
      </w:r>
      <w:bookmarkEnd w:id="61"/>
    </w:p>
    <w:p w14:paraId="5F716996" w14:textId="77777777" w:rsidR="00545B0D" w:rsidRPr="0038790A" w:rsidRDefault="00545B0D" w:rsidP="005959F9">
      <w:pPr>
        <w:pStyle w:val="3"/>
        <w:keepNext w:val="0"/>
        <w:numPr>
          <w:ilvl w:val="2"/>
          <w:numId w:val="24"/>
        </w:numPr>
        <w:kinsoku w:val="0"/>
        <w:overflowPunct w:val="0"/>
        <w:autoSpaceDE w:val="0"/>
        <w:autoSpaceDN w:val="0"/>
        <w:ind w:left="851" w:hanging="851"/>
      </w:pPr>
      <w:bookmarkStart w:id="62" w:name="_Toc503360277"/>
      <w:r w:rsidRPr="0038790A">
        <w:rPr>
          <w:rFonts w:hint="eastAsia"/>
        </w:rPr>
        <w:t>负责航班</w:t>
      </w:r>
      <w:proofErr w:type="gramStart"/>
      <w:r w:rsidRPr="0038790A">
        <w:rPr>
          <w:rFonts w:hint="eastAsia"/>
        </w:rPr>
        <w:t>预计业载</w:t>
      </w:r>
      <w:proofErr w:type="gramEnd"/>
      <w:r w:rsidRPr="0038790A">
        <w:rPr>
          <w:rFonts w:hint="eastAsia"/>
        </w:rPr>
        <w:t>、天气情况和航行通告的收集，对航班</w:t>
      </w:r>
      <w:r w:rsidRPr="0038790A">
        <w:rPr>
          <w:rFonts w:hint="eastAsia"/>
        </w:rPr>
        <w:lastRenderedPageBreak/>
        <w:t>飞行进行评估，编制计算机飞行计划和《飞行放行单》；</w:t>
      </w:r>
      <w:bookmarkEnd w:id="62"/>
    </w:p>
    <w:p w14:paraId="5F716997" w14:textId="77777777" w:rsidR="00545B0D" w:rsidRPr="00AE0DB5" w:rsidRDefault="00545B0D" w:rsidP="005959F9">
      <w:pPr>
        <w:pStyle w:val="3"/>
        <w:keepNext w:val="0"/>
        <w:numPr>
          <w:ilvl w:val="2"/>
          <w:numId w:val="24"/>
        </w:numPr>
        <w:kinsoku w:val="0"/>
        <w:overflowPunct w:val="0"/>
        <w:autoSpaceDE w:val="0"/>
        <w:autoSpaceDN w:val="0"/>
        <w:ind w:left="851" w:hanging="851"/>
      </w:pPr>
      <w:bookmarkStart w:id="63" w:name="_Toc503360278"/>
      <w:r w:rsidRPr="00AE0DB5">
        <w:rPr>
          <w:rFonts w:hint="eastAsia"/>
        </w:rPr>
        <w:t>向机组提供放行文件和资料，与机长共同签发《飞行放行单》；</w:t>
      </w:r>
      <w:bookmarkEnd w:id="63"/>
    </w:p>
    <w:p w14:paraId="5F716998" w14:textId="77777777" w:rsidR="00545B0D" w:rsidRPr="00AE0DB5" w:rsidRDefault="00545B0D" w:rsidP="005959F9">
      <w:pPr>
        <w:pStyle w:val="3"/>
        <w:keepNext w:val="0"/>
        <w:numPr>
          <w:ilvl w:val="2"/>
          <w:numId w:val="24"/>
        </w:numPr>
        <w:kinsoku w:val="0"/>
        <w:overflowPunct w:val="0"/>
        <w:autoSpaceDE w:val="0"/>
        <w:autoSpaceDN w:val="0"/>
        <w:ind w:left="851" w:hanging="851"/>
      </w:pPr>
      <w:bookmarkStart w:id="64" w:name="_Toc503360279"/>
      <w:r w:rsidRPr="00AE0DB5">
        <w:rPr>
          <w:rFonts w:hint="eastAsia"/>
        </w:rPr>
        <w:t>负责机组运行管理及飞行排班监控；</w:t>
      </w:r>
      <w:bookmarkEnd w:id="64"/>
    </w:p>
    <w:p w14:paraId="5F716999" w14:textId="77777777" w:rsidR="00545B0D" w:rsidRPr="00AE0DB5" w:rsidRDefault="00545B0D" w:rsidP="005959F9">
      <w:pPr>
        <w:pStyle w:val="3"/>
        <w:keepNext w:val="0"/>
        <w:numPr>
          <w:ilvl w:val="2"/>
          <w:numId w:val="24"/>
        </w:numPr>
        <w:kinsoku w:val="0"/>
        <w:overflowPunct w:val="0"/>
        <w:autoSpaceDE w:val="0"/>
        <w:autoSpaceDN w:val="0"/>
        <w:ind w:left="851" w:hanging="851"/>
      </w:pPr>
      <w:bookmarkStart w:id="65" w:name="_Toc503360280"/>
      <w:r w:rsidRPr="00AE0DB5">
        <w:rPr>
          <w:rFonts w:hint="eastAsia"/>
        </w:rPr>
        <w:t>负责审核和办理有关人员加入机组的登机手续；</w:t>
      </w:r>
      <w:bookmarkEnd w:id="65"/>
    </w:p>
    <w:p w14:paraId="5F71699A" w14:textId="77777777" w:rsidR="00545B0D" w:rsidRPr="0038790A" w:rsidRDefault="00545B0D" w:rsidP="005959F9">
      <w:pPr>
        <w:pStyle w:val="3"/>
        <w:keepNext w:val="0"/>
        <w:numPr>
          <w:ilvl w:val="2"/>
          <w:numId w:val="24"/>
        </w:numPr>
        <w:kinsoku w:val="0"/>
        <w:overflowPunct w:val="0"/>
        <w:autoSpaceDE w:val="0"/>
        <w:autoSpaceDN w:val="0"/>
        <w:ind w:left="851" w:hanging="851"/>
      </w:pPr>
      <w:bookmarkStart w:id="66" w:name="_Toc503360281"/>
      <w:r w:rsidRPr="007E62A2">
        <w:rPr>
          <w:rFonts w:hint="eastAsia"/>
        </w:rPr>
        <w:t>负责管</w:t>
      </w:r>
      <w:r w:rsidRPr="0038790A">
        <w:rPr>
          <w:rFonts w:hint="eastAsia"/>
        </w:rPr>
        <w:t>辖航班的飞行监控，监听公司无线电通信波道，为机</w:t>
      </w:r>
      <w:r w:rsidRPr="007E62A2">
        <w:rPr>
          <w:rFonts w:hint="eastAsia"/>
        </w:rPr>
        <w:t>组提供必要的地面支援；</w:t>
      </w:r>
      <w:bookmarkEnd w:id="66"/>
    </w:p>
    <w:p w14:paraId="5F71699B" w14:textId="77777777" w:rsidR="00545B0D" w:rsidRPr="00AE0DB5" w:rsidRDefault="00545B0D" w:rsidP="005959F9">
      <w:pPr>
        <w:pStyle w:val="3"/>
        <w:keepNext w:val="0"/>
        <w:numPr>
          <w:ilvl w:val="2"/>
          <w:numId w:val="24"/>
        </w:numPr>
        <w:kinsoku w:val="0"/>
        <w:overflowPunct w:val="0"/>
        <w:autoSpaceDE w:val="0"/>
        <w:autoSpaceDN w:val="0"/>
        <w:ind w:left="851" w:hanging="851"/>
      </w:pPr>
      <w:bookmarkStart w:id="67" w:name="_Toc503360282"/>
      <w:r w:rsidRPr="00AE0DB5">
        <w:rPr>
          <w:rFonts w:hint="eastAsia"/>
        </w:rPr>
        <w:t>负责公司签派业务管理，制定公司签派人员的技术要求；</w:t>
      </w:r>
      <w:bookmarkEnd w:id="67"/>
    </w:p>
    <w:p w14:paraId="5F71699C" w14:textId="77777777" w:rsidR="00545B0D" w:rsidRPr="00AE0DB5" w:rsidRDefault="00545B0D" w:rsidP="005959F9">
      <w:pPr>
        <w:pStyle w:val="3"/>
        <w:keepNext w:val="0"/>
        <w:numPr>
          <w:ilvl w:val="2"/>
          <w:numId w:val="24"/>
        </w:numPr>
        <w:kinsoku w:val="0"/>
        <w:overflowPunct w:val="0"/>
        <w:autoSpaceDE w:val="0"/>
        <w:autoSpaceDN w:val="0"/>
        <w:ind w:left="851" w:hanging="851"/>
      </w:pPr>
      <w:bookmarkStart w:id="68" w:name="_Toc503360283"/>
      <w:r w:rsidRPr="00AE0DB5">
        <w:rPr>
          <w:rFonts w:hint="eastAsia"/>
        </w:rPr>
        <w:t>组织签</w:t>
      </w:r>
      <w:proofErr w:type="gramStart"/>
      <w:r w:rsidRPr="00AE0DB5">
        <w:rPr>
          <w:rFonts w:hint="eastAsia"/>
        </w:rPr>
        <w:t>派中心</w:t>
      </w:r>
      <w:proofErr w:type="gramEnd"/>
      <w:r w:rsidRPr="00AE0DB5">
        <w:rPr>
          <w:rFonts w:hint="eastAsia"/>
        </w:rPr>
        <w:t>各类人员完成各项训练；</w:t>
      </w:r>
      <w:bookmarkEnd w:id="68"/>
    </w:p>
    <w:p w14:paraId="5F71699D" w14:textId="77777777" w:rsidR="00545B0D" w:rsidRPr="0038790A" w:rsidRDefault="00545B0D" w:rsidP="005959F9">
      <w:pPr>
        <w:pStyle w:val="3"/>
        <w:keepNext w:val="0"/>
        <w:numPr>
          <w:ilvl w:val="2"/>
          <w:numId w:val="24"/>
        </w:numPr>
        <w:kinsoku w:val="0"/>
        <w:overflowPunct w:val="0"/>
        <w:autoSpaceDE w:val="0"/>
        <w:autoSpaceDN w:val="0"/>
        <w:ind w:left="851" w:hanging="851"/>
      </w:pPr>
      <w:bookmarkStart w:id="69" w:name="_Toc503360284"/>
      <w:r w:rsidRPr="007E62A2">
        <w:rPr>
          <w:rFonts w:hint="eastAsia"/>
        </w:rPr>
        <w:t>协助公司值班领导处理突发事件，并按上级指示和有关程序处置并记录处置过程；</w:t>
      </w:r>
      <w:bookmarkEnd w:id="69"/>
    </w:p>
    <w:p w14:paraId="5F71699E" w14:textId="77777777" w:rsidR="00545B0D" w:rsidRPr="00AE0DB5" w:rsidRDefault="00545B0D" w:rsidP="005959F9">
      <w:pPr>
        <w:pStyle w:val="3"/>
        <w:keepNext w:val="0"/>
        <w:numPr>
          <w:ilvl w:val="2"/>
          <w:numId w:val="24"/>
        </w:numPr>
        <w:kinsoku w:val="0"/>
        <w:overflowPunct w:val="0"/>
        <w:autoSpaceDE w:val="0"/>
        <w:autoSpaceDN w:val="0"/>
        <w:ind w:left="851" w:hanging="851"/>
      </w:pPr>
      <w:bookmarkStart w:id="70" w:name="_Toc503360285"/>
      <w:r w:rsidRPr="00AE0DB5">
        <w:rPr>
          <w:rFonts w:hint="eastAsia"/>
        </w:rPr>
        <w:t>负责组织各相关单位维护运行控制系统静态数据的工作；</w:t>
      </w:r>
      <w:bookmarkEnd w:id="70"/>
    </w:p>
    <w:p w14:paraId="5F71699F" w14:textId="77777777" w:rsidR="00545B0D" w:rsidRPr="00AE0DB5" w:rsidRDefault="00545B0D" w:rsidP="005959F9">
      <w:pPr>
        <w:pStyle w:val="3"/>
        <w:keepNext w:val="0"/>
        <w:numPr>
          <w:ilvl w:val="2"/>
          <w:numId w:val="24"/>
        </w:numPr>
        <w:kinsoku w:val="0"/>
        <w:overflowPunct w:val="0"/>
        <w:autoSpaceDE w:val="0"/>
        <w:autoSpaceDN w:val="0"/>
        <w:ind w:left="851" w:hanging="851"/>
      </w:pPr>
      <w:bookmarkStart w:id="71" w:name="_Toc503360286"/>
      <w:r w:rsidRPr="00AE0DB5">
        <w:rPr>
          <w:rFonts w:hint="eastAsia"/>
        </w:rPr>
        <w:t>负责加班包机的航务保障工作；</w:t>
      </w:r>
      <w:bookmarkEnd w:id="71"/>
    </w:p>
    <w:p w14:paraId="5F7169A0" w14:textId="77777777" w:rsidR="00545B0D" w:rsidRPr="0038790A" w:rsidRDefault="00545B0D" w:rsidP="005959F9">
      <w:pPr>
        <w:pStyle w:val="3"/>
        <w:keepNext w:val="0"/>
        <w:numPr>
          <w:ilvl w:val="2"/>
          <w:numId w:val="24"/>
        </w:numPr>
        <w:kinsoku w:val="0"/>
        <w:overflowPunct w:val="0"/>
        <w:autoSpaceDE w:val="0"/>
        <w:autoSpaceDN w:val="0"/>
        <w:ind w:left="851" w:hanging="851"/>
      </w:pPr>
      <w:bookmarkStart w:id="72" w:name="_Toc503360287"/>
      <w:r w:rsidRPr="007E62A2">
        <w:rPr>
          <w:rFonts w:hint="eastAsia"/>
        </w:rPr>
        <w:t>负责当、次日公司计划的变更调整，航班临时飞越、起降航班的申请工作；</w:t>
      </w:r>
      <w:bookmarkEnd w:id="72"/>
    </w:p>
    <w:p w14:paraId="5F7169A1" w14:textId="77777777" w:rsidR="00545B0D" w:rsidRPr="00AE0DB5" w:rsidRDefault="00545B0D" w:rsidP="005959F9">
      <w:pPr>
        <w:pStyle w:val="3"/>
        <w:keepNext w:val="0"/>
        <w:numPr>
          <w:ilvl w:val="2"/>
          <w:numId w:val="24"/>
        </w:numPr>
        <w:kinsoku w:val="0"/>
        <w:overflowPunct w:val="0"/>
        <w:autoSpaceDE w:val="0"/>
        <w:autoSpaceDN w:val="0"/>
        <w:ind w:left="851" w:hanging="851"/>
      </w:pPr>
      <w:bookmarkStart w:id="73" w:name="_Toc503360288"/>
      <w:r w:rsidRPr="00AE0DB5">
        <w:rPr>
          <w:rFonts w:hint="eastAsia"/>
        </w:rPr>
        <w:t>负责实施燃油节支航班的组织保障；</w:t>
      </w:r>
      <w:bookmarkEnd w:id="73"/>
    </w:p>
    <w:p w14:paraId="5F7169A2" w14:textId="77777777" w:rsidR="00545B0D" w:rsidRPr="00AE0DB5" w:rsidRDefault="00545B0D" w:rsidP="005959F9">
      <w:pPr>
        <w:pStyle w:val="3"/>
        <w:keepNext w:val="0"/>
        <w:numPr>
          <w:ilvl w:val="2"/>
          <w:numId w:val="24"/>
        </w:numPr>
        <w:kinsoku w:val="0"/>
        <w:overflowPunct w:val="0"/>
        <w:autoSpaceDE w:val="0"/>
        <w:autoSpaceDN w:val="0"/>
        <w:ind w:left="851" w:hanging="851"/>
      </w:pPr>
      <w:bookmarkStart w:id="74" w:name="_Toc503360289"/>
      <w:r w:rsidRPr="00AE0DB5">
        <w:rPr>
          <w:rFonts w:hint="eastAsia"/>
        </w:rPr>
        <w:t>参加公司生产讲评会和安全例会；</w:t>
      </w:r>
      <w:bookmarkEnd w:id="74"/>
    </w:p>
    <w:p w14:paraId="5F7169A3" w14:textId="77777777" w:rsidR="00545B0D" w:rsidRPr="00AE0DB5" w:rsidRDefault="00545B0D" w:rsidP="005959F9">
      <w:pPr>
        <w:pStyle w:val="3"/>
        <w:keepNext w:val="0"/>
        <w:numPr>
          <w:ilvl w:val="2"/>
          <w:numId w:val="24"/>
        </w:numPr>
        <w:kinsoku w:val="0"/>
        <w:overflowPunct w:val="0"/>
        <w:autoSpaceDE w:val="0"/>
        <w:autoSpaceDN w:val="0"/>
        <w:ind w:left="851" w:hanging="851"/>
      </w:pPr>
      <w:bookmarkStart w:id="75" w:name="_Toc503360290"/>
      <w:r w:rsidRPr="00AE0DB5">
        <w:rPr>
          <w:rFonts w:hint="eastAsia"/>
        </w:rPr>
        <w:t>负责特殊运行的航务保障工作；</w:t>
      </w:r>
      <w:bookmarkEnd w:id="75"/>
    </w:p>
    <w:p w14:paraId="5F7169A4" w14:textId="77777777" w:rsidR="00545B0D" w:rsidRPr="00E7593B" w:rsidRDefault="00545B0D" w:rsidP="005959F9">
      <w:pPr>
        <w:pStyle w:val="3"/>
        <w:keepNext w:val="0"/>
        <w:numPr>
          <w:ilvl w:val="2"/>
          <w:numId w:val="24"/>
        </w:numPr>
        <w:kinsoku w:val="0"/>
        <w:overflowPunct w:val="0"/>
        <w:autoSpaceDE w:val="0"/>
        <w:autoSpaceDN w:val="0"/>
        <w:ind w:left="851" w:hanging="851"/>
      </w:pPr>
      <w:bookmarkStart w:id="76" w:name="_Toc503360291"/>
      <w:r w:rsidRPr="00E7593B">
        <w:rPr>
          <w:rFonts w:hint="eastAsia"/>
        </w:rPr>
        <w:lastRenderedPageBreak/>
        <w:t>负责航务代理协议的管理和对航务服务代理人资格的审定；</w:t>
      </w:r>
      <w:bookmarkEnd w:id="76"/>
    </w:p>
    <w:p w14:paraId="5F7169A5" w14:textId="77777777" w:rsidR="00545B0D" w:rsidRPr="00CB5260" w:rsidRDefault="00545B0D" w:rsidP="005959F9">
      <w:pPr>
        <w:pStyle w:val="3"/>
        <w:keepNext w:val="0"/>
        <w:numPr>
          <w:ilvl w:val="2"/>
          <w:numId w:val="24"/>
        </w:numPr>
        <w:kinsoku w:val="0"/>
        <w:overflowPunct w:val="0"/>
        <w:autoSpaceDE w:val="0"/>
        <w:autoSpaceDN w:val="0"/>
        <w:ind w:left="851" w:hanging="851"/>
      </w:pPr>
      <w:bookmarkStart w:id="77" w:name="_Toc503360292"/>
      <w:r w:rsidRPr="00CB5260">
        <w:rPr>
          <w:rFonts w:hint="eastAsia"/>
        </w:rPr>
        <w:t>负责公司定期、非定期航班的国内、国际申请和国内军民两用机场使用权的申请；</w:t>
      </w:r>
      <w:bookmarkEnd w:id="77"/>
    </w:p>
    <w:p w14:paraId="5F7169A6" w14:textId="77777777" w:rsidR="00545B0D" w:rsidRPr="00CB5260" w:rsidRDefault="00545B0D" w:rsidP="005959F9">
      <w:pPr>
        <w:pStyle w:val="3"/>
        <w:keepNext w:val="0"/>
        <w:numPr>
          <w:ilvl w:val="2"/>
          <w:numId w:val="24"/>
        </w:numPr>
        <w:kinsoku w:val="0"/>
        <w:overflowPunct w:val="0"/>
        <w:autoSpaceDE w:val="0"/>
        <w:autoSpaceDN w:val="0"/>
        <w:ind w:left="851" w:hanging="851"/>
      </w:pPr>
      <w:bookmarkStart w:id="78" w:name="_Toc503360293"/>
      <w:r w:rsidRPr="00CB5260">
        <w:rPr>
          <w:rFonts w:hint="eastAsia"/>
        </w:rPr>
        <w:t>负责运行控制部管理的各项服务协议签署和服务费用的审核；</w:t>
      </w:r>
      <w:bookmarkEnd w:id="78"/>
    </w:p>
    <w:p w14:paraId="5F7169A7" w14:textId="77777777" w:rsidR="00545B0D" w:rsidRPr="00CB5260" w:rsidRDefault="00545B0D" w:rsidP="005959F9">
      <w:pPr>
        <w:pStyle w:val="3"/>
        <w:keepNext w:val="0"/>
        <w:numPr>
          <w:ilvl w:val="2"/>
          <w:numId w:val="24"/>
        </w:numPr>
        <w:kinsoku w:val="0"/>
        <w:overflowPunct w:val="0"/>
        <w:autoSpaceDE w:val="0"/>
        <w:autoSpaceDN w:val="0"/>
        <w:ind w:left="851" w:hanging="851"/>
      </w:pPr>
      <w:bookmarkStart w:id="79" w:name="_Toc503360294"/>
      <w:r w:rsidRPr="00CB5260">
        <w:rPr>
          <w:rFonts w:hint="eastAsia"/>
        </w:rPr>
        <w:t>负责组织公司新辟航线工作的组织和协调；</w:t>
      </w:r>
      <w:bookmarkEnd w:id="79"/>
    </w:p>
    <w:p w14:paraId="5F7169A8" w14:textId="77777777" w:rsidR="00545B0D" w:rsidRPr="00CB5260" w:rsidRDefault="00545B0D" w:rsidP="005959F9">
      <w:pPr>
        <w:pStyle w:val="3"/>
        <w:keepNext w:val="0"/>
        <w:numPr>
          <w:ilvl w:val="2"/>
          <w:numId w:val="24"/>
        </w:numPr>
        <w:kinsoku w:val="0"/>
        <w:overflowPunct w:val="0"/>
        <w:autoSpaceDE w:val="0"/>
        <w:autoSpaceDN w:val="0"/>
        <w:ind w:left="851" w:hanging="851"/>
      </w:pPr>
      <w:bookmarkStart w:id="80" w:name="_Toc503360295"/>
      <w:r w:rsidRPr="00CB5260">
        <w:rPr>
          <w:rFonts w:hint="eastAsia"/>
        </w:rPr>
        <w:t>负责处室提供的资料和更改页；</w:t>
      </w:r>
      <w:bookmarkEnd w:id="80"/>
    </w:p>
    <w:p w14:paraId="5F7169A9" w14:textId="77777777" w:rsidR="00545B0D" w:rsidRPr="00CB5260" w:rsidRDefault="00545B0D" w:rsidP="005959F9">
      <w:pPr>
        <w:pStyle w:val="3"/>
        <w:keepNext w:val="0"/>
        <w:numPr>
          <w:ilvl w:val="2"/>
          <w:numId w:val="24"/>
        </w:numPr>
        <w:kinsoku w:val="0"/>
        <w:overflowPunct w:val="0"/>
        <w:autoSpaceDE w:val="0"/>
        <w:autoSpaceDN w:val="0"/>
        <w:ind w:left="851" w:hanging="851"/>
      </w:pPr>
      <w:bookmarkStart w:id="81" w:name="_Toc503360296"/>
      <w:r w:rsidRPr="00CB5260">
        <w:rPr>
          <w:rFonts w:hint="eastAsia"/>
        </w:rPr>
        <w:t>处室相关业务文件的修订、报批和文件管理，保持各种业务手册的适用性；</w:t>
      </w:r>
      <w:bookmarkEnd w:id="81"/>
    </w:p>
    <w:p w14:paraId="5F7169AA" w14:textId="77777777" w:rsidR="00545B0D" w:rsidRPr="00CB5260" w:rsidRDefault="00545B0D" w:rsidP="005959F9">
      <w:pPr>
        <w:pStyle w:val="3"/>
        <w:keepNext w:val="0"/>
        <w:numPr>
          <w:ilvl w:val="2"/>
          <w:numId w:val="24"/>
        </w:numPr>
        <w:kinsoku w:val="0"/>
        <w:overflowPunct w:val="0"/>
        <w:autoSpaceDE w:val="0"/>
        <w:autoSpaceDN w:val="0"/>
        <w:ind w:left="851" w:hanging="851"/>
      </w:pPr>
      <w:bookmarkStart w:id="82" w:name="_Toc503360297"/>
      <w:r w:rsidRPr="00CB5260">
        <w:rPr>
          <w:rFonts w:hint="eastAsia"/>
        </w:rPr>
        <w:t>处室专业人员的培训和资格审定工作，管理人员档案和资格保持工作；</w:t>
      </w:r>
      <w:bookmarkEnd w:id="82"/>
    </w:p>
    <w:p w14:paraId="5F7169AB" w14:textId="77777777" w:rsidR="00223943" w:rsidRPr="00CB5260" w:rsidRDefault="00545B0D" w:rsidP="005959F9">
      <w:pPr>
        <w:pStyle w:val="3"/>
        <w:keepNext w:val="0"/>
        <w:numPr>
          <w:ilvl w:val="2"/>
          <w:numId w:val="24"/>
        </w:numPr>
        <w:kinsoku w:val="0"/>
        <w:overflowPunct w:val="0"/>
        <w:autoSpaceDE w:val="0"/>
        <w:autoSpaceDN w:val="0"/>
        <w:ind w:left="851" w:hanging="851"/>
      </w:pPr>
      <w:bookmarkStart w:id="83" w:name="_Toc503360298"/>
      <w:r w:rsidRPr="007D277C">
        <w:rPr>
          <w:rFonts w:hint="eastAsia"/>
        </w:rPr>
        <w:t>完成上级交办的其他工作。</w:t>
      </w:r>
      <w:bookmarkEnd w:id="83"/>
    </w:p>
    <w:p w14:paraId="5F7169AC" w14:textId="77777777" w:rsidR="00545B0D" w:rsidRPr="00223943" w:rsidRDefault="00545B0D" w:rsidP="005959F9">
      <w:pPr>
        <w:pStyle w:val="3"/>
        <w:keepNext w:val="0"/>
        <w:numPr>
          <w:ilvl w:val="2"/>
          <w:numId w:val="22"/>
        </w:numPr>
        <w:kinsoku w:val="0"/>
        <w:overflowPunct w:val="0"/>
        <w:autoSpaceDE w:val="0"/>
        <w:autoSpaceDN w:val="0"/>
        <w:ind w:left="851" w:hanging="851"/>
        <w:rPr>
          <w:color w:val="000000" w:themeColor="text1"/>
        </w:rPr>
      </w:pPr>
      <w:bookmarkStart w:id="84" w:name="_Toc503360299"/>
      <w:r w:rsidRPr="00CB5260">
        <w:rPr>
          <w:rFonts w:hint="eastAsia"/>
          <w:color w:val="000000" w:themeColor="text1"/>
        </w:rPr>
        <w:t>性能</w:t>
      </w:r>
      <w:r w:rsidRPr="00223943">
        <w:rPr>
          <w:rFonts w:hint="eastAsia"/>
          <w:color w:val="000000" w:themeColor="text1"/>
        </w:rPr>
        <w:t>情报处</w:t>
      </w:r>
      <w:r w:rsidR="00C57995">
        <w:rPr>
          <w:rFonts w:hint="eastAsia"/>
          <w:color w:val="000000" w:themeColor="text1"/>
        </w:rPr>
        <w:t>职责</w:t>
      </w:r>
      <w:bookmarkEnd w:id="84"/>
    </w:p>
    <w:p w14:paraId="5F7169AD" w14:textId="77777777" w:rsidR="00545B0D" w:rsidRPr="007E62A2" w:rsidRDefault="00545B0D" w:rsidP="005959F9">
      <w:pPr>
        <w:pStyle w:val="3"/>
        <w:keepNext w:val="0"/>
        <w:numPr>
          <w:ilvl w:val="2"/>
          <w:numId w:val="195"/>
        </w:numPr>
        <w:kinsoku w:val="0"/>
        <w:overflowPunct w:val="0"/>
        <w:autoSpaceDE w:val="0"/>
        <w:autoSpaceDN w:val="0"/>
        <w:ind w:left="851" w:hanging="851"/>
      </w:pPr>
      <w:bookmarkStart w:id="85" w:name="_Toc503360300"/>
      <w:r w:rsidRPr="007E62A2">
        <w:rPr>
          <w:rFonts w:hint="eastAsia"/>
        </w:rPr>
        <w:t>负责公司飞机性能管理，监控发动机性能衰减，向各部门提供飞机性能数据，保持数据的适用性；</w:t>
      </w:r>
      <w:bookmarkEnd w:id="85"/>
    </w:p>
    <w:p w14:paraId="5F7169AE" w14:textId="77777777" w:rsidR="00545B0D" w:rsidRPr="00AE0DB5" w:rsidRDefault="00545B0D" w:rsidP="005959F9">
      <w:pPr>
        <w:pStyle w:val="3"/>
        <w:keepNext w:val="0"/>
        <w:numPr>
          <w:ilvl w:val="2"/>
          <w:numId w:val="195"/>
        </w:numPr>
        <w:kinsoku w:val="0"/>
        <w:overflowPunct w:val="0"/>
        <w:autoSpaceDE w:val="0"/>
        <w:autoSpaceDN w:val="0"/>
        <w:ind w:left="851" w:hanging="851"/>
      </w:pPr>
      <w:bookmarkStart w:id="86" w:name="_Toc503360301"/>
      <w:r w:rsidRPr="00AE0DB5">
        <w:rPr>
          <w:rFonts w:hint="eastAsia"/>
        </w:rPr>
        <w:t>负责飞机载重平衡限制数据的有效性和编制飞机载重平衡</w:t>
      </w:r>
      <w:r>
        <w:rPr>
          <w:rFonts w:hint="eastAsia"/>
        </w:rPr>
        <w:t>表；</w:t>
      </w:r>
      <w:bookmarkEnd w:id="86"/>
    </w:p>
    <w:p w14:paraId="5F7169AF" w14:textId="77777777" w:rsidR="00545B0D" w:rsidRPr="00AE0DB5" w:rsidRDefault="00545B0D" w:rsidP="005959F9">
      <w:pPr>
        <w:pStyle w:val="3"/>
        <w:keepNext w:val="0"/>
        <w:numPr>
          <w:ilvl w:val="2"/>
          <w:numId w:val="195"/>
        </w:numPr>
        <w:kinsoku w:val="0"/>
        <w:overflowPunct w:val="0"/>
        <w:autoSpaceDE w:val="0"/>
        <w:autoSpaceDN w:val="0"/>
        <w:ind w:left="851" w:hanging="851"/>
      </w:pPr>
      <w:bookmarkStart w:id="87" w:name="_Toc503360302"/>
      <w:r w:rsidRPr="00AE0DB5">
        <w:rPr>
          <w:rFonts w:hint="eastAsia"/>
        </w:rPr>
        <w:t>负责公司各机型机场起飞分析手册的管理，提供临时飞行机</w:t>
      </w:r>
      <w:r w:rsidRPr="007E62A2">
        <w:rPr>
          <w:rFonts w:hint="eastAsia"/>
        </w:rPr>
        <w:t>场的起飞分析服务</w:t>
      </w:r>
      <w:bookmarkEnd w:id="87"/>
    </w:p>
    <w:p w14:paraId="5F7169B0" w14:textId="77777777" w:rsidR="00545B0D" w:rsidRPr="00AE0DB5" w:rsidRDefault="00545B0D" w:rsidP="005959F9">
      <w:pPr>
        <w:pStyle w:val="3"/>
        <w:keepNext w:val="0"/>
        <w:numPr>
          <w:ilvl w:val="2"/>
          <w:numId w:val="195"/>
        </w:numPr>
        <w:kinsoku w:val="0"/>
        <w:overflowPunct w:val="0"/>
        <w:autoSpaceDE w:val="0"/>
        <w:autoSpaceDN w:val="0"/>
        <w:ind w:left="851" w:hanging="851"/>
      </w:pPr>
      <w:bookmarkStart w:id="88" w:name="_Toc503360303"/>
      <w:r w:rsidRPr="00AE0DB5">
        <w:rPr>
          <w:rFonts w:hint="eastAsia"/>
        </w:rPr>
        <w:lastRenderedPageBreak/>
        <w:t>负责公司航班燃油节支计划的管理；</w:t>
      </w:r>
      <w:bookmarkEnd w:id="88"/>
    </w:p>
    <w:p w14:paraId="5F7169B1" w14:textId="77777777" w:rsidR="00545B0D" w:rsidRPr="00AE0DB5" w:rsidRDefault="00545B0D" w:rsidP="005959F9">
      <w:pPr>
        <w:pStyle w:val="3"/>
        <w:keepNext w:val="0"/>
        <w:numPr>
          <w:ilvl w:val="2"/>
          <w:numId w:val="195"/>
        </w:numPr>
        <w:kinsoku w:val="0"/>
        <w:overflowPunct w:val="0"/>
        <w:autoSpaceDE w:val="0"/>
        <w:autoSpaceDN w:val="0"/>
        <w:ind w:left="851" w:hanging="851"/>
      </w:pPr>
      <w:bookmarkStart w:id="89" w:name="_Toc503360304"/>
      <w:r w:rsidRPr="00AE0DB5">
        <w:rPr>
          <w:rFonts w:hint="eastAsia"/>
        </w:rPr>
        <w:t>负责公司航行情报资料的统一订购，统一发放和管理；</w:t>
      </w:r>
      <w:bookmarkEnd w:id="89"/>
    </w:p>
    <w:p w14:paraId="5F7169B2" w14:textId="77777777" w:rsidR="00545B0D" w:rsidRPr="00AE0DB5" w:rsidRDefault="00545B0D" w:rsidP="005959F9">
      <w:pPr>
        <w:pStyle w:val="3"/>
        <w:keepNext w:val="0"/>
        <w:numPr>
          <w:ilvl w:val="2"/>
          <w:numId w:val="195"/>
        </w:numPr>
        <w:kinsoku w:val="0"/>
        <w:overflowPunct w:val="0"/>
        <w:autoSpaceDE w:val="0"/>
        <w:autoSpaceDN w:val="0"/>
        <w:ind w:left="851" w:hanging="851"/>
      </w:pPr>
      <w:bookmarkStart w:id="90" w:name="_Toc503360305"/>
      <w:r w:rsidRPr="00AE0DB5">
        <w:rPr>
          <w:rFonts w:hint="eastAsia"/>
        </w:rPr>
        <w:t>负责公司各机型机载导航数据库（</w:t>
      </w:r>
      <w:r w:rsidRPr="00AE0DB5">
        <w:rPr>
          <w:rFonts w:hint="eastAsia"/>
        </w:rPr>
        <w:t>NDB</w:t>
      </w:r>
      <w:r w:rsidRPr="00AE0DB5">
        <w:rPr>
          <w:rFonts w:hint="eastAsia"/>
        </w:rPr>
        <w:t>）的制作和管理；</w:t>
      </w:r>
      <w:bookmarkEnd w:id="90"/>
    </w:p>
    <w:p w14:paraId="5F7169B3" w14:textId="77777777" w:rsidR="00545B0D" w:rsidRPr="00AE0DB5" w:rsidRDefault="00545B0D" w:rsidP="005959F9">
      <w:pPr>
        <w:pStyle w:val="3"/>
        <w:keepNext w:val="0"/>
        <w:numPr>
          <w:ilvl w:val="2"/>
          <w:numId w:val="195"/>
        </w:numPr>
        <w:kinsoku w:val="0"/>
        <w:overflowPunct w:val="0"/>
        <w:autoSpaceDE w:val="0"/>
        <w:autoSpaceDN w:val="0"/>
        <w:ind w:left="851" w:hanging="851"/>
      </w:pPr>
      <w:bookmarkStart w:id="91" w:name="_Toc503360306"/>
      <w:r w:rsidRPr="00AE0DB5">
        <w:rPr>
          <w:rFonts w:hint="eastAsia"/>
        </w:rPr>
        <w:t>负责公司航行通告系统的维护与管理；</w:t>
      </w:r>
      <w:bookmarkEnd w:id="91"/>
    </w:p>
    <w:p w14:paraId="5F7169B4" w14:textId="77777777" w:rsidR="00545B0D" w:rsidRPr="00AE0DB5" w:rsidRDefault="00545B0D" w:rsidP="005959F9">
      <w:pPr>
        <w:pStyle w:val="3"/>
        <w:keepNext w:val="0"/>
        <w:numPr>
          <w:ilvl w:val="2"/>
          <w:numId w:val="195"/>
        </w:numPr>
        <w:kinsoku w:val="0"/>
        <w:overflowPunct w:val="0"/>
        <w:autoSpaceDE w:val="0"/>
        <w:autoSpaceDN w:val="0"/>
        <w:ind w:left="851" w:hanging="851"/>
      </w:pPr>
      <w:bookmarkStart w:id="92" w:name="_Toc503360307"/>
      <w:r w:rsidRPr="00AE0DB5">
        <w:rPr>
          <w:rFonts w:hint="eastAsia"/>
        </w:rPr>
        <w:t>负责飞行资料包的配发、</w:t>
      </w:r>
      <w:proofErr w:type="gramStart"/>
      <w:r w:rsidRPr="00AE0DB5">
        <w:rPr>
          <w:rFonts w:hint="eastAsia"/>
        </w:rPr>
        <w:t>修定</w:t>
      </w:r>
      <w:proofErr w:type="gramEnd"/>
      <w:r w:rsidRPr="00AE0DB5">
        <w:rPr>
          <w:rFonts w:hint="eastAsia"/>
        </w:rPr>
        <w:t>和管理；</w:t>
      </w:r>
      <w:bookmarkEnd w:id="92"/>
    </w:p>
    <w:p w14:paraId="5F7169B5" w14:textId="77777777" w:rsidR="00545B0D" w:rsidRPr="007E62A2" w:rsidRDefault="00545B0D" w:rsidP="005959F9">
      <w:pPr>
        <w:pStyle w:val="3"/>
        <w:keepNext w:val="0"/>
        <w:numPr>
          <w:ilvl w:val="2"/>
          <w:numId w:val="195"/>
        </w:numPr>
        <w:kinsoku w:val="0"/>
        <w:overflowPunct w:val="0"/>
        <w:autoSpaceDE w:val="0"/>
        <w:autoSpaceDN w:val="0"/>
        <w:ind w:left="851" w:hanging="851"/>
      </w:pPr>
      <w:bookmarkStart w:id="93" w:name="_Toc503360308"/>
      <w:r w:rsidRPr="007E62A2">
        <w:rPr>
          <w:rFonts w:hint="eastAsia"/>
        </w:rPr>
        <w:t>负责公司</w:t>
      </w:r>
      <w:r w:rsidRPr="00C57995">
        <w:rPr>
          <w:rFonts w:hint="eastAsia"/>
        </w:rPr>
        <w:t>《航线资料手册》</w:t>
      </w:r>
      <w:r w:rsidRPr="007E62A2">
        <w:rPr>
          <w:rFonts w:hint="eastAsia"/>
        </w:rPr>
        <w:t>和</w:t>
      </w:r>
      <w:r w:rsidRPr="00C57995">
        <w:rPr>
          <w:rFonts w:hint="eastAsia"/>
        </w:rPr>
        <w:t>《通信导航手册》</w:t>
      </w:r>
      <w:r w:rsidRPr="007E62A2">
        <w:rPr>
          <w:rFonts w:hint="eastAsia"/>
        </w:rPr>
        <w:t>的</w:t>
      </w:r>
      <w:proofErr w:type="gramStart"/>
      <w:r w:rsidRPr="007E62A2">
        <w:rPr>
          <w:rFonts w:hint="eastAsia"/>
        </w:rPr>
        <w:t>修定</w:t>
      </w:r>
      <w:proofErr w:type="gramEnd"/>
      <w:r w:rsidRPr="007E62A2">
        <w:rPr>
          <w:rFonts w:hint="eastAsia"/>
        </w:rPr>
        <w:t>、管理和发放；</w:t>
      </w:r>
      <w:bookmarkEnd w:id="93"/>
    </w:p>
    <w:p w14:paraId="5F7169B6" w14:textId="77777777" w:rsidR="00545B0D" w:rsidRPr="007E62A2" w:rsidRDefault="00545B0D" w:rsidP="005959F9">
      <w:pPr>
        <w:pStyle w:val="3"/>
        <w:keepNext w:val="0"/>
        <w:numPr>
          <w:ilvl w:val="2"/>
          <w:numId w:val="195"/>
        </w:numPr>
        <w:kinsoku w:val="0"/>
        <w:overflowPunct w:val="0"/>
        <w:autoSpaceDE w:val="0"/>
        <w:autoSpaceDN w:val="0"/>
        <w:ind w:left="851" w:hanging="851"/>
      </w:pPr>
      <w:bookmarkStart w:id="94" w:name="_Toc503360309"/>
      <w:r w:rsidRPr="007E62A2">
        <w:rPr>
          <w:rFonts w:hint="eastAsia"/>
        </w:rPr>
        <w:t>负责向飞行机组提供飞行所使用的国际、国内航行资料和飞行用具的统一定购</w:t>
      </w:r>
      <w:r w:rsidRPr="00BA2282">
        <w:rPr>
          <w:rFonts w:hint="eastAsia"/>
        </w:rPr>
        <w:t>、</w:t>
      </w:r>
      <w:r w:rsidRPr="007E62A2">
        <w:rPr>
          <w:rFonts w:hint="eastAsia"/>
        </w:rPr>
        <w:t>管理和发放；</w:t>
      </w:r>
      <w:bookmarkEnd w:id="94"/>
    </w:p>
    <w:p w14:paraId="5F7169B7" w14:textId="77777777" w:rsidR="00545B0D" w:rsidRPr="007D277C" w:rsidRDefault="00545B0D" w:rsidP="005959F9">
      <w:pPr>
        <w:pStyle w:val="3"/>
        <w:keepNext w:val="0"/>
        <w:numPr>
          <w:ilvl w:val="2"/>
          <w:numId w:val="195"/>
        </w:numPr>
        <w:kinsoku w:val="0"/>
        <w:overflowPunct w:val="0"/>
        <w:autoSpaceDE w:val="0"/>
        <w:autoSpaceDN w:val="0"/>
        <w:ind w:left="851" w:hanging="851"/>
      </w:pPr>
      <w:bookmarkStart w:id="95" w:name="_Toc503360310"/>
      <w:r w:rsidRPr="00AE0DB5">
        <w:rPr>
          <w:rFonts w:hint="eastAsia"/>
        </w:rPr>
        <w:t>负责向公司相关部门提供相关有效的航行情报资料和机载</w:t>
      </w:r>
      <w:r w:rsidRPr="007E62A2">
        <w:rPr>
          <w:rFonts w:hint="eastAsia"/>
        </w:rPr>
        <w:t>导航数据库</w:t>
      </w:r>
      <w:bookmarkEnd w:id="95"/>
    </w:p>
    <w:p w14:paraId="5F7169B8" w14:textId="77777777" w:rsidR="00545B0D" w:rsidRPr="00AE0DB5" w:rsidRDefault="00545B0D" w:rsidP="005959F9">
      <w:pPr>
        <w:pStyle w:val="3"/>
        <w:keepNext w:val="0"/>
        <w:numPr>
          <w:ilvl w:val="2"/>
          <w:numId w:val="195"/>
        </w:numPr>
        <w:kinsoku w:val="0"/>
        <w:overflowPunct w:val="0"/>
        <w:autoSpaceDE w:val="0"/>
        <w:autoSpaceDN w:val="0"/>
        <w:ind w:left="851" w:hanging="851"/>
      </w:pPr>
      <w:bookmarkStart w:id="96" w:name="_Toc503360311"/>
      <w:r w:rsidRPr="00AE0DB5">
        <w:rPr>
          <w:rFonts w:hint="eastAsia"/>
        </w:rPr>
        <w:t>对公司新辟航线进行情报和性能分析；</w:t>
      </w:r>
      <w:bookmarkEnd w:id="96"/>
    </w:p>
    <w:p w14:paraId="5F7169B9" w14:textId="77777777" w:rsidR="00545B0D" w:rsidRPr="00BA2282" w:rsidRDefault="00545B0D" w:rsidP="005959F9">
      <w:pPr>
        <w:pStyle w:val="3"/>
        <w:keepNext w:val="0"/>
        <w:numPr>
          <w:ilvl w:val="2"/>
          <w:numId w:val="195"/>
        </w:numPr>
        <w:kinsoku w:val="0"/>
        <w:overflowPunct w:val="0"/>
        <w:autoSpaceDE w:val="0"/>
        <w:autoSpaceDN w:val="0"/>
        <w:ind w:left="851" w:hanging="851"/>
      </w:pPr>
      <w:bookmarkStart w:id="97" w:name="_Toc503360312"/>
      <w:r w:rsidRPr="00BA2282">
        <w:rPr>
          <w:rFonts w:hint="eastAsia"/>
        </w:rPr>
        <w:t>处室相关业务文件的修订、报批和文件管理，保持各种业务手册的适用性；</w:t>
      </w:r>
      <w:bookmarkEnd w:id="97"/>
    </w:p>
    <w:p w14:paraId="5F7169BA" w14:textId="77777777" w:rsidR="00545B0D" w:rsidRPr="00BA2282" w:rsidRDefault="00545B0D" w:rsidP="005959F9">
      <w:pPr>
        <w:pStyle w:val="3"/>
        <w:keepNext w:val="0"/>
        <w:numPr>
          <w:ilvl w:val="2"/>
          <w:numId w:val="195"/>
        </w:numPr>
        <w:kinsoku w:val="0"/>
        <w:overflowPunct w:val="0"/>
        <w:autoSpaceDE w:val="0"/>
        <w:autoSpaceDN w:val="0"/>
        <w:ind w:left="851" w:hanging="851"/>
      </w:pPr>
      <w:bookmarkStart w:id="98" w:name="_Toc503360313"/>
      <w:r w:rsidRPr="00BA2282">
        <w:rPr>
          <w:rFonts w:hint="eastAsia"/>
        </w:rPr>
        <w:t>处室专业人员的培训和资格审定工作，管理人员档案和资格保持工作；</w:t>
      </w:r>
      <w:bookmarkEnd w:id="98"/>
    </w:p>
    <w:p w14:paraId="5F7169BB" w14:textId="77777777" w:rsidR="00545B0D" w:rsidRPr="00BA2282" w:rsidRDefault="00545B0D" w:rsidP="005959F9">
      <w:pPr>
        <w:pStyle w:val="3"/>
        <w:keepNext w:val="0"/>
        <w:numPr>
          <w:ilvl w:val="2"/>
          <w:numId w:val="195"/>
        </w:numPr>
        <w:kinsoku w:val="0"/>
        <w:overflowPunct w:val="0"/>
        <w:autoSpaceDE w:val="0"/>
        <w:autoSpaceDN w:val="0"/>
        <w:ind w:left="851" w:hanging="851"/>
      </w:pPr>
      <w:bookmarkStart w:id="99" w:name="_Toc503360314"/>
      <w:r w:rsidRPr="00BA2282">
        <w:rPr>
          <w:rFonts w:hint="eastAsia"/>
        </w:rPr>
        <w:t>负责</w:t>
      </w:r>
      <w:r w:rsidRPr="00BA2282">
        <w:rPr>
          <w:rFonts w:hint="eastAsia"/>
        </w:rPr>
        <w:t>FOC</w:t>
      </w:r>
      <w:r w:rsidRPr="00BA2282">
        <w:rPr>
          <w:rFonts w:hint="eastAsia"/>
        </w:rPr>
        <w:t>系统的技术支援模块的数据的录入和维护；</w:t>
      </w:r>
      <w:bookmarkEnd w:id="99"/>
    </w:p>
    <w:p w14:paraId="5F7169BC" w14:textId="77777777" w:rsidR="00545B0D" w:rsidRPr="00AE0DB5" w:rsidRDefault="00545B0D" w:rsidP="005959F9">
      <w:pPr>
        <w:pStyle w:val="3"/>
        <w:keepNext w:val="0"/>
        <w:numPr>
          <w:ilvl w:val="2"/>
          <w:numId w:val="195"/>
        </w:numPr>
        <w:kinsoku w:val="0"/>
        <w:overflowPunct w:val="0"/>
        <w:autoSpaceDE w:val="0"/>
        <w:autoSpaceDN w:val="0"/>
        <w:ind w:left="851" w:hanging="851"/>
        <w:sectPr w:rsidR="00545B0D" w:rsidRPr="00AE0DB5" w:rsidSect="00230DBB">
          <w:headerReference w:type="even" r:id="rId42"/>
          <w:footerReference w:type="even" r:id="rId43"/>
          <w:pgSz w:w="8392" w:h="11907" w:code="11"/>
          <w:pgMar w:top="1418" w:right="1134" w:bottom="1418" w:left="1134" w:header="850" w:footer="992" w:gutter="0"/>
          <w:cols w:space="425"/>
          <w:docGrid w:type="lines" w:linePitch="312"/>
        </w:sectPr>
      </w:pPr>
      <w:bookmarkStart w:id="100" w:name="_Toc503360315"/>
      <w:r w:rsidRPr="00AE0DB5">
        <w:rPr>
          <w:rFonts w:hint="eastAsia"/>
        </w:rPr>
        <w:t>完成领导交办的其他工作</w:t>
      </w:r>
      <w:bookmarkEnd w:id="100"/>
    </w:p>
    <w:p w14:paraId="5F7169BD" w14:textId="77777777" w:rsidR="00223943" w:rsidRPr="00223943" w:rsidRDefault="00223943" w:rsidP="005959F9">
      <w:pPr>
        <w:pStyle w:val="aff0"/>
        <w:numPr>
          <w:ilvl w:val="0"/>
          <w:numId w:val="25"/>
        </w:numPr>
        <w:kinsoku w:val="0"/>
        <w:overflowPunct w:val="0"/>
        <w:autoSpaceDE w:val="0"/>
        <w:autoSpaceDN w:val="0"/>
        <w:snapToGrid w:val="0"/>
        <w:ind w:firstLineChars="0"/>
        <w:jc w:val="left"/>
        <w:outlineLvl w:val="2"/>
        <w:rPr>
          <w:vanish/>
          <w:szCs w:val="20"/>
        </w:rPr>
      </w:pPr>
      <w:bookmarkStart w:id="101" w:name="_Toc503360316"/>
      <w:bookmarkEnd w:id="101"/>
    </w:p>
    <w:p w14:paraId="5F7169BE" w14:textId="77777777" w:rsidR="00223943" w:rsidRPr="00223943" w:rsidRDefault="00223943" w:rsidP="005959F9">
      <w:pPr>
        <w:pStyle w:val="aff0"/>
        <w:numPr>
          <w:ilvl w:val="0"/>
          <w:numId w:val="25"/>
        </w:numPr>
        <w:kinsoku w:val="0"/>
        <w:overflowPunct w:val="0"/>
        <w:autoSpaceDE w:val="0"/>
        <w:autoSpaceDN w:val="0"/>
        <w:snapToGrid w:val="0"/>
        <w:ind w:firstLineChars="0"/>
        <w:jc w:val="left"/>
        <w:outlineLvl w:val="2"/>
        <w:rPr>
          <w:vanish/>
          <w:szCs w:val="20"/>
        </w:rPr>
      </w:pPr>
      <w:bookmarkStart w:id="102" w:name="_Toc503360317"/>
      <w:bookmarkEnd w:id="102"/>
    </w:p>
    <w:p w14:paraId="5F7169BF" w14:textId="77777777" w:rsidR="00223943" w:rsidRPr="00223943" w:rsidRDefault="00223943" w:rsidP="005959F9">
      <w:pPr>
        <w:pStyle w:val="aff0"/>
        <w:numPr>
          <w:ilvl w:val="1"/>
          <w:numId w:val="25"/>
        </w:numPr>
        <w:kinsoku w:val="0"/>
        <w:overflowPunct w:val="0"/>
        <w:autoSpaceDE w:val="0"/>
        <w:autoSpaceDN w:val="0"/>
        <w:snapToGrid w:val="0"/>
        <w:ind w:firstLineChars="0"/>
        <w:jc w:val="left"/>
        <w:outlineLvl w:val="2"/>
        <w:rPr>
          <w:vanish/>
          <w:szCs w:val="20"/>
        </w:rPr>
      </w:pPr>
      <w:bookmarkStart w:id="103" w:name="_Toc503360318"/>
      <w:bookmarkEnd w:id="103"/>
    </w:p>
    <w:p w14:paraId="5F7169C0" w14:textId="77777777" w:rsidR="00223943" w:rsidRPr="00223943" w:rsidRDefault="00223943" w:rsidP="005959F9">
      <w:pPr>
        <w:pStyle w:val="aff0"/>
        <w:numPr>
          <w:ilvl w:val="1"/>
          <w:numId w:val="25"/>
        </w:numPr>
        <w:kinsoku w:val="0"/>
        <w:overflowPunct w:val="0"/>
        <w:autoSpaceDE w:val="0"/>
        <w:autoSpaceDN w:val="0"/>
        <w:snapToGrid w:val="0"/>
        <w:ind w:firstLineChars="0"/>
        <w:jc w:val="left"/>
        <w:outlineLvl w:val="2"/>
        <w:rPr>
          <w:vanish/>
          <w:szCs w:val="20"/>
        </w:rPr>
      </w:pPr>
      <w:bookmarkStart w:id="104" w:name="_Toc503360319"/>
      <w:bookmarkEnd w:id="104"/>
    </w:p>
    <w:p w14:paraId="5F7169C1" w14:textId="77777777" w:rsidR="00223943" w:rsidRPr="00223943" w:rsidRDefault="00223943" w:rsidP="005959F9">
      <w:pPr>
        <w:pStyle w:val="aff0"/>
        <w:numPr>
          <w:ilvl w:val="2"/>
          <w:numId w:val="25"/>
        </w:numPr>
        <w:kinsoku w:val="0"/>
        <w:overflowPunct w:val="0"/>
        <w:autoSpaceDE w:val="0"/>
        <w:autoSpaceDN w:val="0"/>
        <w:snapToGrid w:val="0"/>
        <w:ind w:firstLineChars="0"/>
        <w:jc w:val="left"/>
        <w:outlineLvl w:val="2"/>
        <w:rPr>
          <w:vanish/>
          <w:szCs w:val="20"/>
        </w:rPr>
      </w:pPr>
      <w:bookmarkStart w:id="105" w:name="_Toc503360320"/>
      <w:bookmarkEnd w:id="105"/>
    </w:p>
    <w:p w14:paraId="5F7169C2" w14:textId="77777777" w:rsidR="00223943" w:rsidRPr="00223943" w:rsidRDefault="00223943" w:rsidP="005959F9">
      <w:pPr>
        <w:pStyle w:val="aff0"/>
        <w:numPr>
          <w:ilvl w:val="2"/>
          <w:numId w:val="25"/>
        </w:numPr>
        <w:kinsoku w:val="0"/>
        <w:overflowPunct w:val="0"/>
        <w:autoSpaceDE w:val="0"/>
        <w:autoSpaceDN w:val="0"/>
        <w:snapToGrid w:val="0"/>
        <w:ind w:firstLineChars="0"/>
        <w:jc w:val="left"/>
        <w:outlineLvl w:val="2"/>
        <w:rPr>
          <w:vanish/>
          <w:szCs w:val="20"/>
        </w:rPr>
      </w:pPr>
      <w:bookmarkStart w:id="106" w:name="_Toc503360321"/>
      <w:bookmarkEnd w:id="106"/>
    </w:p>
    <w:p w14:paraId="5F7169C3" w14:textId="77777777" w:rsidR="00223943" w:rsidRPr="00223943" w:rsidRDefault="00223943" w:rsidP="005959F9">
      <w:pPr>
        <w:pStyle w:val="aff0"/>
        <w:numPr>
          <w:ilvl w:val="2"/>
          <w:numId w:val="25"/>
        </w:numPr>
        <w:kinsoku w:val="0"/>
        <w:overflowPunct w:val="0"/>
        <w:autoSpaceDE w:val="0"/>
        <w:autoSpaceDN w:val="0"/>
        <w:snapToGrid w:val="0"/>
        <w:ind w:firstLineChars="0"/>
        <w:jc w:val="left"/>
        <w:outlineLvl w:val="2"/>
        <w:rPr>
          <w:vanish/>
          <w:szCs w:val="20"/>
        </w:rPr>
      </w:pPr>
      <w:bookmarkStart w:id="107" w:name="_Toc503360322"/>
      <w:bookmarkEnd w:id="107"/>
    </w:p>
    <w:p w14:paraId="5F7169C4" w14:textId="77777777" w:rsidR="00223943" w:rsidRPr="00223943" w:rsidRDefault="00223943" w:rsidP="005959F9">
      <w:pPr>
        <w:pStyle w:val="aff0"/>
        <w:numPr>
          <w:ilvl w:val="2"/>
          <w:numId w:val="25"/>
        </w:numPr>
        <w:kinsoku w:val="0"/>
        <w:overflowPunct w:val="0"/>
        <w:autoSpaceDE w:val="0"/>
        <w:autoSpaceDN w:val="0"/>
        <w:snapToGrid w:val="0"/>
        <w:ind w:firstLineChars="0"/>
        <w:jc w:val="left"/>
        <w:outlineLvl w:val="2"/>
        <w:rPr>
          <w:vanish/>
          <w:szCs w:val="20"/>
        </w:rPr>
      </w:pPr>
      <w:bookmarkStart w:id="108" w:name="_Toc503360323"/>
      <w:bookmarkEnd w:id="108"/>
    </w:p>
    <w:p w14:paraId="5F7169C5" w14:textId="77777777" w:rsidR="00223943" w:rsidRPr="00223943" w:rsidRDefault="00223943" w:rsidP="005959F9">
      <w:pPr>
        <w:pStyle w:val="aff0"/>
        <w:numPr>
          <w:ilvl w:val="2"/>
          <w:numId w:val="25"/>
        </w:numPr>
        <w:kinsoku w:val="0"/>
        <w:overflowPunct w:val="0"/>
        <w:autoSpaceDE w:val="0"/>
        <w:autoSpaceDN w:val="0"/>
        <w:snapToGrid w:val="0"/>
        <w:ind w:firstLineChars="0"/>
        <w:jc w:val="left"/>
        <w:outlineLvl w:val="2"/>
        <w:rPr>
          <w:vanish/>
          <w:szCs w:val="20"/>
        </w:rPr>
      </w:pPr>
      <w:bookmarkStart w:id="109" w:name="_Toc503360324"/>
      <w:bookmarkEnd w:id="109"/>
    </w:p>
    <w:p w14:paraId="5F7169C6" w14:textId="77777777" w:rsidR="00223943" w:rsidRPr="00223943" w:rsidRDefault="00223943" w:rsidP="005959F9">
      <w:pPr>
        <w:pStyle w:val="aff0"/>
        <w:numPr>
          <w:ilvl w:val="2"/>
          <w:numId w:val="25"/>
        </w:numPr>
        <w:kinsoku w:val="0"/>
        <w:overflowPunct w:val="0"/>
        <w:autoSpaceDE w:val="0"/>
        <w:autoSpaceDN w:val="0"/>
        <w:snapToGrid w:val="0"/>
        <w:ind w:firstLineChars="0"/>
        <w:jc w:val="left"/>
        <w:outlineLvl w:val="2"/>
        <w:rPr>
          <w:vanish/>
          <w:szCs w:val="20"/>
        </w:rPr>
      </w:pPr>
      <w:bookmarkStart w:id="110" w:name="_Toc503360325"/>
      <w:bookmarkEnd w:id="110"/>
    </w:p>
    <w:p w14:paraId="5F7169C7" w14:textId="77777777" w:rsidR="00223943" w:rsidRPr="00223943" w:rsidRDefault="00223943" w:rsidP="005959F9">
      <w:pPr>
        <w:pStyle w:val="aff0"/>
        <w:numPr>
          <w:ilvl w:val="2"/>
          <w:numId w:val="25"/>
        </w:numPr>
        <w:kinsoku w:val="0"/>
        <w:overflowPunct w:val="0"/>
        <w:autoSpaceDE w:val="0"/>
        <w:autoSpaceDN w:val="0"/>
        <w:snapToGrid w:val="0"/>
        <w:ind w:firstLineChars="0"/>
        <w:jc w:val="left"/>
        <w:outlineLvl w:val="2"/>
        <w:rPr>
          <w:vanish/>
          <w:szCs w:val="20"/>
        </w:rPr>
      </w:pPr>
      <w:bookmarkStart w:id="111" w:name="_Toc503360326"/>
      <w:bookmarkEnd w:id="111"/>
    </w:p>
    <w:p w14:paraId="5F7169C8" w14:textId="77777777" w:rsidR="00545B0D" w:rsidRPr="00DE76D5" w:rsidRDefault="00545B0D" w:rsidP="005959F9">
      <w:pPr>
        <w:pStyle w:val="3"/>
        <w:keepNext w:val="0"/>
        <w:numPr>
          <w:ilvl w:val="2"/>
          <w:numId w:val="22"/>
        </w:numPr>
        <w:kinsoku w:val="0"/>
        <w:overflowPunct w:val="0"/>
        <w:autoSpaceDE w:val="0"/>
        <w:autoSpaceDN w:val="0"/>
        <w:ind w:left="851" w:hanging="851"/>
      </w:pPr>
      <w:bookmarkStart w:id="112" w:name="_Toc503360327"/>
      <w:r w:rsidRPr="00DE76D5">
        <w:t>SMS</w:t>
      </w:r>
      <w:r w:rsidRPr="00DE76D5">
        <w:t>安全工</w:t>
      </w:r>
      <w:r w:rsidRPr="00C57995">
        <w:t>作小组</w:t>
      </w:r>
      <w:r w:rsidR="00570E5C" w:rsidRPr="00C57995">
        <w:rPr>
          <w:rFonts w:ascii="宋体" w:hAnsi="宋体" w:hint="eastAsia"/>
          <w:color w:val="000000" w:themeColor="text1"/>
          <w:szCs w:val="21"/>
        </w:rPr>
        <w:t>职责</w:t>
      </w:r>
      <w:bookmarkEnd w:id="112"/>
    </w:p>
    <w:p w14:paraId="5F7169C9" w14:textId="77777777" w:rsidR="00545B0D" w:rsidRPr="00BA2282" w:rsidRDefault="00545B0D" w:rsidP="005959F9">
      <w:pPr>
        <w:pStyle w:val="3"/>
        <w:keepNext w:val="0"/>
        <w:numPr>
          <w:ilvl w:val="2"/>
          <w:numId w:val="143"/>
        </w:numPr>
        <w:kinsoku w:val="0"/>
        <w:overflowPunct w:val="0"/>
        <w:autoSpaceDE w:val="0"/>
        <w:autoSpaceDN w:val="0"/>
        <w:ind w:left="851" w:hanging="851"/>
      </w:pPr>
      <w:bookmarkStart w:id="113" w:name="_Toc503360328"/>
      <w:r w:rsidRPr="00BA2282">
        <w:rPr>
          <w:rFonts w:hint="eastAsia"/>
        </w:rPr>
        <w:t>负责组织各业务单位开展对运控系统外委方的审核和评估工作，对重点外委方工作组织实施监督检查；</w:t>
      </w:r>
      <w:bookmarkEnd w:id="113"/>
    </w:p>
    <w:p w14:paraId="5F7169CA" w14:textId="77777777" w:rsidR="00545B0D" w:rsidRPr="008E7015" w:rsidRDefault="00545B0D" w:rsidP="005959F9">
      <w:pPr>
        <w:pStyle w:val="3"/>
        <w:keepNext w:val="0"/>
        <w:numPr>
          <w:ilvl w:val="2"/>
          <w:numId w:val="143"/>
        </w:numPr>
        <w:kinsoku w:val="0"/>
        <w:overflowPunct w:val="0"/>
        <w:autoSpaceDE w:val="0"/>
        <w:autoSpaceDN w:val="0"/>
        <w:ind w:left="851" w:hanging="851"/>
        <w:rPr>
          <w:color w:val="000000" w:themeColor="text1"/>
          <w:szCs w:val="21"/>
        </w:rPr>
      </w:pPr>
      <w:bookmarkStart w:id="114" w:name="_Toc503360329"/>
      <w:r w:rsidRPr="00BA2282">
        <w:rPr>
          <w:rFonts w:hint="eastAsia"/>
        </w:rPr>
        <w:t>负责运行控制部质量、</w:t>
      </w:r>
      <w:proofErr w:type="gramStart"/>
      <w:r w:rsidRPr="00BA2282">
        <w:rPr>
          <w:rFonts w:hint="eastAsia"/>
        </w:rPr>
        <w:t>运控部</w:t>
      </w:r>
      <w:proofErr w:type="gramEnd"/>
      <w:r w:rsidRPr="00BA2282">
        <w:t>SMS</w:t>
      </w:r>
      <w:r w:rsidRPr="00BA2282">
        <w:rPr>
          <w:rFonts w:hint="eastAsia"/>
        </w:rPr>
        <w:t>安全、监督管理工作，定期审查、分析运行控制</w:t>
      </w:r>
      <w:proofErr w:type="gramStart"/>
      <w:r w:rsidRPr="00BA2282">
        <w:rPr>
          <w:rFonts w:hint="eastAsia"/>
        </w:rPr>
        <w:t>部各项</w:t>
      </w:r>
      <w:proofErr w:type="gramEnd"/>
      <w:r w:rsidRPr="00BA2282">
        <w:rPr>
          <w:rFonts w:hint="eastAsia"/>
        </w:rPr>
        <w:t>工作水平，不断促进提高和持续</w:t>
      </w:r>
      <w:r w:rsidRPr="008E7015">
        <w:rPr>
          <w:rFonts w:hint="eastAsia"/>
          <w:color w:val="000000" w:themeColor="text1"/>
          <w:szCs w:val="21"/>
        </w:rPr>
        <w:t>改进；</w:t>
      </w:r>
      <w:bookmarkEnd w:id="114"/>
    </w:p>
    <w:p w14:paraId="5F7169CB" w14:textId="77777777" w:rsidR="00545B0D" w:rsidRPr="00BA2282" w:rsidRDefault="00545B0D" w:rsidP="005959F9">
      <w:pPr>
        <w:pStyle w:val="3"/>
        <w:keepNext w:val="0"/>
        <w:numPr>
          <w:ilvl w:val="2"/>
          <w:numId w:val="143"/>
        </w:numPr>
        <w:kinsoku w:val="0"/>
        <w:overflowPunct w:val="0"/>
        <w:autoSpaceDE w:val="0"/>
        <w:autoSpaceDN w:val="0"/>
        <w:ind w:left="851" w:hanging="851"/>
      </w:pPr>
      <w:bookmarkStart w:id="115" w:name="_Toc503360330"/>
      <w:r w:rsidRPr="00BA2282">
        <w:rPr>
          <w:rFonts w:hint="eastAsia"/>
        </w:rPr>
        <w:t>制定</w:t>
      </w:r>
      <w:proofErr w:type="gramStart"/>
      <w:r w:rsidRPr="00BA2282">
        <w:rPr>
          <w:rFonts w:hint="eastAsia"/>
        </w:rPr>
        <w:t>运控部安全管理</w:t>
      </w:r>
      <w:proofErr w:type="gramEnd"/>
      <w:r w:rsidRPr="00BA2282">
        <w:rPr>
          <w:rFonts w:hint="eastAsia"/>
        </w:rPr>
        <w:t>制度和标准；</w:t>
      </w:r>
      <w:bookmarkEnd w:id="115"/>
    </w:p>
    <w:p w14:paraId="5F7169CC" w14:textId="77777777" w:rsidR="00545B0D" w:rsidRPr="00BA2282" w:rsidRDefault="00545B0D" w:rsidP="005959F9">
      <w:pPr>
        <w:pStyle w:val="3"/>
        <w:keepNext w:val="0"/>
        <w:numPr>
          <w:ilvl w:val="2"/>
          <w:numId w:val="143"/>
        </w:numPr>
        <w:kinsoku w:val="0"/>
        <w:overflowPunct w:val="0"/>
        <w:autoSpaceDE w:val="0"/>
        <w:autoSpaceDN w:val="0"/>
        <w:ind w:left="851" w:hanging="851"/>
      </w:pPr>
      <w:bookmarkStart w:id="116" w:name="_Toc503360331"/>
      <w:r w:rsidRPr="00BA2282">
        <w:rPr>
          <w:rFonts w:hint="eastAsia"/>
        </w:rPr>
        <w:t>组织实施风险管理和安全监督等安全保证工作，对</w:t>
      </w:r>
      <w:proofErr w:type="gramStart"/>
      <w:r w:rsidRPr="00BA2282">
        <w:rPr>
          <w:rFonts w:hint="eastAsia"/>
        </w:rPr>
        <w:t>运控部生产</w:t>
      </w:r>
      <w:proofErr w:type="gramEnd"/>
      <w:r w:rsidRPr="00BA2282">
        <w:rPr>
          <w:rFonts w:hint="eastAsia"/>
        </w:rPr>
        <w:t>运行系统的安全状况进行评估和监测；</w:t>
      </w:r>
      <w:bookmarkEnd w:id="116"/>
    </w:p>
    <w:p w14:paraId="5F7169CD" w14:textId="77777777" w:rsidR="00545B0D" w:rsidRPr="00BA2282" w:rsidRDefault="00545B0D" w:rsidP="005959F9">
      <w:pPr>
        <w:pStyle w:val="3"/>
        <w:keepNext w:val="0"/>
        <w:numPr>
          <w:ilvl w:val="2"/>
          <w:numId w:val="143"/>
        </w:numPr>
        <w:kinsoku w:val="0"/>
        <w:overflowPunct w:val="0"/>
        <w:autoSpaceDE w:val="0"/>
        <w:autoSpaceDN w:val="0"/>
        <w:ind w:left="851" w:hanging="851"/>
      </w:pPr>
      <w:bookmarkStart w:id="117" w:name="_Toc503360332"/>
      <w:r w:rsidRPr="00BA2282">
        <w:rPr>
          <w:rFonts w:hint="eastAsia"/>
        </w:rPr>
        <w:t>组织</w:t>
      </w:r>
      <w:proofErr w:type="gramStart"/>
      <w:r w:rsidRPr="00BA2282">
        <w:rPr>
          <w:rFonts w:hint="eastAsia"/>
        </w:rPr>
        <w:t>运控部安全管理</w:t>
      </w:r>
      <w:proofErr w:type="gramEnd"/>
      <w:r w:rsidRPr="00BA2282">
        <w:rPr>
          <w:rFonts w:hint="eastAsia"/>
        </w:rPr>
        <w:t>教育，推动积极安全文化的建立；</w:t>
      </w:r>
      <w:bookmarkEnd w:id="117"/>
    </w:p>
    <w:p w14:paraId="5F7169CE" w14:textId="77777777" w:rsidR="00545B0D" w:rsidRPr="00BA2282" w:rsidRDefault="00545B0D" w:rsidP="005959F9">
      <w:pPr>
        <w:pStyle w:val="3"/>
        <w:keepNext w:val="0"/>
        <w:numPr>
          <w:ilvl w:val="2"/>
          <w:numId w:val="143"/>
        </w:numPr>
        <w:kinsoku w:val="0"/>
        <w:overflowPunct w:val="0"/>
        <w:autoSpaceDE w:val="0"/>
        <w:autoSpaceDN w:val="0"/>
        <w:ind w:left="851" w:hanging="851"/>
      </w:pPr>
      <w:bookmarkStart w:id="118" w:name="_Toc503360333"/>
      <w:r w:rsidRPr="00BA2282">
        <w:rPr>
          <w:rFonts w:hint="eastAsia"/>
        </w:rPr>
        <w:t>对</w:t>
      </w:r>
      <w:proofErr w:type="gramStart"/>
      <w:r w:rsidRPr="00BA2282">
        <w:rPr>
          <w:rFonts w:hint="eastAsia"/>
        </w:rPr>
        <w:t>运控部生产</w:t>
      </w:r>
      <w:proofErr w:type="gramEnd"/>
      <w:r w:rsidRPr="00BA2282">
        <w:rPr>
          <w:rFonts w:hint="eastAsia"/>
        </w:rPr>
        <w:t>运行系统的安全管理工作进行业务指导和监督；</w:t>
      </w:r>
      <w:bookmarkEnd w:id="118"/>
    </w:p>
    <w:p w14:paraId="5F7169CF" w14:textId="77777777" w:rsidR="00545B0D" w:rsidRPr="00BA2282" w:rsidRDefault="00545B0D" w:rsidP="005959F9">
      <w:pPr>
        <w:pStyle w:val="3"/>
        <w:keepNext w:val="0"/>
        <w:numPr>
          <w:ilvl w:val="2"/>
          <w:numId w:val="143"/>
        </w:numPr>
        <w:kinsoku w:val="0"/>
        <w:overflowPunct w:val="0"/>
        <w:autoSpaceDE w:val="0"/>
        <w:autoSpaceDN w:val="0"/>
        <w:ind w:left="851" w:hanging="851"/>
      </w:pPr>
      <w:bookmarkStart w:id="119" w:name="_Toc503360334"/>
      <w:r w:rsidRPr="00BA2282">
        <w:rPr>
          <w:rFonts w:hint="eastAsia"/>
        </w:rPr>
        <w:t>组织制定和梳理完善系统主要工作流程和部门岗位程序。</w:t>
      </w:r>
      <w:bookmarkEnd w:id="119"/>
    </w:p>
    <w:p w14:paraId="5F7169D0" w14:textId="77777777" w:rsidR="00545B0D" w:rsidRPr="00BA2282" w:rsidRDefault="00545B0D" w:rsidP="005959F9">
      <w:pPr>
        <w:pStyle w:val="3"/>
        <w:keepNext w:val="0"/>
        <w:numPr>
          <w:ilvl w:val="2"/>
          <w:numId w:val="143"/>
        </w:numPr>
        <w:kinsoku w:val="0"/>
        <w:overflowPunct w:val="0"/>
        <w:autoSpaceDE w:val="0"/>
        <w:autoSpaceDN w:val="0"/>
        <w:ind w:left="851" w:hanging="851"/>
      </w:pPr>
      <w:bookmarkStart w:id="120" w:name="_Toc503360335"/>
      <w:r w:rsidRPr="00BA2282">
        <w:rPr>
          <w:rFonts w:hint="eastAsia"/>
        </w:rPr>
        <w:t>组织实施运控系统风险管理工作并向中心提交评估报告</w:t>
      </w:r>
      <w:bookmarkEnd w:id="120"/>
    </w:p>
    <w:p w14:paraId="5F7169D1" w14:textId="77777777" w:rsidR="00545B0D" w:rsidRPr="00BA2282" w:rsidRDefault="00545B0D" w:rsidP="005959F9">
      <w:pPr>
        <w:pStyle w:val="3"/>
        <w:keepNext w:val="0"/>
        <w:numPr>
          <w:ilvl w:val="2"/>
          <w:numId w:val="143"/>
        </w:numPr>
        <w:kinsoku w:val="0"/>
        <w:overflowPunct w:val="0"/>
        <w:autoSpaceDE w:val="0"/>
        <w:autoSpaceDN w:val="0"/>
        <w:ind w:left="851" w:hanging="851"/>
      </w:pPr>
      <w:bookmarkStart w:id="121" w:name="_Toc503360336"/>
      <w:r w:rsidRPr="00BA2282">
        <w:rPr>
          <w:rFonts w:hint="eastAsia"/>
        </w:rPr>
        <w:t>组织梳理运控系统工作流程，建立风险点（危险源）清单</w:t>
      </w:r>
      <w:bookmarkEnd w:id="121"/>
    </w:p>
    <w:p w14:paraId="5F7169D2" w14:textId="77777777" w:rsidR="00545B0D" w:rsidRPr="00BA2282" w:rsidRDefault="00545B0D" w:rsidP="005959F9">
      <w:pPr>
        <w:pStyle w:val="3"/>
        <w:keepNext w:val="0"/>
        <w:numPr>
          <w:ilvl w:val="2"/>
          <w:numId w:val="143"/>
        </w:numPr>
        <w:kinsoku w:val="0"/>
        <w:overflowPunct w:val="0"/>
        <w:autoSpaceDE w:val="0"/>
        <w:autoSpaceDN w:val="0"/>
        <w:ind w:left="851" w:hanging="851"/>
      </w:pPr>
      <w:bookmarkStart w:id="122" w:name="_Toc503360337"/>
      <w:r w:rsidRPr="00BA2282">
        <w:rPr>
          <w:rFonts w:hint="eastAsia"/>
        </w:rPr>
        <w:t>通过对开展风险分析评估制定风险控制措施方案</w:t>
      </w:r>
      <w:bookmarkEnd w:id="122"/>
    </w:p>
    <w:p w14:paraId="5F7169D3" w14:textId="77777777" w:rsidR="00545B0D" w:rsidRPr="00BA2282" w:rsidRDefault="00545B0D" w:rsidP="005959F9">
      <w:pPr>
        <w:pStyle w:val="3"/>
        <w:keepNext w:val="0"/>
        <w:numPr>
          <w:ilvl w:val="2"/>
          <w:numId w:val="143"/>
        </w:numPr>
        <w:kinsoku w:val="0"/>
        <w:overflowPunct w:val="0"/>
        <w:autoSpaceDE w:val="0"/>
        <w:autoSpaceDN w:val="0"/>
        <w:ind w:left="851" w:hanging="851"/>
      </w:pPr>
      <w:bookmarkStart w:id="123" w:name="_Toc503360338"/>
      <w:r w:rsidRPr="00BA2282">
        <w:rPr>
          <w:rFonts w:hint="eastAsia"/>
        </w:rPr>
        <w:t>监控风险点（危险源）趋势发布安全风险提示或预警信息</w:t>
      </w:r>
      <w:bookmarkEnd w:id="123"/>
    </w:p>
    <w:p w14:paraId="5F7169D4" w14:textId="77777777" w:rsidR="00545B0D" w:rsidRPr="008E7015" w:rsidRDefault="00545B0D" w:rsidP="005959F9">
      <w:pPr>
        <w:pStyle w:val="3"/>
        <w:keepNext w:val="0"/>
        <w:numPr>
          <w:ilvl w:val="2"/>
          <w:numId w:val="143"/>
        </w:numPr>
        <w:kinsoku w:val="0"/>
        <w:overflowPunct w:val="0"/>
        <w:autoSpaceDE w:val="0"/>
        <w:autoSpaceDN w:val="0"/>
        <w:ind w:left="851" w:hanging="851"/>
        <w:rPr>
          <w:color w:val="000000" w:themeColor="text1"/>
          <w:szCs w:val="21"/>
        </w:rPr>
      </w:pPr>
      <w:bookmarkStart w:id="124" w:name="_Toc503360339"/>
      <w:r w:rsidRPr="00BA2282">
        <w:rPr>
          <w:rFonts w:hint="eastAsia"/>
        </w:rPr>
        <w:t>组织运</w:t>
      </w:r>
      <w:proofErr w:type="gramStart"/>
      <w:r w:rsidRPr="00BA2282">
        <w:rPr>
          <w:rFonts w:hint="eastAsia"/>
        </w:rPr>
        <w:t>控风险</w:t>
      </w:r>
      <w:proofErr w:type="gramEnd"/>
      <w:r w:rsidRPr="008E7015">
        <w:rPr>
          <w:rFonts w:hint="eastAsia"/>
          <w:color w:val="000000" w:themeColor="text1"/>
          <w:szCs w:val="21"/>
        </w:rPr>
        <w:t>评估小组对重大风险进行专项评估管理。</w:t>
      </w:r>
      <w:bookmarkEnd w:id="124"/>
    </w:p>
    <w:p w14:paraId="5F7169D5" w14:textId="77777777" w:rsidR="00545B0D" w:rsidRPr="00DE76D5" w:rsidRDefault="00545B0D" w:rsidP="00BA2282">
      <w:pPr>
        <w:kinsoku w:val="0"/>
        <w:overflowPunct w:val="0"/>
        <w:autoSpaceDE w:val="0"/>
        <w:autoSpaceDN w:val="0"/>
        <w:adjustRightInd w:val="0"/>
        <w:snapToGrid w:val="0"/>
        <w:spacing w:line="312" w:lineRule="auto"/>
        <w:ind w:left="360" w:firstLineChars="500" w:firstLine="1050"/>
        <w:jc w:val="left"/>
        <w:rPr>
          <w:color w:val="000000" w:themeColor="text1"/>
          <w:szCs w:val="21"/>
        </w:rPr>
      </w:pPr>
    </w:p>
    <w:p w14:paraId="5F7169D6" w14:textId="77777777" w:rsidR="00545B0D" w:rsidRPr="00DE76D5" w:rsidRDefault="00545B0D" w:rsidP="005959F9">
      <w:pPr>
        <w:pStyle w:val="3"/>
        <w:keepNext w:val="0"/>
        <w:numPr>
          <w:ilvl w:val="2"/>
          <w:numId w:val="22"/>
        </w:numPr>
        <w:kinsoku w:val="0"/>
        <w:overflowPunct w:val="0"/>
        <w:autoSpaceDE w:val="0"/>
        <w:autoSpaceDN w:val="0"/>
        <w:ind w:left="851" w:hanging="851"/>
        <w:rPr>
          <w:szCs w:val="21"/>
        </w:rPr>
      </w:pPr>
      <w:bookmarkStart w:id="125" w:name="_Toc503360340"/>
      <w:r w:rsidRPr="00DE76D5">
        <w:rPr>
          <w:rFonts w:hint="eastAsia"/>
        </w:rPr>
        <w:t>现场协调处</w:t>
      </w:r>
      <w:r w:rsidR="009B5CC2" w:rsidRPr="00C57995">
        <w:rPr>
          <w:rFonts w:hint="eastAsia"/>
        </w:rPr>
        <w:t>职</w:t>
      </w:r>
      <w:r w:rsidR="006F523C">
        <w:rPr>
          <w:rFonts w:hint="eastAsia"/>
        </w:rPr>
        <w:t>责</w:t>
      </w:r>
      <w:proofErr w:type="gramStart"/>
      <w:r w:rsidR="006F523C">
        <w:rPr>
          <w:rFonts w:hint="eastAsia"/>
        </w:rPr>
        <w:t>责</w:t>
      </w:r>
      <w:bookmarkEnd w:id="125"/>
      <w:proofErr w:type="gramEnd"/>
    </w:p>
    <w:p w14:paraId="5F7169D7" w14:textId="77777777" w:rsidR="00570E5C" w:rsidRPr="00223943" w:rsidRDefault="00545B0D" w:rsidP="005959F9">
      <w:pPr>
        <w:pStyle w:val="3"/>
        <w:keepNext w:val="0"/>
        <w:numPr>
          <w:ilvl w:val="2"/>
          <w:numId w:val="144"/>
        </w:numPr>
        <w:kinsoku w:val="0"/>
        <w:overflowPunct w:val="0"/>
        <w:autoSpaceDE w:val="0"/>
        <w:autoSpaceDN w:val="0"/>
        <w:ind w:left="851" w:hanging="851"/>
      </w:pPr>
      <w:bookmarkStart w:id="126" w:name="_Toc503360341"/>
      <w:r w:rsidRPr="00223943">
        <w:rPr>
          <w:rFonts w:hint="eastAsia"/>
        </w:rPr>
        <w:lastRenderedPageBreak/>
        <w:t>负责现场指挥人员业务管理；</w:t>
      </w:r>
      <w:bookmarkEnd w:id="126"/>
    </w:p>
    <w:p w14:paraId="5F7169D8" w14:textId="77777777" w:rsidR="00545B0D" w:rsidRPr="00223943" w:rsidRDefault="00545B0D" w:rsidP="005959F9">
      <w:pPr>
        <w:pStyle w:val="3"/>
        <w:keepNext w:val="0"/>
        <w:numPr>
          <w:ilvl w:val="2"/>
          <w:numId w:val="144"/>
        </w:numPr>
        <w:kinsoku w:val="0"/>
        <w:overflowPunct w:val="0"/>
        <w:autoSpaceDE w:val="0"/>
        <w:autoSpaceDN w:val="0"/>
        <w:ind w:left="851" w:hanging="851"/>
      </w:pPr>
      <w:bookmarkStart w:id="127" w:name="_Toc503360342"/>
      <w:r w:rsidRPr="00223943">
        <w:rPr>
          <w:rFonts w:hint="eastAsia"/>
        </w:rPr>
        <w:t>负责维护生产现场的工作秩序，在航班离港前组织指挥各地面保障单位共同完成航班地面生产作业；</w:t>
      </w:r>
      <w:bookmarkEnd w:id="127"/>
    </w:p>
    <w:p w14:paraId="5F7169D9" w14:textId="77777777" w:rsidR="00545B0D" w:rsidRPr="00223943" w:rsidRDefault="00545B0D" w:rsidP="005959F9">
      <w:pPr>
        <w:pStyle w:val="3"/>
        <w:keepNext w:val="0"/>
        <w:numPr>
          <w:ilvl w:val="2"/>
          <w:numId w:val="144"/>
        </w:numPr>
        <w:kinsoku w:val="0"/>
        <w:overflowPunct w:val="0"/>
        <w:autoSpaceDE w:val="0"/>
        <w:autoSpaceDN w:val="0"/>
        <w:ind w:left="851" w:hanging="851"/>
      </w:pPr>
      <w:bookmarkStart w:id="128" w:name="_Toc503360343"/>
      <w:r w:rsidRPr="00223943">
        <w:rPr>
          <w:rFonts w:hint="eastAsia"/>
        </w:rPr>
        <w:t>负责通报地面保障过程中的不正常情况，传达和执行值班领导和签</w:t>
      </w:r>
      <w:proofErr w:type="gramStart"/>
      <w:r w:rsidRPr="00223943">
        <w:rPr>
          <w:rFonts w:hint="eastAsia"/>
        </w:rPr>
        <w:t>派中心</w:t>
      </w:r>
      <w:proofErr w:type="gramEnd"/>
      <w:r w:rsidRPr="00223943">
        <w:rPr>
          <w:rFonts w:hint="eastAsia"/>
        </w:rPr>
        <w:t>发布的保证航班正常的措施和指示；</w:t>
      </w:r>
      <w:bookmarkEnd w:id="128"/>
    </w:p>
    <w:p w14:paraId="5F7169DA" w14:textId="77777777" w:rsidR="00545B0D" w:rsidRPr="00223943" w:rsidRDefault="00545B0D" w:rsidP="005959F9">
      <w:pPr>
        <w:pStyle w:val="3"/>
        <w:keepNext w:val="0"/>
        <w:numPr>
          <w:ilvl w:val="2"/>
          <w:numId w:val="144"/>
        </w:numPr>
        <w:kinsoku w:val="0"/>
        <w:overflowPunct w:val="0"/>
        <w:autoSpaceDE w:val="0"/>
        <w:autoSpaceDN w:val="0"/>
        <w:ind w:left="851" w:hanging="851"/>
      </w:pPr>
      <w:bookmarkStart w:id="129" w:name="_Toc503360344"/>
      <w:r w:rsidRPr="00223943">
        <w:rPr>
          <w:rFonts w:hint="eastAsia"/>
        </w:rPr>
        <w:t>负责记录检查各项航班保障工作的完成时间，判定航班延误的具体原因和责任，实施奖惩；</w:t>
      </w:r>
      <w:bookmarkEnd w:id="129"/>
    </w:p>
    <w:p w14:paraId="5F7169DB" w14:textId="77777777" w:rsidR="00545B0D" w:rsidRPr="00223943" w:rsidRDefault="00545B0D" w:rsidP="005959F9">
      <w:pPr>
        <w:pStyle w:val="3"/>
        <w:keepNext w:val="0"/>
        <w:numPr>
          <w:ilvl w:val="2"/>
          <w:numId w:val="144"/>
        </w:numPr>
        <w:kinsoku w:val="0"/>
        <w:overflowPunct w:val="0"/>
        <w:autoSpaceDE w:val="0"/>
        <w:autoSpaceDN w:val="0"/>
        <w:ind w:left="851" w:hanging="851"/>
      </w:pPr>
      <w:bookmarkStart w:id="130" w:name="_Toc503360345"/>
      <w:r w:rsidRPr="00223943">
        <w:rPr>
          <w:rFonts w:hint="eastAsia"/>
        </w:rPr>
        <w:t>负责纠正现场各种违章操作；</w:t>
      </w:r>
      <w:bookmarkEnd w:id="130"/>
    </w:p>
    <w:p w14:paraId="5F7169DC" w14:textId="77777777" w:rsidR="00545B0D" w:rsidRPr="00223943" w:rsidRDefault="00545B0D" w:rsidP="005959F9">
      <w:pPr>
        <w:pStyle w:val="3"/>
        <w:keepNext w:val="0"/>
        <w:numPr>
          <w:ilvl w:val="2"/>
          <w:numId w:val="144"/>
        </w:numPr>
        <w:kinsoku w:val="0"/>
        <w:overflowPunct w:val="0"/>
        <w:autoSpaceDE w:val="0"/>
        <w:autoSpaceDN w:val="0"/>
        <w:ind w:left="851" w:hanging="851"/>
      </w:pPr>
      <w:bookmarkStart w:id="131" w:name="_Toc503360346"/>
      <w:r w:rsidRPr="00223943">
        <w:rPr>
          <w:rFonts w:hint="eastAsia"/>
        </w:rPr>
        <w:t>负责突发事件的现场控制，落实签</w:t>
      </w:r>
      <w:proofErr w:type="gramStart"/>
      <w:r w:rsidRPr="00223943">
        <w:rPr>
          <w:rFonts w:hint="eastAsia"/>
        </w:rPr>
        <w:t>派中心</w:t>
      </w:r>
      <w:proofErr w:type="gramEnd"/>
      <w:r w:rsidRPr="00223943">
        <w:rPr>
          <w:rFonts w:hint="eastAsia"/>
        </w:rPr>
        <w:t>或应急指挥中心发布的处置指令；</w:t>
      </w:r>
      <w:bookmarkEnd w:id="131"/>
    </w:p>
    <w:p w14:paraId="5F7169DD" w14:textId="77777777" w:rsidR="00570E5C" w:rsidRPr="00223943" w:rsidRDefault="00545B0D" w:rsidP="005959F9">
      <w:pPr>
        <w:pStyle w:val="3"/>
        <w:keepNext w:val="0"/>
        <w:numPr>
          <w:ilvl w:val="2"/>
          <w:numId w:val="144"/>
        </w:numPr>
        <w:kinsoku w:val="0"/>
        <w:overflowPunct w:val="0"/>
        <w:autoSpaceDE w:val="0"/>
        <w:autoSpaceDN w:val="0"/>
        <w:ind w:left="851" w:hanging="851"/>
      </w:pPr>
      <w:bookmarkStart w:id="132" w:name="_Toc503360347"/>
      <w:r w:rsidRPr="00223943">
        <w:t>负责监督各</w:t>
      </w:r>
      <w:proofErr w:type="gramStart"/>
      <w:r w:rsidRPr="00223943">
        <w:t>航站保障</w:t>
      </w:r>
      <w:proofErr w:type="gramEnd"/>
      <w:r w:rsidRPr="00223943">
        <w:t>公司航班的情况，调查航班延误原因，为签</w:t>
      </w:r>
      <w:proofErr w:type="gramStart"/>
      <w:r w:rsidRPr="00223943">
        <w:t>派中心</w:t>
      </w:r>
      <w:proofErr w:type="gramEnd"/>
      <w:r w:rsidRPr="00223943">
        <w:t>运行控制提供信息；</w:t>
      </w:r>
      <w:bookmarkEnd w:id="132"/>
    </w:p>
    <w:p w14:paraId="5F7169DE" w14:textId="77777777" w:rsidR="00570E5C" w:rsidRPr="00223943" w:rsidRDefault="00545B0D" w:rsidP="005959F9">
      <w:pPr>
        <w:pStyle w:val="3"/>
        <w:keepNext w:val="0"/>
        <w:numPr>
          <w:ilvl w:val="2"/>
          <w:numId w:val="144"/>
        </w:numPr>
        <w:kinsoku w:val="0"/>
        <w:overflowPunct w:val="0"/>
        <w:autoSpaceDE w:val="0"/>
        <w:autoSpaceDN w:val="0"/>
        <w:ind w:left="851" w:hanging="851"/>
      </w:pPr>
      <w:bookmarkStart w:id="133" w:name="_Toc503360348"/>
      <w:r w:rsidRPr="00223943">
        <w:t>在公司领导的领导下，负责协助机场公司除冰雪工作和航班排序后的现场保障组织工作；</w:t>
      </w:r>
      <w:bookmarkEnd w:id="133"/>
    </w:p>
    <w:p w14:paraId="5F7169DF" w14:textId="77777777" w:rsidR="00223943" w:rsidRPr="00BA2282" w:rsidRDefault="00545B0D" w:rsidP="005959F9">
      <w:pPr>
        <w:pStyle w:val="3"/>
        <w:keepNext w:val="0"/>
        <w:numPr>
          <w:ilvl w:val="2"/>
          <w:numId w:val="144"/>
        </w:numPr>
        <w:kinsoku w:val="0"/>
        <w:overflowPunct w:val="0"/>
        <w:autoSpaceDE w:val="0"/>
        <w:autoSpaceDN w:val="0"/>
        <w:ind w:left="851" w:hanging="851"/>
      </w:pPr>
      <w:bookmarkStart w:id="134" w:name="_Toc503360349"/>
      <w:r w:rsidRPr="00223943">
        <w:rPr>
          <w:rFonts w:hint="eastAsia"/>
        </w:rPr>
        <w:t>完成各项训练；</w:t>
      </w:r>
      <w:bookmarkEnd w:id="134"/>
    </w:p>
    <w:p w14:paraId="5F7169E0" w14:textId="77777777" w:rsidR="00570E5C" w:rsidRPr="00223943" w:rsidRDefault="00545B0D" w:rsidP="005959F9">
      <w:pPr>
        <w:pStyle w:val="3"/>
        <w:keepNext w:val="0"/>
        <w:numPr>
          <w:ilvl w:val="2"/>
          <w:numId w:val="144"/>
        </w:numPr>
        <w:kinsoku w:val="0"/>
        <w:overflowPunct w:val="0"/>
        <w:autoSpaceDE w:val="0"/>
        <w:autoSpaceDN w:val="0"/>
        <w:ind w:left="851" w:hanging="851"/>
      </w:pPr>
      <w:bookmarkStart w:id="135" w:name="_Toc503360350"/>
      <w:r w:rsidRPr="00223943">
        <w:rPr>
          <w:rFonts w:hint="eastAsia"/>
        </w:rPr>
        <w:t>完成公司、部和上级交办的其他工作。</w:t>
      </w:r>
      <w:bookmarkEnd w:id="135"/>
    </w:p>
    <w:p w14:paraId="5F7169E1" w14:textId="77777777" w:rsidR="006F523C" w:rsidRPr="009817D4" w:rsidRDefault="006F523C" w:rsidP="005959F9">
      <w:pPr>
        <w:pStyle w:val="aff0"/>
        <w:numPr>
          <w:ilvl w:val="0"/>
          <w:numId w:val="198"/>
        </w:numPr>
        <w:ind w:left="851" w:firstLineChars="0" w:hanging="851"/>
        <w:outlineLvl w:val="1"/>
        <w:rPr>
          <w:b/>
        </w:rPr>
      </w:pPr>
      <w:bookmarkStart w:id="136" w:name="_Toc503360351"/>
      <w:r w:rsidRPr="009817D4">
        <w:rPr>
          <w:rFonts w:hint="eastAsia"/>
          <w:b/>
        </w:rPr>
        <w:t>人员资格审定</w:t>
      </w:r>
      <w:bookmarkEnd w:id="136"/>
    </w:p>
    <w:p w14:paraId="5F7169E2" w14:textId="77777777" w:rsidR="006F523C" w:rsidRPr="00AE0DB5" w:rsidRDefault="006F523C" w:rsidP="005959F9">
      <w:pPr>
        <w:pStyle w:val="3"/>
        <w:keepNext w:val="0"/>
        <w:numPr>
          <w:ilvl w:val="2"/>
          <w:numId w:val="257"/>
        </w:numPr>
        <w:kinsoku w:val="0"/>
        <w:overflowPunct w:val="0"/>
        <w:autoSpaceDE w:val="0"/>
        <w:autoSpaceDN w:val="0"/>
        <w:ind w:hanging="851"/>
      </w:pPr>
      <w:bookmarkStart w:id="137" w:name="_Toc503360352"/>
      <w:r w:rsidRPr="00710F25">
        <w:rPr>
          <w:rFonts w:hint="eastAsia"/>
        </w:rPr>
        <w:t>助理飞行签派员</w:t>
      </w:r>
      <w:bookmarkEnd w:id="137"/>
    </w:p>
    <w:p w14:paraId="5F7169E3" w14:textId="77777777" w:rsidR="006F523C" w:rsidRPr="00AE0DB5" w:rsidRDefault="006F523C" w:rsidP="00BA46B9">
      <w:pPr>
        <w:kinsoku w:val="0"/>
        <w:overflowPunct w:val="0"/>
        <w:autoSpaceDE w:val="0"/>
        <w:autoSpaceDN w:val="0"/>
        <w:ind w:left="851"/>
      </w:pPr>
      <w:r w:rsidRPr="00AE0DB5">
        <w:rPr>
          <w:rFonts w:hint="eastAsia"/>
        </w:rPr>
        <w:t>助理飞行签派员是经过专业训练，持有中国民航局飞行签派</w:t>
      </w:r>
      <w:r w:rsidRPr="00AE0DB5">
        <w:rPr>
          <w:rFonts w:hint="eastAsia"/>
        </w:rPr>
        <w:lastRenderedPageBreak/>
        <w:t>员有效执照，并完成公司初始训练和运行熟悉的人员。</w:t>
      </w:r>
    </w:p>
    <w:p w14:paraId="5F7169E4" w14:textId="77777777" w:rsidR="006F523C" w:rsidRDefault="006F523C" w:rsidP="005959F9">
      <w:pPr>
        <w:pStyle w:val="3"/>
        <w:keepNext w:val="0"/>
        <w:numPr>
          <w:ilvl w:val="2"/>
          <w:numId w:val="257"/>
        </w:numPr>
        <w:kinsoku w:val="0"/>
        <w:overflowPunct w:val="0"/>
        <w:autoSpaceDE w:val="0"/>
        <w:autoSpaceDN w:val="0"/>
        <w:ind w:hanging="851"/>
      </w:pPr>
      <w:bookmarkStart w:id="138" w:name="_Toc503360353"/>
      <w:r w:rsidRPr="0066208A">
        <w:rPr>
          <w:rFonts w:hint="eastAsia"/>
        </w:rPr>
        <w:t>飞行签派员</w:t>
      </w:r>
      <w:bookmarkEnd w:id="138"/>
    </w:p>
    <w:p w14:paraId="5F7169E5" w14:textId="77777777" w:rsidR="006F523C" w:rsidRPr="00AE0DB5" w:rsidRDefault="006F523C" w:rsidP="00BA46B9">
      <w:pPr>
        <w:kinsoku w:val="0"/>
        <w:overflowPunct w:val="0"/>
        <w:autoSpaceDE w:val="0"/>
        <w:autoSpaceDN w:val="0"/>
        <w:ind w:left="851"/>
      </w:pPr>
      <w:r w:rsidRPr="00AE0DB5">
        <w:rPr>
          <w:rFonts w:hint="eastAsia"/>
        </w:rPr>
        <w:t>飞行签派员必须是年满</w:t>
      </w:r>
      <w:r w:rsidRPr="00AE0DB5">
        <w:rPr>
          <w:rFonts w:hint="eastAsia"/>
        </w:rPr>
        <w:t>21</w:t>
      </w:r>
      <w:r w:rsidRPr="00AE0DB5">
        <w:rPr>
          <w:rFonts w:hint="eastAsia"/>
        </w:rPr>
        <w:t>周岁，并按照</w:t>
      </w:r>
      <w:r w:rsidRPr="00AE0DB5">
        <w:rPr>
          <w:rFonts w:hint="eastAsia"/>
        </w:rPr>
        <w:t>CCAR121.501</w:t>
      </w:r>
      <w:r w:rsidRPr="00AE0DB5">
        <w:rPr>
          <w:rFonts w:hint="eastAsia"/>
        </w:rPr>
        <w:t>条和《飞行签派员训练手册》的要求圆满完成训练，持有中国民航局飞行签派员有效执照，同时至少具有公司任意一种机型签</w:t>
      </w:r>
      <w:proofErr w:type="gramStart"/>
      <w:r w:rsidRPr="00AE0DB5">
        <w:rPr>
          <w:rFonts w:hint="eastAsia"/>
        </w:rPr>
        <w:t>派资格</w:t>
      </w:r>
      <w:proofErr w:type="gramEnd"/>
      <w:r w:rsidRPr="00AE0DB5">
        <w:rPr>
          <w:rFonts w:hint="eastAsia"/>
        </w:rPr>
        <w:t>的人员。</w:t>
      </w:r>
    </w:p>
    <w:p w14:paraId="5F7169E6" w14:textId="77777777" w:rsidR="006F523C" w:rsidRPr="00AE0DB5" w:rsidRDefault="006F523C" w:rsidP="005959F9">
      <w:pPr>
        <w:pStyle w:val="3"/>
        <w:keepNext w:val="0"/>
        <w:numPr>
          <w:ilvl w:val="2"/>
          <w:numId w:val="257"/>
        </w:numPr>
        <w:kinsoku w:val="0"/>
        <w:overflowPunct w:val="0"/>
        <w:autoSpaceDE w:val="0"/>
        <w:autoSpaceDN w:val="0"/>
        <w:ind w:hanging="851"/>
      </w:pPr>
      <w:bookmarkStart w:id="139" w:name="_Toc503360354"/>
      <w:r w:rsidRPr="00AE0DB5">
        <w:rPr>
          <w:rFonts w:hint="eastAsia"/>
        </w:rPr>
        <w:t>主任飞行签派员（以下简称“主任签派员”）</w:t>
      </w:r>
      <w:bookmarkEnd w:id="139"/>
    </w:p>
    <w:p w14:paraId="5F7169E7" w14:textId="77777777" w:rsidR="006F523C" w:rsidRPr="00BA46B9" w:rsidRDefault="006F523C" w:rsidP="00BA46B9">
      <w:pPr>
        <w:kinsoku w:val="0"/>
        <w:overflowPunct w:val="0"/>
        <w:autoSpaceDE w:val="0"/>
        <w:autoSpaceDN w:val="0"/>
        <w:ind w:left="851"/>
      </w:pPr>
      <w:r w:rsidRPr="00AE0DB5">
        <w:rPr>
          <w:rFonts w:hint="eastAsia"/>
        </w:rPr>
        <w:t>有连续</w:t>
      </w:r>
      <w:r>
        <w:rPr>
          <w:rFonts w:hint="eastAsia"/>
        </w:rPr>
        <w:t>3</w:t>
      </w:r>
      <w:r w:rsidRPr="00AE0DB5">
        <w:rPr>
          <w:rFonts w:hint="eastAsia"/>
        </w:rPr>
        <w:t>年</w:t>
      </w:r>
      <w:r>
        <w:rPr>
          <w:rFonts w:hint="eastAsia"/>
        </w:rPr>
        <w:t>（含）</w:t>
      </w:r>
      <w:r w:rsidRPr="00AE0DB5">
        <w:rPr>
          <w:rFonts w:hint="eastAsia"/>
        </w:rPr>
        <w:t>的飞行签派员工作经历，此期间，无人为原因造成不安全记录。</w:t>
      </w:r>
    </w:p>
    <w:p w14:paraId="5F7169E8" w14:textId="77777777" w:rsidR="006F523C" w:rsidRDefault="006F523C" w:rsidP="00BA46B9">
      <w:pPr>
        <w:kinsoku w:val="0"/>
        <w:overflowPunct w:val="0"/>
        <w:autoSpaceDE w:val="0"/>
        <w:autoSpaceDN w:val="0"/>
        <w:ind w:left="851"/>
      </w:pPr>
      <w:r w:rsidRPr="00DE76D5">
        <w:rPr>
          <w:rFonts w:hint="eastAsia"/>
        </w:rPr>
        <w:t>监督和检查运行计划控制、签派放行</w:t>
      </w:r>
      <w:r w:rsidRPr="00DE76D5">
        <w:t>/</w:t>
      </w:r>
      <w:r w:rsidRPr="00DE76D5">
        <w:t>监控飞行签派员的工作，保证签派人员的配备合理分配工作量；解决飞行签派员在工作中遇到的问题，并给予业务指导；向运行控制（分控）</w:t>
      </w:r>
      <w:r>
        <w:rPr>
          <w:rFonts w:hint="eastAsia"/>
        </w:rPr>
        <w:t>部</w:t>
      </w:r>
      <w:r w:rsidRPr="00DE76D5">
        <w:t>领导和业务部门报告有关的业务问题：</w:t>
      </w:r>
      <w:r w:rsidRPr="00DE76D5">
        <w:rPr>
          <w:rFonts w:hint="eastAsia"/>
        </w:rPr>
        <w:t>监视可能影响运行的天气条件，并将航班延误、合并、取消，及航班调整计划向运行主任汇报；对航班延误责任进行判</w:t>
      </w:r>
      <w:r w:rsidRPr="007B3A99">
        <w:rPr>
          <w:rFonts w:hint="eastAsia"/>
        </w:rPr>
        <w:t>定，并向运行主任提出处置意见和改进建议；参与突发事件的应急处置。</w:t>
      </w:r>
    </w:p>
    <w:p w14:paraId="5F7169E9" w14:textId="77777777" w:rsidR="006F523C" w:rsidRPr="00AE0DB5" w:rsidRDefault="006F523C" w:rsidP="005959F9">
      <w:pPr>
        <w:pStyle w:val="3"/>
        <w:keepNext w:val="0"/>
        <w:numPr>
          <w:ilvl w:val="2"/>
          <w:numId w:val="257"/>
        </w:numPr>
        <w:kinsoku w:val="0"/>
        <w:overflowPunct w:val="0"/>
        <w:autoSpaceDE w:val="0"/>
        <w:autoSpaceDN w:val="0"/>
        <w:ind w:hanging="851"/>
      </w:pPr>
      <w:bookmarkStart w:id="140" w:name="_Toc503360355"/>
      <w:r w:rsidRPr="00AE0DB5">
        <w:rPr>
          <w:rFonts w:hint="eastAsia"/>
        </w:rPr>
        <w:t>飞行签派教员</w:t>
      </w:r>
      <w:bookmarkEnd w:id="140"/>
    </w:p>
    <w:p w14:paraId="5F7169EA" w14:textId="77777777" w:rsidR="006F523C" w:rsidRPr="00DE76D5" w:rsidRDefault="006F523C" w:rsidP="00BA46B9">
      <w:pPr>
        <w:kinsoku w:val="0"/>
        <w:overflowPunct w:val="0"/>
        <w:autoSpaceDE w:val="0"/>
        <w:autoSpaceDN w:val="0"/>
        <w:ind w:left="851"/>
      </w:pPr>
      <w:r w:rsidRPr="00DE76D5">
        <w:rPr>
          <w:rFonts w:hint="eastAsia"/>
        </w:rPr>
        <w:t>持有现行有效的飞行签派员执照，获得本公司机型资格，有</w:t>
      </w:r>
      <w:r>
        <w:rPr>
          <w:rFonts w:hint="eastAsia"/>
        </w:rPr>
        <w:t>三</w:t>
      </w:r>
      <w:r w:rsidRPr="00DE76D5">
        <w:rPr>
          <w:rFonts w:hint="eastAsia"/>
        </w:rPr>
        <w:t>年直接从事飞行签派工作的经历，并担任主任签派员满两年</w:t>
      </w:r>
      <w:r>
        <w:rPr>
          <w:rFonts w:hint="eastAsia"/>
        </w:rPr>
        <w:t>（含）</w:t>
      </w:r>
      <w:r w:rsidRPr="00DE76D5">
        <w:rPr>
          <w:rFonts w:hint="eastAsia"/>
        </w:rPr>
        <w:t>，</w:t>
      </w:r>
      <w:r>
        <w:rPr>
          <w:rFonts w:hint="eastAsia"/>
        </w:rPr>
        <w:t>且近</w:t>
      </w:r>
      <w:r>
        <w:rPr>
          <w:rFonts w:hint="eastAsia"/>
        </w:rPr>
        <w:t xml:space="preserve">2 </w:t>
      </w:r>
      <w:r>
        <w:rPr>
          <w:rFonts w:hint="eastAsia"/>
        </w:rPr>
        <w:t>年无违反局方规章或公司运行手册相关规定</w:t>
      </w:r>
      <w:r>
        <w:rPr>
          <w:rFonts w:hint="eastAsia"/>
        </w:rPr>
        <w:lastRenderedPageBreak/>
        <w:t>的情况</w:t>
      </w:r>
      <w:r w:rsidRPr="00DE76D5">
        <w:rPr>
          <w:rFonts w:hint="eastAsia"/>
        </w:rPr>
        <w:t>。熟练掌握所教学的专业知识，熟悉本专业知识与相关专业的联系</w:t>
      </w:r>
      <w:r>
        <w:rPr>
          <w:rFonts w:hint="eastAsia"/>
        </w:rPr>
        <w:t>。</w:t>
      </w:r>
    </w:p>
    <w:p w14:paraId="5F7169EB" w14:textId="77777777" w:rsidR="006F523C" w:rsidRPr="00DE76D5" w:rsidRDefault="006F523C" w:rsidP="00BA46B9">
      <w:pPr>
        <w:kinsoku w:val="0"/>
        <w:overflowPunct w:val="0"/>
        <w:autoSpaceDE w:val="0"/>
        <w:autoSpaceDN w:val="0"/>
        <w:ind w:left="851"/>
      </w:pPr>
      <w:r w:rsidRPr="00DE76D5">
        <w:rPr>
          <w:rFonts w:hint="eastAsia"/>
        </w:rPr>
        <w:t>熟悉民航规章、公司《运行规范》和公司政策程序；了解航空气象、公司飞机特性和运行机场的保障能力；熟悉公司所有运行岗位工作流程和岗位职责</w:t>
      </w:r>
      <w:r>
        <w:rPr>
          <w:rFonts w:hint="eastAsia"/>
        </w:rPr>
        <w:t>、善于表达和沟通，有效管理教学过程、掌握教学效果评价的方法、程序和技能。</w:t>
      </w:r>
    </w:p>
    <w:p w14:paraId="5F7169EC" w14:textId="77777777" w:rsidR="006F523C" w:rsidRPr="00AE0DB5" w:rsidRDefault="006F523C" w:rsidP="005959F9">
      <w:pPr>
        <w:pStyle w:val="3"/>
        <w:keepNext w:val="0"/>
        <w:numPr>
          <w:ilvl w:val="2"/>
          <w:numId w:val="257"/>
        </w:numPr>
        <w:kinsoku w:val="0"/>
        <w:overflowPunct w:val="0"/>
        <w:autoSpaceDE w:val="0"/>
        <w:autoSpaceDN w:val="0"/>
        <w:ind w:hanging="851"/>
      </w:pPr>
      <w:bookmarkStart w:id="141" w:name="_Toc503360356"/>
      <w:r w:rsidRPr="00AE0DB5">
        <w:rPr>
          <w:rFonts w:hint="eastAsia"/>
        </w:rPr>
        <w:t>飞行签派检查员</w:t>
      </w:r>
      <w:bookmarkEnd w:id="141"/>
    </w:p>
    <w:p w14:paraId="5F7169ED" w14:textId="77777777" w:rsidR="006F523C" w:rsidRPr="00DE76D5" w:rsidRDefault="006F523C" w:rsidP="00BA46B9">
      <w:pPr>
        <w:kinsoku w:val="0"/>
        <w:overflowPunct w:val="0"/>
        <w:autoSpaceDE w:val="0"/>
        <w:autoSpaceDN w:val="0"/>
        <w:ind w:left="851"/>
      </w:pPr>
      <w:r w:rsidRPr="00DE76D5">
        <w:rPr>
          <w:rFonts w:hint="eastAsia"/>
        </w:rPr>
        <w:t>持有现行有效的飞行签派员执照，或具有丰富的飞行签派、飞行操作和航务相关工作经验和经历，飞行签派检查员应有</w:t>
      </w:r>
      <w:r>
        <w:rPr>
          <w:rFonts w:hint="eastAsia"/>
        </w:rPr>
        <w:t>3</w:t>
      </w:r>
      <w:r w:rsidRPr="00DE76D5">
        <w:t>年</w:t>
      </w:r>
      <w:r>
        <w:rPr>
          <w:rFonts w:hint="eastAsia"/>
        </w:rPr>
        <w:t>（含）</w:t>
      </w:r>
      <w:r w:rsidRPr="00DE76D5">
        <w:t>直接从事飞行签派放行工作的经历，并担任主任签派员满两年</w:t>
      </w:r>
      <w:r>
        <w:rPr>
          <w:rFonts w:hint="eastAsia"/>
        </w:rPr>
        <w:t>（含）</w:t>
      </w:r>
      <w:r w:rsidRPr="00DE76D5">
        <w:t>，具有对运行控制的高度负责的态度，具备公正、严明的工作责任心，且在此期间无人为原因造成的不安全记录，</w:t>
      </w:r>
      <w:r w:rsidRPr="00DE76D5">
        <w:rPr>
          <w:rFonts w:hint="eastAsia"/>
        </w:rPr>
        <w:t>并被局方认可；熟悉民航规章、公司《运行规范》和公司政策程序；了解航空气象、公司飞机特性和运行机场的保障能力；熟悉公司所有运行岗位工作流程和岗位职责。</w:t>
      </w:r>
    </w:p>
    <w:p w14:paraId="5F7169EE" w14:textId="77777777" w:rsidR="006F523C" w:rsidRPr="00AE0DB5" w:rsidRDefault="006F523C" w:rsidP="005959F9">
      <w:pPr>
        <w:pStyle w:val="3"/>
        <w:keepNext w:val="0"/>
        <w:numPr>
          <w:ilvl w:val="2"/>
          <w:numId w:val="257"/>
        </w:numPr>
        <w:kinsoku w:val="0"/>
        <w:overflowPunct w:val="0"/>
        <w:autoSpaceDE w:val="0"/>
        <w:autoSpaceDN w:val="0"/>
        <w:ind w:hanging="851"/>
      </w:pPr>
      <w:bookmarkStart w:id="142" w:name="_Toc503360357"/>
      <w:r w:rsidRPr="00AE0DB5">
        <w:rPr>
          <w:rFonts w:hint="eastAsia"/>
        </w:rPr>
        <w:t>飞机性能工程师</w:t>
      </w:r>
      <w:bookmarkEnd w:id="142"/>
    </w:p>
    <w:p w14:paraId="5F7169EF" w14:textId="77777777" w:rsidR="006F523C" w:rsidRPr="00AE0DB5" w:rsidRDefault="006F523C" w:rsidP="00BA46B9">
      <w:pPr>
        <w:kinsoku w:val="0"/>
        <w:overflowPunct w:val="0"/>
        <w:autoSpaceDE w:val="0"/>
        <w:autoSpaceDN w:val="0"/>
        <w:ind w:left="851"/>
      </w:pPr>
      <w:r w:rsidRPr="00AE0DB5">
        <w:rPr>
          <w:rFonts w:hint="eastAsia"/>
        </w:rPr>
        <w:t>飞机性能工程师必须经过专业训练，持有飞机性能技术证明相关文件，有较丰富的飞机性能理论知识和实践经验，能熟</w:t>
      </w:r>
      <w:r w:rsidRPr="00AE0DB5">
        <w:rPr>
          <w:rFonts w:hint="eastAsia"/>
        </w:rPr>
        <w:lastRenderedPageBreak/>
        <w:t>练使用飞机性能软件处理日常飞机性能工作。</w:t>
      </w:r>
    </w:p>
    <w:p w14:paraId="5F7169F0" w14:textId="77777777" w:rsidR="006F523C" w:rsidRPr="00AE0DB5" w:rsidRDefault="006F523C" w:rsidP="005959F9">
      <w:pPr>
        <w:pStyle w:val="3"/>
        <w:keepNext w:val="0"/>
        <w:numPr>
          <w:ilvl w:val="2"/>
          <w:numId w:val="257"/>
        </w:numPr>
        <w:kinsoku w:val="0"/>
        <w:overflowPunct w:val="0"/>
        <w:autoSpaceDE w:val="0"/>
        <w:autoSpaceDN w:val="0"/>
        <w:ind w:hanging="851"/>
      </w:pPr>
      <w:bookmarkStart w:id="143" w:name="_Toc503360358"/>
      <w:r w:rsidRPr="00AE0DB5">
        <w:rPr>
          <w:rFonts w:hint="eastAsia"/>
        </w:rPr>
        <w:t>航行情报员</w:t>
      </w:r>
      <w:bookmarkEnd w:id="143"/>
    </w:p>
    <w:p w14:paraId="5F7169F1" w14:textId="77777777" w:rsidR="006F523C" w:rsidRPr="00AE0DB5" w:rsidRDefault="006F523C" w:rsidP="00BA46B9">
      <w:pPr>
        <w:kinsoku w:val="0"/>
        <w:overflowPunct w:val="0"/>
        <w:autoSpaceDE w:val="0"/>
        <w:autoSpaceDN w:val="0"/>
        <w:ind w:left="851"/>
      </w:pPr>
      <w:r w:rsidRPr="00AE0DB5">
        <w:rPr>
          <w:rFonts w:hint="eastAsia"/>
        </w:rPr>
        <w:t>航行情报人员必须是经过专业训练，持有有效的中国民航局航行情报执照或飞行签派执照的人员。</w:t>
      </w:r>
    </w:p>
    <w:p w14:paraId="5F7169F2" w14:textId="77777777" w:rsidR="006F523C" w:rsidRPr="00BA60DF" w:rsidRDefault="006F523C" w:rsidP="005959F9">
      <w:pPr>
        <w:pStyle w:val="3"/>
        <w:keepNext w:val="0"/>
        <w:numPr>
          <w:ilvl w:val="2"/>
          <w:numId w:val="257"/>
        </w:numPr>
        <w:kinsoku w:val="0"/>
        <w:overflowPunct w:val="0"/>
        <w:autoSpaceDE w:val="0"/>
        <w:autoSpaceDN w:val="0"/>
        <w:ind w:hanging="851"/>
        <w:rPr>
          <w:szCs w:val="24"/>
        </w:rPr>
      </w:pPr>
      <w:bookmarkStart w:id="144" w:name="_Toc503360359"/>
      <w:r w:rsidRPr="00BA60DF">
        <w:rPr>
          <w:rFonts w:hint="eastAsia"/>
          <w:szCs w:val="24"/>
        </w:rPr>
        <w:t>公司值班领导</w:t>
      </w:r>
      <w:bookmarkEnd w:id="144"/>
    </w:p>
    <w:p w14:paraId="5F7169F3" w14:textId="77777777" w:rsidR="006F523C" w:rsidRPr="00BA60DF" w:rsidRDefault="006F523C" w:rsidP="00BA46B9">
      <w:pPr>
        <w:kinsoku w:val="0"/>
        <w:overflowPunct w:val="0"/>
        <w:autoSpaceDE w:val="0"/>
        <w:autoSpaceDN w:val="0"/>
        <w:ind w:left="851"/>
      </w:pPr>
      <w:r w:rsidRPr="00BA60DF">
        <w:rPr>
          <w:rFonts w:hint="eastAsia"/>
        </w:rPr>
        <w:t>公司值班领导必须具有航空公司三年以上运行管理经历，熟悉公司各个生产保障部门的工作职责和工作程序，能够组织、协调公司日常生产运行，并且由圆满完成相应训练的人员担任。</w:t>
      </w:r>
    </w:p>
    <w:p w14:paraId="5F7169F4" w14:textId="77777777" w:rsidR="006F523C" w:rsidRPr="00AE0DB5" w:rsidRDefault="006F523C" w:rsidP="005959F9">
      <w:pPr>
        <w:pStyle w:val="3"/>
        <w:keepNext w:val="0"/>
        <w:numPr>
          <w:ilvl w:val="2"/>
          <w:numId w:val="257"/>
        </w:numPr>
        <w:kinsoku w:val="0"/>
        <w:overflowPunct w:val="0"/>
        <w:autoSpaceDE w:val="0"/>
        <w:autoSpaceDN w:val="0"/>
        <w:ind w:hanging="851"/>
      </w:pPr>
      <w:bookmarkStart w:id="145" w:name="_Toc503360360"/>
      <w:r w:rsidRPr="00AE0DB5">
        <w:rPr>
          <w:rFonts w:hint="eastAsia"/>
        </w:rPr>
        <w:t>飞行签派员排班</w:t>
      </w:r>
      <w:bookmarkEnd w:id="145"/>
    </w:p>
    <w:p w14:paraId="5F7169F5" w14:textId="77777777" w:rsidR="006F523C" w:rsidRPr="00AE0DB5" w:rsidRDefault="006F523C" w:rsidP="00BA46B9">
      <w:pPr>
        <w:kinsoku w:val="0"/>
        <w:overflowPunct w:val="0"/>
        <w:autoSpaceDE w:val="0"/>
        <w:autoSpaceDN w:val="0"/>
        <w:ind w:left="851"/>
      </w:pPr>
      <w:r w:rsidRPr="00AE0DB5">
        <w:rPr>
          <w:rFonts w:hint="eastAsia"/>
        </w:rPr>
        <w:t>公司运行控制</w:t>
      </w:r>
      <w:proofErr w:type="gramStart"/>
      <w:r w:rsidRPr="00AE0DB5">
        <w:rPr>
          <w:rFonts w:hint="eastAsia"/>
        </w:rPr>
        <w:t>部签派中心</w:t>
      </w:r>
      <w:proofErr w:type="gramEnd"/>
      <w:r w:rsidRPr="00AE0DB5">
        <w:rPr>
          <w:rFonts w:hint="eastAsia"/>
        </w:rPr>
        <w:t>按照</w:t>
      </w:r>
      <w:r w:rsidRPr="00AE0DB5">
        <w:rPr>
          <w:rFonts w:hint="eastAsia"/>
        </w:rPr>
        <w:t>CCAR121.503</w:t>
      </w:r>
      <w:r w:rsidRPr="00AE0DB5">
        <w:rPr>
          <w:rFonts w:hint="eastAsia"/>
        </w:rPr>
        <w:t>的规定进行飞行签派员的排班。</w:t>
      </w:r>
    </w:p>
    <w:p w14:paraId="5F7169F6" w14:textId="77777777" w:rsidR="006F523C" w:rsidRPr="00AE0DB5" w:rsidRDefault="006F523C" w:rsidP="005959F9">
      <w:pPr>
        <w:pStyle w:val="3"/>
        <w:keepNext w:val="0"/>
        <w:numPr>
          <w:ilvl w:val="2"/>
          <w:numId w:val="257"/>
        </w:numPr>
        <w:kinsoku w:val="0"/>
        <w:overflowPunct w:val="0"/>
        <w:autoSpaceDE w:val="0"/>
        <w:autoSpaceDN w:val="0"/>
        <w:ind w:hanging="851"/>
      </w:pPr>
      <w:bookmarkStart w:id="146" w:name="_Toc503360361"/>
      <w:r w:rsidRPr="00AE0DB5">
        <w:rPr>
          <w:rFonts w:hint="eastAsia"/>
        </w:rPr>
        <w:t>飞行签派员交接班</w:t>
      </w:r>
      <w:bookmarkEnd w:id="146"/>
    </w:p>
    <w:p w14:paraId="5F7169F7" w14:textId="77777777" w:rsidR="00BA46B9" w:rsidRPr="00CE3BAB" w:rsidRDefault="006F523C" w:rsidP="00CE3BAB">
      <w:pPr>
        <w:kinsoku w:val="0"/>
        <w:overflowPunct w:val="0"/>
        <w:autoSpaceDE w:val="0"/>
        <w:autoSpaceDN w:val="0"/>
        <w:ind w:left="851"/>
      </w:pPr>
      <w:r w:rsidRPr="00AE0DB5">
        <w:rPr>
          <w:rFonts w:hint="eastAsia"/>
        </w:rPr>
        <w:t>为了保证飞行签派工作的连续性，防止工作的错、漏、忘，交接班时，以书面交接为主，可用口头说明作为补充，交接时间应不少于</w:t>
      </w:r>
      <w:r w:rsidRPr="00BA60DF">
        <w:t>15</w:t>
      </w:r>
      <w:r w:rsidRPr="00AE0DB5">
        <w:rPr>
          <w:rFonts w:hint="eastAsia"/>
        </w:rPr>
        <w:t>分钟。</w:t>
      </w:r>
    </w:p>
    <w:p w14:paraId="5F7169F8"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47" w:name="_Toc503360362"/>
      <w:r w:rsidRPr="00AE0DB5">
        <w:rPr>
          <w:rFonts w:hint="eastAsia"/>
        </w:rPr>
        <w:t>所负责航班的运行情况；</w:t>
      </w:r>
      <w:bookmarkEnd w:id="147"/>
    </w:p>
    <w:p w14:paraId="5F7169F9"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48" w:name="_Toc503360363"/>
      <w:r w:rsidRPr="00AE0DB5">
        <w:rPr>
          <w:rFonts w:hint="eastAsia"/>
        </w:rPr>
        <w:t>航班调整、延误等其他不正常情况处理方法及处理结果；</w:t>
      </w:r>
      <w:bookmarkEnd w:id="148"/>
    </w:p>
    <w:p w14:paraId="5F7169FA"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49" w:name="_Toc503360364"/>
      <w:r w:rsidRPr="00AE0DB5">
        <w:rPr>
          <w:rFonts w:hint="eastAsia"/>
        </w:rPr>
        <w:t>飞机的运行和保留故障的情况；</w:t>
      </w:r>
      <w:bookmarkEnd w:id="149"/>
    </w:p>
    <w:p w14:paraId="5F7169FB"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50" w:name="_Toc503360365"/>
      <w:r w:rsidRPr="00AE0DB5">
        <w:rPr>
          <w:rFonts w:hint="eastAsia"/>
        </w:rPr>
        <w:t>所飞机场、航路的天气情况及发展趋势；</w:t>
      </w:r>
      <w:bookmarkEnd w:id="150"/>
    </w:p>
    <w:p w14:paraId="5F7169FC"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51" w:name="_Toc503360366"/>
      <w:r w:rsidRPr="00AE0DB5">
        <w:rPr>
          <w:rFonts w:hint="eastAsia"/>
        </w:rPr>
        <w:lastRenderedPageBreak/>
        <w:t>所获得的机场、航路导航设备不正常情况和对飞行的影；</w:t>
      </w:r>
      <w:bookmarkEnd w:id="151"/>
    </w:p>
    <w:p w14:paraId="5F7169FD" w14:textId="77777777" w:rsidR="00BA46B9" w:rsidRPr="00BA46B9" w:rsidRDefault="00BA46B9" w:rsidP="005959F9">
      <w:pPr>
        <w:pStyle w:val="3"/>
        <w:keepNext w:val="0"/>
        <w:numPr>
          <w:ilvl w:val="0"/>
          <w:numId w:val="15"/>
        </w:numPr>
        <w:kinsoku w:val="0"/>
        <w:overflowPunct w:val="0"/>
        <w:autoSpaceDE w:val="0"/>
        <w:autoSpaceDN w:val="0"/>
        <w:ind w:left="851" w:hanging="851"/>
      </w:pPr>
      <w:bookmarkStart w:id="152" w:name="_Toc503360367"/>
      <w:r w:rsidRPr="00BA46B9">
        <w:rPr>
          <w:rFonts w:hint="eastAsia"/>
        </w:rPr>
        <w:t>其他重要的航行通告、业务电报、需传阅的文件、通知等；</w:t>
      </w:r>
      <w:bookmarkEnd w:id="152"/>
    </w:p>
    <w:p w14:paraId="5F7169FE" w14:textId="77777777" w:rsidR="00BA46B9" w:rsidRPr="0066208A" w:rsidRDefault="00BA46B9" w:rsidP="005959F9">
      <w:pPr>
        <w:pStyle w:val="3"/>
        <w:keepNext w:val="0"/>
        <w:numPr>
          <w:ilvl w:val="0"/>
          <w:numId w:val="15"/>
        </w:numPr>
        <w:kinsoku w:val="0"/>
        <w:overflowPunct w:val="0"/>
        <w:autoSpaceDE w:val="0"/>
        <w:autoSpaceDN w:val="0"/>
        <w:ind w:left="851" w:hanging="851"/>
      </w:pPr>
      <w:bookmarkStart w:id="153" w:name="_Toc503360368"/>
      <w:r w:rsidRPr="0066208A">
        <w:rPr>
          <w:rFonts w:hint="eastAsia"/>
        </w:rPr>
        <w:t>申请报的批复情况；</w:t>
      </w:r>
      <w:bookmarkEnd w:id="153"/>
    </w:p>
    <w:p w14:paraId="5F7169FF"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54" w:name="_Toc503360369"/>
      <w:r w:rsidRPr="00AE0DB5">
        <w:rPr>
          <w:rFonts w:hint="eastAsia"/>
        </w:rPr>
        <w:t>领航计划报的递交情况；</w:t>
      </w:r>
      <w:bookmarkEnd w:id="154"/>
    </w:p>
    <w:p w14:paraId="5F716A00"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55" w:name="_Toc503360370"/>
      <w:r w:rsidRPr="00AE0DB5">
        <w:rPr>
          <w:rFonts w:hint="eastAsia"/>
        </w:rPr>
        <w:t>商务及有关部门对相关航班的特殊要求；</w:t>
      </w:r>
      <w:bookmarkEnd w:id="155"/>
    </w:p>
    <w:p w14:paraId="5F716A01"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56" w:name="_Toc503360371"/>
      <w:r w:rsidRPr="00AE0DB5">
        <w:rPr>
          <w:rFonts w:hint="eastAsia"/>
        </w:rPr>
        <w:t>航班不正常情况下，机组出勤时间限制；</w:t>
      </w:r>
      <w:bookmarkEnd w:id="156"/>
    </w:p>
    <w:p w14:paraId="5F716A02" w14:textId="77777777" w:rsidR="00BA46B9" w:rsidRDefault="00BA46B9" w:rsidP="005959F9">
      <w:pPr>
        <w:pStyle w:val="3"/>
        <w:keepNext w:val="0"/>
        <w:numPr>
          <w:ilvl w:val="0"/>
          <w:numId w:val="15"/>
        </w:numPr>
        <w:kinsoku w:val="0"/>
        <w:overflowPunct w:val="0"/>
        <w:autoSpaceDE w:val="0"/>
        <w:autoSpaceDN w:val="0"/>
        <w:ind w:left="851" w:hanging="851"/>
      </w:pPr>
      <w:bookmarkStart w:id="157" w:name="_Toc503360372"/>
      <w:r w:rsidRPr="00AE0DB5">
        <w:rPr>
          <w:rFonts w:hint="eastAsia"/>
        </w:rPr>
        <w:t>公司领导及讲评会的有关精神；</w:t>
      </w:r>
      <w:bookmarkEnd w:id="157"/>
    </w:p>
    <w:p w14:paraId="5F716A03"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58" w:name="_Toc503360373"/>
      <w:r w:rsidRPr="00AE0DB5">
        <w:rPr>
          <w:rFonts w:hint="eastAsia"/>
        </w:rPr>
        <w:t>所使用设备和卫生环境情况；</w:t>
      </w:r>
      <w:bookmarkEnd w:id="158"/>
    </w:p>
    <w:p w14:paraId="5F716A04"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59" w:name="_Toc503360374"/>
      <w:r w:rsidRPr="00AE0DB5">
        <w:rPr>
          <w:rFonts w:hint="eastAsia"/>
        </w:rPr>
        <w:t>运行日简报的发送情况；</w:t>
      </w:r>
      <w:bookmarkEnd w:id="159"/>
    </w:p>
    <w:p w14:paraId="5F716A05" w14:textId="77777777" w:rsidR="00BA46B9" w:rsidRPr="00AE0DB5" w:rsidRDefault="00BA46B9" w:rsidP="005959F9">
      <w:pPr>
        <w:pStyle w:val="3"/>
        <w:keepNext w:val="0"/>
        <w:numPr>
          <w:ilvl w:val="0"/>
          <w:numId w:val="15"/>
        </w:numPr>
        <w:kinsoku w:val="0"/>
        <w:overflowPunct w:val="0"/>
        <w:autoSpaceDE w:val="0"/>
        <w:autoSpaceDN w:val="0"/>
        <w:ind w:left="851" w:hanging="851"/>
      </w:pPr>
      <w:bookmarkStart w:id="160" w:name="_Toc503360375"/>
      <w:r w:rsidRPr="00AE0DB5">
        <w:rPr>
          <w:rFonts w:hint="eastAsia"/>
        </w:rPr>
        <w:t>交接班人员在</w:t>
      </w:r>
      <w:r w:rsidRPr="00DE76D5">
        <w:rPr>
          <w:rFonts w:hint="eastAsia"/>
        </w:rPr>
        <w:t>《交班记录本》</w:t>
      </w:r>
      <w:r w:rsidRPr="00AE0DB5">
        <w:rPr>
          <w:rFonts w:hint="eastAsia"/>
        </w:rPr>
        <w:t>上注明交接班时刻并签名。</w:t>
      </w:r>
      <w:bookmarkEnd w:id="160"/>
    </w:p>
    <w:p w14:paraId="5F716A06" w14:textId="77777777" w:rsidR="00E7593B" w:rsidRDefault="00E7593B" w:rsidP="00465F2D">
      <w:pPr>
        <w:pStyle w:val="21"/>
        <w:tabs>
          <w:tab w:val="left" w:pos="720"/>
        </w:tabs>
        <w:kinsoku w:val="0"/>
        <w:overflowPunct w:val="0"/>
        <w:autoSpaceDE w:val="0"/>
        <w:autoSpaceDN w:val="0"/>
        <w:spacing w:beforeLines="1300" w:before="4056" w:line="312" w:lineRule="auto"/>
        <w:ind w:left="0" w:firstLineChars="0" w:firstLine="0"/>
        <w:rPr>
          <w:bCs/>
          <w:color w:val="000000" w:themeColor="text1"/>
        </w:rPr>
      </w:pPr>
    </w:p>
    <w:p w14:paraId="5F716A07" w14:textId="77777777" w:rsidR="003A0DCD" w:rsidRDefault="003A0DCD" w:rsidP="003A0DCD">
      <w:pPr>
        <w:pStyle w:val="21"/>
        <w:tabs>
          <w:tab w:val="left" w:pos="720"/>
        </w:tabs>
        <w:kinsoku w:val="0"/>
        <w:overflowPunct w:val="0"/>
        <w:autoSpaceDE w:val="0"/>
        <w:autoSpaceDN w:val="0"/>
        <w:spacing w:beforeLines="1300" w:before="4056" w:line="312" w:lineRule="auto"/>
        <w:ind w:leftChars="50" w:left="105" w:firstLineChars="900" w:firstLine="1890"/>
        <w:rPr>
          <w:bCs/>
          <w:color w:val="000000" w:themeColor="text1"/>
        </w:rPr>
      </w:pPr>
    </w:p>
    <w:p w14:paraId="5F716A08" w14:textId="77777777" w:rsidR="000C30FC" w:rsidRPr="00AE0DB5" w:rsidRDefault="00FF4B6D" w:rsidP="003A0DCD">
      <w:pPr>
        <w:pStyle w:val="21"/>
        <w:tabs>
          <w:tab w:val="left" w:pos="720"/>
        </w:tabs>
        <w:kinsoku w:val="0"/>
        <w:overflowPunct w:val="0"/>
        <w:autoSpaceDE w:val="0"/>
        <w:autoSpaceDN w:val="0"/>
        <w:spacing w:beforeLines="1300" w:before="4056" w:line="312" w:lineRule="auto"/>
        <w:ind w:leftChars="50" w:left="105" w:firstLineChars="900" w:firstLine="1890"/>
        <w:rPr>
          <w:bCs/>
          <w:color w:val="000000" w:themeColor="text1"/>
        </w:rPr>
        <w:sectPr w:rsidR="000C30FC" w:rsidRPr="00AE0DB5" w:rsidSect="00153D0E">
          <w:pgSz w:w="8392" w:h="11907" w:code="11"/>
          <w:pgMar w:top="1134" w:right="851" w:bottom="777" w:left="1134" w:header="850" w:footer="992" w:gutter="0"/>
          <w:cols w:space="425"/>
          <w:docGrid w:type="lines" w:linePitch="312"/>
        </w:sectPr>
      </w:pPr>
      <w:r w:rsidRPr="00AE0DB5">
        <w:rPr>
          <w:rFonts w:hint="eastAsia"/>
          <w:bCs/>
          <w:color w:val="000000" w:themeColor="text1"/>
        </w:rPr>
        <w:t>此页有意留白</w:t>
      </w:r>
    </w:p>
    <w:p w14:paraId="5F716A09" w14:textId="77777777" w:rsidR="00A22ECF" w:rsidRPr="00AE0DB5" w:rsidRDefault="00A22ECF" w:rsidP="00643903">
      <w:pPr>
        <w:pStyle w:val="1"/>
      </w:pPr>
      <w:bookmarkStart w:id="161" w:name="_Toc503360376"/>
      <w:r w:rsidRPr="00AE0DB5">
        <w:rPr>
          <w:rFonts w:hint="eastAsia"/>
        </w:rPr>
        <w:lastRenderedPageBreak/>
        <w:t>训练与资格认证</w:t>
      </w:r>
      <w:bookmarkEnd w:id="161"/>
    </w:p>
    <w:p w14:paraId="5F716A0A" w14:textId="77777777" w:rsidR="008E7015" w:rsidRPr="008E7015" w:rsidRDefault="008E7015" w:rsidP="00465F2D">
      <w:pPr>
        <w:pStyle w:val="aff0"/>
        <w:numPr>
          <w:ilvl w:val="0"/>
          <w:numId w:val="4"/>
        </w:numPr>
        <w:kinsoku w:val="0"/>
        <w:overflowPunct w:val="0"/>
        <w:autoSpaceDE w:val="0"/>
        <w:autoSpaceDN w:val="0"/>
        <w:spacing w:beforeLines="100" w:before="312" w:afterLines="100" w:after="312"/>
        <w:ind w:firstLineChars="0"/>
        <w:outlineLvl w:val="1"/>
        <w:rPr>
          <w:rFonts w:cs="Arial"/>
          <w:b/>
          <w:bCs/>
          <w:vanish/>
          <w:szCs w:val="32"/>
        </w:rPr>
      </w:pPr>
      <w:bookmarkStart w:id="162" w:name="_Toc502330317"/>
      <w:bookmarkStart w:id="163" w:name="_Toc503360377"/>
      <w:bookmarkEnd w:id="162"/>
      <w:bookmarkEnd w:id="163"/>
    </w:p>
    <w:p w14:paraId="5F716A0B" w14:textId="77777777" w:rsidR="00A76450" w:rsidRPr="00A76450" w:rsidRDefault="00A76450" w:rsidP="00465F2D">
      <w:pPr>
        <w:pStyle w:val="aff0"/>
        <w:numPr>
          <w:ilvl w:val="0"/>
          <w:numId w:val="137"/>
        </w:numPr>
        <w:kinsoku w:val="0"/>
        <w:overflowPunct w:val="0"/>
        <w:autoSpaceDE w:val="0"/>
        <w:autoSpaceDN w:val="0"/>
        <w:spacing w:beforeLines="100" w:before="312" w:afterLines="100" w:after="312"/>
        <w:ind w:firstLineChars="0"/>
        <w:outlineLvl w:val="1"/>
        <w:rPr>
          <w:rFonts w:cs="Arial"/>
          <w:b/>
          <w:bCs/>
          <w:vanish/>
          <w:szCs w:val="32"/>
        </w:rPr>
      </w:pPr>
      <w:bookmarkStart w:id="164" w:name="_Toc502330318"/>
      <w:bookmarkStart w:id="165" w:name="_Toc503360378"/>
      <w:bookmarkEnd w:id="164"/>
      <w:bookmarkEnd w:id="165"/>
    </w:p>
    <w:p w14:paraId="5F716A0C" w14:textId="77777777" w:rsidR="00A22ECF" w:rsidRPr="0042736C" w:rsidRDefault="00A22ECF" w:rsidP="005959F9">
      <w:pPr>
        <w:pStyle w:val="aff0"/>
        <w:numPr>
          <w:ilvl w:val="0"/>
          <w:numId w:val="199"/>
        </w:numPr>
        <w:ind w:left="851" w:firstLineChars="0" w:hanging="851"/>
        <w:outlineLvl w:val="1"/>
        <w:rPr>
          <w:b/>
        </w:rPr>
      </w:pPr>
      <w:bookmarkStart w:id="166" w:name="_Toc503360379"/>
      <w:r w:rsidRPr="0042736C">
        <w:rPr>
          <w:rFonts w:hint="eastAsia"/>
          <w:b/>
        </w:rPr>
        <w:t>总则</w:t>
      </w:r>
      <w:bookmarkEnd w:id="166"/>
    </w:p>
    <w:p w14:paraId="5F716A0D" w14:textId="77777777" w:rsidR="00A22ECF" w:rsidRPr="00AE0DB5" w:rsidRDefault="00A22ECF" w:rsidP="000A3D28">
      <w:pPr>
        <w:kinsoku w:val="0"/>
        <w:overflowPunct w:val="0"/>
        <w:autoSpaceDE w:val="0"/>
        <w:autoSpaceDN w:val="0"/>
        <w:ind w:left="851"/>
      </w:pPr>
      <w:r w:rsidRPr="00AE0DB5">
        <w:rPr>
          <w:rFonts w:hint="eastAsia"/>
        </w:rPr>
        <w:t>为保证所有飞行签派员和其他相关运行人员得到充分的训练，公司制订了《飞行签派员训练手册》，并按训练手册实施相应的培训和检查。通过协议形式有偿利用经局方认可的训练机构所提供的培训和训练资源完成各类人员的训练。公司为所有接受培训人员提供训练资料，并要求其在完成培训和训练后，必须按公司标准通过考试和检查，否则，应接受相应的补充培训和训练，直至通过考试和检查。公司相关员工培训部门，必须为所有接受培训人员提供培训和训练记录并存档，在训练检查和考试合格后</w:t>
      </w:r>
      <w:r w:rsidRPr="009C62EF">
        <w:rPr>
          <w:rFonts w:hint="eastAsia"/>
        </w:rPr>
        <w:t>颁发合格证书</w:t>
      </w:r>
      <w:r w:rsidRPr="00AE0DB5">
        <w:rPr>
          <w:rFonts w:hint="eastAsia"/>
        </w:rPr>
        <w:t>，使公司运控人员能有效获得相应的批准、其他地面操作岗位人员具备为保证安全生产操作所必须的技能。</w:t>
      </w:r>
    </w:p>
    <w:p w14:paraId="5F716A0E" w14:textId="77777777" w:rsidR="00A22ECF" w:rsidRPr="00AE0DB5" w:rsidRDefault="00570E5C" w:rsidP="000A3D28">
      <w:pPr>
        <w:kinsoku w:val="0"/>
        <w:overflowPunct w:val="0"/>
        <w:autoSpaceDE w:val="0"/>
        <w:autoSpaceDN w:val="0"/>
        <w:ind w:left="851"/>
      </w:pPr>
      <w:r w:rsidRPr="00223943">
        <w:rPr>
          <w:rFonts w:ascii="宋体" w:hAnsi="宋体" w:cs="Courier New" w:hint="eastAsia"/>
          <w:bCs/>
          <w:color w:val="000000" w:themeColor="text1"/>
          <w:szCs w:val="21"/>
        </w:rPr>
        <w:t>飞行签派员训练手册</w:t>
      </w:r>
      <w:r w:rsidR="00A22ECF" w:rsidRPr="00AE0DB5">
        <w:rPr>
          <w:rFonts w:hint="eastAsia"/>
        </w:rPr>
        <w:t>经局方审查批准后，任何个人和机构未经批准不得偏离训练手册进行训练。</w:t>
      </w:r>
      <w:r w:rsidRPr="007F617A">
        <w:rPr>
          <w:rFonts w:hint="eastAsia"/>
        </w:rPr>
        <w:t>各类训练</w:t>
      </w:r>
      <w:r w:rsidR="007F617A" w:rsidRPr="00C57995">
        <w:rPr>
          <w:rFonts w:hint="eastAsia"/>
        </w:rPr>
        <w:t>大纲</w:t>
      </w:r>
      <w:r w:rsidR="00A22ECF" w:rsidRPr="00AE0DB5">
        <w:rPr>
          <w:rFonts w:hint="eastAsia"/>
        </w:rPr>
        <w:t>的修改，以及新机型运行前训练手册的制定，必须经公司</w:t>
      </w:r>
      <w:r w:rsidRPr="00223943">
        <w:rPr>
          <w:rFonts w:hint="eastAsia"/>
        </w:rPr>
        <w:t>运行标准部或相关职能部门审核</w:t>
      </w:r>
      <w:r w:rsidR="00A22ECF" w:rsidRPr="00AE0DB5">
        <w:rPr>
          <w:rFonts w:hint="eastAsia"/>
        </w:rPr>
        <w:t>，报局方审查批准，公司运行副总经理签发后方可生效执行。</w:t>
      </w:r>
    </w:p>
    <w:p w14:paraId="5F716A0F" w14:textId="77777777" w:rsidR="00A22ECF" w:rsidRPr="00AE0DB5" w:rsidRDefault="00A22ECF" w:rsidP="000A3D28">
      <w:pPr>
        <w:kinsoku w:val="0"/>
        <w:overflowPunct w:val="0"/>
        <w:autoSpaceDE w:val="0"/>
        <w:autoSpaceDN w:val="0"/>
        <w:ind w:left="851"/>
      </w:pPr>
      <w:r w:rsidRPr="00AE0DB5">
        <w:rPr>
          <w:rFonts w:hint="eastAsia"/>
        </w:rPr>
        <w:lastRenderedPageBreak/>
        <w:t>为保证公司安全正常运行，必须对与公司运行有关人员进行满足资格要求的基本培训。公司的运行人员训练分为</w:t>
      </w:r>
      <w:r w:rsidR="00570E5C" w:rsidRPr="007F617A">
        <w:rPr>
          <w:rFonts w:ascii="宋体" w:hAnsi="宋体" w:cs="Courier New" w:hint="eastAsia"/>
          <w:bCs/>
          <w:color w:val="000000" w:themeColor="text1"/>
          <w:szCs w:val="21"/>
        </w:rPr>
        <w:t>飞行签派员训练、情报员训练、性能工程师训练</w:t>
      </w:r>
      <w:r w:rsidRPr="00AE0DB5">
        <w:rPr>
          <w:rFonts w:hint="eastAsia"/>
        </w:rPr>
        <w:t>等</w:t>
      </w:r>
      <w:r w:rsidR="00766B1C" w:rsidRPr="00AE0DB5">
        <w:rPr>
          <w:rFonts w:hint="eastAsia"/>
        </w:rPr>
        <w:t>三</w:t>
      </w:r>
      <w:r w:rsidRPr="00AE0DB5">
        <w:rPr>
          <w:rFonts w:hint="eastAsia"/>
        </w:rPr>
        <w:t>个方面。</w:t>
      </w:r>
    </w:p>
    <w:p w14:paraId="5F716A10" w14:textId="77777777" w:rsidR="00A22ECF" w:rsidRPr="00AE0DB5" w:rsidRDefault="00A22ECF" w:rsidP="000A3D28">
      <w:pPr>
        <w:kinsoku w:val="0"/>
        <w:overflowPunct w:val="0"/>
        <w:autoSpaceDE w:val="0"/>
        <w:autoSpaceDN w:val="0"/>
        <w:ind w:left="851"/>
      </w:pPr>
      <w:r w:rsidRPr="00AE0DB5">
        <w:rPr>
          <w:rFonts w:hint="eastAsia"/>
        </w:rPr>
        <w:t>各部门制定年度培训计划，</w:t>
      </w:r>
      <w:r w:rsidR="005F7276" w:rsidRPr="00AE0DB5">
        <w:rPr>
          <w:rFonts w:hint="eastAsia"/>
        </w:rPr>
        <w:t>由</w:t>
      </w:r>
      <w:r w:rsidR="00570E5C" w:rsidRPr="007F617A">
        <w:rPr>
          <w:rFonts w:hint="eastAsia"/>
        </w:rPr>
        <w:t>运行控制部</w:t>
      </w:r>
      <w:r w:rsidRPr="00AE0DB5">
        <w:rPr>
          <w:rFonts w:hint="eastAsia"/>
        </w:rPr>
        <w:t>进行统一协调和安排。</w:t>
      </w:r>
    </w:p>
    <w:p w14:paraId="5F716A11" w14:textId="77777777" w:rsidR="00A22ECF" w:rsidRPr="00AE0DB5" w:rsidRDefault="00570E5C" w:rsidP="005959F9">
      <w:pPr>
        <w:pStyle w:val="3"/>
        <w:keepNext w:val="0"/>
        <w:numPr>
          <w:ilvl w:val="0"/>
          <w:numId w:val="8"/>
        </w:numPr>
        <w:kinsoku w:val="0"/>
        <w:overflowPunct w:val="0"/>
        <w:autoSpaceDE w:val="0"/>
        <w:autoSpaceDN w:val="0"/>
        <w:ind w:left="851" w:hanging="851"/>
      </w:pPr>
      <w:bookmarkStart w:id="167" w:name="_Toc503360380"/>
      <w:r w:rsidRPr="007F617A">
        <w:rPr>
          <w:rFonts w:ascii="宋体" w:hAnsi="宋体" w:cs="Courier New" w:hint="eastAsia"/>
          <w:bCs/>
          <w:color w:val="000000" w:themeColor="text1"/>
          <w:szCs w:val="21"/>
        </w:rPr>
        <w:t>签</w:t>
      </w:r>
      <w:proofErr w:type="gramStart"/>
      <w:r w:rsidRPr="007F617A">
        <w:rPr>
          <w:rFonts w:ascii="宋体" w:hAnsi="宋体" w:cs="Courier New" w:hint="eastAsia"/>
          <w:bCs/>
          <w:color w:val="000000" w:themeColor="text1"/>
          <w:szCs w:val="21"/>
        </w:rPr>
        <w:t>派中心</w:t>
      </w:r>
      <w:proofErr w:type="gramEnd"/>
      <w:r w:rsidR="00A22ECF" w:rsidRPr="00AE0DB5">
        <w:rPr>
          <w:rFonts w:hint="eastAsia"/>
        </w:rPr>
        <w:t>实施飞行签派员的训练和管理；</w:t>
      </w:r>
      <w:bookmarkEnd w:id="167"/>
    </w:p>
    <w:p w14:paraId="5F716A12" w14:textId="77777777" w:rsidR="00A22ECF" w:rsidRPr="007F617A" w:rsidRDefault="005F7276" w:rsidP="005959F9">
      <w:pPr>
        <w:pStyle w:val="3"/>
        <w:keepNext w:val="0"/>
        <w:numPr>
          <w:ilvl w:val="0"/>
          <w:numId w:val="8"/>
        </w:numPr>
        <w:kinsoku w:val="0"/>
        <w:overflowPunct w:val="0"/>
        <w:autoSpaceDE w:val="0"/>
        <w:autoSpaceDN w:val="0"/>
        <w:ind w:left="851" w:hanging="851"/>
        <w:rPr>
          <w:rFonts w:ascii="宋体" w:hAnsi="宋体"/>
          <w:bCs/>
          <w:color w:val="000000" w:themeColor="text1"/>
          <w:szCs w:val="21"/>
        </w:rPr>
      </w:pPr>
      <w:bookmarkStart w:id="168" w:name="_Toc503360381"/>
      <w:r w:rsidRPr="000E108C">
        <w:rPr>
          <w:rFonts w:ascii="宋体" w:hAnsi="宋体" w:cs="Courier New" w:hint="eastAsia"/>
          <w:bCs/>
          <w:color w:val="000000" w:themeColor="text1"/>
          <w:szCs w:val="21"/>
        </w:rPr>
        <w:t>性能</w:t>
      </w:r>
      <w:r w:rsidRPr="00AE0DB5">
        <w:rPr>
          <w:rFonts w:hint="eastAsia"/>
        </w:rPr>
        <w:t>情报处</w:t>
      </w:r>
      <w:r w:rsidR="00A22ECF" w:rsidRPr="00AE0DB5">
        <w:rPr>
          <w:rFonts w:hint="eastAsia"/>
        </w:rPr>
        <w:t>实施航行情报员、性能工程师的训练和管理；</w:t>
      </w:r>
      <w:bookmarkEnd w:id="168"/>
    </w:p>
    <w:p w14:paraId="5F716A13" w14:textId="77777777" w:rsidR="00A22ECF" w:rsidRPr="0042736C" w:rsidRDefault="00A22ECF" w:rsidP="005959F9">
      <w:pPr>
        <w:pStyle w:val="aff0"/>
        <w:numPr>
          <w:ilvl w:val="0"/>
          <w:numId w:val="199"/>
        </w:numPr>
        <w:ind w:left="851" w:firstLineChars="0" w:hanging="851"/>
        <w:outlineLvl w:val="1"/>
        <w:rPr>
          <w:b/>
        </w:rPr>
      </w:pPr>
      <w:bookmarkStart w:id="169" w:name="_Toc503360382"/>
      <w:r w:rsidRPr="0042736C">
        <w:rPr>
          <w:rFonts w:hint="eastAsia"/>
          <w:b/>
        </w:rPr>
        <w:t>飞行签派员的训练和资格认可</w:t>
      </w:r>
      <w:bookmarkEnd w:id="169"/>
    </w:p>
    <w:p w14:paraId="5F716A14" w14:textId="77777777" w:rsidR="00A22ECF" w:rsidRPr="00AE0DB5" w:rsidRDefault="000E1F94" w:rsidP="000A3D28">
      <w:pPr>
        <w:kinsoku w:val="0"/>
        <w:overflowPunct w:val="0"/>
        <w:autoSpaceDE w:val="0"/>
        <w:autoSpaceDN w:val="0"/>
        <w:ind w:left="851"/>
      </w:pPr>
      <w:bookmarkStart w:id="170" w:name="_Toc40250200"/>
      <w:r w:rsidRPr="00AE0DB5">
        <w:rPr>
          <w:rFonts w:ascii="宋体" w:hAnsi="宋体" w:hint="eastAsia"/>
        </w:rPr>
        <w:t>公司飞行签派人员应完成新雇员训练，</w:t>
      </w:r>
      <w:r w:rsidR="00A22ECF" w:rsidRPr="00AE0DB5">
        <w:rPr>
          <w:rFonts w:ascii="宋体" w:hAnsi="宋体" w:hint="eastAsia"/>
        </w:rPr>
        <w:t>初始训练、</w:t>
      </w:r>
      <w:r w:rsidRPr="00AE0DB5">
        <w:rPr>
          <w:rFonts w:ascii="宋体" w:hAnsi="宋体" w:hint="eastAsia"/>
        </w:rPr>
        <w:t>转机型训练，</w:t>
      </w:r>
      <w:r w:rsidR="00A22ECF" w:rsidRPr="00AE0DB5">
        <w:rPr>
          <w:rFonts w:ascii="宋体" w:hAnsi="宋体" w:hint="eastAsia"/>
        </w:rPr>
        <w:t>差异训练、定期复训和业务训练。</w:t>
      </w:r>
      <w:r w:rsidR="00A22ECF" w:rsidRPr="00AE0DB5">
        <w:rPr>
          <w:rFonts w:hint="eastAsia"/>
        </w:rPr>
        <w:t>如果该飞行签派员已对同一组类的另一型</w:t>
      </w:r>
      <w:proofErr w:type="gramStart"/>
      <w:r w:rsidR="00A22ECF" w:rsidRPr="00AE0DB5">
        <w:rPr>
          <w:rFonts w:hint="eastAsia"/>
        </w:rPr>
        <w:t>别飞机</w:t>
      </w:r>
      <w:proofErr w:type="gramEnd"/>
      <w:r w:rsidR="00A22ECF" w:rsidRPr="00AE0DB5">
        <w:rPr>
          <w:rFonts w:hint="eastAsia"/>
        </w:rPr>
        <w:t>接受了初始训练，则只需完成相应的转机型训练，飞行签派员所放行的飞机与原放行的同型</w:t>
      </w:r>
      <w:proofErr w:type="gramStart"/>
      <w:r w:rsidR="00A22ECF" w:rsidRPr="00AE0DB5">
        <w:rPr>
          <w:rFonts w:hint="eastAsia"/>
        </w:rPr>
        <w:t>别飞机</w:t>
      </w:r>
      <w:proofErr w:type="gramEnd"/>
      <w:r w:rsidR="00A22ECF" w:rsidRPr="00AE0DB5">
        <w:rPr>
          <w:rFonts w:hint="eastAsia"/>
        </w:rPr>
        <w:t>存在差异时，应当接受该飞机的差异训练。</w:t>
      </w:r>
      <w:r w:rsidR="00A22ECF" w:rsidRPr="0045255A">
        <w:rPr>
          <w:rFonts w:hint="eastAsia"/>
        </w:rPr>
        <w:t>训练记录由运行控制</w:t>
      </w:r>
      <w:proofErr w:type="gramStart"/>
      <w:r w:rsidR="00A22ECF" w:rsidRPr="0045255A">
        <w:rPr>
          <w:rFonts w:hint="eastAsia"/>
        </w:rPr>
        <w:t>部</w:t>
      </w:r>
      <w:r w:rsidR="00A2138C" w:rsidRPr="0045255A">
        <w:rPr>
          <w:rFonts w:hint="eastAsia"/>
        </w:rPr>
        <w:t>签派中心</w:t>
      </w:r>
      <w:proofErr w:type="gramEnd"/>
      <w:r w:rsidR="00A22ECF" w:rsidRPr="0045255A">
        <w:rPr>
          <w:rFonts w:hint="eastAsia"/>
        </w:rPr>
        <w:t>保存</w:t>
      </w:r>
      <w:r w:rsidRPr="0045255A">
        <w:rPr>
          <w:rFonts w:hint="eastAsia"/>
        </w:rPr>
        <w:t>，保存期限至少</w:t>
      </w:r>
      <w:r w:rsidRPr="0045255A">
        <w:t>24</w:t>
      </w:r>
      <w:r w:rsidRPr="0045255A">
        <w:rPr>
          <w:rFonts w:hint="eastAsia"/>
        </w:rPr>
        <w:t>个月</w:t>
      </w:r>
      <w:r w:rsidR="00A22ECF" w:rsidRPr="00AE0DB5">
        <w:rPr>
          <w:rFonts w:hint="eastAsia"/>
        </w:rPr>
        <w:t>。</w:t>
      </w:r>
    </w:p>
    <w:p w14:paraId="5F716A15" w14:textId="77777777" w:rsidR="00A22ECF" w:rsidRPr="00AE0DB5" w:rsidRDefault="006453A1" w:rsidP="005959F9">
      <w:pPr>
        <w:pStyle w:val="aff0"/>
        <w:numPr>
          <w:ilvl w:val="2"/>
          <w:numId w:val="200"/>
        </w:numPr>
        <w:ind w:leftChars="150" w:left="1166" w:firstLineChars="0" w:hanging="851"/>
        <w:outlineLvl w:val="2"/>
      </w:pPr>
      <w:bookmarkStart w:id="171" w:name="_Toc503360383"/>
      <w:bookmarkEnd w:id="170"/>
      <w:r w:rsidRPr="00AE0DB5">
        <w:rPr>
          <w:rFonts w:hint="eastAsia"/>
        </w:rPr>
        <w:t>初始训练</w:t>
      </w:r>
      <w:bookmarkEnd w:id="171"/>
    </w:p>
    <w:p w14:paraId="5F716A16" w14:textId="77777777" w:rsidR="00A22ECF" w:rsidRPr="00AE0DB5" w:rsidRDefault="00A22ECF" w:rsidP="000E108C">
      <w:pPr>
        <w:kinsoku w:val="0"/>
        <w:overflowPunct w:val="0"/>
        <w:autoSpaceDE w:val="0"/>
        <w:autoSpaceDN w:val="0"/>
        <w:ind w:left="851"/>
      </w:pPr>
      <w:r w:rsidRPr="00AE0DB5">
        <w:rPr>
          <w:rFonts w:hint="eastAsia"/>
        </w:rPr>
        <w:t>飞行签派员的初始和转机型地面训练应当至少讲授下列内容：</w:t>
      </w:r>
    </w:p>
    <w:p w14:paraId="5F716A17"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72" w:name="_Toc503360384"/>
      <w:r w:rsidRPr="003064CE">
        <w:rPr>
          <w:rFonts w:hint="eastAsia"/>
        </w:rPr>
        <w:t>通讯系统的使用，包括这些系统的特性和相应的正常、应</w:t>
      </w:r>
      <w:r w:rsidRPr="003064CE">
        <w:rPr>
          <w:rFonts w:hint="eastAsia"/>
        </w:rPr>
        <w:lastRenderedPageBreak/>
        <w:t>急程序；</w:t>
      </w:r>
      <w:bookmarkEnd w:id="172"/>
    </w:p>
    <w:p w14:paraId="5F716A18"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73" w:name="_Toc503360385"/>
      <w:r w:rsidRPr="003064CE">
        <w:rPr>
          <w:rFonts w:hint="eastAsia"/>
        </w:rPr>
        <w:t>气象学，包括各种类型的气象信息和预报，气象资料的分析（包括航路与终端区的气温和其他天气条件的预报），锋面系统，风的条件，以及各种高度的气象实况图和预报图的使用；</w:t>
      </w:r>
      <w:bookmarkEnd w:id="173"/>
    </w:p>
    <w:p w14:paraId="5F716A19"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74" w:name="_Toc503360386"/>
      <w:r w:rsidRPr="003064CE">
        <w:rPr>
          <w:rFonts w:hint="eastAsia"/>
        </w:rPr>
        <w:t>航行通告系统；</w:t>
      </w:r>
      <w:bookmarkEnd w:id="174"/>
    </w:p>
    <w:p w14:paraId="5F716A1A"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75" w:name="_Toc503360387"/>
      <w:r w:rsidRPr="003064CE">
        <w:rPr>
          <w:rFonts w:hint="eastAsia"/>
        </w:rPr>
        <w:t>导航设备及其公布资料；</w:t>
      </w:r>
      <w:bookmarkEnd w:id="175"/>
    </w:p>
    <w:p w14:paraId="5F716A1B"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76" w:name="_Toc503360388"/>
      <w:r w:rsidRPr="003064CE">
        <w:rPr>
          <w:rFonts w:hint="eastAsia"/>
        </w:rPr>
        <w:t>飞行签派员与驾驶员的共同责任；</w:t>
      </w:r>
      <w:bookmarkEnd w:id="176"/>
    </w:p>
    <w:p w14:paraId="5F716A1C"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77" w:name="_Toc503360389"/>
      <w:r w:rsidRPr="003064CE">
        <w:rPr>
          <w:rFonts w:hint="eastAsia"/>
        </w:rPr>
        <w:t>有关机场的特征，复杂机场和高原机场的飞行。</w:t>
      </w:r>
      <w:bookmarkEnd w:id="177"/>
    </w:p>
    <w:p w14:paraId="5F716A1D"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78" w:name="_Toc503360390"/>
      <w:r w:rsidRPr="003064CE">
        <w:rPr>
          <w:rFonts w:hint="eastAsia"/>
        </w:rPr>
        <w:t>盛行的天气现象和可供使用的气象资料来源；</w:t>
      </w:r>
      <w:bookmarkEnd w:id="178"/>
    </w:p>
    <w:p w14:paraId="5F716A1E"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79" w:name="_Toc503360391"/>
      <w:r w:rsidRPr="003064CE">
        <w:rPr>
          <w:rFonts w:hint="eastAsia"/>
        </w:rPr>
        <w:t>空中交通管制和仪表进</w:t>
      </w:r>
      <w:proofErr w:type="gramStart"/>
      <w:r w:rsidRPr="003064CE">
        <w:rPr>
          <w:rFonts w:hint="eastAsia"/>
        </w:rPr>
        <w:t>近程序</w:t>
      </w:r>
      <w:proofErr w:type="gramEnd"/>
      <w:r w:rsidRPr="003064CE">
        <w:rPr>
          <w:rFonts w:hint="eastAsia"/>
        </w:rPr>
        <w:t>以及机场运行最低标准程序。</w:t>
      </w:r>
      <w:bookmarkEnd w:id="179"/>
    </w:p>
    <w:p w14:paraId="5F716A1F"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80" w:name="_Toc503360392"/>
      <w:r w:rsidRPr="003064CE">
        <w:rPr>
          <w:rFonts w:hint="eastAsia"/>
        </w:rPr>
        <w:t>签派员资源管理训练；</w:t>
      </w:r>
      <w:bookmarkEnd w:id="180"/>
    </w:p>
    <w:p w14:paraId="5F716A20"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81" w:name="_Toc503360393"/>
      <w:r w:rsidRPr="003064CE">
        <w:rPr>
          <w:rFonts w:hint="eastAsia"/>
        </w:rPr>
        <w:t>飞机的一般介绍，着重于运行特性与性能特性、导航设备</w:t>
      </w:r>
      <w:r w:rsidR="003064CE" w:rsidRPr="003064CE">
        <w:rPr>
          <w:rFonts w:hint="eastAsia"/>
        </w:rPr>
        <w:t>、</w:t>
      </w:r>
      <w:r w:rsidR="00570416" w:rsidRPr="003064CE">
        <w:rPr>
          <w:rFonts w:hint="eastAsia"/>
        </w:rPr>
        <w:t>仪</w:t>
      </w:r>
      <w:r w:rsidRPr="003064CE">
        <w:rPr>
          <w:rFonts w:hint="eastAsia"/>
        </w:rPr>
        <w:t>表进近与通讯设备、应急设备与使用程序、最低设备清单以及其他与飞行签派员任务和职责有关的课题；</w:t>
      </w:r>
      <w:bookmarkEnd w:id="181"/>
    </w:p>
    <w:p w14:paraId="5F716A21"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82" w:name="_Toc503360394"/>
      <w:r w:rsidRPr="003064CE">
        <w:rPr>
          <w:rFonts w:hint="eastAsia"/>
        </w:rPr>
        <w:t>飞行操作程序，飞行程序、应急通讯程序；</w:t>
      </w:r>
      <w:bookmarkEnd w:id="182"/>
    </w:p>
    <w:p w14:paraId="5F716A22"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83" w:name="_Toc503360395"/>
      <w:r w:rsidRPr="003064CE">
        <w:rPr>
          <w:rFonts w:hint="eastAsia"/>
        </w:rPr>
        <w:t>重量与平衡的计算；</w:t>
      </w:r>
      <w:bookmarkEnd w:id="183"/>
    </w:p>
    <w:p w14:paraId="5F716A23"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84" w:name="_Toc503360396"/>
      <w:r w:rsidRPr="003064CE">
        <w:rPr>
          <w:rFonts w:hint="eastAsia"/>
        </w:rPr>
        <w:t>飞机性能放行的基本要求和程序；</w:t>
      </w:r>
      <w:bookmarkEnd w:id="184"/>
    </w:p>
    <w:p w14:paraId="5F716A24"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85" w:name="_Toc503360397"/>
      <w:r w:rsidRPr="003064CE">
        <w:rPr>
          <w:rFonts w:hint="eastAsia"/>
        </w:rPr>
        <w:lastRenderedPageBreak/>
        <w:t>飞行的计划，包括航路选择、飞行时间分析及燃油要求；</w:t>
      </w:r>
      <w:bookmarkEnd w:id="185"/>
    </w:p>
    <w:p w14:paraId="5F716A25"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86" w:name="_Toc503360398"/>
      <w:r w:rsidRPr="003064CE">
        <w:rPr>
          <w:rFonts w:hint="eastAsia"/>
        </w:rPr>
        <w:t>应急程序；</w:t>
      </w:r>
      <w:bookmarkEnd w:id="186"/>
    </w:p>
    <w:p w14:paraId="5F716A26"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87" w:name="_Toc503360399"/>
      <w:r w:rsidRPr="003064CE">
        <w:rPr>
          <w:rFonts w:hint="eastAsia"/>
        </w:rPr>
        <w:t>在训练过程中应当强调应急程序，包括在飞机遇到危难时，向有关政府部门和单位发出紧急通报，给予该飞机最大限度的帮助；</w:t>
      </w:r>
      <w:bookmarkEnd w:id="187"/>
    </w:p>
    <w:p w14:paraId="5F716A27" w14:textId="77777777" w:rsidR="00A22ECF" w:rsidRPr="003064CE" w:rsidRDefault="00A22ECF" w:rsidP="005959F9">
      <w:pPr>
        <w:pStyle w:val="3"/>
        <w:keepNext w:val="0"/>
        <w:numPr>
          <w:ilvl w:val="0"/>
          <w:numId w:val="9"/>
        </w:numPr>
        <w:kinsoku w:val="0"/>
        <w:overflowPunct w:val="0"/>
        <w:autoSpaceDE w:val="0"/>
        <w:autoSpaceDN w:val="0"/>
        <w:ind w:left="851" w:hanging="851"/>
      </w:pPr>
      <w:bookmarkStart w:id="188" w:name="_Toc503360400"/>
      <w:r w:rsidRPr="003064CE">
        <w:rPr>
          <w:rFonts w:hint="eastAsia"/>
        </w:rPr>
        <w:t>飞行签派员的初始和转机型地面训练，应当包括由有关主管人员或地面教员对其进行的资格检查，以验证规定科目方面的知识和能力；</w:t>
      </w:r>
      <w:bookmarkEnd w:id="188"/>
    </w:p>
    <w:p w14:paraId="5F716A28" w14:textId="77777777" w:rsidR="00A22ECF" w:rsidRPr="003064CE" w:rsidRDefault="006453A1" w:rsidP="005959F9">
      <w:pPr>
        <w:pStyle w:val="3"/>
        <w:keepNext w:val="0"/>
        <w:numPr>
          <w:ilvl w:val="0"/>
          <w:numId w:val="9"/>
        </w:numPr>
        <w:kinsoku w:val="0"/>
        <w:overflowPunct w:val="0"/>
        <w:autoSpaceDE w:val="0"/>
        <w:autoSpaceDN w:val="0"/>
        <w:ind w:left="851" w:hanging="851"/>
      </w:pPr>
      <w:bookmarkStart w:id="189" w:name="_Toc503360401"/>
      <w:r w:rsidRPr="003064CE">
        <w:rPr>
          <w:rFonts w:hint="eastAsia"/>
        </w:rPr>
        <w:t>飞行签派员的初始</w:t>
      </w:r>
      <w:r w:rsidR="00A22ECF" w:rsidRPr="003064CE">
        <w:rPr>
          <w:rFonts w:hint="eastAsia"/>
        </w:rPr>
        <w:t>训练，除经批准予以减少外，其计划小时数应当不少于</w:t>
      </w:r>
      <w:r w:rsidR="00A22ECF" w:rsidRPr="003064CE">
        <w:t>40</w:t>
      </w:r>
      <w:r w:rsidR="00A22ECF" w:rsidRPr="003064CE">
        <w:rPr>
          <w:rFonts w:hint="eastAsia"/>
        </w:rPr>
        <w:t>小时。</w:t>
      </w:r>
      <w:bookmarkEnd w:id="189"/>
    </w:p>
    <w:p w14:paraId="5F716A29" w14:textId="77777777" w:rsidR="00A7211E" w:rsidRPr="00AE0DB5" w:rsidRDefault="00A22ECF" w:rsidP="005959F9">
      <w:pPr>
        <w:pStyle w:val="aff0"/>
        <w:numPr>
          <w:ilvl w:val="2"/>
          <w:numId w:val="200"/>
        </w:numPr>
        <w:ind w:leftChars="150" w:left="1166" w:firstLineChars="0" w:hanging="851"/>
        <w:outlineLvl w:val="2"/>
      </w:pPr>
      <w:bookmarkStart w:id="190" w:name="_Toc40250201"/>
      <w:bookmarkStart w:id="191" w:name="_Toc503360402"/>
      <w:r w:rsidRPr="00AE0DB5">
        <w:rPr>
          <w:rFonts w:hint="eastAsia"/>
        </w:rPr>
        <w:t>差异、定期训练</w:t>
      </w:r>
      <w:bookmarkEnd w:id="190"/>
      <w:bookmarkEnd w:id="191"/>
    </w:p>
    <w:p w14:paraId="5F716A2A" w14:textId="77777777" w:rsidR="00A22ECF" w:rsidRPr="00AE0DB5" w:rsidRDefault="00A22ECF" w:rsidP="000E108C">
      <w:pPr>
        <w:kinsoku w:val="0"/>
        <w:overflowPunct w:val="0"/>
        <w:autoSpaceDE w:val="0"/>
        <w:autoSpaceDN w:val="0"/>
        <w:ind w:left="851"/>
      </w:pPr>
      <w:r w:rsidRPr="00AE0DB5">
        <w:rPr>
          <w:rFonts w:hint="eastAsia"/>
        </w:rPr>
        <w:t>飞行签派员的差异训练，至少应当包括适用于其所担负的任务与职责的下列内容和时间：</w:t>
      </w:r>
    </w:p>
    <w:p w14:paraId="5F716A2B" w14:textId="77777777" w:rsidR="00A22ECF" w:rsidRPr="00AE0DB5" w:rsidRDefault="00A22ECF" w:rsidP="005959F9">
      <w:pPr>
        <w:pStyle w:val="3"/>
        <w:keepNext w:val="0"/>
        <w:numPr>
          <w:ilvl w:val="0"/>
          <w:numId w:val="145"/>
        </w:numPr>
        <w:kinsoku w:val="0"/>
        <w:overflowPunct w:val="0"/>
        <w:autoSpaceDE w:val="0"/>
        <w:autoSpaceDN w:val="0"/>
        <w:ind w:left="851" w:hanging="851"/>
      </w:pPr>
      <w:bookmarkStart w:id="192" w:name="_Toc503360403"/>
      <w:r w:rsidRPr="00AE0DB5">
        <w:rPr>
          <w:rFonts w:hint="eastAsia"/>
        </w:rPr>
        <w:t>讲授该飞机初始地面训练所要求的每一相应科目或其一部分的差异；</w:t>
      </w:r>
      <w:bookmarkEnd w:id="192"/>
    </w:p>
    <w:p w14:paraId="5F716A2C" w14:textId="77777777" w:rsidR="00A22ECF" w:rsidRPr="00AE0DB5" w:rsidRDefault="00A22ECF" w:rsidP="005959F9">
      <w:pPr>
        <w:pStyle w:val="3"/>
        <w:keepNext w:val="0"/>
        <w:numPr>
          <w:ilvl w:val="0"/>
          <w:numId w:val="145"/>
        </w:numPr>
        <w:kinsoku w:val="0"/>
        <w:overflowPunct w:val="0"/>
        <w:autoSpaceDE w:val="0"/>
        <w:autoSpaceDN w:val="0"/>
        <w:ind w:left="851" w:hanging="851"/>
      </w:pPr>
      <w:bookmarkStart w:id="193" w:name="_Toc503360404"/>
      <w:r w:rsidRPr="00AE0DB5">
        <w:rPr>
          <w:rFonts w:hint="eastAsia"/>
        </w:rPr>
        <w:t>进行该飞机初始飞行训练所要求的每一相应动作或程序的差异飞行训练；</w:t>
      </w:r>
      <w:bookmarkEnd w:id="193"/>
    </w:p>
    <w:p w14:paraId="5F716A2D" w14:textId="77777777" w:rsidR="00A22ECF" w:rsidRPr="00AE0DB5" w:rsidRDefault="00A22ECF" w:rsidP="005959F9">
      <w:pPr>
        <w:pStyle w:val="3"/>
        <w:keepNext w:val="0"/>
        <w:numPr>
          <w:ilvl w:val="0"/>
          <w:numId w:val="145"/>
        </w:numPr>
        <w:kinsoku w:val="0"/>
        <w:overflowPunct w:val="0"/>
        <w:autoSpaceDE w:val="0"/>
        <w:autoSpaceDN w:val="0"/>
        <w:ind w:left="851" w:hanging="851"/>
      </w:pPr>
      <w:bookmarkStart w:id="194" w:name="_Toc503360405"/>
      <w:r w:rsidRPr="00AE0DB5">
        <w:rPr>
          <w:rFonts w:hint="eastAsia"/>
        </w:rPr>
        <w:t>训练大纲要求的时间；</w:t>
      </w:r>
      <w:bookmarkEnd w:id="194"/>
    </w:p>
    <w:p w14:paraId="5F716A2E" w14:textId="77777777" w:rsidR="00A22ECF" w:rsidRPr="00AE0DB5" w:rsidRDefault="00A22ECF" w:rsidP="005959F9">
      <w:pPr>
        <w:pStyle w:val="3"/>
        <w:keepNext w:val="0"/>
        <w:numPr>
          <w:ilvl w:val="0"/>
          <w:numId w:val="145"/>
        </w:numPr>
        <w:kinsoku w:val="0"/>
        <w:overflowPunct w:val="0"/>
        <w:autoSpaceDE w:val="0"/>
        <w:autoSpaceDN w:val="0"/>
        <w:ind w:left="851" w:hanging="851"/>
      </w:pPr>
      <w:bookmarkStart w:id="195" w:name="_Toc503360406"/>
      <w:r w:rsidRPr="00AE0DB5">
        <w:rPr>
          <w:rFonts w:hint="eastAsia"/>
        </w:rPr>
        <w:t>某一具体型别飞机的所有改型的差异训练，可以包括在该飞机的新雇员训练、初始训练、转机型训练、升级训练和</w:t>
      </w:r>
      <w:r w:rsidRPr="00AE0DB5">
        <w:rPr>
          <w:rFonts w:hint="eastAsia"/>
        </w:rPr>
        <w:lastRenderedPageBreak/>
        <w:t>定期复训中；</w:t>
      </w:r>
      <w:bookmarkEnd w:id="195"/>
    </w:p>
    <w:p w14:paraId="5F716A2F" w14:textId="77777777" w:rsidR="00A22ECF" w:rsidRPr="00AE0DB5" w:rsidRDefault="00A22ECF" w:rsidP="005959F9">
      <w:pPr>
        <w:pStyle w:val="3"/>
        <w:keepNext w:val="0"/>
        <w:numPr>
          <w:ilvl w:val="0"/>
          <w:numId w:val="145"/>
        </w:numPr>
        <w:kinsoku w:val="0"/>
        <w:overflowPunct w:val="0"/>
        <w:autoSpaceDE w:val="0"/>
        <w:autoSpaceDN w:val="0"/>
        <w:ind w:left="851" w:hanging="851"/>
      </w:pPr>
      <w:bookmarkStart w:id="196" w:name="_Toc503360407"/>
      <w:r w:rsidRPr="00AE0DB5">
        <w:rPr>
          <w:rFonts w:hint="eastAsia"/>
        </w:rPr>
        <w:t>定期复训应当保证每一机组成员或飞行签派员，在该型别飞机和机组成员工作位置上获得充分的训练并保持近期熟练水平；</w:t>
      </w:r>
      <w:bookmarkEnd w:id="196"/>
    </w:p>
    <w:p w14:paraId="5F716A30" w14:textId="77777777" w:rsidR="00A22ECF" w:rsidRPr="00AE0DB5" w:rsidRDefault="00A22ECF" w:rsidP="005959F9">
      <w:pPr>
        <w:pStyle w:val="3"/>
        <w:keepNext w:val="0"/>
        <w:numPr>
          <w:ilvl w:val="0"/>
          <w:numId w:val="145"/>
        </w:numPr>
        <w:kinsoku w:val="0"/>
        <w:overflowPunct w:val="0"/>
        <w:autoSpaceDE w:val="0"/>
        <w:autoSpaceDN w:val="0"/>
        <w:ind w:left="851" w:hanging="851"/>
      </w:pPr>
      <w:bookmarkStart w:id="197" w:name="_Toc503360408"/>
      <w:r w:rsidRPr="00AE0DB5">
        <w:rPr>
          <w:rFonts w:hint="eastAsia"/>
        </w:rPr>
        <w:t>机组成员或飞行签派员在所涉及的飞机和工作位置方面知识状况的问答或考查；</w:t>
      </w:r>
      <w:bookmarkEnd w:id="197"/>
    </w:p>
    <w:p w14:paraId="5F716A31" w14:textId="77777777" w:rsidR="00A22ECF" w:rsidRPr="00AE0DB5" w:rsidRDefault="00A22ECF" w:rsidP="005959F9">
      <w:pPr>
        <w:pStyle w:val="3"/>
        <w:keepNext w:val="0"/>
        <w:numPr>
          <w:ilvl w:val="0"/>
          <w:numId w:val="145"/>
        </w:numPr>
        <w:kinsoku w:val="0"/>
        <w:overflowPunct w:val="0"/>
        <w:autoSpaceDE w:val="0"/>
        <w:autoSpaceDN w:val="0"/>
        <w:ind w:left="851" w:hanging="851"/>
      </w:pPr>
      <w:bookmarkStart w:id="198" w:name="_Toc503360409"/>
      <w:r w:rsidRPr="00AE0DB5">
        <w:rPr>
          <w:rFonts w:hint="eastAsia"/>
        </w:rPr>
        <w:t>按地面训练要求进行资格检查；</w:t>
      </w:r>
      <w:bookmarkEnd w:id="198"/>
    </w:p>
    <w:p w14:paraId="5F716A32" w14:textId="77777777" w:rsidR="00A22ECF" w:rsidRPr="00AE0DB5" w:rsidRDefault="00A22ECF" w:rsidP="005959F9">
      <w:pPr>
        <w:pStyle w:val="3"/>
        <w:keepNext w:val="0"/>
        <w:numPr>
          <w:ilvl w:val="0"/>
          <w:numId w:val="145"/>
        </w:numPr>
        <w:kinsoku w:val="0"/>
        <w:overflowPunct w:val="0"/>
        <w:autoSpaceDE w:val="0"/>
        <w:autoSpaceDN w:val="0"/>
        <w:ind w:left="851" w:hanging="851"/>
      </w:pPr>
      <w:bookmarkStart w:id="199" w:name="_Toc503360410"/>
      <w:r w:rsidRPr="00AE0DB5">
        <w:rPr>
          <w:rFonts w:hint="eastAsia"/>
        </w:rPr>
        <w:t>飞行签派员的定期复训地面训练，除经批准予以减少外，至少</w:t>
      </w:r>
      <w:r w:rsidRPr="00AE0DB5">
        <w:t>20</w:t>
      </w:r>
      <w:r w:rsidRPr="00AE0DB5">
        <w:rPr>
          <w:rFonts w:hint="eastAsia"/>
        </w:rPr>
        <w:t>小时。</w:t>
      </w:r>
      <w:bookmarkEnd w:id="199"/>
    </w:p>
    <w:p w14:paraId="5F716A33" w14:textId="77777777" w:rsidR="00A22ECF" w:rsidRPr="005750F5" w:rsidRDefault="00A22ECF" w:rsidP="005959F9">
      <w:pPr>
        <w:pStyle w:val="aff0"/>
        <w:numPr>
          <w:ilvl w:val="0"/>
          <w:numId w:val="199"/>
        </w:numPr>
        <w:ind w:left="851" w:firstLineChars="0" w:hanging="851"/>
        <w:outlineLvl w:val="1"/>
        <w:rPr>
          <w:b/>
        </w:rPr>
      </w:pPr>
      <w:bookmarkStart w:id="200" w:name="_Toc503360411"/>
      <w:r w:rsidRPr="005750F5">
        <w:rPr>
          <w:rFonts w:hint="eastAsia"/>
          <w:b/>
        </w:rPr>
        <w:t>签派员执照</w:t>
      </w:r>
      <w:bookmarkEnd w:id="200"/>
    </w:p>
    <w:p w14:paraId="5F716A34" w14:textId="77777777" w:rsidR="003064CE" w:rsidRPr="003064CE" w:rsidRDefault="003064CE" w:rsidP="005959F9">
      <w:pPr>
        <w:pStyle w:val="aff0"/>
        <w:numPr>
          <w:ilvl w:val="0"/>
          <w:numId w:val="6"/>
        </w:numPr>
        <w:kinsoku w:val="0"/>
        <w:overflowPunct w:val="0"/>
        <w:autoSpaceDE w:val="0"/>
        <w:autoSpaceDN w:val="0"/>
        <w:snapToGrid w:val="0"/>
        <w:ind w:firstLineChars="0"/>
        <w:jc w:val="left"/>
        <w:outlineLvl w:val="2"/>
        <w:rPr>
          <w:vanish/>
          <w:szCs w:val="20"/>
        </w:rPr>
      </w:pPr>
      <w:bookmarkStart w:id="201" w:name="_Toc503360412"/>
      <w:bookmarkEnd w:id="201"/>
    </w:p>
    <w:p w14:paraId="5F716A35" w14:textId="77777777" w:rsidR="003064CE" w:rsidRPr="003064CE" w:rsidRDefault="003064CE" w:rsidP="005959F9">
      <w:pPr>
        <w:pStyle w:val="aff0"/>
        <w:numPr>
          <w:ilvl w:val="1"/>
          <w:numId w:val="6"/>
        </w:numPr>
        <w:kinsoku w:val="0"/>
        <w:overflowPunct w:val="0"/>
        <w:autoSpaceDE w:val="0"/>
        <w:autoSpaceDN w:val="0"/>
        <w:snapToGrid w:val="0"/>
        <w:ind w:firstLineChars="0"/>
        <w:jc w:val="left"/>
        <w:outlineLvl w:val="2"/>
        <w:rPr>
          <w:vanish/>
          <w:szCs w:val="20"/>
        </w:rPr>
      </w:pPr>
      <w:bookmarkStart w:id="202" w:name="_Toc503360413"/>
      <w:bookmarkEnd w:id="202"/>
    </w:p>
    <w:p w14:paraId="5F716A36" w14:textId="77777777" w:rsidR="003064CE" w:rsidRPr="003064CE" w:rsidRDefault="003064CE" w:rsidP="005959F9">
      <w:pPr>
        <w:pStyle w:val="aff0"/>
        <w:numPr>
          <w:ilvl w:val="1"/>
          <w:numId w:val="6"/>
        </w:numPr>
        <w:kinsoku w:val="0"/>
        <w:overflowPunct w:val="0"/>
        <w:autoSpaceDE w:val="0"/>
        <w:autoSpaceDN w:val="0"/>
        <w:snapToGrid w:val="0"/>
        <w:ind w:firstLineChars="0"/>
        <w:jc w:val="left"/>
        <w:outlineLvl w:val="2"/>
        <w:rPr>
          <w:vanish/>
          <w:szCs w:val="20"/>
        </w:rPr>
      </w:pPr>
      <w:bookmarkStart w:id="203" w:name="_Toc503360414"/>
      <w:bookmarkEnd w:id="203"/>
    </w:p>
    <w:p w14:paraId="5F716A37" w14:textId="77777777" w:rsidR="003064CE" w:rsidRPr="003064CE" w:rsidRDefault="003064CE" w:rsidP="005959F9">
      <w:pPr>
        <w:pStyle w:val="aff0"/>
        <w:numPr>
          <w:ilvl w:val="1"/>
          <w:numId w:val="6"/>
        </w:numPr>
        <w:kinsoku w:val="0"/>
        <w:overflowPunct w:val="0"/>
        <w:autoSpaceDE w:val="0"/>
        <w:autoSpaceDN w:val="0"/>
        <w:snapToGrid w:val="0"/>
        <w:ind w:firstLineChars="0"/>
        <w:jc w:val="left"/>
        <w:outlineLvl w:val="2"/>
        <w:rPr>
          <w:vanish/>
          <w:szCs w:val="20"/>
        </w:rPr>
      </w:pPr>
      <w:bookmarkStart w:id="204" w:name="_Toc503360415"/>
      <w:bookmarkEnd w:id="204"/>
    </w:p>
    <w:p w14:paraId="5F716A38" w14:textId="77777777" w:rsidR="00A22ECF" w:rsidRPr="00AE0DB5" w:rsidRDefault="00A22ECF" w:rsidP="005959F9">
      <w:pPr>
        <w:pStyle w:val="aff0"/>
        <w:numPr>
          <w:ilvl w:val="2"/>
          <w:numId w:val="201"/>
        </w:numPr>
        <w:ind w:leftChars="150" w:left="882" w:firstLineChars="0" w:hanging="567"/>
      </w:pPr>
      <w:r w:rsidRPr="00AE0DB5">
        <w:rPr>
          <w:rFonts w:hint="eastAsia"/>
        </w:rPr>
        <w:t>申请</w:t>
      </w:r>
    </w:p>
    <w:p w14:paraId="5F716A39" w14:textId="77777777" w:rsidR="00A22ECF" w:rsidRPr="00AE0DB5" w:rsidRDefault="00A22ECF" w:rsidP="000E108C">
      <w:pPr>
        <w:kinsoku w:val="0"/>
        <w:overflowPunct w:val="0"/>
        <w:autoSpaceDE w:val="0"/>
        <w:autoSpaceDN w:val="0"/>
        <w:ind w:left="851"/>
      </w:pPr>
      <w:r w:rsidRPr="00AE0DB5">
        <w:rPr>
          <w:rFonts w:hint="eastAsia"/>
        </w:rPr>
        <w:t>公司的见习飞行签派人员符合飞行签派员执照申请资格要求时，由本人填写《飞行签派员执照申请书》，经运行控制部总经理签署意见后，上报所在地区民航管理局执照管理部门参加执照考试。</w:t>
      </w:r>
    </w:p>
    <w:p w14:paraId="5F716A3A" w14:textId="77777777" w:rsidR="00A22ECF" w:rsidRPr="00AE0DB5" w:rsidRDefault="00A22ECF" w:rsidP="005959F9">
      <w:pPr>
        <w:pStyle w:val="aff0"/>
        <w:numPr>
          <w:ilvl w:val="2"/>
          <w:numId w:val="201"/>
        </w:numPr>
        <w:ind w:leftChars="150" w:left="882" w:firstLineChars="0" w:hanging="567"/>
      </w:pPr>
      <w:bookmarkStart w:id="205" w:name="_Toc38226351"/>
      <w:bookmarkStart w:id="206" w:name="_Toc40250211"/>
      <w:r w:rsidRPr="00AE0DB5">
        <w:rPr>
          <w:rFonts w:hint="eastAsia"/>
        </w:rPr>
        <w:t>考核</w:t>
      </w:r>
      <w:bookmarkEnd w:id="205"/>
      <w:bookmarkEnd w:id="206"/>
    </w:p>
    <w:p w14:paraId="5F716A3B" w14:textId="77777777" w:rsidR="00A22ECF" w:rsidRPr="00AE0DB5" w:rsidRDefault="00A22ECF" w:rsidP="000E108C">
      <w:pPr>
        <w:kinsoku w:val="0"/>
        <w:overflowPunct w:val="0"/>
        <w:autoSpaceDE w:val="0"/>
        <w:autoSpaceDN w:val="0"/>
        <w:ind w:left="851"/>
      </w:pPr>
      <w:r w:rsidRPr="00AE0DB5">
        <w:rPr>
          <w:rFonts w:hint="eastAsia"/>
        </w:rPr>
        <w:t>由所在地区民航管理局执照管理部门负责受理执照申请</w:t>
      </w:r>
      <w:r w:rsidR="009C616B" w:rsidRPr="00AE0DB5">
        <w:rPr>
          <w:rFonts w:hint="eastAsia"/>
        </w:rPr>
        <w:t>考试，局方监察员或其指定的飞行签</w:t>
      </w:r>
      <w:proofErr w:type="gramStart"/>
      <w:r w:rsidR="009C616B" w:rsidRPr="00AE0DB5">
        <w:rPr>
          <w:rFonts w:hint="eastAsia"/>
        </w:rPr>
        <w:t>派检查</w:t>
      </w:r>
      <w:proofErr w:type="gramEnd"/>
      <w:r w:rsidR="009C616B" w:rsidRPr="00AE0DB5">
        <w:rPr>
          <w:rFonts w:hint="eastAsia"/>
        </w:rPr>
        <w:t>委任代表进行理论考试和实践</w:t>
      </w:r>
      <w:r w:rsidRPr="00AE0DB5">
        <w:rPr>
          <w:rFonts w:hint="eastAsia"/>
        </w:rPr>
        <w:t>考试。理论考试未达到百分制的</w:t>
      </w:r>
      <w:r w:rsidRPr="00AE0DB5">
        <w:rPr>
          <w:rFonts w:hint="eastAsia"/>
        </w:rPr>
        <w:t>80</w:t>
      </w:r>
      <w:r w:rsidRPr="00AE0DB5">
        <w:rPr>
          <w:rFonts w:hint="eastAsia"/>
        </w:rPr>
        <w:t>分和技术</w:t>
      </w:r>
      <w:r w:rsidRPr="00AE0DB5">
        <w:rPr>
          <w:rFonts w:hint="eastAsia"/>
        </w:rPr>
        <w:lastRenderedPageBreak/>
        <w:t>考试</w:t>
      </w:r>
      <w:r w:rsidRPr="00AE0DB5">
        <w:rPr>
          <w:rFonts w:hint="eastAsia"/>
        </w:rPr>
        <w:t>5</w:t>
      </w:r>
      <w:r w:rsidRPr="00AE0DB5">
        <w:rPr>
          <w:rFonts w:hint="eastAsia"/>
        </w:rPr>
        <w:t>分制的</w:t>
      </w:r>
      <w:r w:rsidRPr="00AE0DB5">
        <w:rPr>
          <w:rFonts w:hint="eastAsia"/>
        </w:rPr>
        <w:t>4</w:t>
      </w:r>
      <w:r w:rsidRPr="00AE0DB5">
        <w:rPr>
          <w:rFonts w:hint="eastAsia"/>
        </w:rPr>
        <w:t>分为不及格。可以在接到通知之日起</w:t>
      </w:r>
      <w:r w:rsidRPr="00AE0DB5">
        <w:rPr>
          <w:rFonts w:hint="eastAsia"/>
        </w:rPr>
        <w:t>30</w:t>
      </w:r>
      <w:r w:rsidRPr="00AE0DB5">
        <w:rPr>
          <w:rFonts w:hint="eastAsia"/>
        </w:rPr>
        <w:t>天后申请补考一次。</w:t>
      </w:r>
    </w:p>
    <w:p w14:paraId="5F716A3C" w14:textId="77777777" w:rsidR="00A22ECF" w:rsidRPr="00AE0DB5" w:rsidRDefault="00A22ECF" w:rsidP="005959F9">
      <w:pPr>
        <w:pStyle w:val="aff0"/>
        <w:numPr>
          <w:ilvl w:val="2"/>
          <w:numId w:val="201"/>
        </w:numPr>
        <w:ind w:leftChars="150" w:left="882" w:firstLineChars="0" w:hanging="567"/>
      </w:pPr>
      <w:bookmarkStart w:id="207" w:name="_Toc38226352"/>
      <w:bookmarkStart w:id="208" w:name="_Toc40250212"/>
      <w:r w:rsidRPr="00AE0DB5">
        <w:rPr>
          <w:rFonts w:hint="eastAsia"/>
        </w:rPr>
        <w:t>审批</w:t>
      </w:r>
      <w:bookmarkEnd w:id="207"/>
      <w:bookmarkEnd w:id="208"/>
    </w:p>
    <w:p w14:paraId="5F716A3D" w14:textId="77777777" w:rsidR="007F617A" w:rsidRPr="000E108C" w:rsidRDefault="00A22ECF" w:rsidP="000E108C">
      <w:pPr>
        <w:kinsoku w:val="0"/>
        <w:overflowPunct w:val="0"/>
        <w:autoSpaceDE w:val="0"/>
        <w:autoSpaceDN w:val="0"/>
        <w:ind w:left="851"/>
      </w:pPr>
      <w:r w:rsidRPr="00AE0DB5">
        <w:rPr>
          <w:rFonts w:hint="eastAsia"/>
        </w:rPr>
        <w:t>见习飞行签派人员经理论考试和技术考试合格后，本人填写《飞行签派员执照审查报告表》并由运行控制部总经理签署意见后，报所在地区管理局执照管理部门。由民航局审批，并由所在地区管理局颁发飞行签派员执照。</w:t>
      </w:r>
      <w:bookmarkStart w:id="209" w:name="_Toc38226353"/>
      <w:bookmarkStart w:id="210" w:name="_Toc40250213"/>
    </w:p>
    <w:p w14:paraId="5F716A3E" w14:textId="77777777" w:rsidR="00A22ECF" w:rsidRPr="00AE0DB5" w:rsidRDefault="00A22ECF" w:rsidP="005959F9">
      <w:pPr>
        <w:pStyle w:val="3"/>
        <w:keepNext w:val="0"/>
        <w:numPr>
          <w:ilvl w:val="2"/>
          <w:numId w:val="6"/>
        </w:numPr>
        <w:kinsoku w:val="0"/>
        <w:overflowPunct w:val="0"/>
        <w:autoSpaceDE w:val="0"/>
        <w:autoSpaceDN w:val="0"/>
        <w:ind w:leftChars="150" w:left="882" w:hanging="567"/>
      </w:pPr>
      <w:bookmarkStart w:id="211" w:name="_Toc503360416"/>
      <w:r w:rsidRPr="000E108C">
        <w:rPr>
          <w:rFonts w:hint="eastAsia"/>
        </w:rPr>
        <w:t>执照</w:t>
      </w:r>
      <w:r w:rsidRPr="00AE0DB5">
        <w:rPr>
          <w:rFonts w:hint="eastAsia"/>
        </w:rPr>
        <w:t>管理</w:t>
      </w:r>
      <w:bookmarkEnd w:id="209"/>
      <w:bookmarkEnd w:id="210"/>
      <w:bookmarkEnd w:id="211"/>
    </w:p>
    <w:p w14:paraId="5F716A3F" w14:textId="77777777" w:rsidR="00A22ECF" w:rsidRPr="00AE0DB5" w:rsidRDefault="00A22ECF" w:rsidP="005959F9">
      <w:pPr>
        <w:pStyle w:val="3"/>
        <w:keepNext w:val="0"/>
        <w:numPr>
          <w:ilvl w:val="0"/>
          <w:numId w:val="10"/>
        </w:numPr>
        <w:kinsoku w:val="0"/>
        <w:overflowPunct w:val="0"/>
        <w:autoSpaceDE w:val="0"/>
        <w:autoSpaceDN w:val="0"/>
        <w:ind w:left="851" w:hanging="851"/>
      </w:pPr>
      <w:bookmarkStart w:id="212" w:name="_Toc503360417"/>
      <w:r w:rsidRPr="00AE0DB5">
        <w:rPr>
          <w:rFonts w:hint="eastAsia"/>
        </w:rPr>
        <w:t>执照及机型等级是飞行签派员履行职责的依据，担任飞行签派或放行的人员必须持有与其履行职责相适合的执照及机型等级，并在执勤时携带，随时接受局方的检查；</w:t>
      </w:r>
      <w:bookmarkEnd w:id="212"/>
    </w:p>
    <w:p w14:paraId="5F716A40" w14:textId="77777777" w:rsidR="00A22ECF" w:rsidRPr="00AE0DB5" w:rsidRDefault="00A22ECF" w:rsidP="005959F9">
      <w:pPr>
        <w:pStyle w:val="3"/>
        <w:keepNext w:val="0"/>
        <w:numPr>
          <w:ilvl w:val="0"/>
          <w:numId w:val="10"/>
        </w:numPr>
        <w:kinsoku w:val="0"/>
        <w:overflowPunct w:val="0"/>
        <w:autoSpaceDE w:val="0"/>
        <w:autoSpaceDN w:val="0"/>
        <w:ind w:left="851" w:hanging="851"/>
      </w:pPr>
      <w:bookmarkStart w:id="213" w:name="_Toc503360418"/>
      <w:r w:rsidRPr="00AE0DB5">
        <w:rPr>
          <w:rFonts w:hint="eastAsia"/>
        </w:rPr>
        <w:t>因技术不合格、行为过失、操作失误、违章造成航空事故或事故征候的人员，如受到吊销或吊扣执照的处分。在此期间，被吊销</w:t>
      </w:r>
      <w:r w:rsidRPr="00AE0DB5">
        <w:rPr>
          <w:rFonts w:hint="eastAsia"/>
        </w:rPr>
        <w:t>/</w:t>
      </w:r>
      <w:r w:rsidRPr="00AE0DB5">
        <w:rPr>
          <w:rFonts w:hint="eastAsia"/>
        </w:rPr>
        <w:t>吊扣执照的人员不得放行航班；</w:t>
      </w:r>
      <w:bookmarkEnd w:id="213"/>
    </w:p>
    <w:p w14:paraId="5F716A41" w14:textId="77777777" w:rsidR="00A22ECF" w:rsidRPr="00AE0DB5" w:rsidRDefault="00A22ECF" w:rsidP="005959F9">
      <w:pPr>
        <w:pStyle w:val="3"/>
        <w:keepNext w:val="0"/>
        <w:numPr>
          <w:ilvl w:val="0"/>
          <w:numId w:val="10"/>
        </w:numPr>
        <w:kinsoku w:val="0"/>
        <w:overflowPunct w:val="0"/>
        <w:autoSpaceDE w:val="0"/>
        <w:autoSpaceDN w:val="0"/>
        <w:ind w:left="851" w:hanging="851"/>
      </w:pPr>
      <w:bookmarkStart w:id="214" w:name="_Toc503360419"/>
      <w:r w:rsidRPr="00AE0DB5">
        <w:rPr>
          <w:rFonts w:hint="eastAsia"/>
        </w:rPr>
        <w:t>执照持有人在</w:t>
      </w:r>
      <w:r w:rsidRPr="00AE0DB5">
        <w:rPr>
          <w:rFonts w:hint="eastAsia"/>
        </w:rPr>
        <w:t>12</w:t>
      </w:r>
      <w:r w:rsidRPr="00AE0DB5">
        <w:rPr>
          <w:rFonts w:hint="eastAsia"/>
        </w:rPr>
        <w:t>个日历月内未完成定期复训，不具备放行资格。在完成重新获得资格训练后，经公司技术审定委员会审核方可恢复其放行资格；</w:t>
      </w:r>
      <w:bookmarkEnd w:id="214"/>
    </w:p>
    <w:p w14:paraId="5F716A42" w14:textId="77777777" w:rsidR="00A22ECF" w:rsidRPr="00AE0DB5" w:rsidRDefault="00A22ECF" w:rsidP="005959F9">
      <w:pPr>
        <w:pStyle w:val="3"/>
        <w:keepNext w:val="0"/>
        <w:numPr>
          <w:ilvl w:val="0"/>
          <w:numId w:val="10"/>
        </w:numPr>
        <w:kinsoku w:val="0"/>
        <w:overflowPunct w:val="0"/>
        <w:autoSpaceDE w:val="0"/>
        <w:autoSpaceDN w:val="0"/>
        <w:ind w:left="851" w:hanging="851"/>
      </w:pPr>
      <w:bookmarkStart w:id="215" w:name="_Toc503360420"/>
      <w:r w:rsidRPr="00AE0DB5">
        <w:rPr>
          <w:rFonts w:hint="eastAsia"/>
        </w:rPr>
        <w:t>临时执照的办理：在申请人第一次通过执照考试，在等待颁发正式执照、执照丢失或因更换姓名、地址而等待补发、更换执照期间，可以申请临时执照。临时执照由所在地</w:t>
      </w:r>
      <w:r w:rsidRPr="00AE0DB5">
        <w:rPr>
          <w:rFonts w:hint="eastAsia"/>
        </w:rPr>
        <w:lastRenderedPageBreak/>
        <w:t>区管理局执照管理部门颁发，有效期为</w:t>
      </w:r>
      <w:r w:rsidRPr="00AE0DB5">
        <w:rPr>
          <w:rFonts w:hint="eastAsia"/>
        </w:rPr>
        <w:t>120</w:t>
      </w:r>
      <w:r w:rsidRPr="00AE0DB5">
        <w:rPr>
          <w:rFonts w:hint="eastAsia"/>
        </w:rPr>
        <w:t>天，临时执照享有与正式执照同等效力；</w:t>
      </w:r>
      <w:bookmarkEnd w:id="215"/>
    </w:p>
    <w:p w14:paraId="5F716A43" w14:textId="77777777" w:rsidR="00A22ECF" w:rsidRPr="00AE0DB5" w:rsidRDefault="00A22ECF" w:rsidP="005959F9">
      <w:pPr>
        <w:pStyle w:val="3"/>
        <w:keepNext w:val="0"/>
        <w:numPr>
          <w:ilvl w:val="0"/>
          <w:numId w:val="10"/>
        </w:numPr>
        <w:kinsoku w:val="0"/>
        <w:overflowPunct w:val="0"/>
        <w:autoSpaceDE w:val="0"/>
        <w:autoSpaceDN w:val="0"/>
        <w:ind w:left="851" w:hanging="851"/>
      </w:pPr>
      <w:bookmarkStart w:id="216" w:name="_Toc503360421"/>
      <w:r w:rsidRPr="00AE0DB5">
        <w:rPr>
          <w:rFonts w:hint="eastAsia"/>
        </w:rPr>
        <w:t>飞行签派员执照和机型等级需经所在地区管理局执照管理部门考试认证。无故不参加认证或未通过认证的不得放行公司航班；</w:t>
      </w:r>
      <w:bookmarkEnd w:id="216"/>
    </w:p>
    <w:p w14:paraId="5F716A44" w14:textId="77777777" w:rsidR="00A66875" w:rsidRDefault="00A22ECF" w:rsidP="005959F9">
      <w:pPr>
        <w:pStyle w:val="3"/>
        <w:keepNext w:val="0"/>
        <w:numPr>
          <w:ilvl w:val="0"/>
          <w:numId w:val="10"/>
        </w:numPr>
        <w:kinsoku w:val="0"/>
        <w:overflowPunct w:val="0"/>
        <w:autoSpaceDE w:val="0"/>
        <w:autoSpaceDN w:val="0"/>
        <w:ind w:left="851" w:hanging="851"/>
        <w:rPr>
          <w:spacing w:val="-6"/>
        </w:rPr>
      </w:pPr>
      <w:bookmarkStart w:id="217" w:name="_Toc503360422"/>
      <w:r w:rsidRPr="00AE0DB5">
        <w:rPr>
          <w:rFonts w:hint="eastAsia"/>
          <w:spacing w:val="-6"/>
        </w:rPr>
        <w:t>离开签派相关工作岗位而不参加定期复训的人员，由运行控制</w:t>
      </w:r>
      <w:proofErr w:type="gramStart"/>
      <w:r w:rsidRPr="00AE0DB5">
        <w:rPr>
          <w:rFonts w:hint="eastAsia"/>
          <w:spacing w:val="-6"/>
        </w:rPr>
        <w:t>部</w:t>
      </w:r>
      <w:r w:rsidR="00CC6CCE" w:rsidRPr="00AE0DB5">
        <w:rPr>
          <w:rFonts w:hint="eastAsia"/>
          <w:spacing w:val="-6"/>
        </w:rPr>
        <w:t>签派中心</w:t>
      </w:r>
      <w:proofErr w:type="gramEnd"/>
      <w:r w:rsidRPr="00AE0DB5">
        <w:rPr>
          <w:rFonts w:hint="eastAsia"/>
          <w:spacing w:val="-6"/>
        </w:rPr>
        <w:t>报所在地区管理局执照管理部门备案；</w:t>
      </w:r>
      <w:bookmarkEnd w:id="217"/>
    </w:p>
    <w:p w14:paraId="5F716A45" w14:textId="77777777" w:rsidR="00FF4B6D" w:rsidRPr="00A66875" w:rsidRDefault="00A22ECF" w:rsidP="005959F9">
      <w:pPr>
        <w:pStyle w:val="3"/>
        <w:keepNext w:val="0"/>
        <w:numPr>
          <w:ilvl w:val="0"/>
          <w:numId w:val="10"/>
        </w:numPr>
        <w:kinsoku w:val="0"/>
        <w:overflowPunct w:val="0"/>
        <w:autoSpaceDE w:val="0"/>
        <w:autoSpaceDN w:val="0"/>
        <w:ind w:left="851" w:hanging="851"/>
        <w:rPr>
          <w:spacing w:val="-6"/>
        </w:rPr>
      </w:pPr>
      <w:bookmarkStart w:id="218" w:name="_Toc503360423"/>
      <w:r w:rsidRPr="00A66875">
        <w:rPr>
          <w:rFonts w:hint="eastAsia"/>
          <w:spacing w:val="-6"/>
          <w:szCs w:val="24"/>
        </w:rPr>
        <w:t>航行</w:t>
      </w:r>
      <w:r w:rsidRPr="000E108C">
        <w:rPr>
          <w:rFonts w:hint="eastAsia"/>
          <w:spacing w:val="-6"/>
        </w:rPr>
        <w:t>情报员</w:t>
      </w:r>
      <w:r w:rsidRPr="00A66875">
        <w:rPr>
          <w:rFonts w:hint="eastAsia"/>
          <w:spacing w:val="-6"/>
          <w:szCs w:val="24"/>
        </w:rPr>
        <w:t>、性能工程师证照管理参照民航局有关规定执行。</w:t>
      </w:r>
      <w:bookmarkEnd w:id="218"/>
    </w:p>
    <w:p w14:paraId="5F716A46" w14:textId="77777777" w:rsidR="00FF4B6D" w:rsidRPr="00AE0DB5" w:rsidRDefault="00FF4B6D" w:rsidP="000A3D28">
      <w:pPr>
        <w:pStyle w:val="aa"/>
        <w:tabs>
          <w:tab w:val="left" w:pos="540"/>
        </w:tabs>
        <w:kinsoku w:val="0"/>
        <w:overflowPunct w:val="0"/>
        <w:autoSpaceDE w:val="0"/>
        <w:autoSpaceDN w:val="0"/>
        <w:adjustRightInd w:val="0"/>
        <w:snapToGrid w:val="0"/>
        <w:spacing w:line="360" w:lineRule="exact"/>
        <w:ind w:left="360" w:right="-29" w:firstLineChars="1300" w:firstLine="2574"/>
        <w:rPr>
          <w:rFonts w:hAnsi="宋体"/>
          <w:bCs/>
          <w:color w:val="000000" w:themeColor="text1"/>
          <w:spacing w:val="-6"/>
          <w:szCs w:val="24"/>
        </w:rPr>
      </w:pPr>
    </w:p>
    <w:p w14:paraId="5F716A47" w14:textId="77777777" w:rsidR="00FF4B6D" w:rsidRDefault="00FF4B6D" w:rsidP="000A3D28">
      <w:pPr>
        <w:pStyle w:val="aa"/>
        <w:tabs>
          <w:tab w:val="left" w:pos="540"/>
        </w:tabs>
        <w:kinsoku w:val="0"/>
        <w:overflowPunct w:val="0"/>
        <w:autoSpaceDE w:val="0"/>
        <w:autoSpaceDN w:val="0"/>
        <w:adjustRightInd w:val="0"/>
        <w:snapToGrid w:val="0"/>
        <w:spacing w:line="360" w:lineRule="exact"/>
        <w:ind w:left="360" w:right="-29" w:firstLineChars="1300" w:firstLine="2574"/>
        <w:rPr>
          <w:rFonts w:hAnsi="宋体"/>
          <w:bCs/>
          <w:color w:val="000000" w:themeColor="text1"/>
          <w:spacing w:val="-6"/>
          <w:szCs w:val="24"/>
        </w:rPr>
      </w:pPr>
    </w:p>
    <w:p w14:paraId="5F716A48" w14:textId="77777777" w:rsidR="00991E83" w:rsidRDefault="00991E83" w:rsidP="000A3D28">
      <w:pPr>
        <w:pStyle w:val="aa"/>
        <w:tabs>
          <w:tab w:val="left" w:pos="540"/>
        </w:tabs>
        <w:kinsoku w:val="0"/>
        <w:overflowPunct w:val="0"/>
        <w:autoSpaceDE w:val="0"/>
        <w:autoSpaceDN w:val="0"/>
        <w:adjustRightInd w:val="0"/>
        <w:snapToGrid w:val="0"/>
        <w:spacing w:line="360" w:lineRule="exact"/>
        <w:ind w:left="360" w:right="-29" w:firstLineChars="1300" w:firstLine="2574"/>
        <w:rPr>
          <w:rFonts w:hAnsi="宋体"/>
          <w:bCs/>
          <w:color w:val="000000" w:themeColor="text1"/>
          <w:spacing w:val="-6"/>
          <w:szCs w:val="24"/>
        </w:rPr>
      </w:pPr>
    </w:p>
    <w:p w14:paraId="5F716A49" w14:textId="77777777" w:rsidR="00991E83" w:rsidRPr="00AE0DB5" w:rsidRDefault="00991E83" w:rsidP="000A3D28">
      <w:pPr>
        <w:pStyle w:val="aa"/>
        <w:tabs>
          <w:tab w:val="left" w:pos="540"/>
        </w:tabs>
        <w:kinsoku w:val="0"/>
        <w:overflowPunct w:val="0"/>
        <w:autoSpaceDE w:val="0"/>
        <w:autoSpaceDN w:val="0"/>
        <w:adjustRightInd w:val="0"/>
        <w:snapToGrid w:val="0"/>
        <w:spacing w:line="360" w:lineRule="exact"/>
        <w:ind w:left="360" w:right="-29" w:firstLineChars="1300" w:firstLine="2574"/>
        <w:rPr>
          <w:rFonts w:hAnsi="宋体"/>
          <w:bCs/>
          <w:color w:val="000000" w:themeColor="text1"/>
          <w:spacing w:val="-6"/>
          <w:szCs w:val="24"/>
        </w:rPr>
      </w:pPr>
    </w:p>
    <w:p w14:paraId="5F716A4A" w14:textId="77777777" w:rsidR="00FF4B6D" w:rsidRPr="00AE0DB5" w:rsidRDefault="00FF4B6D" w:rsidP="000A3D28">
      <w:pPr>
        <w:pStyle w:val="aa"/>
        <w:tabs>
          <w:tab w:val="left" w:pos="540"/>
        </w:tabs>
        <w:kinsoku w:val="0"/>
        <w:overflowPunct w:val="0"/>
        <w:autoSpaceDE w:val="0"/>
        <w:autoSpaceDN w:val="0"/>
        <w:adjustRightInd w:val="0"/>
        <w:snapToGrid w:val="0"/>
        <w:spacing w:line="360" w:lineRule="exact"/>
        <w:ind w:left="360" w:right="-29" w:firstLineChars="1300" w:firstLine="2574"/>
        <w:rPr>
          <w:rFonts w:hAnsi="宋体"/>
          <w:bCs/>
          <w:color w:val="000000" w:themeColor="text1"/>
          <w:spacing w:val="-6"/>
          <w:szCs w:val="24"/>
        </w:rPr>
      </w:pPr>
    </w:p>
    <w:p w14:paraId="5F716A4B" w14:textId="77777777" w:rsidR="00FF4B6D" w:rsidRPr="00AE0DB5" w:rsidRDefault="00FF4B6D" w:rsidP="000A3D28">
      <w:pPr>
        <w:pStyle w:val="aa"/>
        <w:tabs>
          <w:tab w:val="left" w:pos="540"/>
        </w:tabs>
        <w:kinsoku w:val="0"/>
        <w:overflowPunct w:val="0"/>
        <w:autoSpaceDE w:val="0"/>
        <w:autoSpaceDN w:val="0"/>
        <w:adjustRightInd w:val="0"/>
        <w:snapToGrid w:val="0"/>
        <w:spacing w:line="360" w:lineRule="exact"/>
        <w:ind w:left="360" w:right="-29" w:firstLineChars="1300" w:firstLine="2574"/>
        <w:rPr>
          <w:rFonts w:hAnsi="宋体"/>
          <w:bCs/>
          <w:color w:val="000000" w:themeColor="text1"/>
          <w:spacing w:val="-6"/>
          <w:szCs w:val="24"/>
        </w:rPr>
      </w:pPr>
    </w:p>
    <w:p w14:paraId="5F716A4C" w14:textId="77777777" w:rsidR="000E108C" w:rsidRDefault="000E108C" w:rsidP="00465F2D">
      <w:pPr>
        <w:pStyle w:val="aa"/>
        <w:tabs>
          <w:tab w:val="left" w:pos="540"/>
        </w:tabs>
        <w:kinsoku w:val="0"/>
        <w:overflowPunct w:val="0"/>
        <w:autoSpaceDE w:val="0"/>
        <w:autoSpaceDN w:val="0"/>
        <w:adjustRightInd w:val="0"/>
        <w:snapToGrid w:val="0"/>
        <w:spacing w:beforeLines="1300" w:before="4056" w:line="360" w:lineRule="exact"/>
        <w:ind w:left="0" w:right="-28"/>
        <w:rPr>
          <w:rFonts w:hAnsi="宋体"/>
          <w:bCs/>
          <w:color w:val="000000" w:themeColor="text1"/>
          <w:spacing w:val="-6"/>
          <w:szCs w:val="24"/>
        </w:rPr>
      </w:pPr>
    </w:p>
    <w:p w14:paraId="5F716A4D" w14:textId="77777777" w:rsidR="00A22ECF" w:rsidRPr="00AE0DB5" w:rsidRDefault="00FF4B6D" w:rsidP="00465F2D">
      <w:pPr>
        <w:pStyle w:val="aa"/>
        <w:tabs>
          <w:tab w:val="left" w:pos="540"/>
        </w:tabs>
        <w:kinsoku w:val="0"/>
        <w:overflowPunct w:val="0"/>
        <w:autoSpaceDE w:val="0"/>
        <w:autoSpaceDN w:val="0"/>
        <w:adjustRightInd w:val="0"/>
        <w:snapToGrid w:val="0"/>
        <w:spacing w:beforeLines="1300" w:before="4056" w:line="360" w:lineRule="exact"/>
        <w:ind w:left="357" w:right="-28" w:firstLineChars="1300" w:firstLine="2574"/>
        <w:rPr>
          <w:rFonts w:hAnsi="宋体"/>
          <w:bCs/>
          <w:color w:val="000000" w:themeColor="text1"/>
          <w:spacing w:val="-6"/>
          <w:szCs w:val="24"/>
        </w:rPr>
        <w:sectPr w:rsidR="00A22ECF" w:rsidRPr="00AE0DB5" w:rsidSect="001B30F9">
          <w:headerReference w:type="even" r:id="rId44"/>
          <w:headerReference w:type="default" r:id="rId45"/>
          <w:footerReference w:type="even" r:id="rId46"/>
          <w:footerReference w:type="default" r:id="rId47"/>
          <w:pgSz w:w="8392" w:h="11907" w:code="11"/>
          <w:pgMar w:top="1418" w:right="1134" w:bottom="1418" w:left="1134" w:header="850" w:footer="992" w:gutter="0"/>
          <w:pgNumType w:start="1"/>
          <w:cols w:space="425"/>
          <w:docGrid w:type="lines" w:linePitch="312"/>
        </w:sectPr>
      </w:pPr>
      <w:r w:rsidRPr="00AE0DB5">
        <w:rPr>
          <w:rFonts w:hAnsi="宋体" w:hint="eastAsia"/>
          <w:bCs/>
          <w:color w:val="000000" w:themeColor="text1"/>
          <w:spacing w:val="-6"/>
          <w:szCs w:val="24"/>
        </w:rPr>
        <w:t>此页有意留白</w:t>
      </w:r>
    </w:p>
    <w:p w14:paraId="5F716A4E" w14:textId="77777777" w:rsidR="00A76450" w:rsidRPr="00CA4120" w:rsidRDefault="00A22ECF" w:rsidP="00643903">
      <w:pPr>
        <w:pStyle w:val="1"/>
      </w:pPr>
      <w:bookmarkStart w:id="219" w:name="_Toc503360424"/>
      <w:r w:rsidRPr="00AE0DB5">
        <w:rPr>
          <w:rFonts w:hint="eastAsia"/>
        </w:rPr>
        <w:lastRenderedPageBreak/>
        <w:t>运行控制</w:t>
      </w:r>
      <w:bookmarkEnd w:id="219"/>
    </w:p>
    <w:p w14:paraId="5F716A4F" w14:textId="77777777" w:rsidR="00A22ECF" w:rsidRPr="00CA4120" w:rsidRDefault="00A22ECF" w:rsidP="005959F9">
      <w:pPr>
        <w:pStyle w:val="aff0"/>
        <w:numPr>
          <w:ilvl w:val="0"/>
          <w:numId w:val="248"/>
        </w:numPr>
        <w:ind w:firstLineChars="0" w:hanging="851"/>
        <w:outlineLvl w:val="1"/>
        <w:rPr>
          <w:b/>
        </w:rPr>
      </w:pPr>
      <w:bookmarkStart w:id="220" w:name="_Toc503360425"/>
      <w:r w:rsidRPr="00CA4120">
        <w:rPr>
          <w:rFonts w:hint="eastAsia"/>
          <w:b/>
        </w:rPr>
        <w:t>运行控制依据</w:t>
      </w:r>
      <w:bookmarkEnd w:id="220"/>
    </w:p>
    <w:p w14:paraId="5F716A50" w14:textId="77777777" w:rsidR="00A22ECF" w:rsidRPr="00AE0DB5" w:rsidRDefault="00A22ECF" w:rsidP="000E108C">
      <w:pPr>
        <w:kinsoku w:val="0"/>
        <w:overflowPunct w:val="0"/>
        <w:autoSpaceDE w:val="0"/>
        <w:autoSpaceDN w:val="0"/>
        <w:ind w:left="851"/>
      </w:pPr>
      <w:r w:rsidRPr="00AE0DB5">
        <w:rPr>
          <w:rFonts w:hint="eastAsia"/>
        </w:rPr>
        <w:t>运行控制“是指公司使用飞行动态控制的系统和程序，对某次飞行的起始、持续和终止行使控制权的过程。”公司保证航班运行控制的全过程符合民航规章，符合公司运行规范、运行政策、标准和程序，除特殊情况经批准外，航班运行完全控制在运行规范授权的范围内进行。对运行控制、放行、航务管理工作负责。确保提供机组使用的航行资料、机场分析等资料符合飞机的性能、航路、机场的要求。公司运行控制部承担航班运行控制工作，参加运行控制的飞行签派员必须完成规定训练并经检查合格。</w:t>
      </w:r>
    </w:p>
    <w:p w14:paraId="5F716A51" w14:textId="77777777" w:rsidR="00A22ECF" w:rsidRPr="00AE0DB5" w:rsidRDefault="00A22ECF" w:rsidP="000E108C">
      <w:pPr>
        <w:kinsoku w:val="0"/>
        <w:overflowPunct w:val="0"/>
        <w:autoSpaceDE w:val="0"/>
        <w:autoSpaceDN w:val="0"/>
        <w:ind w:left="851"/>
        <w:rPr>
          <w:szCs w:val="21"/>
        </w:rPr>
      </w:pPr>
      <w:r w:rsidRPr="00AE0DB5">
        <w:rPr>
          <w:rFonts w:hint="eastAsia"/>
          <w:szCs w:val="21"/>
        </w:rPr>
        <w:t>运行控制的优先顺序为：特殊或紧急任务飞行、定期航班、非定期航班、训练飞行。有重要货物的航班在同等条件下，相对优先。</w:t>
      </w:r>
    </w:p>
    <w:p w14:paraId="5F716A52" w14:textId="77777777" w:rsidR="00A22ECF" w:rsidRPr="00AE0DB5" w:rsidRDefault="00A22ECF" w:rsidP="005959F9">
      <w:pPr>
        <w:pStyle w:val="3"/>
        <w:keepNext w:val="0"/>
        <w:numPr>
          <w:ilvl w:val="0"/>
          <w:numId w:val="146"/>
        </w:numPr>
        <w:kinsoku w:val="0"/>
        <w:overflowPunct w:val="0"/>
        <w:autoSpaceDE w:val="0"/>
        <w:autoSpaceDN w:val="0"/>
        <w:ind w:left="851" w:hanging="851"/>
      </w:pPr>
      <w:bookmarkStart w:id="221" w:name="_Toc503360426"/>
      <w:r w:rsidRPr="00AE0DB5">
        <w:rPr>
          <w:rFonts w:hint="eastAsia"/>
        </w:rPr>
        <w:t>批准的运行种类</w:t>
      </w:r>
      <w:bookmarkEnd w:id="221"/>
    </w:p>
    <w:p w14:paraId="5F716A53" w14:textId="77777777" w:rsidR="00A22ECF" w:rsidRPr="00AE0DB5" w:rsidRDefault="00A22ECF" w:rsidP="000E108C">
      <w:pPr>
        <w:kinsoku w:val="0"/>
        <w:overflowPunct w:val="0"/>
        <w:autoSpaceDE w:val="0"/>
        <w:autoSpaceDN w:val="0"/>
        <w:ind w:left="851"/>
      </w:pPr>
      <w:r w:rsidRPr="00AE0DB5">
        <w:rPr>
          <w:rFonts w:hint="eastAsia"/>
        </w:rPr>
        <w:t>批准公司运行国际、国内定期航班货物运输和国际、国内包机、加班等非定期货物运输。非定期航班运行，除按局方批准区域的限制和规定外，还需向民航局申请，得到批</w:t>
      </w:r>
      <w:r w:rsidRPr="00AE0DB5">
        <w:rPr>
          <w:rFonts w:hint="eastAsia"/>
        </w:rPr>
        <w:lastRenderedPageBreak/>
        <w:t>准后实施运行，并且遵守公司运行规范的有关限制和规定。</w:t>
      </w:r>
    </w:p>
    <w:p w14:paraId="5F716A54" w14:textId="77777777" w:rsidR="00A22ECF" w:rsidRPr="00AE0DB5" w:rsidRDefault="00A22ECF" w:rsidP="005959F9">
      <w:pPr>
        <w:pStyle w:val="3"/>
        <w:keepNext w:val="0"/>
        <w:numPr>
          <w:ilvl w:val="0"/>
          <w:numId w:val="146"/>
        </w:numPr>
        <w:kinsoku w:val="0"/>
        <w:overflowPunct w:val="0"/>
        <w:autoSpaceDE w:val="0"/>
        <w:autoSpaceDN w:val="0"/>
        <w:ind w:left="851" w:hanging="851"/>
      </w:pPr>
      <w:bookmarkStart w:id="222" w:name="_Toc503360427"/>
      <w:r w:rsidRPr="00AE0DB5">
        <w:rPr>
          <w:rFonts w:hint="eastAsia"/>
        </w:rPr>
        <w:t>批准定期运行的机场</w:t>
      </w:r>
      <w:bookmarkEnd w:id="222"/>
    </w:p>
    <w:p w14:paraId="5F716A55" w14:textId="77777777" w:rsidR="00A22ECF" w:rsidRPr="00AE0DB5" w:rsidRDefault="00A22ECF" w:rsidP="000E108C">
      <w:pPr>
        <w:kinsoku w:val="0"/>
        <w:overflowPunct w:val="0"/>
        <w:autoSpaceDE w:val="0"/>
        <w:autoSpaceDN w:val="0"/>
        <w:ind w:left="851"/>
      </w:pPr>
      <w:r w:rsidRPr="00AE0DB5">
        <w:rPr>
          <w:rFonts w:hint="eastAsia"/>
        </w:rPr>
        <w:t>所有经批准公司使用的正常使用机场、临时使用机场和加油机场公布在公司运行规范</w:t>
      </w:r>
      <w:r w:rsidRPr="00AE0DB5">
        <w:rPr>
          <w:rFonts w:hint="eastAsia"/>
        </w:rPr>
        <w:t>C0039</w:t>
      </w:r>
      <w:r w:rsidRPr="00AE0DB5">
        <w:rPr>
          <w:rFonts w:hint="eastAsia"/>
        </w:rPr>
        <w:t>款。经批准运行规范</w:t>
      </w:r>
      <w:r w:rsidRPr="00AE0DB5">
        <w:rPr>
          <w:rFonts w:hint="eastAsia"/>
        </w:rPr>
        <w:t>C0039</w:t>
      </w:r>
      <w:r w:rsidRPr="00AE0DB5">
        <w:rPr>
          <w:rFonts w:hint="eastAsia"/>
        </w:rPr>
        <w:t>款所列机场运行时，机长在</w:t>
      </w:r>
      <w:r w:rsidRPr="00AE0DB5">
        <w:rPr>
          <w:rFonts w:hint="eastAsia"/>
        </w:rPr>
        <w:t>12</w:t>
      </w:r>
      <w:r w:rsidRPr="00AE0DB5">
        <w:rPr>
          <w:rFonts w:hint="eastAsia"/>
        </w:rPr>
        <w:t>个月内曾作为机组成员飞过该机场（包括起飞</w:t>
      </w:r>
      <w:r w:rsidRPr="00AE0DB5">
        <w:rPr>
          <w:rFonts w:hint="eastAsia"/>
          <w:lang w:val="en-GB"/>
        </w:rPr>
        <w:t>或</w:t>
      </w:r>
      <w:r w:rsidRPr="00AE0DB5">
        <w:rPr>
          <w:rFonts w:hint="eastAsia"/>
        </w:rPr>
        <w:t>着陆）；或经过地面训练或演习，熟悉该机场的仪表进离场程序复杂地形和气象条件。</w:t>
      </w:r>
    </w:p>
    <w:p w14:paraId="5F716A56" w14:textId="77777777" w:rsidR="00A22ECF" w:rsidRPr="00AE0DB5" w:rsidRDefault="00A22ECF" w:rsidP="000E108C">
      <w:pPr>
        <w:kinsoku w:val="0"/>
        <w:overflowPunct w:val="0"/>
        <w:autoSpaceDE w:val="0"/>
        <w:autoSpaceDN w:val="0"/>
        <w:ind w:left="851"/>
      </w:pPr>
      <w:r w:rsidRPr="00AE0DB5">
        <w:rPr>
          <w:rFonts w:hint="eastAsia"/>
        </w:rPr>
        <w:t>除非在遇到紧急情况时，机长不得操纵飞机在未经批</w:t>
      </w:r>
      <w:proofErr w:type="gramStart"/>
      <w:r w:rsidRPr="00AE0DB5">
        <w:rPr>
          <w:rFonts w:hint="eastAsia"/>
        </w:rPr>
        <w:t>推使用</w:t>
      </w:r>
      <w:proofErr w:type="gramEnd"/>
      <w:r w:rsidRPr="00AE0DB5">
        <w:rPr>
          <w:rFonts w:hint="eastAsia"/>
        </w:rPr>
        <w:t>的机场运行。</w:t>
      </w:r>
    </w:p>
    <w:p w14:paraId="5F716A57" w14:textId="77777777" w:rsidR="00A22ECF" w:rsidRPr="00AE0DB5" w:rsidRDefault="00A22ECF" w:rsidP="005959F9">
      <w:pPr>
        <w:pStyle w:val="3"/>
        <w:keepNext w:val="0"/>
        <w:numPr>
          <w:ilvl w:val="0"/>
          <w:numId w:val="146"/>
        </w:numPr>
        <w:kinsoku w:val="0"/>
        <w:overflowPunct w:val="0"/>
        <w:autoSpaceDE w:val="0"/>
        <w:autoSpaceDN w:val="0"/>
        <w:ind w:left="851" w:hanging="851"/>
      </w:pPr>
      <w:bookmarkStart w:id="223" w:name="_Toc503360428"/>
      <w:r w:rsidRPr="00AE0DB5">
        <w:rPr>
          <w:rFonts w:hint="eastAsia"/>
        </w:rPr>
        <w:t>批准使用的航路和区域</w:t>
      </w:r>
      <w:bookmarkEnd w:id="223"/>
    </w:p>
    <w:p w14:paraId="5F716A58" w14:textId="77777777" w:rsidR="00A22ECF" w:rsidRPr="00AE0DB5" w:rsidRDefault="00570E5C" w:rsidP="005959F9">
      <w:pPr>
        <w:pStyle w:val="3"/>
        <w:keepNext w:val="0"/>
        <w:numPr>
          <w:ilvl w:val="0"/>
          <w:numId w:val="147"/>
        </w:numPr>
        <w:kinsoku w:val="0"/>
        <w:overflowPunct w:val="0"/>
        <w:autoSpaceDE w:val="0"/>
        <w:autoSpaceDN w:val="0"/>
      </w:pPr>
      <w:bookmarkStart w:id="224" w:name="_Toc503360429"/>
      <w:r w:rsidRPr="007F617A">
        <w:rPr>
          <w:rFonts w:hint="eastAsia"/>
        </w:rPr>
        <w:t>公司使用的导航方式、运行方法和运行区域</w:t>
      </w:r>
      <w:bookmarkEnd w:id="224"/>
    </w:p>
    <w:p w14:paraId="5F716A59" w14:textId="77777777" w:rsidR="00A22ECF" w:rsidRPr="00AE0DB5" w:rsidRDefault="00A22ECF" w:rsidP="000E108C">
      <w:pPr>
        <w:kinsoku w:val="0"/>
        <w:overflowPunct w:val="0"/>
        <w:autoSpaceDE w:val="0"/>
        <w:autoSpaceDN w:val="0"/>
        <w:ind w:left="851"/>
      </w:pPr>
      <w:r w:rsidRPr="00AE0DB5">
        <w:rPr>
          <w:rFonts w:hint="eastAsia"/>
        </w:rPr>
        <w:t>公司执行仪表飞行规则（</w:t>
      </w:r>
      <w:r w:rsidRPr="00AE0DB5">
        <w:rPr>
          <w:rFonts w:hint="eastAsia"/>
        </w:rPr>
        <w:t>IFR</w:t>
      </w:r>
      <w:r w:rsidRPr="00AE0DB5">
        <w:rPr>
          <w:rFonts w:hint="eastAsia"/>
        </w:rPr>
        <w:t>）</w:t>
      </w:r>
      <w:r w:rsidRPr="00BA60DF">
        <w:rPr>
          <w:rFonts w:hint="eastAsia"/>
        </w:rPr>
        <w:t>、</w:t>
      </w:r>
      <w:r w:rsidR="00570E5C" w:rsidRPr="00BA60DF">
        <w:t>PBN</w:t>
      </w:r>
      <w:r w:rsidR="00570E5C" w:rsidRPr="00BA60DF">
        <w:t>运行、</w:t>
      </w:r>
      <w:r w:rsidRPr="00BA60DF">
        <w:rPr>
          <w:rFonts w:hint="eastAsia"/>
        </w:rPr>
        <w:t>限</w:t>
      </w:r>
      <w:r w:rsidRPr="00AE0DB5">
        <w:rPr>
          <w:rFonts w:hint="eastAsia"/>
        </w:rPr>
        <w:t>制的目视飞行规则（</w:t>
      </w:r>
      <w:r w:rsidRPr="00AE0DB5">
        <w:rPr>
          <w:rFonts w:hint="eastAsia"/>
        </w:rPr>
        <w:t>VFR</w:t>
      </w:r>
      <w:r w:rsidRPr="00AE0DB5">
        <w:rPr>
          <w:rFonts w:hint="eastAsia"/>
        </w:rPr>
        <w:t>）。</w:t>
      </w:r>
    </w:p>
    <w:p w14:paraId="5F716A5A" w14:textId="77777777" w:rsidR="00A22ECF" w:rsidRPr="00AE0DB5" w:rsidRDefault="00A22ECF" w:rsidP="000E108C">
      <w:pPr>
        <w:kinsoku w:val="0"/>
        <w:overflowPunct w:val="0"/>
        <w:autoSpaceDE w:val="0"/>
        <w:autoSpaceDN w:val="0"/>
        <w:ind w:left="851"/>
      </w:pPr>
      <w:r w:rsidRPr="00AE0DB5">
        <w:rPr>
          <w:rFonts w:hint="eastAsia"/>
        </w:rPr>
        <w:t>缩小垂直间隔运行（</w:t>
      </w:r>
      <w:r w:rsidRPr="00AE0DB5">
        <w:rPr>
          <w:rFonts w:hint="eastAsia"/>
        </w:rPr>
        <w:t>RVSM</w:t>
      </w:r>
      <w:r w:rsidRPr="00AE0DB5">
        <w:rPr>
          <w:rFonts w:hint="eastAsia"/>
        </w:rPr>
        <w:t>）见《特殊运行手册》第</w:t>
      </w:r>
      <w:r w:rsidRPr="00AE0DB5">
        <w:rPr>
          <w:rFonts w:hint="eastAsia"/>
        </w:rPr>
        <w:t>1</w:t>
      </w:r>
      <w:r w:rsidRPr="00AE0DB5">
        <w:rPr>
          <w:rFonts w:hint="eastAsia"/>
        </w:rPr>
        <w:t>章。</w:t>
      </w:r>
    </w:p>
    <w:p w14:paraId="5F716A5B" w14:textId="77777777" w:rsidR="00A22ECF" w:rsidRPr="00AE0DB5" w:rsidRDefault="00A22ECF" w:rsidP="000A3D28">
      <w:pPr>
        <w:pStyle w:val="3"/>
        <w:keepNext w:val="0"/>
        <w:kinsoku w:val="0"/>
        <w:overflowPunct w:val="0"/>
        <w:autoSpaceDE w:val="0"/>
        <w:autoSpaceDN w:val="0"/>
        <w:ind w:left="745" w:hanging="745"/>
      </w:pPr>
      <w:bookmarkStart w:id="225" w:name="_Toc503360430"/>
      <w:smartTag w:uri="urn:schemas-microsoft-com:office:smarttags" w:element="chsdate">
        <w:smartTagPr>
          <w:attr w:name="Year" w:val="1899"/>
          <w:attr w:name="Month" w:val="12"/>
          <w:attr w:name="Day" w:val="30"/>
          <w:attr w:name="IsLunarDate" w:val="False"/>
          <w:attr w:name="IsROCDate" w:val="False"/>
        </w:smartTagPr>
        <w:r w:rsidRPr="00AE0DB5">
          <w:rPr>
            <w:rFonts w:hint="eastAsia"/>
          </w:rPr>
          <w:t>4.1.3</w:t>
        </w:r>
      </w:smartTag>
      <w:r w:rsidR="00FF24C1" w:rsidRPr="00AE0DB5">
        <w:rPr>
          <w:rFonts w:hint="eastAsia"/>
        </w:rPr>
        <w:t xml:space="preserve">.2  </w:t>
      </w:r>
      <w:r w:rsidRPr="00AE0DB5">
        <w:rPr>
          <w:rFonts w:hint="eastAsia"/>
        </w:rPr>
        <w:t>公司使用的航路导航设备要求</w:t>
      </w:r>
      <w:bookmarkEnd w:id="225"/>
    </w:p>
    <w:p w14:paraId="5F716A5C" w14:textId="77777777" w:rsidR="00A22ECF" w:rsidRPr="00AE0DB5" w:rsidRDefault="00A22ECF" w:rsidP="000E108C">
      <w:pPr>
        <w:kinsoku w:val="0"/>
        <w:overflowPunct w:val="0"/>
        <w:autoSpaceDE w:val="0"/>
        <w:autoSpaceDN w:val="0"/>
        <w:ind w:left="851"/>
      </w:pPr>
      <w:r w:rsidRPr="00AE0DB5">
        <w:rPr>
          <w:rFonts w:hint="eastAsia"/>
        </w:rPr>
        <w:t>公司使用的航路应具有足够的非目视地面导航设施，在整个航路上为飞机导航。非目视地面导航设施的位置，能保证在该运行所必需的精度范围之内，引导飞机至任一正常使用的机场、临时使用机场、加油机场或备降机场。</w:t>
      </w:r>
    </w:p>
    <w:p w14:paraId="5F716A5D" w14:textId="77777777" w:rsidR="00A22ECF" w:rsidRPr="00AE0DB5" w:rsidRDefault="00A22ECF" w:rsidP="000A3D28">
      <w:pPr>
        <w:pStyle w:val="3"/>
        <w:keepNext w:val="0"/>
        <w:kinsoku w:val="0"/>
        <w:overflowPunct w:val="0"/>
        <w:autoSpaceDE w:val="0"/>
        <w:autoSpaceDN w:val="0"/>
        <w:ind w:left="745" w:hanging="745"/>
      </w:pPr>
      <w:bookmarkStart w:id="226" w:name="_Toc503360431"/>
      <w:smartTag w:uri="urn:schemas-microsoft-com:office:smarttags" w:element="chsdate">
        <w:smartTagPr>
          <w:attr w:name="Year" w:val="1899"/>
          <w:attr w:name="Month" w:val="12"/>
          <w:attr w:name="Day" w:val="30"/>
          <w:attr w:name="IsLunarDate" w:val="False"/>
          <w:attr w:name="IsROCDate" w:val="False"/>
        </w:smartTagPr>
        <w:r w:rsidRPr="00AE0DB5">
          <w:rPr>
            <w:rFonts w:hint="eastAsia"/>
          </w:rPr>
          <w:lastRenderedPageBreak/>
          <w:t>4.1.3</w:t>
        </w:r>
      </w:smartTag>
      <w:r w:rsidR="00FF24C1" w:rsidRPr="00AE0DB5">
        <w:rPr>
          <w:rFonts w:hint="eastAsia"/>
        </w:rPr>
        <w:t xml:space="preserve">.3  </w:t>
      </w:r>
      <w:r w:rsidRPr="00AE0DB5">
        <w:rPr>
          <w:rFonts w:hint="eastAsia"/>
        </w:rPr>
        <w:t>公司航路的批准</w:t>
      </w:r>
      <w:bookmarkEnd w:id="226"/>
    </w:p>
    <w:p w14:paraId="5F716A5E" w14:textId="77777777" w:rsidR="006E1CF8" w:rsidRDefault="00A22ECF" w:rsidP="000E108C">
      <w:pPr>
        <w:kinsoku w:val="0"/>
        <w:overflowPunct w:val="0"/>
        <w:autoSpaceDE w:val="0"/>
        <w:autoSpaceDN w:val="0"/>
        <w:ind w:left="851"/>
      </w:pPr>
      <w:r w:rsidRPr="006E1CF8">
        <w:rPr>
          <w:rFonts w:hint="eastAsia"/>
        </w:rPr>
        <w:t>公司按照国内固定航路运行；</w:t>
      </w:r>
    </w:p>
    <w:p w14:paraId="5F716A5F" w14:textId="77777777" w:rsidR="00A22ECF" w:rsidRPr="00AE0DB5" w:rsidRDefault="00A22ECF" w:rsidP="000E108C">
      <w:pPr>
        <w:kinsoku w:val="0"/>
        <w:overflowPunct w:val="0"/>
        <w:autoSpaceDE w:val="0"/>
        <w:autoSpaceDN w:val="0"/>
        <w:ind w:left="851"/>
      </w:pPr>
      <w:r w:rsidRPr="00AE0DB5">
        <w:rPr>
          <w:rFonts w:hint="eastAsia"/>
        </w:rPr>
        <w:t>国际按所在国公布的航路飞越、起飞和着陆运行；航路的宽度符合国内、外的相关规定。</w:t>
      </w:r>
    </w:p>
    <w:p w14:paraId="5F716A60" w14:textId="77777777" w:rsidR="00A22ECF" w:rsidRPr="00AE0DB5" w:rsidRDefault="00A22ECF" w:rsidP="000E108C">
      <w:pPr>
        <w:kinsoku w:val="0"/>
        <w:overflowPunct w:val="0"/>
        <w:autoSpaceDE w:val="0"/>
        <w:autoSpaceDN w:val="0"/>
        <w:ind w:left="851"/>
      </w:pPr>
      <w:r w:rsidRPr="00AE0DB5">
        <w:rPr>
          <w:rFonts w:hint="eastAsia"/>
        </w:rPr>
        <w:t>在紧急情况下，机长可以偏离规定航路，采用最短路径飞往某一机场。但必须经过空中交通管制部门的批准。在特别紧急的情况下，可边改航边请示。</w:t>
      </w:r>
    </w:p>
    <w:p w14:paraId="5F716A61" w14:textId="77777777" w:rsidR="00A22ECF" w:rsidRPr="00647F75" w:rsidRDefault="00A22ECF" w:rsidP="000E108C">
      <w:pPr>
        <w:kinsoku w:val="0"/>
        <w:overflowPunct w:val="0"/>
        <w:autoSpaceDE w:val="0"/>
        <w:autoSpaceDN w:val="0"/>
        <w:ind w:left="851"/>
      </w:pPr>
      <w:r w:rsidRPr="00647F75">
        <w:rPr>
          <w:rFonts w:hint="eastAsia"/>
        </w:rPr>
        <w:t>公司申请补充运行的航路时的</w:t>
      </w:r>
      <w:bookmarkStart w:id="227" w:name="_Toc395120371"/>
      <w:bookmarkStart w:id="228" w:name="_Toc420808363"/>
      <w:bookmarkStart w:id="229" w:name="_Toc432382325"/>
      <w:r w:rsidRPr="00647F75">
        <w:rPr>
          <w:rFonts w:hint="eastAsia"/>
        </w:rPr>
        <w:t>基本要求</w:t>
      </w:r>
      <w:bookmarkEnd w:id="227"/>
      <w:bookmarkEnd w:id="228"/>
      <w:bookmarkEnd w:id="229"/>
      <w:r w:rsidRPr="00647F75">
        <w:rPr>
          <w:rFonts w:hint="eastAsia"/>
        </w:rPr>
        <w:t>：</w:t>
      </w:r>
    </w:p>
    <w:p w14:paraId="5F716A62" w14:textId="77777777" w:rsidR="00A22ECF" w:rsidRPr="00AE0DB5" w:rsidRDefault="00A22ECF" w:rsidP="005959F9">
      <w:pPr>
        <w:pStyle w:val="3"/>
        <w:keepNext w:val="0"/>
        <w:numPr>
          <w:ilvl w:val="0"/>
          <w:numId w:val="11"/>
        </w:numPr>
        <w:kinsoku w:val="0"/>
        <w:overflowPunct w:val="0"/>
        <w:autoSpaceDE w:val="0"/>
        <w:autoSpaceDN w:val="0"/>
        <w:ind w:left="851" w:hanging="851"/>
      </w:pPr>
      <w:bookmarkStart w:id="230" w:name="_Toc503360432"/>
      <w:r w:rsidRPr="00AE0DB5">
        <w:rPr>
          <w:rFonts w:hint="eastAsia"/>
        </w:rPr>
        <w:t>对于国内运行，中国境内的空域按照一个运行区域批准，但包含高高原机场（标高在</w:t>
      </w:r>
      <w:r w:rsidRPr="00AE0DB5">
        <w:t>2</w:t>
      </w:r>
      <w:r w:rsidRPr="00AE0DB5">
        <w:rPr>
          <w:rFonts w:hint="eastAsia"/>
        </w:rPr>
        <w:t>438</w:t>
      </w:r>
      <w:r w:rsidRPr="00AE0DB5">
        <w:rPr>
          <w:rFonts w:hint="eastAsia"/>
        </w:rPr>
        <w:t>米</w:t>
      </w:r>
      <w:r w:rsidRPr="00AE0DB5">
        <w:rPr>
          <w:rFonts w:hint="eastAsia"/>
          <w:bCs/>
        </w:rPr>
        <w:t>或</w:t>
      </w:r>
      <w:r w:rsidRPr="00AE0DB5">
        <w:rPr>
          <w:rFonts w:hint="eastAsia"/>
          <w:bCs/>
        </w:rPr>
        <w:t>8000</w:t>
      </w:r>
      <w:r w:rsidRPr="00AE0DB5">
        <w:rPr>
          <w:rFonts w:hint="eastAsia"/>
          <w:bCs/>
        </w:rPr>
        <w:t>英尺及</w:t>
      </w:r>
      <w:r w:rsidRPr="00AE0DB5">
        <w:rPr>
          <w:rFonts w:hint="eastAsia"/>
        </w:rPr>
        <w:t>以上的机场）起降点的航路还需按照航路进行批准。</w:t>
      </w:r>
      <w:bookmarkEnd w:id="230"/>
    </w:p>
    <w:p w14:paraId="5F716A63" w14:textId="77777777" w:rsidR="00A22ECF" w:rsidRPr="00AE0DB5" w:rsidRDefault="00A22ECF" w:rsidP="005959F9">
      <w:pPr>
        <w:pStyle w:val="3"/>
        <w:keepNext w:val="0"/>
        <w:numPr>
          <w:ilvl w:val="0"/>
          <w:numId w:val="11"/>
        </w:numPr>
        <w:kinsoku w:val="0"/>
        <w:overflowPunct w:val="0"/>
        <w:autoSpaceDE w:val="0"/>
        <w:autoSpaceDN w:val="0"/>
        <w:ind w:left="851" w:hanging="851"/>
      </w:pPr>
      <w:bookmarkStart w:id="231" w:name="_Toc503360433"/>
      <w:r w:rsidRPr="00AE0DB5">
        <w:rPr>
          <w:rFonts w:hint="eastAsia"/>
        </w:rPr>
        <w:t>对于国际运行，所飞机场所在的每一国家（地区）按照一个运行区域批准，但包含高高原机场或者局方确定的特殊机场起降点的航路还需按照航路进行批准。</w:t>
      </w:r>
      <w:bookmarkEnd w:id="231"/>
    </w:p>
    <w:p w14:paraId="5F716A64" w14:textId="77777777" w:rsidR="00A22ECF" w:rsidRPr="00AE0DB5" w:rsidRDefault="00A22ECF" w:rsidP="005959F9">
      <w:pPr>
        <w:pStyle w:val="3"/>
        <w:keepNext w:val="0"/>
        <w:numPr>
          <w:ilvl w:val="0"/>
          <w:numId w:val="11"/>
        </w:numPr>
        <w:kinsoku w:val="0"/>
        <w:overflowPunct w:val="0"/>
        <w:autoSpaceDE w:val="0"/>
        <w:autoSpaceDN w:val="0"/>
        <w:ind w:left="851" w:hanging="851"/>
      </w:pPr>
      <w:bookmarkStart w:id="232" w:name="_Toc503360434"/>
      <w:r w:rsidRPr="00AE0DB5">
        <w:rPr>
          <w:rFonts w:hint="eastAsia"/>
        </w:rPr>
        <w:t>公司具有足够的装备和能力，能够使用中国或者外国公布航路上有关导航设施，在仪表飞行规则和夜间目视飞行规则条件下实施安全运行。</w:t>
      </w:r>
      <w:bookmarkEnd w:id="232"/>
    </w:p>
    <w:p w14:paraId="5F716A65" w14:textId="77777777" w:rsidR="00A22ECF" w:rsidRPr="00647F75" w:rsidRDefault="00A22ECF" w:rsidP="005959F9">
      <w:pPr>
        <w:pStyle w:val="3"/>
        <w:keepNext w:val="0"/>
        <w:numPr>
          <w:ilvl w:val="0"/>
          <w:numId w:val="11"/>
        </w:numPr>
        <w:kinsoku w:val="0"/>
        <w:overflowPunct w:val="0"/>
        <w:autoSpaceDE w:val="0"/>
        <w:autoSpaceDN w:val="0"/>
        <w:ind w:left="851" w:hanging="851"/>
      </w:pPr>
      <w:bookmarkStart w:id="233" w:name="_Toc503360435"/>
      <w:r w:rsidRPr="00AE0DB5">
        <w:rPr>
          <w:rFonts w:hint="eastAsia"/>
        </w:rPr>
        <w:t>如果公司可以证明，对于运行的航路是安全的和局方能够确定空中交通密度有足够的</w:t>
      </w:r>
      <w:r w:rsidRPr="006E1CF8">
        <w:rPr>
          <w:rFonts w:hint="eastAsia"/>
        </w:rPr>
        <w:t>安全水平，局方可以批准合格</w:t>
      </w:r>
      <w:r w:rsidRPr="006E1CF8">
        <w:rPr>
          <w:rFonts w:hint="eastAsia"/>
        </w:rPr>
        <w:lastRenderedPageBreak/>
        <w:t>证持有人</w:t>
      </w:r>
      <w:r w:rsidRPr="00AE0DB5">
        <w:rPr>
          <w:rFonts w:hint="eastAsia"/>
        </w:rPr>
        <w:t>管制空域外的航路。公司不可以使用没有经局方批准的，或者运行规范中没有列出的航路。</w:t>
      </w:r>
      <w:bookmarkEnd w:id="233"/>
    </w:p>
    <w:p w14:paraId="5F716A66" w14:textId="77777777" w:rsidR="00A22ECF" w:rsidRPr="00647F75" w:rsidRDefault="00A22ECF" w:rsidP="000E108C">
      <w:pPr>
        <w:kinsoku w:val="0"/>
        <w:overflowPunct w:val="0"/>
        <w:autoSpaceDE w:val="0"/>
        <w:autoSpaceDN w:val="0"/>
        <w:ind w:left="851"/>
        <w:rPr>
          <w:b/>
        </w:rPr>
      </w:pPr>
      <w:bookmarkStart w:id="234" w:name="_Toc395120372"/>
      <w:bookmarkStart w:id="235" w:name="_Toc420808364"/>
      <w:bookmarkStart w:id="236" w:name="_Toc432382326"/>
      <w:r w:rsidRPr="00647F75">
        <w:rPr>
          <w:rFonts w:hint="eastAsia"/>
          <w:b/>
        </w:rPr>
        <w:t>航路宽度</w:t>
      </w:r>
      <w:bookmarkEnd w:id="234"/>
      <w:bookmarkEnd w:id="235"/>
      <w:bookmarkEnd w:id="236"/>
    </w:p>
    <w:p w14:paraId="5F716A67" w14:textId="77777777" w:rsidR="00A22ECF" w:rsidRPr="00AE0DB5" w:rsidRDefault="00A22ECF" w:rsidP="000E108C">
      <w:pPr>
        <w:kinsoku w:val="0"/>
        <w:overflowPunct w:val="0"/>
        <w:autoSpaceDE w:val="0"/>
        <w:autoSpaceDN w:val="0"/>
        <w:ind w:left="851"/>
      </w:pPr>
      <w:r w:rsidRPr="00AE0DB5">
        <w:rPr>
          <w:rFonts w:hint="eastAsia"/>
        </w:rPr>
        <w:t>经批准的航路、航段及固定航线具有的宽度至少与这些固定航线或航路的规定宽度相等。（局方对经批准的航路另行确定的宽度，将具体规定在运行规范中）。</w:t>
      </w:r>
      <w:bookmarkStart w:id="237" w:name="_Toc395120373"/>
      <w:bookmarkStart w:id="238" w:name="_Toc420808365"/>
      <w:bookmarkStart w:id="239" w:name="_Toc432382327"/>
    </w:p>
    <w:p w14:paraId="5F716A68" w14:textId="77777777" w:rsidR="00A22ECF" w:rsidRPr="00647F75" w:rsidRDefault="00A22ECF" w:rsidP="000E108C">
      <w:pPr>
        <w:kinsoku w:val="0"/>
        <w:overflowPunct w:val="0"/>
        <w:autoSpaceDE w:val="0"/>
        <w:autoSpaceDN w:val="0"/>
        <w:ind w:left="851"/>
        <w:rPr>
          <w:b/>
        </w:rPr>
      </w:pPr>
      <w:r w:rsidRPr="00647F75">
        <w:rPr>
          <w:rFonts w:hint="eastAsia"/>
          <w:b/>
        </w:rPr>
        <w:t>必需的机场资料</w:t>
      </w:r>
      <w:bookmarkEnd w:id="237"/>
      <w:bookmarkEnd w:id="238"/>
      <w:bookmarkEnd w:id="239"/>
    </w:p>
    <w:p w14:paraId="5F716A69" w14:textId="77777777" w:rsidR="00A22ECF" w:rsidRPr="000E108C" w:rsidRDefault="00A22ECF" w:rsidP="000E108C">
      <w:pPr>
        <w:kinsoku w:val="0"/>
        <w:overflowPunct w:val="0"/>
        <w:autoSpaceDE w:val="0"/>
        <w:autoSpaceDN w:val="0"/>
        <w:ind w:left="851"/>
      </w:pPr>
      <w:r w:rsidRPr="00AE0DB5">
        <w:rPr>
          <w:rFonts w:hint="eastAsia"/>
        </w:rPr>
        <w:t>公司申请批</w:t>
      </w:r>
      <w:r w:rsidRPr="000E108C">
        <w:rPr>
          <w:rFonts w:hint="eastAsia"/>
        </w:rPr>
        <w:t>准的航路上应具有足够的机场，并且这些机场装备了适合于所申请运行的设施。其中所考虑的因素应当包括机场的等级、道面、障碍物、设施、公众保护、灯光、导航、通信、气象设施以及空中交通管制等。</w:t>
      </w:r>
    </w:p>
    <w:p w14:paraId="5F716A6A" w14:textId="77777777" w:rsidR="00A22ECF" w:rsidRPr="00AE0DB5" w:rsidRDefault="00A22ECF" w:rsidP="000E108C">
      <w:pPr>
        <w:kinsoku w:val="0"/>
        <w:overflowPunct w:val="0"/>
        <w:autoSpaceDE w:val="0"/>
        <w:autoSpaceDN w:val="0"/>
        <w:ind w:left="851"/>
      </w:pPr>
      <w:r w:rsidRPr="000E108C">
        <w:rPr>
          <w:rFonts w:hint="eastAsia"/>
        </w:rPr>
        <w:t>对于所使用的每个机场，都能够获得、保存现行有效的航行资料，并且具有将其分发给每个有关人员的经批准的资料管理系统，以确保飞机在该机场运行的安全。这种航行资料应当包括</w:t>
      </w:r>
      <w:r w:rsidRPr="00AE0DB5">
        <w:rPr>
          <w:rFonts w:hint="eastAsia"/>
        </w:rPr>
        <w:t>下列方面的内容：</w:t>
      </w:r>
    </w:p>
    <w:p w14:paraId="5F716A6B" w14:textId="77777777" w:rsidR="00A22ECF" w:rsidRPr="00AE0DB5" w:rsidRDefault="00A22ECF" w:rsidP="005959F9">
      <w:pPr>
        <w:pStyle w:val="3"/>
        <w:keepNext w:val="0"/>
        <w:numPr>
          <w:ilvl w:val="0"/>
          <w:numId w:val="12"/>
        </w:numPr>
        <w:kinsoku w:val="0"/>
        <w:overflowPunct w:val="0"/>
        <w:autoSpaceDE w:val="0"/>
        <w:autoSpaceDN w:val="0"/>
        <w:ind w:left="851" w:hanging="851"/>
      </w:pPr>
      <w:bookmarkStart w:id="240" w:name="_Toc503360436"/>
      <w:r w:rsidRPr="00AE0DB5">
        <w:rPr>
          <w:rFonts w:hint="eastAsia"/>
        </w:rPr>
        <w:t>机场：基本设施；公众保护设施；导航、通信、气象设施；影响起飞、着陆或地面运行的建筑物；空中交通服务设施。</w:t>
      </w:r>
      <w:bookmarkEnd w:id="240"/>
    </w:p>
    <w:p w14:paraId="5F716A6C" w14:textId="77777777" w:rsidR="00A22ECF" w:rsidRPr="00AE0DB5" w:rsidRDefault="00A22ECF" w:rsidP="005959F9">
      <w:pPr>
        <w:pStyle w:val="3"/>
        <w:keepNext w:val="0"/>
        <w:numPr>
          <w:ilvl w:val="0"/>
          <w:numId w:val="12"/>
        </w:numPr>
        <w:kinsoku w:val="0"/>
        <w:overflowPunct w:val="0"/>
        <w:autoSpaceDE w:val="0"/>
        <w:autoSpaceDN w:val="0"/>
        <w:ind w:left="851" w:hanging="851"/>
      </w:pPr>
      <w:bookmarkStart w:id="241" w:name="_Toc503360437"/>
      <w:r w:rsidRPr="00AE0DB5">
        <w:rPr>
          <w:rFonts w:hint="eastAsia"/>
        </w:rPr>
        <w:t>跑道、停止道和净空道：尺寸；道面性质、</w:t>
      </w:r>
      <w:r w:rsidRPr="00AE0DB5">
        <w:t>PCN</w:t>
      </w:r>
      <w:r w:rsidRPr="00AE0DB5">
        <w:rPr>
          <w:rFonts w:hint="eastAsia"/>
        </w:rPr>
        <w:t>值；标志和灯光系统；标高和坡度。</w:t>
      </w:r>
      <w:bookmarkEnd w:id="241"/>
    </w:p>
    <w:p w14:paraId="5F716A6D" w14:textId="77777777" w:rsidR="00A22ECF" w:rsidRPr="00AE0DB5" w:rsidRDefault="00A22ECF" w:rsidP="005959F9">
      <w:pPr>
        <w:pStyle w:val="3"/>
        <w:keepNext w:val="0"/>
        <w:numPr>
          <w:ilvl w:val="0"/>
          <w:numId w:val="12"/>
        </w:numPr>
        <w:kinsoku w:val="0"/>
        <w:overflowPunct w:val="0"/>
        <w:autoSpaceDE w:val="0"/>
        <w:autoSpaceDN w:val="0"/>
        <w:ind w:left="851" w:hanging="851"/>
      </w:pPr>
      <w:bookmarkStart w:id="242" w:name="_Toc503360438"/>
      <w:r w:rsidRPr="00AE0DB5">
        <w:rPr>
          <w:rFonts w:hint="eastAsia"/>
        </w:rPr>
        <w:lastRenderedPageBreak/>
        <w:t>变换的跑道入口：位置；尺寸；用于起飞、用于着陆或二者兼用。</w:t>
      </w:r>
      <w:bookmarkEnd w:id="242"/>
    </w:p>
    <w:p w14:paraId="5F716A6E" w14:textId="77777777" w:rsidR="00A22ECF" w:rsidRPr="00AE0DB5" w:rsidRDefault="00A22ECF" w:rsidP="005959F9">
      <w:pPr>
        <w:pStyle w:val="3"/>
        <w:keepNext w:val="0"/>
        <w:numPr>
          <w:ilvl w:val="0"/>
          <w:numId w:val="12"/>
        </w:numPr>
        <w:kinsoku w:val="0"/>
        <w:overflowPunct w:val="0"/>
        <w:autoSpaceDE w:val="0"/>
        <w:autoSpaceDN w:val="0"/>
        <w:ind w:left="851" w:hanging="851"/>
      </w:pPr>
      <w:bookmarkStart w:id="243" w:name="_Toc503360439"/>
      <w:r w:rsidRPr="00AE0DB5">
        <w:rPr>
          <w:rFonts w:hint="eastAsia"/>
        </w:rPr>
        <w:t>障碍物：影响起飞和着陆性能计算的障碍物；起控制作用的障碍物。</w:t>
      </w:r>
      <w:bookmarkEnd w:id="243"/>
    </w:p>
    <w:p w14:paraId="5F716A6F" w14:textId="77777777" w:rsidR="00A22ECF" w:rsidRPr="00AE0DB5" w:rsidRDefault="00A22ECF" w:rsidP="005959F9">
      <w:pPr>
        <w:pStyle w:val="3"/>
        <w:keepNext w:val="0"/>
        <w:numPr>
          <w:ilvl w:val="0"/>
          <w:numId w:val="12"/>
        </w:numPr>
        <w:kinsoku w:val="0"/>
        <w:overflowPunct w:val="0"/>
        <w:autoSpaceDE w:val="0"/>
        <w:autoSpaceDN w:val="0"/>
        <w:ind w:left="851" w:hanging="851"/>
      </w:pPr>
      <w:bookmarkStart w:id="244" w:name="_Toc503360440"/>
      <w:r w:rsidRPr="00AE0DB5">
        <w:rPr>
          <w:rFonts w:hint="eastAsia"/>
        </w:rPr>
        <w:t>仪表飞行程序：离场程序；进场程序；进近程序；复飞程序。</w:t>
      </w:r>
      <w:bookmarkEnd w:id="244"/>
    </w:p>
    <w:p w14:paraId="5F716A70" w14:textId="77777777" w:rsidR="00A22ECF" w:rsidRPr="00647F75" w:rsidRDefault="00A22ECF" w:rsidP="000E108C">
      <w:pPr>
        <w:kinsoku w:val="0"/>
        <w:overflowPunct w:val="0"/>
        <w:autoSpaceDE w:val="0"/>
        <w:autoSpaceDN w:val="0"/>
        <w:ind w:left="851"/>
        <w:rPr>
          <w:b/>
        </w:rPr>
      </w:pPr>
      <w:bookmarkStart w:id="245" w:name="_Toc395120374"/>
      <w:bookmarkStart w:id="246" w:name="_Toc420808366"/>
      <w:bookmarkStart w:id="247" w:name="_Toc432382328"/>
      <w:r w:rsidRPr="00647F75">
        <w:rPr>
          <w:rFonts w:hint="eastAsia"/>
          <w:b/>
        </w:rPr>
        <w:t>通信设施</w:t>
      </w:r>
      <w:bookmarkEnd w:id="245"/>
      <w:bookmarkEnd w:id="246"/>
      <w:bookmarkEnd w:id="247"/>
    </w:p>
    <w:p w14:paraId="5F716A71" w14:textId="77777777" w:rsidR="00A22ECF" w:rsidRPr="00AE0DB5" w:rsidRDefault="00A22ECF" w:rsidP="000E108C">
      <w:pPr>
        <w:kinsoku w:val="0"/>
        <w:overflowPunct w:val="0"/>
        <w:autoSpaceDE w:val="0"/>
        <w:autoSpaceDN w:val="0"/>
        <w:ind w:left="851"/>
      </w:pPr>
      <w:r w:rsidRPr="00AE0DB5">
        <w:rPr>
          <w:rFonts w:hint="eastAsia"/>
        </w:rPr>
        <w:t>在正常运行条件下，在整个航路上，对于所属的机型，所有各点都具有陆空双向无线电通信系统，能保证每一架飞机与相应的空中交通管制单位之间，以直接的或通过经批准的点到点之间的线路进行迅速可靠的通信联系，通信设施符合跟踪系统的要求。</w:t>
      </w:r>
    </w:p>
    <w:p w14:paraId="5F716A72" w14:textId="77777777" w:rsidR="00A22ECF" w:rsidRPr="00647F75" w:rsidRDefault="00A22ECF" w:rsidP="000E108C">
      <w:pPr>
        <w:kinsoku w:val="0"/>
        <w:overflowPunct w:val="0"/>
        <w:autoSpaceDE w:val="0"/>
        <w:autoSpaceDN w:val="0"/>
        <w:ind w:left="851"/>
        <w:rPr>
          <w:b/>
        </w:rPr>
      </w:pPr>
      <w:bookmarkStart w:id="248" w:name="_Toc395120375"/>
      <w:bookmarkStart w:id="249" w:name="_Toc420808367"/>
      <w:bookmarkStart w:id="250" w:name="_Toc432382329"/>
      <w:r w:rsidRPr="00647F75">
        <w:rPr>
          <w:rFonts w:hint="eastAsia"/>
          <w:b/>
        </w:rPr>
        <w:t>气象服务</w:t>
      </w:r>
      <w:bookmarkEnd w:id="248"/>
      <w:bookmarkEnd w:id="249"/>
      <w:bookmarkEnd w:id="250"/>
    </w:p>
    <w:p w14:paraId="5F716A73" w14:textId="77777777" w:rsidR="00A22ECF" w:rsidRPr="00647F75" w:rsidRDefault="00A22ECF" w:rsidP="005959F9">
      <w:pPr>
        <w:pStyle w:val="3"/>
        <w:keepNext w:val="0"/>
        <w:numPr>
          <w:ilvl w:val="0"/>
          <w:numId w:val="148"/>
        </w:numPr>
        <w:kinsoku w:val="0"/>
        <w:overflowPunct w:val="0"/>
        <w:autoSpaceDE w:val="0"/>
        <w:autoSpaceDN w:val="0"/>
        <w:ind w:left="851" w:hanging="851"/>
      </w:pPr>
      <w:bookmarkStart w:id="251" w:name="_Toc503360441"/>
      <w:r w:rsidRPr="00647F75">
        <w:rPr>
          <w:rFonts w:hint="eastAsia"/>
        </w:rPr>
        <w:t>每一条航路沿线，均有足够的气象报告服务站可供使用，以保证提供运行所必需的气象实况报告和气象预报。</w:t>
      </w:r>
      <w:bookmarkEnd w:id="251"/>
    </w:p>
    <w:p w14:paraId="5F716A74" w14:textId="77777777" w:rsidR="00A22ECF" w:rsidRPr="001D3F15" w:rsidRDefault="00A22ECF" w:rsidP="005959F9">
      <w:pPr>
        <w:pStyle w:val="3"/>
        <w:keepNext w:val="0"/>
        <w:numPr>
          <w:ilvl w:val="0"/>
          <w:numId w:val="148"/>
        </w:numPr>
        <w:kinsoku w:val="0"/>
        <w:overflowPunct w:val="0"/>
        <w:autoSpaceDE w:val="0"/>
        <w:autoSpaceDN w:val="0"/>
        <w:ind w:left="851" w:hanging="851"/>
      </w:pPr>
      <w:bookmarkStart w:id="252" w:name="_Toc503360442"/>
      <w:r w:rsidRPr="001D3F15">
        <w:rPr>
          <w:rFonts w:hint="eastAsia"/>
        </w:rPr>
        <w:t>只能使用经局方认可的气象服务系统提供的气象资料。</w:t>
      </w:r>
      <w:bookmarkEnd w:id="252"/>
    </w:p>
    <w:p w14:paraId="5F716A75" w14:textId="77777777" w:rsidR="00A22ECF" w:rsidRPr="006E1CF8" w:rsidRDefault="00A22ECF" w:rsidP="005959F9">
      <w:pPr>
        <w:pStyle w:val="3"/>
        <w:keepNext w:val="0"/>
        <w:numPr>
          <w:ilvl w:val="0"/>
          <w:numId w:val="148"/>
        </w:numPr>
        <w:kinsoku w:val="0"/>
        <w:overflowPunct w:val="0"/>
        <w:autoSpaceDE w:val="0"/>
        <w:autoSpaceDN w:val="0"/>
        <w:ind w:left="851" w:hanging="851"/>
      </w:pPr>
      <w:bookmarkStart w:id="253" w:name="_Toc503360443"/>
      <w:r w:rsidRPr="006E1CF8">
        <w:rPr>
          <w:rFonts w:hint="eastAsia"/>
        </w:rPr>
        <w:t>使用经局方批准的危险天气实况报告与预报系统，以便获得可能影响所飞航路和所用机场飞行安全的危险天气现象，如晴空颠簸、雷暴和低空风切变等情况的实况报告和预</w:t>
      </w:r>
      <w:r w:rsidRPr="006E1CF8">
        <w:rPr>
          <w:rFonts w:hint="eastAsia"/>
        </w:rPr>
        <w:lastRenderedPageBreak/>
        <w:t>报。</w:t>
      </w:r>
      <w:bookmarkStart w:id="254" w:name="_Toc395120376"/>
      <w:bookmarkStart w:id="255" w:name="_Toc420808368"/>
      <w:bookmarkStart w:id="256" w:name="_Toc432382330"/>
      <w:bookmarkEnd w:id="253"/>
    </w:p>
    <w:p w14:paraId="5F716A76" w14:textId="77777777" w:rsidR="006E1CF8" w:rsidRPr="007F617A" w:rsidRDefault="00570E5C" w:rsidP="005959F9">
      <w:pPr>
        <w:pStyle w:val="3"/>
        <w:keepNext w:val="0"/>
        <w:numPr>
          <w:ilvl w:val="0"/>
          <w:numId w:val="148"/>
        </w:numPr>
        <w:kinsoku w:val="0"/>
        <w:overflowPunct w:val="0"/>
        <w:autoSpaceDE w:val="0"/>
        <w:autoSpaceDN w:val="0"/>
        <w:ind w:left="851" w:hanging="851"/>
        <w:rPr>
          <w:rFonts w:ascii="宋体" w:hAnsi="宋体"/>
          <w:color w:val="000000" w:themeColor="text1"/>
        </w:rPr>
      </w:pPr>
      <w:bookmarkStart w:id="257" w:name="_Toc503360444"/>
      <w:r w:rsidRPr="007F617A">
        <w:rPr>
          <w:rFonts w:ascii="宋体" w:hAnsi="宋体" w:cs="Courier New" w:hint="eastAsia"/>
          <w:color w:val="000000" w:themeColor="text1"/>
          <w:szCs w:val="21"/>
        </w:rPr>
        <w:t>使用气象预报控制飞行活动时，应当使用上述</w:t>
      </w:r>
      <w:r w:rsidRPr="007F617A">
        <w:rPr>
          <w:rFonts w:ascii="宋体" w:hAnsi="宋体" w:cs="Courier New"/>
          <w:color w:val="000000" w:themeColor="text1"/>
          <w:szCs w:val="21"/>
        </w:rPr>
        <w:t>(2)款规定的</w:t>
      </w:r>
      <w:r w:rsidRPr="007F617A">
        <w:rPr>
          <w:rFonts w:ascii="宋体" w:hAnsi="宋体" w:cs="Courier New" w:hint="eastAsia"/>
          <w:color w:val="000000" w:themeColor="text1"/>
          <w:szCs w:val="21"/>
        </w:rPr>
        <w:t>气象资料而编制的气象预报，以及上述</w:t>
      </w:r>
      <w:r w:rsidR="00BA60DF">
        <w:rPr>
          <w:rFonts w:ascii="宋体" w:hAnsi="宋体" w:cs="Courier New" w:hint="eastAsia"/>
          <w:color w:val="000000" w:themeColor="text1"/>
          <w:szCs w:val="21"/>
        </w:rPr>
        <w:t>（2）和</w:t>
      </w:r>
      <w:r w:rsidRPr="007F617A">
        <w:rPr>
          <w:rFonts w:ascii="宋体" w:hAnsi="宋体" w:cs="Courier New" w:hint="eastAsia"/>
          <w:color w:val="000000" w:themeColor="text1"/>
          <w:szCs w:val="21"/>
        </w:rPr>
        <w:t>（</w:t>
      </w:r>
      <w:r w:rsidRPr="007F617A">
        <w:rPr>
          <w:rFonts w:ascii="宋体" w:hAnsi="宋体" w:cs="Courier New"/>
          <w:color w:val="000000" w:themeColor="text1"/>
          <w:szCs w:val="21"/>
        </w:rPr>
        <w:t>3）款规定采用的系统所批准的任何来源而编制的气象预报。</w:t>
      </w:r>
      <w:bookmarkEnd w:id="257"/>
    </w:p>
    <w:p w14:paraId="5F716A77" w14:textId="77777777" w:rsidR="00A22ECF" w:rsidRPr="00647F75" w:rsidRDefault="00A22ECF" w:rsidP="00583D1E">
      <w:pPr>
        <w:kinsoku w:val="0"/>
        <w:overflowPunct w:val="0"/>
        <w:autoSpaceDE w:val="0"/>
        <w:autoSpaceDN w:val="0"/>
        <w:ind w:left="851"/>
        <w:rPr>
          <w:b/>
        </w:rPr>
      </w:pPr>
      <w:r w:rsidRPr="00647F75">
        <w:rPr>
          <w:rFonts w:hint="eastAsia"/>
          <w:b/>
        </w:rPr>
        <w:t>航路导航设施</w:t>
      </w:r>
      <w:bookmarkEnd w:id="254"/>
      <w:bookmarkEnd w:id="255"/>
      <w:bookmarkEnd w:id="256"/>
    </w:p>
    <w:p w14:paraId="5F716A78" w14:textId="77777777" w:rsidR="00A22ECF" w:rsidRPr="00AE0DB5" w:rsidRDefault="00A22ECF" w:rsidP="00583D1E">
      <w:pPr>
        <w:kinsoku w:val="0"/>
        <w:overflowPunct w:val="0"/>
        <w:autoSpaceDE w:val="0"/>
        <w:autoSpaceDN w:val="0"/>
        <w:ind w:left="851"/>
      </w:pPr>
      <w:r w:rsidRPr="00AE0DB5">
        <w:rPr>
          <w:rFonts w:hint="eastAsia"/>
        </w:rPr>
        <w:t>对于每一条计划中的航路，非目视地面导航设施符合下列要求：</w:t>
      </w:r>
    </w:p>
    <w:p w14:paraId="5F716A79" w14:textId="77777777" w:rsidR="00570E5C" w:rsidRPr="00583D1E" w:rsidRDefault="00A22ECF" w:rsidP="005959F9">
      <w:pPr>
        <w:pStyle w:val="3"/>
        <w:keepNext w:val="0"/>
        <w:numPr>
          <w:ilvl w:val="0"/>
          <w:numId w:val="149"/>
        </w:numPr>
        <w:kinsoku w:val="0"/>
        <w:overflowPunct w:val="0"/>
        <w:autoSpaceDE w:val="0"/>
        <w:autoSpaceDN w:val="0"/>
        <w:ind w:left="851" w:hanging="851"/>
        <w:rPr>
          <w:rFonts w:ascii="宋体" w:hAnsi="宋体" w:cs="Courier New"/>
          <w:color w:val="000000" w:themeColor="text1"/>
          <w:szCs w:val="21"/>
        </w:rPr>
      </w:pPr>
      <w:bookmarkStart w:id="258" w:name="_Toc503360445"/>
      <w:r w:rsidRPr="00647F75">
        <w:t>具有足够的</w:t>
      </w:r>
      <w:r w:rsidRPr="00583D1E">
        <w:rPr>
          <w:rFonts w:ascii="宋体" w:hAnsi="宋体" w:cs="Courier New"/>
          <w:color w:val="000000" w:themeColor="text1"/>
          <w:szCs w:val="21"/>
        </w:rPr>
        <w:t>非目视地面导航设施，能在空中交通管</w:t>
      </w:r>
      <w:r w:rsidRPr="00583D1E">
        <w:rPr>
          <w:rFonts w:ascii="宋体" w:hAnsi="宋体" w:cs="Courier New" w:hint="eastAsia"/>
          <w:color w:val="000000" w:themeColor="text1"/>
          <w:szCs w:val="21"/>
        </w:rPr>
        <w:t>制要求的精度之内，在整个航路上为飞机导航；</w:t>
      </w:r>
      <w:bookmarkEnd w:id="258"/>
    </w:p>
    <w:p w14:paraId="5F716A7A" w14:textId="77777777" w:rsidR="007B3A99" w:rsidRPr="00583D1E" w:rsidRDefault="00A22ECF" w:rsidP="005959F9">
      <w:pPr>
        <w:pStyle w:val="3"/>
        <w:keepNext w:val="0"/>
        <w:numPr>
          <w:ilvl w:val="0"/>
          <w:numId w:val="149"/>
        </w:numPr>
        <w:kinsoku w:val="0"/>
        <w:overflowPunct w:val="0"/>
        <w:autoSpaceDE w:val="0"/>
        <w:autoSpaceDN w:val="0"/>
        <w:ind w:left="851" w:hanging="851"/>
      </w:pPr>
      <w:bookmarkStart w:id="259" w:name="_Toc503360446"/>
      <w:r w:rsidRPr="00583D1E">
        <w:rPr>
          <w:rFonts w:ascii="宋体" w:hAnsi="宋体" w:cs="Courier New" w:hint="eastAsia"/>
          <w:color w:val="000000" w:themeColor="text1"/>
          <w:szCs w:val="21"/>
        </w:rPr>
        <w:t>非目视地面导航设施的位置，能保证在该运行所必需的精</w:t>
      </w:r>
      <w:r w:rsidR="007B3A99" w:rsidRPr="00583D1E">
        <w:rPr>
          <w:rFonts w:ascii="宋体" w:hAnsi="宋体" w:cs="Courier New" w:hint="eastAsia"/>
          <w:color w:val="000000" w:themeColor="text1"/>
          <w:szCs w:val="21"/>
        </w:rPr>
        <w:t>度范围之内，</w:t>
      </w:r>
      <w:r w:rsidR="007B3A99" w:rsidRPr="007B3A99">
        <w:rPr>
          <w:rFonts w:hint="eastAsia"/>
        </w:rPr>
        <w:t>引导飞机至任一正常使用机场、临时使用机场、加油机场或备降机场。</w:t>
      </w:r>
      <w:bookmarkEnd w:id="259"/>
    </w:p>
    <w:p w14:paraId="5F716A7B" w14:textId="77777777" w:rsidR="00A22ECF" w:rsidRPr="00AE0DB5" w:rsidRDefault="00A22ECF" w:rsidP="005959F9">
      <w:pPr>
        <w:pStyle w:val="3"/>
        <w:keepNext w:val="0"/>
        <w:numPr>
          <w:ilvl w:val="0"/>
          <w:numId w:val="146"/>
        </w:numPr>
        <w:kinsoku w:val="0"/>
        <w:overflowPunct w:val="0"/>
        <w:autoSpaceDE w:val="0"/>
        <w:autoSpaceDN w:val="0"/>
        <w:ind w:left="851" w:hanging="851"/>
      </w:pPr>
      <w:bookmarkStart w:id="260" w:name="_Toc503360447"/>
      <w:r w:rsidRPr="00583D1E">
        <w:rPr>
          <w:rFonts w:hint="eastAsia"/>
        </w:rPr>
        <w:t>实施</w:t>
      </w:r>
      <w:r w:rsidRPr="00AE0DB5">
        <w:rPr>
          <w:rFonts w:hint="eastAsia"/>
        </w:rPr>
        <w:t>紧急运行</w:t>
      </w:r>
      <w:bookmarkEnd w:id="260"/>
    </w:p>
    <w:p w14:paraId="5F716A7C" w14:textId="77777777" w:rsidR="00A22ECF" w:rsidRPr="00AE0DB5" w:rsidRDefault="00A22ECF" w:rsidP="00583D1E">
      <w:pPr>
        <w:kinsoku w:val="0"/>
        <w:overflowPunct w:val="0"/>
        <w:autoSpaceDE w:val="0"/>
        <w:autoSpaceDN w:val="0"/>
        <w:ind w:left="851"/>
      </w:pPr>
      <w:r w:rsidRPr="00AE0DB5">
        <w:rPr>
          <w:rFonts w:hint="eastAsia"/>
        </w:rPr>
        <w:t>执行政府要求的政治任务，以及为保护人员生命和财产，必须进行必要的货物运输时，公司将实施紧急运行：</w:t>
      </w:r>
    </w:p>
    <w:p w14:paraId="5F716A7D" w14:textId="77777777" w:rsidR="00A22ECF" w:rsidRPr="00AE0DB5" w:rsidRDefault="00A22ECF" w:rsidP="005959F9">
      <w:pPr>
        <w:pStyle w:val="3"/>
        <w:keepNext w:val="0"/>
        <w:numPr>
          <w:ilvl w:val="0"/>
          <w:numId w:val="13"/>
        </w:numPr>
        <w:kinsoku w:val="0"/>
        <w:overflowPunct w:val="0"/>
        <w:autoSpaceDE w:val="0"/>
        <w:autoSpaceDN w:val="0"/>
        <w:ind w:left="851" w:hanging="851"/>
      </w:pPr>
      <w:bookmarkStart w:id="261" w:name="_Toc503360448"/>
      <w:r w:rsidRPr="00AE0DB5">
        <w:rPr>
          <w:rFonts w:hint="eastAsia"/>
        </w:rPr>
        <w:t>向局方申请对运行规范的偏离，并获得局方对运行规范颁发相应的修改；</w:t>
      </w:r>
      <w:bookmarkEnd w:id="261"/>
    </w:p>
    <w:p w14:paraId="5F716A7E" w14:textId="77777777" w:rsidR="00A22ECF" w:rsidRPr="00AE0DB5" w:rsidRDefault="00A22ECF" w:rsidP="005959F9">
      <w:pPr>
        <w:pStyle w:val="3"/>
        <w:keepNext w:val="0"/>
        <w:numPr>
          <w:ilvl w:val="0"/>
          <w:numId w:val="13"/>
        </w:numPr>
        <w:kinsoku w:val="0"/>
        <w:overflowPunct w:val="0"/>
        <w:autoSpaceDE w:val="0"/>
        <w:autoSpaceDN w:val="0"/>
        <w:ind w:left="851" w:hanging="851"/>
      </w:pPr>
      <w:bookmarkStart w:id="262" w:name="_Toc503360449"/>
      <w:r w:rsidRPr="00AE0DB5">
        <w:rPr>
          <w:rFonts w:hint="eastAsia"/>
        </w:rPr>
        <w:t>在情况紧急时，如果情况紧急不允许及时修改运行规范，可按局方口头或其它方式批准的偏离，并在紧急运行开始后</w:t>
      </w:r>
      <w:r w:rsidRPr="00AE0DB5">
        <w:rPr>
          <w:rFonts w:hint="eastAsia"/>
        </w:rPr>
        <w:t>24</w:t>
      </w:r>
      <w:r w:rsidRPr="00AE0DB5">
        <w:rPr>
          <w:rFonts w:hint="eastAsia"/>
        </w:rPr>
        <w:t>小时内，由</w:t>
      </w:r>
      <w:r w:rsidR="003A7521" w:rsidRPr="00AE0DB5">
        <w:rPr>
          <w:rFonts w:hint="eastAsia"/>
        </w:rPr>
        <w:t>运行标准部</w:t>
      </w:r>
      <w:r w:rsidRPr="00AE0DB5">
        <w:rPr>
          <w:rFonts w:hint="eastAsia"/>
        </w:rPr>
        <w:t>提交说明紧急情况性质的报告</w:t>
      </w:r>
      <w:r w:rsidRPr="00AE0DB5">
        <w:rPr>
          <w:rFonts w:hint="eastAsia"/>
        </w:rPr>
        <w:lastRenderedPageBreak/>
        <w:t>，通报局方；</w:t>
      </w:r>
      <w:bookmarkEnd w:id="262"/>
    </w:p>
    <w:p w14:paraId="5F716A7F" w14:textId="77777777" w:rsidR="00A22ECF" w:rsidRPr="00AE0DB5" w:rsidRDefault="00A22ECF" w:rsidP="005959F9">
      <w:pPr>
        <w:pStyle w:val="3"/>
        <w:keepNext w:val="0"/>
        <w:numPr>
          <w:ilvl w:val="0"/>
          <w:numId w:val="13"/>
        </w:numPr>
        <w:kinsoku w:val="0"/>
        <w:overflowPunct w:val="0"/>
        <w:autoSpaceDE w:val="0"/>
        <w:autoSpaceDN w:val="0"/>
        <w:ind w:left="851" w:hanging="851"/>
      </w:pPr>
      <w:bookmarkStart w:id="263" w:name="_Toc503360450"/>
      <w:r w:rsidRPr="00AE0DB5">
        <w:rPr>
          <w:rFonts w:hint="eastAsia"/>
        </w:rPr>
        <w:t>当政府宣布进入紧急状态时，公司全体员工无条件地按国家要求执行；</w:t>
      </w:r>
      <w:bookmarkEnd w:id="263"/>
    </w:p>
    <w:p w14:paraId="5F716A80" w14:textId="77777777" w:rsidR="00A22ECF" w:rsidRPr="00AE0DB5" w:rsidRDefault="00A22ECF" w:rsidP="005959F9">
      <w:pPr>
        <w:pStyle w:val="3"/>
        <w:keepNext w:val="0"/>
        <w:numPr>
          <w:ilvl w:val="0"/>
          <w:numId w:val="13"/>
        </w:numPr>
        <w:kinsoku w:val="0"/>
        <w:overflowPunct w:val="0"/>
        <w:autoSpaceDE w:val="0"/>
        <w:autoSpaceDN w:val="0"/>
        <w:ind w:left="851" w:hanging="851"/>
      </w:pPr>
      <w:bookmarkStart w:id="264" w:name="_Toc503360451"/>
      <w:r w:rsidRPr="00AE0DB5">
        <w:rPr>
          <w:rFonts w:hint="eastAsia"/>
        </w:rPr>
        <w:t>根据国防动员的相关规定由公司执行军方任务时，按照局方批准合格证持有人偏离运行规范的适用规定，实施运行时可以偏离公司运行规范的限制。</w:t>
      </w:r>
      <w:bookmarkEnd w:id="264"/>
    </w:p>
    <w:p w14:paraId="5F716A81" w14:textId="77777777" w:rsidR="00A22ECF" w:rsidRPr="00CA4120" w:rsidRDefault="00A22ECF" w:rsidP="005959F9">
      <w:pPr>
        <w:pStyle w:val="aff0"/>
        <w:numPr>
          <w:ilvl w:val="0"/>
          <w:numId w:val="248"/>
        </w:numPr>
        <w:ind w:firstLineChars="0" w:hanging="851"/>
        <w:outlineLvl w:val="1"/>
        <w:rPr>
          <w:b/>
        </w:rPr>
      </w:pPr>
      <w:bookmarkStart w:id="265" w:name="_Toc503360452"/>
      <w:r w:rsidRPr="00CA4120">
        <w:rPr>
          <w:rFonts w:hint="eastAsia"/>
          <w:b/>
        </w:rPr>
        <w:t>运行控制系统</w:t>
      </w:r>
      <w:bookmarkEnd w:id="265"/>
    </w:p>
    <w:p w14:paraId="5F716A82" w14:textId="77777777" w:rsidR="00A22ECF" w:rsidRPr="00AE0DB5" w:rsidRDefault="00A22ECF" w:rsidP="00583D1E">
      <w:pPr>
        <w:kinsoku w:val="0"/>
        <w:overflowPunct w:val="0"/>
        <w:autoSpaceDE w:val="0"/>
        <w:autoSpaceDN w:val="0"/>
        <w:ind w:left="851"/>
        <w:rPr>
          <w:rFonts w:hAnsi="宋体"/>
        </w:rPr>
      </w:pPr>
      <w:r w:rsidRPr="00AE0DB5">
        <w:rPr>
          <w:rFonts w:hAnsi="宋体" w:hint="eastAsia"/>
        </w:rPr>
        <w:t>公司运行控制部</w:t>
      </w:r>
      <w:r w:rsidRPr="00AE0DB5">
        <w:rPr>
          <w:rFonts w:hint="eastAsia"/>
        </w:rPr>
        <w:t>设在武汉基地，公司授权运行控制部在航班生产运行中与公司内部、外部建立联系，充分利用内部、外部资源保障航班运行顺畅；运行控制部在航务代理、导航数据库、航行资料等方面与局方和外部供应商联系，为飞行运行、运行控制提供技术支持，所使用的主要运行系统包括</w:t>
      </w:r>
      <w:r w:rsidR="00592362" w:rsidRPr="00BA60DF">
        <w:rPr>
          <w:rFonts w:hint="eastAsia"/>
        </w:rPr>
        <w:t>FOC</w:t>
      </w:r>
      <w:r w:rsidRPr="00AE0DB5">
        <w:rPr>
          <w:rFonts w:hint="eastAsia"/>
        </w:rPr>
        <w:t>运行控制系统和</w:t>
      </w:r>
      <w:r w:rsidRPr="00AE0DB5">
        <w:t>Jeppesen</w:t>
      </w:r>
      <w:r w:rsidRPr="00AE0DB5">
        <w:rPr>
          <w:rFonts w:hint="eastAsia"/>
        </w:rPr>
        <w:t>公司的</w:t>
      </w:r>
      <w:proofErr w:type="spellStart"/>
      <w:r w:rsidRPr="00AE0DB5">
        <w:t>JetPlanner</w:t>
      </w:r>
      <w:proofErr w:type="spellEnd"/>
      <w:r w:rsidRPr="00AE0DB5">
        <w:rPr>
          <w:rFonts w:hint="eastAsia"/>
        </w:rPr>
        <w:t>计算机飞行计划制作系统，通过运用</w:t>
      </w:r>
      <w:r w:rsidR="00592362" w:rsidRPr="00BA60DF">
        <w:t>FOC</w:t>
      </w:r>
      <w:r w:rsidRPr="00AE0DB5">
        <w:rPr>
          <w:rFonts w:hint="eastAsia"/>
        </w:rPr>
        <w:t>运行控制系统实现包括航班动态控制、航班计划校正、航班放行评估、航站现场监控、航站现场保障情况收集与反馈、</w:t>
      </w:r>
      <w:r w:rsidRPr="00AE0DB5">
        <w:rPr>
          <w:rFonts w:hint="eastAsia"/>
        </w:rPr>
        <w:t>FPL</w:t>
      </w:r>
      <w:r w:rsidRPr="00AE0DB5">
        <w:rPr>
          <w:rFonts w:hint="eastAsia"/>
        </w:rPr>
        <w:t>航线信息管理与</w:t>
      </w:r>
      <w:r w:rsidRPr="00AE0DB5">
        <w:rPr>
          <w:rFonts w:hint="eastAsia"/>
        </w:rPr>
        <w:t>FPL</w:t>
      </w:r>
      <w:r w:rsidRPr="00AE0DB5">
        <w:rPr>
          <w:rFonts w:hint="eastAsia"/>
        </w:rPr>
        <w:t>航路制作、飞机性能数据管理、航班正常性统计、航班放行正常性统计、航班执行率统计、航班调整统计、网上准备等多种运行必备功能</w:t>
      </w:r>
      <w:r w:rsidRPr="00AE0DB5">
        <w:rPr>
          <w:rFonts w:ascii="仿宋_GB2312" w:eastAsia="仿宋_GB2312" w:hint="eastAsia"/>
        </w:rPr>
        <w:t>，</w:t>
      </w:r>
      <w:r w:rsidR="000A2F48" w:rsidRPr="00AE0DB5">
        <w:rPr>
          <w:rFonts w:hint="eastAsia"/>
        </w:rPr>
        <w:t>同时订购</w:t>
      </w:r>
      <w:r w:rsidR="00BA595E" w:rsidRPr="00AE0DB5">
        <w:rPr>
          <w:rFonts w:hint="eastAsia"/>
        </w:rPr>
        <w:t>LIDO</w:t>
      </w:r>
      <w:r w:rsidR="000A2F48" w:rsidRPr="00AE0DB5">
        <w:rPr>
          <w:rFonts w:hint="eastAsia"/>
        </w:rPr>
        <w:t>航图资</w:t>
      </w:r>
      <w:r w:rsidR="000A2F48" w:rsidRPr="00AE0DB5">
        <w:rPr>
          <w:rFonts w:hint="eastAsia"/>
        </w:rPr>
        <w:lastRenderedPageBreak/>
        <w:t>料，</w:t>
      </w:r>
      <w:r w:rsidR="000A2F48" w:rsidRPr="00AE0DB5">
        <w:rPr>
          <w:rFonts w:hint="eastAsia"/>
        </w:rPr>
        <w:t>AIP</w:t>
      </w:r>
      <w:r w:rsidR="000A2F48" w:rsidRPr="00AE0DB5">
        <w:rPr>
          <w:rFonts w:hint="eastAsia"/>
        </w:rPr>
        <w:t>及通过局方批准的系统提取航行通告等航行情报资料，</w:t>
      </w:r>
      <w:r w:rsidRPr="00AE0DB5">
        <w:rPr>
          <w:rFonts w:hint="eastAsia"/>
        </w:rPr>
        <w:t>运行控制部负责</w:t>
      </w:r>
      <w:r w:rsidRPr="00AE0DB5">
        <w:rPr>
          <w:rFonts w:hAnsi="宋体" w:hint="eastAsia"/>
        </w:rPr>
        <w:t>按局方的规章、政策对</w:t>
      </w:r>
      <w:r w:rsidRPr="00AE0DB5">
        <w:rPr>
          <w:rFonts w:hint="eastAsia"/>
        </w:rPr>
        <w:t>公司飞行运行的全面监管和协调。</w:t>
      </w:r>
    </w:p>
    <w:p w14:paraId="5F716A83" w14:textId="77777777" w:rsidR="00A22ECF" w:rsidRPr="00AE0DB5" w:rsidRDefault="00A22ECF" w:rsidP="00583D1E">
      <w:pPr>
        <w:kinsoku w:val="0"/>
        <w:overflowPunct w:val="0"/>
        <w:autoSpaceDE w:val="0"/>
        <w:autoSpaceDN w:val="0"/>
        <w:ind w:left="851"/>
        <w:rPr>
          <w:rFonts w:hAnsi="宋体"/>
        </w:rPr>
      </w:pPr>
      <w:r w:rsidRPr="00AE0DB5">
        <w:rPr>
          <w:rFonts w:hAnsi="宋体" w:hint="eastAsia"/>
        </w:rPr>
        <w:t>公司值班领导受总经理委托行使日常的航班生产管理权，承担值班领导职责。在航班运输生产中，直接向总经理负责，具有运力调配、资源调控、统一指挥和责任判定的最高权利。贯彻公司经营战略和方针，监控运输生产的日常运行，对航班实施管理。负责突发事件和紧急情况的处置，在必要时负责启动公司应急处置程序。</w:t>
      </w:r>
    </w:p>
    <w:p w14:paraId="5F716A84" w14:textId="77777777" w:rsidR="001D3F15" w:rsidRPr="00CA4120" w:rsidRDefault="00570E5C" w:rsidP="005959F9">
      <w:pPr>
        <w:pStyle w:val="aff0"/>
        <w:numPr>
          <w:ilvl w:val="0"/>
          <w:numId w:val="248"/>
        </w:numPr>
        <w:ind w:firstLineChars="0" w:hanging="851"/>
        <w:outlineLvl w:val="1"/>
        <w:rPr>
          <w:rFonts w:ascii="黑体" w:eastAsia="黑体" w:hAnsi="宋体"/>
          <w:b/>
          <w:color w:val="000000" w:themeColor="text1"/>
          <w:szCs w:val="21"/>
        </w:rPr>
      </w:pPr>
      <w:bookmarkStart w:id="266" w:name="_Toc503360453"/>
      <w:r w:rsidRPr="00CA4120">
        <w:rPr>
          <w:b/>
        </w:rPr>
        <w:t>运行控制风险管控系统</w:t>
      </w:r>
      <w:bookmarkEnd w:id="266"/>
    </w:p>
    <w:p w14:paraId="5F716A85" w14:textId="77777777" w:rsidR="0007244C" w:rsidRPr="007F617A" w:rsidRDefault="0007244C" w:rsidP="0007244C">
      <w:pPr>
        <w:kinsoku w:val="0"/>
        <w:overflowPunct w:val="0"/>
        <w:autoSpaceDE w:val="0"/>
        <w:autoSpaceDN w:val="0"/>
        <w:ind w:left="851"/>
      </w:pPr>
      <w:r w:rsidRPr="007F617A">
        <w:rPr>
          <w:rFonts w:hint="eastAsia"/>
        </w:rPr>
        <w:t>运行控制风险管控系统对运行控制中的风险进行管控，此系统是具有解读功能、分析功能、计算功能、建议功能的系统，作为运行风险控制的手段之一，为各相关运行单位与人员履行职责提供决策参考，不能代替相关运行部门与人员做出决策。</w:t>
      </w:r>
    </w:p>
    <w:p w14:paraId="5F716A86" w14:textId="77777777" w:rsidR="0007244C" w:rsidRPr="007F617A" w:rsidRDefault="0007244C" w:rsidP="0007244C">
      <w:pPr>
        <w:kinsoku w:val="0"/>
        <w:overflowPunct w:val="0"/>
        <w:autoSpaceDE w:val="0"/>
        <w:autoSpaceDN w:val="0"/>
        <w:ind w:left="851"/>
      </w:pPr>
      <w:r w:rsidRPr="007F617A">
        <w:rPr>
          <w:rFonts w:hint="eastAsia"/>
        </w:rPr>
        <w:t>在航班运行的每个环节中，先通过系统获取或人工录入数据，由计算机服务器根据设定好的数学公式与程序逻辑，计算得出不同阶段的运行风险指数。一线运行人员在各环节操作中，可查看运行风险报告，并逐层查阅其中列出的各阶段主要风险源，以便及时掌握航班的关键风险点，在</w:t>
      </w:r>
      <w:r w:rsidRPr="007F617A">
        <w:rPr>
          <w:rFonts w:hint="eastAsia"/>
        </w:rPr>
        <w:lastRenderedPageBreak/>
        <w:t>查阅关键风险因素之后，可根据风险因素与影响比例合理分配精力至关键点，并积极采取必要的风险控制措施，以降低航班运行风险，使风险管控形成闭环。</w:t>
      </w:r>
    </w:p>
    <w:p w14:paraId="5F716A87" w14:textId="77777777" w:rsidR="0007244C" w:rsidRPr="007F617A" w:rsidRDefault="0007244C" w:rsidP="0007244C">
      <w:pPr>
        <w:kinsoku w:val="0"/>
        <w:overflowPunct w:val="0"/>
        <w:autoSpaceDE w:val="0"/>
        <w:autoSpaceDN w:val="0"/>
        <w:ind w:left="851"/>
      </w:pPr>
      <w:r w:rsidRPr="007F617A">
        <w:rPr>
          <w:rFonts w:hint="eastAsia"/>
        </w:rPr>
        <w:t>航班执行前一日，签派员查看运行控制风险管控系统中的次日航班的风险值，根据风险评估指标进行风险因素评估。</w:t>
      </w:r>
    </w:p>
    <w:p w14:paraId="5F716A88" w14:textId="77777777" w:rsidR="0007244C" w:rsidRPr="007F617A" w:rsidRDefault="0007244C" w:rsidP="0007244C">
      <w:pPr>
        <w:kinsoku w:val="0"/>
        <w:overflowPunct w:val="0"/>
        <w:autoSpaceDE w:val="0"/>
        <w:autoSpaceDN w:val="0"/>
        <w:ind w:left="851"/>
      </w:pPr>
      <w:r w:rsidRPr="007F617A">
        <w:rPr>
          <w:rFonts w:hint="eastAsia"/>
        </w:rPr>
        <w:t>航班放行准备和航班飞行过程中，签派员监控、跟踪航班风险值并向机组人员及时更新。</w:t>
      </w:r>
    </w:p>
    <w:p w14:paraId="5F716A89" w14:textId="77777777" w:rsidR="0007244C" w:rsidRPr="007F617A" w:rsidRDefault="0007244C" w:rsidP="0007244C">
      <w:pPr>
        <w:kinsoku w:val="0"/>
        <w:overflowPunct w:val="0"/>
        <w:autoSpaceDE w:val="0"/>
        <w:autoSpaceDN w:val="0"/>
        <w:ind w:left="851"/>
      </w:pPr>
      <w:r w:rsidRPr="007F617A">
        <w:rPr>
          <w:rFonts w:hint="eastAsia"/>
        </w:rPr>
        <w:t>如航班风险值处于高风险，公司应采取风险缓解措施；如采取风险缓解后，航班风险值仍处于不可接受状态，应执行公司不可接受风险航班的管理执行程序。</w:t>
      </w:r>
    </w:p>
    <w:p w14:paraId="5F716A8A" w14:textId="77777777" w:rsidR="0007244C" w:rsidRPr="007F617A" w:rsidRDefault="0007244C" w:rsidP="0007244C">
      <w:pPr>
        <w:kinsoku w:val="0"/>
        <w:overflowPunct w:val="0"/>
        <w:autoSpaceDE w:val="0"/>
        <w:autoSpaceDN w:val="0"/>
        <w:ind w:left="851"/>
        <w:rPr>
          <w:color w:val="000000" w:themeColor="text1"/>
        </w:rPr>
      </w:pPr>
      <w:r w:rsidRPr="007F617A">
        <w:rPr>
          <w:rFonts w:hint="eastAsia"/>
        </w:rPr>
        <w:t>关于运行控制风险管控的相关程序要求，详见公司《运行控制风险管控手册》。</w:t>
      </w:r>
    </w:p>
    <w:p w14:paraId="5F716A8B" w14:textId="5F755C78" w:rsidR="00A22ECF" w:rsidRPr="00CA4120" w:rsidRDefault="00A01A26" w:rsidP="005959F9">
      <w:pPr>
        <w:pStyle w:val="aff0"/>
        <w:numPr>
          <w:ilvl w:val="0"/>
          <w:numId w:val="248"/>
        </w:numPr>
        <w:ind w:firstLineChars="0" w:hanging="851"/>
        <w:outlineLvl w:val="1"/>
        <w:rPr>
          <w:b/>
        </w:rPr>
      </w:pPr>
      <w:bookmarkStart w:id="267" w:name="_Toc503360454"/>
      <w:r>
        <w:rPr>
          <w:rFonts w:hint="eastAsia"/>
          <w:b/>
        </w:rPr>
        <w:t>运</w:t>
      </w:r>
      <w:r w:rsidRPr="00CA4120">
        <w:rPr>
          <w:rFonts w:hint="eastAsia"/>
          <w:b/>
        </w:rPr>
        <w:t>行控制的权力</w:t>
      </w:r>
      <w:bookmarkEnd w:id="267"/>
    </w:p>
    <w:p w14:paraId="5F716A8C" w14:textId="77777777" w:rsidR="00A22ECF" w:rsidRPr="00AE0DB5" w:rsidRDefault="00570E5C" w:rsidP="005959F9">
      <w:pPr>
        <w:pStyle w:val="3"/>
        <w:keepNext w:val="0"/>
        <w:numPr>
          <w:ilvl w:val="0"/>
          <w:numId w:val="14"/>
        </w:numPr>
        <w:kinsoku w:val="0"/>
        <w:overflowPunct w:val="0"/>
        <w:autoSpaceDE w:val="0"/>
        <w:autoSpaceDN w:val="0"/>
        <w:ind w:left="851" w:hanging="851"/>
      </w:pPr>
      <w:bookmarkStart w:id="268" w:name="_Toc503360455"/>
      <w:r w:rsidRPr="007F617A">
        <w:rPr>
          <w:rFonts w:ascii="宋体" w:hAnsi="宋体" w:hint="eastAsia"/>
          <w:color w:val="000000" w:themeColor="text1"/>
          <w:szCs w:val="21"/>
        </w:rPr>
        <w:t>运行</w:t>
      </w:r>
      <w:r w:rsidRPr="00BA60DF">
        <w:rPr>
          <w:rFonts w:hint="eastAsia"/>
          <w:sz w:val="24"/>
        </w:rPr>
        <w:t>控制部</w:t>
      </w:r>
      <w:r w:rsidR="00A22ECF" w:rsidRPr="006E1CF8">
        <w:rPr>
          <w:rFonts w:hint="eastAsia"/>
        </w:rPr>
        <w:t>享有公司赋予的组织、指挥飞行与飞行保障工作的权限；</w:t>
      </w:r>
      <w:bookmarkEnd w:id="268"/>
    </w:p>
    <w:p w14:paraId="5F716A8D" w14:textId="77777777" w:rsidR="00A22ECF" w:rsidRPr="00AE0DB5" w:rsidRDefault="006E1CF8" w:rsidP="005959F9">
      <w:pPr>
        <w:pStyle w:val="3"/>
        <w:keepNext w:val="0"/>
        <w:numPr>
          <w:ilvl w:val="0"/>
          <w:numId w:val="14"/>
        </w:numPr>
        <w:kinsoku w:val="0"/>
        <w:overflowPunct w:val="0"/>
        <w:autoSpaceDE w:val="0"/>
        <w:autoSpaceDN w:val="0"/>
        <w:ind w:left="851" w:hanging="851"/>
      </w:pPr>
      <w:bookmarkStart w:id="269" w:name="_Toc503360456"/>
      <w:r w:rsidRPr="00BA60DF">
        <w:rPr>
          <w:rFonts w:hint="eastAsia"/>
        </w:rPr>
        <w:t>运行控制部</w:t>
      </w:r>
      <w:r w:rsidR="00A22ECF" w:rsidRPr="00AE0DB5">
        <w:rPr>
          <w:rFonts w:hint="eastAsia"/>
        </w:rPr>
        <w:t>有权按规定要求有关部门准确、及时提供业务工作所需要的数据、资料和有关信息；</w:t>
      </w:r>
      <w:bookmarkEnd w:id="269"/>
    </w:p>
    <w:p w14:paraId="5F716A8E" w14:textId="77777777" w:rsidR="002C2246" w:rsidRPr="00BA60DF" w:rsidRDefault="002C2246" w:rsidP="005959F9">
      <w:pPr>
        <w:pStyle w:val="3"/>
        <w:keepNext w:val="0"/>
        <w:numPr>
          <w:ilvl w:val="0"/>
          <w:numId w:val="14"/>
        </w:numPr>
        <w:kinsoku w:val="0"/>
        <w:overflowPunct w:val="0"/>
        <w:autoSpaceDE w:val="0"/>
        <w:autoSpaceDN w:val="0"/>
        <w:ind w:left="851" w:hanging="851"/>
      </w:pPr>
      <w:bookmarkStart w:id="270" w:name="_Toc503360457"/>
      <w:r w:rsidRPr="00BA60DF">
        <w:rPr>
          <w:rFonts w:hint="eastAsia"/>
        </w:rPr>
        <w:t>运行控制部</w:t>
      </w:r>
      <w:r w:rsidRPr="00AE0DB5">
        <w:rPr>
          <w:rFonts w:hint="eastAsia"/>
        </w:rPr>
        <w:t>有权根据航班运行情况对后续航班进行运力调</w:t>
      </w:r>
      <w:r w:rsidRPr="00AE0DB5">
        <w:rPr>
          <w:rFonts w:hint="eastAsia"/>
        </w:rPr>
        <w:lastRenderedPageBreak/>
        <w:t>整，确保航班安全正点运行，对公司值班经理提供运行决策支持，</w:t>
      </w:r>
      <w:r w:rsidRPr="006E1CF8">
        <w:rPr>
          <w:rFonts w:hint="eastAsia"/>
        </w:rPr>
        <w:t>并向</w:t>
      </w:r>
      <w:r w:rsidRPr="00BA60DF">
        <w:rPr>
          <w:rFonts w:hint="eastAsia"/>
        </w:rPr>
        <w:t>运行</w:t>
      </w:r>
      <w:r w:rsidRPr="00BA60DF">
        <w:t>控制</w:t>
      </w:r>
      <w:r w:rsidRPr="006E1CF8">
        <w:t>相关席位下达运行指令；</w:t>
      </w:r>
      <w:bookmarkEnd w:id="270"/>
    </w:p>
    <w:p w14:paraId="5F716A8F" w14:textId="77777777" w:rsidR="00A22ECF" w:rsidRPr="00AE0DB5" w:rsidRDefault="0038790A" w:rsidP="005959F9">
      <w:pPr>
        <w:pStyle w:val="3"/>
        <w:keepNext w:val="0"/>
        <w:numPr>
          <w:ilvl w:val="0"/>
          <w:numId w:val="14"/>
        </w:numPr>
        <w:kinsoku w:val="0"/>
        <w:overflowPunct w:val="0"/>
        <w:autoSpaceDE w:val="0"/>
        <w:autoSpaceDN w:val="0"/>
        <w:ind w:left="851" w:hanging="851"/>
      </w:pPr>
      <w:bookmarkStart w:id="271" w:name="_Toc503360458"/>
      <w:r w:rsidRPr="00BA60DF">
        <w:rPr>
          <w:rFonts w:hint="eastAsia"/>
        </w:rPr>
        <w:t>运行控制部</w:t>
      </w:r>
      <w:r w:rsidR="00A22ECF" w:rsidRPr="00AE0DB5">
        <w:rPr>
          <w:rFonts w:hint="eastAsia"/>
        </w:rPr>
        <w:t>有权制止各部门、各类人员可能危及飞行安全和影响航班正常的行为；</w:t>
      </w:r>
      <w:bookmarkEnd w:id="271"/>
    </w:p>
    <w:p w14:paraId="5F716A90" w14:textId="77777777" w:rsidR="00A22ECF" w:rsidRPr="00AE0DB5" w:rsidRDefault="0038790A" w:rsidP="005959F9">
      <w:pPr>
        <w:pStyle w:val="3"/>
        <w:keepNext w:val="0"/>
        <w:numPr>
          <w:ilvl w:val="0"/>
          <w:numId w:val="14"/>
        </w:numPr>
        <w:kinsoku w:val="0"/>
        <w:overflowPunct w:val="0"/>
        <w:autoSpaceDE w:val="0"/>
        <w:autoSpaceDN w:val="0"/>
        <w:ind w:left="851" w:hanging="851"/>
      </w:pPr>
      <w:bookmarkStart w:id="272" w:name="_Toc503360459"/>
      <w:r w:rsidRPr="00BA60DF">
        <w:rPr>
          <w:rFonts w:hint="eastAsia"/>
        </w:rPr>
        <w:t>运行控制部</w:t>
      </w:r>
      <w:r w:rsidR="00A22ECF" w:rsidRPr="00AE0DB5">
        <w:rPr>
          <w:rFonts w:hint="eastAsia"/>
        </w:rPr>
        <w:t>有权对各部门、各类人员的工作质量进行讲评，对违反规定的行为进行处罚。</w:t>
      </w:r>
      <w:bookmarkEnd w:id="272"/>
    </w:p>
    <w:p w14:paraId="5F716A91" w14:textId="77777777" w:rsidR="00991E83" w:rsidRPr="00991E83" w:rsidRDefault="00991E83" w:rsidP="00465F2D">
      <w:pPr>
        <w:pStyle w:val="aff0"/>
        <w:numPr>
          <w:ilvl w:val="0"/>
          <w:numId w:val="134"/>
        </w:numPr>
        <w:kinsoku w:val="0"/>
        <w:overflowPunct w:val="0"/>
        <w:autoSpaceDE w:val="0"/>
        <w:autoSpaceDN w:val="0"/>
        <w:spacing w:beforeLines="100" w:before="312" w:afterLines="100" w:after="312"/>
        <w:ind w:firstLineChars="0"/>
        <w:outlineLvl w:val="1"/>
        <w:rPr>
          <w:rFonts w:cs="Arial"/>
          <w:b/>
          <w:bCs/>
          <w:vanish/>
          <w:szCs w:val="32"/>
        </w:rPr>
      </w:pPr>
      <w:bookmarkStart w:id="273" w:name="_Toc502330327"/>
      <w:bookmarkStart w:id="274" w:name="_Toc503360460"/>
      <w:bookmarkEnd w:id="273"/>
      <w:bookmarkEnd w:id="274"/>
    </w:p>
    <w:p w14:paraId="5F716A92" w14:textId="77777777" w:rsidR="00991E83" w:rsidRPr="00991E83" w:rsidRDefault="00991E83" w:rsidP="00465F2D">
      <w:pPr>
        <w:pStyle w:val="aff0"/>
        <w:numPr>
          <w:ilvl w:val="0"/>
          <w:numId w:val="134"/>
        </w:numPr>
        <w:kinsoku w:val="0"/>
        <w:overflowPunct w:val="0"/>
        <w:autoSpaceDE w:val="0"/>
        <w:autoSpaceDN w:val="0"/>
        <w:spacing w:beforeLines="100" w:before="312" w:afterLines="100" w:after="312"/>
        <w:ind w:firstLineChars="0"/>
        <w:outlineLvl w:val="1"/>
        <w:rPr>
          <w:rFonts w:cs="Arial"/>
          <w:b/>
          <w:bCs/>
          <w:vanish/>
          <w:szCs w:val="32"/>
        </w:rPr>
      </w:pPr>
      <w:bookmarkStart w:id="275" w:name="_Toc502330328"/>
      <w:bookmarkStart w:id="276" w:name="_Toc503360461"/>
      <w:bookmarkEnd w:id="275"/>
      <w:bookmarkEnd w:id="276"/>
    </w:p>
    <w:p w14:paraId="5F716A93" w14:textId="77777777" w:rsidR="00991E83" w:rsidRPr="00991E83" w:rsidRDefault="00991E83" w:rsidP="00465F2D">
      <w:pPr>
        <w:pStyle w:val="aff0"/>
        <w:numPr>
          <w:ilvl w:val="0"/>
          <w:numId w:val="134"/>
        </w:numPr>
        <w:kinsoku w:val="0"/>
        <w:overflowPunct w:val="0"/>
        <w:autoSpaceDE w:val="0"/>
        <w:autoSpaceDN w:val="0"/>
        <w:spacing w:beforeLines="100" w:before="312" w:afterLines="100" w:after="312"/>
        <w:ind w:firstLineChars="0"/>
        <w:outlineLvl w:val="1"/>
        <w:rPr>
          <w:rFonts w:cs="Arial"/>
          <w:b/>
          <w:bCs/>
          <w:vanish/>
          <w:szCs w:val="32"/>
        </w:rPr>
      </w:pPr>
      <w:bookmarkStart w:id="277" w:name="_Toc502330329"/>
      <w:bookmarkStart w:id="278" w:name="_Toc503360462"/>
      <w:bookmarkEnd w:id="277"/>
      <w:bookmarkEnd w:id="278"/>
    </w:p>
    <w:p w14:paraId="5F716A94" w14:textId="77777777" w:rsidR="00991E83" w:rsidRPr="00991E83" w:rsidRDefault="00991E83" w:rsidP="00465F2D">
      <w:pPr>
        <w:pStyle w:val="aff0"/>
        <w:numPr>
          <w:ilvl w:val="1"/>
          <w:numId w:val="134"/>
        </w:numPr>
        <w:kinsoku w:val="0"/>
        <w:overflowPunct w:val="0"/>
        <w:autoSpaceDE w:val="0"/>
        <w:autoSpaceDN w:val="0"/>
        <w:spacing w:beforeLines="100" w:before="312" w:afterLines="100" w:after="312"/>
        <w:ind w:firstLineChars="0"/>
        <w:outlineLvl w:val="1"/>
        <w:rPr>
          <w:rFonts w:cs="Arial"/>
          <w:b/>
          <w:bCs/>
          <w:vanish/>
          <w:szCs w:val="32"/>
        </w:rPr>
      </w:pPr>
      <w:bookmarkStart w:id="279" w:name="_Toc502330330"/>
      <w:bookmarkStart w:id="280" w:name="_Toc503360463"/>
      <w:bookmarkEnd w:id="279"/>
      <w:bookmarkEnd w:id="280"/>
    </w:p>
    <w:p w14:paraId="5F716A95" w14:textId="77777777" w:rsidR="00991E83" w:rsidRPr="00991E83" w:rsidRDefault="00991E83" w:rsidP="00465F2D">
      <w:pPr>
        <w:pStyle w:val="aff0"/>
        <w:numPr>
          <w:ilvl w:val="1"/>
          <w:numId w:val="134"/>
        </w:numPr>
        <w:kinsoku w:val="0"/>
        <w:overflowPunct w:val="0"/>
        <w:autoSpaceDE w:val="0"/>
        <w:autoSpaceDN w:val="0"/>
        <w:spacing w:beforeLines="100" w:before="312" w:afterLines="100" w:after="312"/>
        <w:ind w:firstLineChars="0"/>
        <w:outlineLvl w:val="1"/>
        <w:rPr>
          <w:rFonts w:cs="Arial"/>
          <w:b/>
          <w:bCs/>
          <w:vanish/>
          <w:szCs w:val="32"/>
        </w:rPr>
      </w:pPr>
      <w:bookmarkStart w:id="281" w:name="_Toc502330331"/>
      <w:bookmarkStart w:id="282" w:name="_Toc503360464"/>
      <w:bookmarkEnd w:id="281"/>
      <w:bookmarkEnd w:id="282"/>
    </w:p>
    <w:p w14:paraId="5F716A96" w14:textId="77777777" w:rsidR="00991E83" w:rsidRPr="00991E83" w:rsidRDefault="00991E83" w:rsidP="00465F2D">
      <w:pPr>
        <w:pStyle w:val="aff0"/>
        <w:numPr>
          <w:ilvl w:val="1"/>
          <w:numId w:val="134"/>
        </w:numPr>
        <w:kinsoku w:val="0"/>
        <w:overflowPunct w:val="0"/>
        <w:autoSpaceDE w:val="0"/>
        <w:autoSpaceDN w:val="0"/>
        <w:spacing w:beforeLines="100" w:before="312" w:afterLines="100" w:after="312"/>
        <w:ind w:firstLineChars="0"/>
        <w:outlineLvl w:val="1"/>
        <w:rPr>
          <w:rFonts w:cs="Arial"/>
          <w:b/>
          <w:bCs/>
          <w:vanish/>
          <w:szCs w:val="32"/>
        </w:rPr>
      </w:pPr>
      <w:bookmarkStart w:id="283" w:name="_Toc502330332"/>
      <w:bookmarkStart w:id="284" w:name="_Toc503360465"/>
      <w:bookmarkEnd w:id="283"/>
      <w:bookmarkEnd w:id="284"/>
    </w:p>
    <w:p w14:paraId="5F716A97" w14:textId="77777777" w:rsidR="00A22ECF" w:rsidRPr="00CA4120" w:rsidRDefault="00A22ECF" w:rsidP="005959F9">
      <w:pPr>
        <w:pStyle w:val="aff0"/>
        <w:numPr>
          <w:ilvl w:val="0"/>
          <w:numId w:val="248"/>
        </w:numPr>
        <w:ind w:firstLineChars="0" w:hanging="851"/>
        <w:outlineLvl w:val="1"/>
        <w:rPr>
          <w:b/>
        </w:rPr>
      </w:pPr>
      <w:bookmarkStart w:id="285" w:name="_Toc503360466"/>
      <w:r w:rsidRPr="00CA4120">
        <w:rPr>
          <w:rFonts w:hint="eastAsia"/>
          <w:b/>
        </w:rPr>
        <w:t>公司运行控制中心</w:t>
      </w:r>
      <w:bookmarkEnd w:id="285"/>
    </w:p>
    <w:p w14:paraId="5F716A98" w14:textId="77777777" w:rsidR="00A22ECF" w:rsidRPr="00AE0DB5" w:rsidRDefault="00A22ECF" w:rsidP="00583D1E">
      <w:pPr>
        <w:kinsoku w:val="0"/>
        <w:overflowPunct w:val="0"/>
        <w:autoSpaceDE w:val="0"/>
        <w:autoSpaceDN w:val="0"/>
        <w:ind w:left="851"/>
      </w:pPr>
      <w:r w:rsidRPr="00AE0DB5">
        <w:rPr>
          <w:rFonts w:hint="eastAsia"/>
        </w:rPr>
        <w:t>公司运行控制中心由航班运行和航班保障支持两大部分组成，承担飞行运行控制责任，负责公司飞行运行的全面监管和协调。</w:t>
      </w:r>
    </w:p>
    <w:p w14:paraId="5F716A99" w14:textId="77777777" w:rsidR="00A22ECF" w:rsidRPr="00AE0DB5" w:rsidRDefault="00A22ECF" w:rsidP="005959F9">
      <w:pPr>
        <w:pStyle w:val="3"/>
        <w:keepNext w:val="0"/>
        <w:numPr>
          <w:ilvl w:val="0"/>
          <w:numId w:val="150"/>
        </w:numPr>
        <w:kinsoku w:val="0"/>
        <w:overflowPunct w:val="0"/>
        <w:autoSpaceDE w:val="0"/>
        <w:autoSpaceDN w:val="0"/>
        <w:ind w:left="851" w:hanging="851"/>
      </w:pPr>
      <w:bookmarkStart w:id="286" w:name="_Toc503360467"/>
      <w:r w:rsidRPr="00AE0DB5">
        <w:rPr>
          <w:rFonts w:hint="eastAsia"/>
        </w:rPr>
        <w:t>公司运行控制中心</w:t>
      </w:r>
      <w:r w:rsidR="00570E5C" w:rsidRPr="000172D5">
        <w:rPr>
          <w:rFonts w:hAnsi="宋体" w:hint="eastAsia"/>
          <w:color w:val="000000" w:themeColor="text1"/>
          <w:szCs w:val="21"/>
        </w:rPr>
        <w:t>航班运行各席位职责</w:t>
      </w:r>
      <w:bookmarkEnd w:id="286"/>
    </w:p>
    <w:p w14:paraId="5F716A9A" w14:textId="77777777" w:rsidR="00A22ECF" w:rsidRPr="00AE0DB5" w:rsidRDefault="00A22ECF" w:rsidP="005959F9">
      <w:pPr>
        <w:pStyle w:val="3"/>
        <w:keepNext w:val="0"/>
        <w:numPr>
          <w:ilvl w:val="0"/>
          <w:numId w:val="151"/>
        </w:numPr>
        <w:kinsoku w:val="0"/>
        <w:overflowPunct w:val="0"/>
        <w:autoSpaceDE w:val="0"/>
        <w:autoSpaceDN w:val="0"/>
      </w:pPr>
      <w:bookmarkStart w:id="287" w:name="_Toc503360468"/>
      <w:r w:rsidRPr="00AE0DB5">
        <w:rPr>
          <w:rFonts w:hint="eastAsia"/>
        </w:rPr>
        <w:t>公司值班领导</w:t>
      </w:r>
      <w:bookmarkEnd w:id="287"/>
    </w:p>
    <w:p w14:paraId="5F716A9B" w14:textId="77777777" w:rsidR="00A22ECF" w:rsidRPr="00AE0DB5" w:rsidRDefault="00A22ECF" w:rsidP="00583D1E">
      <w:pPr>
        <w:kinsoku w:val="0"/>
        <w:overflowPunct w:val="0"/>
        <w:autoSpaceDE w:val="0"/>
        <w:autoSpaceDN w:val="0"/>
        <w:ind w:left="851"/>
      </w:pPr>
      <w:r w:rsidRPr="00AE0DB5">
        <w:rPr>
          <w:rFonts w:hint="eastAsia"/>
        </w:rPr>
        <w:t>公司值班领导职责见运行手册</w:t>
      </w:r>
      <w:r w:rsidRPr="00AE0DB5">
        <w:rPr>
          <w:rFonts w:hint="eastAsia"/>
        </w:rPr>
        <w:t>2.2.7</w:t>
      </w:r>
      <w:r w:rsidRPr="00AE0DB5">
        <w:rPr>
          <w:rFonts w:hint="eastAsia"/>
        </w:rPr>
        <w:t>内容。</w:t>
      </w:r>
    </w:p>
    <w:p w14:paraId="5F716A9C" w14:textId="77777777" w:rsidR="00A22ECF" w:rsidRPr="00AE0DB5" w:rsidRDefault="00A22ECF" w:rsidP="005959F9">
      <w:pPr>
        <w:pStyle w:val="3"/>
        <w:keepNext w:val="0"/>
        <w:numPr>
          <w:ilvl w:val="0"/>
          <w:numId w:val="151"/>
        </w:numPr>
        <w:kinsoku w:val="0"/>
        <w:overflowPunct w:val="0"/>
        <w:autoSpaceDE w:val="0"/>
        <w:autoSpaceDN w:val="0"/>
        <w:rPr>
          <w:lang w:val="en-GB"/>
        </w:rPr>
      </w:pPr>
      <w:bookmarkStart w:id="288" w:name="_Toc503360469"/>
      <w:r w:rsidRPr="00AE0DB5">
        <w:rPr>
          <w:rFonts w:hint="eastAsia"/>
        </w:rPr>
        <w:t>主任签派</w:t>
      </w:r>
      <w:r w:rsidR="00570E5C" w:rsidRPr="00C71845">
        <w:rPr>
          <w:rFonts w:hint="eastAsia"/>
        </w:rPr>
        <w:t>席位</w:t>
      </w:r>
      <w:bookmarkEnd w:id="288"/>
    </w:p>
    <w:p w14:paraId="5F716A9D" w14:textId="77777777" w:rsidR="00710F25" w:rsidRDefault="00A22ECF" w:rsidP="005959F9">
      <w:pPr>
        <w:pStyle w:val="3"/>
        <w:keepNext w:val="0"/>
        <w:numPr>
          <w:ilvl w:val="0"/>
          <w:numId w:val="152"/>
        </w:numPr>
        <w:kinsoku w:val="0"/>
        <w:overflowPunct w:val="0"/>
        <w:autoSpaceDE w:val="0"/>
        <w:autoSpaceDN w:val="0"/>
        <w:ind w:left="851" w:hanging="851"/>
      </w:pPr>
      <w:bookmarkStart w:id="289" w:name="_Toc503360470"/>
      <w:r w:rsidRPr="00710F25">
        <w:t>指挥和监督运行计划控制、飞行放行，监控飞行签派员的</w:t>
      </w:r>
      <w:r w:rsidRPr="00710F25">
        <w:rPr>
          <w:rFonts w:hint="eastAsia"/>
        </w:rPr>
        <w:t>工作，保证放行席位人员的配备，合理分配工作量；</w:t>
      </w:r>
      <w:bookmarkEnd w:id="289"/>
    </w:p>
    <w:p w14:paraId="5F716A9E" w14:textId="77777777" w:rsidR="00710F25" w:rsidRPr="00710F25" w:rsidRDefault="00A22ECF" w:rsidP="005959F9">
      <w:pPr>
        <w:pStyle w:val="3"/>
        <w:keepNext w:val="0"/>
        <w:numPr>
          <w:ilvl w:val="0"/>
          <w:numId w:val="152"/>
        </w:numPr>
        <w:kinsoku w:val="0"/>
        <w:overflowPunct w:val="0"/>
        <w:autoSpaceDE w:val="0"/>
        <w:autoSpaceDN w:val="0"/>
        <w:ind w:left="851" w:hanging="851"/>
      </w:pPr>
      <w:bookmarkStart w:id="290" w:name="_Toc503360471"/>
      <w:r w:rsidRPr="00710F25">
        <w:rPr>
          <w:rFonts w:hint="eastAsia"/>
        </w:rPr>
        <w:t>检查放行席位工作质量，并给予业务指导；</w:t>
      </w:r>
      <w:bookmarkEnd w:id="290"/>
    </w:p>
    <w:p w14:paraId="5F716A9F" w14:textId="77777777" w:rsidR="00AF2954" w:rsidRDefault="00AE11C1" w:rsidP="005959F9">
      <w:pPr>
        <w:pStyle w:val="3"/>
        <w:keepNext w:val="0"/>
        <w:numPr>
          <w:ilvl w:val="0"/>
          <w:numId w:val="152"/>
        </w:numPr>
        <w:kinsoku w:val="0"/>
        <w:overflowPunct w:val="0"/>
        <w:autoSpaceDE w:val="0"/>
        <w:autoSpaceDN w:val="0"/>
        <w:ind w:left="851" w:hanging="851"/>
      </w:pPr>
      <w:bookmarkStart w:id="291" w:name="_Toc503360472"/>
      <w:r w:rsidRPr="00710F25">
        <w:rPr>
          <w:rFonts w:hint="eastAsia"/>
        </w:rPr>
        <w:t>解决飞行签派员工作中遇到的问题，协调签派人员与各席位</w:t>
      </w:r>
      <w:r w:rsidR="00AF2954" w:rsidRPr="00710F25">
        <w:rPr>
          <w:rFonts w:hint="eastAsia"/>
        </w:rPr>
        <w:t>的关系；出现与运行控制部业务有关的问题，向运行控制部领导报告；</w:t>
      </w:r>
      <w:bookmarkEnd w:id="291"/>
    </w:p>
    <w:p w14:paraId="5F716AA0" w14:textId="77777777" w:rsidR="00570E5C" w:rsidRPr="00710F25" w:rsidRDefault="00A22ECF" w:rsidP="005959F9">
      <w:pPr>
        <w:pStyle w:val="3"/>
        <w:keepNext w:val="0"/>
        <w:numPr>
          <w:ilvl w:val="0"/>
          <w:numId w:val="152"/>
        </w:numPr>
        <w:kinsoku w:val="0"/>
        <w:overflowPunct w:val="0"/>
        <w:autoSpaceDE w:val="0"/>
        <w:autoSpaceDN w:val="0"/>
        <w:ind w:left="851" w:hanging="851"/>
      </w:pPr>
      <w:bookmarkStart w:id="292" w:name="_Toc503360473"/>
      <w:r w:rsidRPr="00710F25">
        <w:rPr>
          <w:rFonts w:hint="eastAsia"/>
        </w:rPr>
        <w:lastRenderedPageBreak/>
        <w:t>监视可能影响运行的天气条件，监视对飞机返航、备降的处理工作，并将航班延误、合并、取消，及航班调整计划向公司值班领导汇报；</w:t>
      </w:r>
      <w:bookmarkEnd w:id="292"/>
    </w:p>
    <w:p w14:paraId="5F716AA1" w14:textId="77777777" w:rsidR="00570E5C" w:rsidRPr="00710F25" w:rsidRDefault="00A22ECF" w:rsidP="005959F9">
      <w:pPr>
        <w:pStyle w:val="3"/>
        <w:keepNext w:val="0"/>
        <w:numPr>
          <w:ilvl w:val="0"/>
          <w:numId w:val="152"/>
        </w:numPr>
        <w:kinsoku w:val="0"/>
        <w:overflowPunct w:val="0"/>
        <w:autoSpaceDE w:val="0"/>
        <w:autoSpaceDN w:val="0"/>
        <w:ind w:left="851" w:hanging="851"/>
      </w:pPr>
      <w:bookmarkStart w:id="293" w:name="_Toc503360474"/>
      <w:r w:rsidRPr="00710F25">
        <w:rPr>
          <w:rFonts w:hint="eastAsia"/>
        </w:rPr>
        <w:t>对航班延误责任进行判定，并向公司值班领导提出处置意见和改进建议；</w:t>
      </w:r>
      <w:bookmarkEnd w:id="293"/>
    </w:p>
    <w:p w14:paraId="5F716AA2" w14:textId="77777777" w:rsidR="00570E5C" w:rsidRPr="00710F25" w:rsidRDefault="00A22ECF" w:rsidP="005959F9">
      <w:pPr>
        <w:pStyle w:val="3"/>
        <w:keepNext w:val="0"/>
        <w:numPr>
          <w:ilvl w:val="0"/>
          <w:numId w:val="152"/>
        </w:numPr>
        <w:kinsoku w:val="0"/>
        <w:overflowPunct w:val="0"/>
        <w:autoSpaceDE w:val="0"/>
        <w:autoSpaceDN w:val="0"/>
        <w:ind w:left="851" w:hanging="851"/>
      </w:pPr>
      <w:bookmarkStart w:id="294" w:name="_Toc503360475"/>
      <w:r w:rsidRPr="00710F25">
        <w:rPr>
          <w:rFonts w:hint="eastAsia"/>
        </w:rPr>
        <w:t>整理航班运行情况、航班保证要求和天气形势，参加公司讲评会；</w:t>
      </w:r>
      <w:bookmarkEnd w:id="294"/>
    </w:p>
    <w:p w14:paraId="5F716AA3" w14:textId="77777777" w:rsidR="00710F25" w:rsidRPr="00710F25" w:rsidRDefault="00A22ECF" w:rsidP="005959F9">
      <w:pPr>
        <w:pStyle w:val="3"/>
        <w:keepNext w:val="0"/>
        <w:numPr>
          <w:ilvl w:val="0"/>
          <w:numId w:val="152"/>
        </w:numPr>
        <w:kinsoku w:val="0"/>
        <w:overflowPunct w:val="0"/>
        <w:autoSpaceDE w:val="0"/>
        <w:autoSpaceDN w:val="0"/>
        <w:ind w:left="851" w:hanging="851"/>
      </w:pPr>
      <w:bookmarkStart w:id="295" w:name="_Toc503360476"/>
      <w:r w:rsidRPr="00710F25">
        <w:rPr>
          <w:rFonts w:hint="eastAsia"/>
        </w:rPr>
        <w:t>协助公司值班领导处置突发事件，参与应急处置；</w:t>
      </w:r>
      <w:bookmarkEnd w:id="295"/>
    </w:p>
    <w:p w14:paraId="5F716AA4" w14:textId="77777777" w:rsidR="00570E5C" w:rsidRPr="00710F25" w:rsidRDefault="00A22ECF" w:rsidP="005959F9">
      <w:pPr>
        <w:pStyle w:val="3"/>
        <w:keepNext w:val="0"/>
        <w:numPr>
          <w:ilvl w:val="0"/>
          <w:numId w:val="152"/>
        </w:numPr>
        <w:kinsoku w:val="0"/>
        <w:overflowPunct w:val="0"/>
        <w:autoSpaceDE w:val="0"/>
        <w:autoSpaceDN w:val="0"/>
        <w:ind w:left="851" w:hanging="851"/>
      </w:pPr>
      <w:bookmarkStart w:id="296" w:name="_Toc503360477"/>
      <w:r w:rsidRPr="00710F25">
        <w:rPr>
          <w:rFonts w:hint="eastAsia"/>
        </w:rPr>
        <w:t>如主任签派员缺席，由负责运行计划控制席位的签派员接替其职责。</w:t>
      </w:r>
      <w:bookmarkEnd w:id="296"/>
    </w:p>
    <w:p w14:paraId="5F716AA5" w14:textId="77777777" w:rsidR="00A22ECF" w:rsidRPr="00AE0DB5" w:rsidRDefault="00A22ECF" w:rsidP="005959F9">
      <w:pPr>
        <w:pStyle w:val="3"/>
        <w:keepNext w:val="0"/>
        <w:numPr>
          <w:ilvl w:val="0"/>
          <w:numId w:val="151"/>
        </w:numPr>
        <w:kinsoku w:val="0"/>
        <w:overflowPunct w:val="0"/>
        <w:autoSpaceDE w:val="0"/>
        <w:autoSpaceDN w:val="0"/>
      </w:pPr>
      <w:bookmarkStart w:id="297" w:name="_Toc503360478"/>
      <w:r w:rsidRPr="0066208A">
        <w:rPr>
          <w:rFonts w:hint="eastAsia"/>
        </w:rPr>
        <w:t>运行计划控制席位</w:t>
      </w:r>
      <w:bookmarkEnd w:id="297"/>
    </w:p>
    <w:p w14:paraId="5F716AA6" w14:textId="77777777" w:rsidR="00570E5C" w:rsidRPr="00E90E17" w:rsidRDefault="00A22ECF" w:rsidP="005959F9">
      <w:pPr>
        <w:pStyle w:val="3"/>
        <w:keepNext w:val="0"/>
        <w:numPr>
          <w:ilvl w:val="0"/>
          <w:numId w:val="153"/>
        </w:numPr>
        <w:kinsoku w:val="0"/>
        <w:overflowPunct w:val="0"/>
        <w:autoSpaceDE w:val="0"/>
        <w:autoSpaceDN w:val="0"/>
        <w:ind w:left="851" w:hanging="851"/>
      </w:pPr>
      <w:bookmarkStart w:id="298" w:name="_Toc503360479"/>
      <w:r w:rsidRPr="00E90E17">
        <w:rPr>
          <w:rFonts w:hint="eastAsia"/>
        </w:rPr>
        <w:t>负责管理公司当日凌晨为起点</w:t>
      </w:r>
      <w:r w:rsidRPr="00E90E17">
        <w:t>72</w:t>
      </w:r>
      <w:r w:rsidRPr="00E90E17">
        <w:t>小时之内的公司计划，收</w:t>
      </w:r>
      <w:r w:rsidRPr="00E90E17">
        <w:rPr>
          <w:rFonts w:hint="eastAsia"/>
        </w:rPr>
        <w:t>集合成航班保障信息，协调各保障单位做好航班的保障工作；</w:t>
      </w:r>
      <w:bookmarkEnd w:id="298"/>
    </w:p>
    <w:p w14:paraId="5F716AA7" w14:textId="77777777" w:rsidR="00570E5C" w:rsidRPr="00E90E17" w:rsidRDefault="00A22ECF" w:rsidP="005959F9">
      <w:pPr>
        <w:pStyle w:val="3"/>
        <w:keepNext w:val="0"/>
        <w:numPr>
          <w:ilvl w:val="0"/>
          <w:numId w:val="153"/>
        </w:numPr>
        <w:kinsoku w:val="0"/>
        <w:overflowPunct w:val="0"/>
        <w:autoSpaceDE w:val="0"/>
        <w:autoSpaceDN w:val="0"/>
        <w:ind w:left="851" w:hanging="851"/>
      </w:pPr>
      <w:bookmarkStart w:id="299" w:name="_Toc503360480"/>
      <w:r w:rsidRPr="00583D1E">
        <w:rPr>
          <w:rFonts w:hint="eastAsia"/>
        </w:rPr>
        <w:t>实</w:t>
      </w:r>
      <w:r w:rsidRPr="00E90E17">
        <w:rPr>
          <w:rFonts w:hint="eastAsia"/>
        </w:rPr>
        <w:t>时掌握飞行动态，分析航班延误、航班未按计划飞行等情况对其他航班的影响；根据公司资源情况，对不正常航班进行及时调整；</w:t>
      </w:r>
      <w:bookmarkEnd w:id="299"/>
    </w:p>
    <w:p w14:paraId="5F716AA8" w14:textId="77777777" w:rsidR="00570E5C" w:rsidRPr="00E90E17" w:rsidRDefault="00A22ECF" w:rsidP="005959F9">
      <w:pPr>
        <w:pStyle w:val="3"/>
        <w:keepNext w:val="0"/>
        <w:numPr>
          <w:ilvl w:val="0"/>
          <w:numId w:val="153"/>
        </w:numPr>
        <w:kinsoku w:val="0"/>
        <w:overflowPunct w:val="0"/>
        <w:autoSpaceDE w:val="0"/>
        <w:autoSpaceDN w:val="0"/>
        <w:ind w:left="851" w:hanging="851"/>
      </w:pPr>
      <w:bookmarkStart w:id="300" w:name="_Toc503360481"/>
      <w:r w:rsidRPr="00E90E17">
        <w:rPr>
          <w:rFonts w:hint="eastAsia"/>
        </w:rPr>
        <w:t>了解天气形势和航路、机场保障能力对公司运行计划的影响，提前做好预案；向飞行机组和航站人员发布运行状态</w:t>
      </w:r>
      <w:r w:rsidRPr="00E90E17">
        <w:rPr>
          <w:rFonts w:hint="eastAsia"/>
        </w:rPr>
        <w:lastRenderedPageBreak/>
        <w:t>信息和相应的要求；</w:t>
      </w:r>
      <w:bookmarkEnd w:id="300"/>
    </w:p>
    <w:p w14:paraId="5F716AA9" w14:textId="77777777" w:rsidR="00570E5C" w:rsidRPr="00E90E17" w:rsidRDefault="00A22ECF" w:rsidP="005959F9">
      <w:pPr>
        <w:pStyle w:val="3"/>
        <w:keepNext w:val="0"/>
        <w:numPr>
          <w:ilvl w:val="0"/>
          <w:numId w:val="153"/>
        </w:numPr>
        <w:kinsoku w:val="0"/>
        <w:overflowPunct w:val="0"/>
        <w:autoSpaceDE w:val="0"/>
        <w:autoSpaceDN w:val="0"/>
        <w:ind w:left="851" w:hanging="851"/>
      </w:pPr>
      <w:bookmarkStart w:id="301" w:name="_Toc503360482"/>
      <w:r w:rsidRPr="00E90E17">
        <w:rPr>
          <w:rFonts w:hint="eastAsia"/>
        </w:rPr>
        <w:t>如运行计划控制席位的签派员缺席，由负责飞行放行</w:t>
      </w:r>
      <w:r w:rsidRPr="00E90E17">
        <w:t>/</w:t>
      </w:r>
      <w:r w:rsidRPr="00E90E17">
        <w:t>跟踪</w:t>
      </w:r>
      <w:r w:rsidRPr="00E90E17">
        <w:rPr>
          <w:rFonts w:hint="eastAsia"/>
        </w:rPr>
        <w:t>席位的签派员接替其职责。</w:t>
      </w:r>
      <w:bookmarkEnd w:id="301"/>
    </w:p>
    <w:p w14:paraId="5F716AAA" w14:textId="77777777" w:rsidR="00A22ECF" w:rsidRPr="00AE0DB5" w:rsidRDefault="00A22ECF" w:rsidP="005959F9">
      <w:pPr>
        <w:pStyle w:val="3"/>
        <w:keepNext w:val="0"/>
        <w:numPr>
          <w:ilvl w:val="0"/>
          <w:numId w:val="151"/>
        </w:numPr>
        <w:kinsoku w:val="0"/>
        <w:overflowPunct w:val="0"/>
        <w:autoSpaceDE w:val="0"/>
        <w:autoSpaceDN w:val="0"/>
      </w:pPr>
      <w:bookmarkStart w:id="302" w:name="_Toc503360483"/>
      <w:r w:rsidRPr="0066208A">
        <w:rPr>
          <w:rFonts w:hint="eastAsia"/>
        </w:rPr>
        <w:t>飞行放行</w:t>
      </w:r>
      <w:r w:rsidRPr="0066208A">
        <w:t>/</w:t>
      </w:r>
      <w:r w:rsidRPr="0066208A">
        <w:t>跟踪席位</w:t>
      </w:r>
      <w:bookmarkEnd w:id="302"/>
    </w:p>
    <w:p w14:paraId="5F716AAB" w14:textId="77777777" w:rsidR="00570E5C" w:rsidRPr="00A022E9" w:rsidRDefault="00A22ECF" w:rsidP="005959F9">
      <w:pPr>
        <w:pStyle w:val="3"/>
        <w:keepNext w:val="0"/>
        <w:numPr>
          <w:ilvl w:val="0"/>
          <w:numId w:val="154"/>
        </w:numPr>
        <w:kinsoku w:val="0"/>
        <w:overflowPunct w:val="0"/>
        <w:autoSpaceDE w:val="0"/>
        <w:autoSpaceDN w:val="0"/>
        <w:ind w:left="851" w:hanging="851"/>
      </w:pPr>
      <w:bookmarkStart w:id="303" w:name="_Toc503360484"/>
      <w:r w:rsidRPr="00A022E9">
        <w:rPr>
          <w:rFonts w:hint="eastAsia"/>
        </w:rPr>
        <w:t>负责实施飞行放行和飞行跟踪；</w:t>
      </w:r>
      <w:bookmarkEnd w:id="303"/>
    </w:p>
    <w:p w14:paraId="5F716AAC" w14:textId="77777777" w:rsidR="00570E5C" w:rsidRPr="00A022E9" w:rsidRDefault="00A22ECF" w:rsidP="005959F9">
      <w:pPr>
        <w:pStyle w:val="3"/>
        <w:keepNext w:val="0"/>
        <w:numPr>
          <w:ilvl w:val="0"/>
          <w:numId w:val="154"/>
        </w:numPr>
        <w:kinsoku w:val="0"/>
        <w:overflowPunct w:val="0"/>
        <w:autoSpaceDE w:val="0"/>
        <w:autoSpaceDN w:val="0"/>
        <w:ind w:left="851" w:hanging="851"/>
      </w:pPr>
      <w:bookmarkStart w:id="304" w:name="_Toc503360485"/>
      <w:r w:rsidRPr="00A022E9">
        <w:rPr>
          <w:rFonts w:hint="eastAsia"/>
        </w:rPr>
        <w:t>负责收集、整理气象资料和航行通告，了解飞机适航情况、保留故障和飞机预计业载情况，根据需要制作计算机飞行计划，对放行航班的运行条件进行分析；</w:t>
      </w:r>
      <w:bookmarkEnd w:id="304"/>
    </w:p>
    <w:p w14:paraId="5F716AAD" w14:textId="77777777" w:rsidR="00570E5C" w:rsidRPr="00A022E9" w:rsidRDefault="00A22ECF" w:rsidP="005959F9">
      <w:pPr>
        <w:pStyle w:val="3"/>
        <w:keepNext w:val="0"/>
        <w:numPr>
          <w:ilvl w:val="0"/>
          <w:numId w:val="154"/>
        </w:numPr>
        <w:kinsoku w:val="0"/>
        <w:overflowPunct w:val="0"/>
        <w:autoSpaceDE w:val="0"/>
        <w:autoSpaceDN w:val="0"/>
        <w:ind w:left="851" w:hanging="851"/>
      </w:pPr>
      <w:bookmarkStart w:id="305" w:name="_Toc503360486"/>
      <w:r w:rsidRPr="00A022E9">
        <w:rPr>
          <w:rFonts w:hint="eastAsia"/>
        </w:rPr>
        <w:t>负责确定起飞油量和业载限制；负责将机务部门提供的因</w:t>
      </w:r>
      <w:r w:rsidR="009B55C2" w:rsidRPr="00A022E9">
        <w:t>MEL/CDL</w:t>
      </w:r>
      <w:r w:rsidRPr="00A022E9">
        <w:rPr>
          <w:rFonts w:hint="eastAsia"/>
        </w:rPr>
        <w:t>引起的对飞机</w:t>
      </w:r>
      <w:r w:rsidR="009B55C2" w:rsidRPr="00A022E9">
        <w:rPr>
          <w:rFonts w:hint="eastAsia"/>
        </w:rPr>
        <w:t>性能的限制，导致航班起飞</w:t>
      </w:r>
      <w:r w:rsidRPr="00A022E9">
        <w:rPr>
          <w:rFonts w:hint="eastAsia"/>
        </w:rPr>
        <w:t>重量和装载</w:t>
      </w:r>
      <w:r w:rsidR="009B55C2" w:rsidRPr="00A022E9">
        <w:rPr>
          <w:rFonts w:hint="eastAsia"/>
        </w:rPr>
        <w:t>受限的情况</w:t>
      </w:r>
      <w:r w:rsidRPr="00A022E9">
        <w:rPr>
          <w:rFonts w:hint="eastAsia"/>
        </w:rPr>
        <w:t>通知相关航站的载重平衡部门</w:t>
      </w:r>
      <w:r w:rsidR="009B55C2" w:rsidRPr="00A022E9">
        <w:rPr>
          <w:rFonts w:hint="eastAsia"/>
        </w:rPr>
        <w:t>（武汉本站和外站）</w:t>
      </w:r>
      <w:r w:rsidRPr="00A022E9">
        <w:rPr>
          <w:rFonts w:hint="eastAsia"/>
        </w:rPr>
        <w:t>；</w:t>
      </w:r>
      <w:bookmarkEnd w:id="305"/>
    </w:p>
    <w:p w14:paraId="5F716AAE" w14:textId="77777777" w:rsidR="00570E5C" w:rsidRPr="00A022E9" w:rsidRDefault="00A22ECF" w:rsidP="005959F9">
      <w:pPr>
        <w:pStyle w:val="3"/>
        <w:keepNext w:val="0"/>
        <w:numPr>
          <w:ilvl w:val="0"/>
          <w:numId w:val="154"/>
        </w:numPr>
        <w:kinsoku w:val="0"/>
        <w:overflowPunct w:val="0"/>
        <w:autoSpaceDE w:val="0"/>
        <w:autoSpaceDN w:val="0"/>
        <w:ind w:left="851" w:hanging="851"/>
      </w:pPr>
      <w:bookmarkStart w:id="306" w:name="_Toc503360487"/>
      <w:r w:rsidRPr="00A022E9">
        <w:rPr>
          <w:rFonts w:hint="eastAsia"/>
        </w:rPr>
        <w:t>负责对航班放行进行评估，与航班机长共同签发放行单；</w:t>
      </w:r>
      <w:bookmarkEnd w:id="306"/>
    </w:p>
    <w:p w14:paraId="5F716AAF" w14:textId="77777777" w:rsidR="00A022E9" w:rsidRPr="00A022E9" w:rsidRDefault="00A22ECF" w:rsidP="005959F9">
      <w:pPr>
        <w:pStyle w:val="3"/>
        <w:keepNext w:val="0"/>
        <w:numPr>
          <w:ilvl w:val="0"/>
          <w:numId w:val="154"/>
        </w:numPr>
        <w:kinsoku w:val="0"/>
        <w:overflowPunct w:val="0"/>
        <w:autoSpaceDE w:val="0"/>
        <w:autoSpaceDN w:val="0"/>
        <w:ind w:left="851" w:hanging="851"/>
      </w:pPr>
      <w:bookmarkStart w:id="307" w:name="_Toc503360488"/>
      <w:r w:rsidRPr="00A022E9">
        <w:rPr>
          <w:rFonts w:hint="eastAsia"/>
        </w:rPr>
        <w:t>负责向空中交通管制部门发送</w:t>
      </w:r>
      <w:r w:rsidRPr="00A022E9">
        <w:t>FPL</w:t>
      </w:r>
      <w:r w:rsidRPr="00A022E9">
        <w:t>飞行计划申请；跟踪运行</w:t>
      </w:r>
      <w:r w:rsidRPr="00A022E9">
        <w:rPr>
          <w:rFonts w:hint="eastAsia"/>
        </w:rPr>
        <w:t>条件的变化，必要时更改飞行放行单或终止放行许可；</w:t>
      </w:r>
      <w:bookmarkEnd w:id="307"/>
    </w:p>
    <w:p w14:paraId="5F716AB0" w14:textId="77777777" w:rsidR="00A022E9" w:rsidRPr="00A022E9" w:rsidRDefault="00A22ECF" w:rsidP="005959F9">
      <w:pPr>
        <w:pStyle w:val="3"/>
        <w:keepNext w:val="0"/>
        <w:numPr>
          <w:ilvl w:val="0"/>
          <w:numId w:val="154"/>
        </w:numPr>
        <w:kinsoku w:val="0"/>
        <w:overflowPunct w:val="0"/>
        <w:autoSpaceDE w:val="0"/>
        <w:autoSpaceDN w:val="0"/>
        <w:ind w:left="851" w:hanging="851"/>
      </w:pPr>
      <w:bookmarkStart w:id="308" w:name="_Toc503360489"/>
      <w:r w:rsidRPr="00A022E9">
        <w:rPr>
          <w:rFonts w:hint="eastAsia"/>
        </w:rPr>
        <w:t>负责跟踪航班运行状态，掌握影响飞行安全的航路、目的地机场和备降机场的天气情况和航行通告等其它各类信息，向飞行机组提供有效的地面支援</w:t>
      </w:r>
      <w:r w:rsidR="00A022E9" w:rsidRPr="00A022E9">
        <w:rPr>
          <w:rFonts w:hint="eastAsia"/>
        </w:rPr>
        <w:t>；</w:t>
      </w:r>
      <w:bookmarkEnd w:id="308"/>
    </w:p>
    <w:p w14:paraId="5F716AB1" w14:textId="77777777" w:rsidR="00570E5C" w:rsidRPr="00A022E9" w:rsidRDefault="00A22ECF" w:rsidP="005959F9">
      <w:pPr>
        <w:pStyle w:val="3"/>
        <w:keepNext w:val="0"/>
        <w:numPr>
          <w:ilvl w:val="0"/>
          <w:numId w:val="154"/>
        </w:numPr>
        <w:kinsoku w:val="0"/>
        <w:overflowPunct w:val="0"/>
        <w:autoSpaceDE w:val="0"/>
        <w:autoSpaceDN w:val="0"/>
        <w:ind w:left="851" w:hanging="851"/>
      </w:pPr>
      <w:bookmarkStart w:id="309" w:name="_Toc503360490"/>
      <w:r w:rsidRPr="00A022E9">
        <w:rPr>
          <w:rFonts w:hint="eastAsia"/>
        </w:rPr>
        <w:t>当航班不能按飞行放行单继续飞行、必须返航或备降时，向飞行机组提供相应的气象资料和机场保障信息，与飞行</w:t>
      </w:r>
      <w:r w:rsidRPr="00A022E9">
        <w:rPr>
          <w:rFonts w:hint="eastAsia"/>
        </w:rPr>
        <w:lastRenderedPageBreak/>
        <w:t>机组一起决定更改飞行放行单，给予飞行机组必要的帮助，并通知落地机场预计到达时间，要求其作好保障准备；</w:t>
      </w:r>
      <w:bookmarkEnd w:id="309"/>
    </w:p>
    <w:p w14:paraId="5F716AB2" w14:textId="77777777" w:rsidR="00A022E9" w:rsidRPr="00A022E9" w:rsidRDefault="00A22ECF" w:rsidP="005959F9">
      <w:pPr>
        <w:pStyle w:val="3"/>
        <w:keepNext w:val="0"/>
        <w:numPr>
          <w:ilvl w:val="0"/>
          <w:numId w:val="154"/>
        </w:numPr>
        <w:kinsoku w:val="0"/>
        <w:overflowPunct w:val="0"/>
        <w:autoSpaceDE w:val="0"/>
        <w:autoSpaceDN w:val="0"/>
        <w:ind w:left="851" w:hanging="851"/>
      </w:pPr>
      <w:bookmarkStart w:id="310" w:name="_Toc503360491"/>
      <w:r w:rsidRPr="00A022E9">
        <w:rPr>
          <w:rFonts w:hint="eastAsia"/>
        </w:rPr>
        <w:t>协助处理突发事件，并按上级指示和有关程序处置和记录；如飞行放行跟踪席位签派员缺席，由主任签派员或负责计划控制席位的签派员接替其职责。</w:t>
      </w:r>
      <w:bookmarkEnd w:id="310"/>
    </w:p>
    <w:p w14:paraId="5F716AB3" w14:textId="77777777" w:rsidR="00570E5C" w:rsidRPr="00A022E9" w:rsidRDefault="00AD0F73" w:rsidP="005959F9">
      <w:pPr>
        <w:pStyle w:val="3"/>
        <w:keepNext w:val="0"/>
        <w:numPr>
          <w:ilvl w:val="0"/>
          <w:numId w:val="154"/>
        </w:numPr>
        <w:kinsoku w:val="0"/>
        <w:overflowPunct w:val="0"/>
        <w:autoSpaceDE w:val="0"/>
        <w:autoSpaceDN w:val="0"/>
        <w:ind w:left="851" w:hanging="851"/>
      </w:pPr>
      <w:bookmarkStart w:id="311" w:name="_Toc503360492"/>
      <w:r w:rsidRPr="00A022E9">
        <w:rPr>
          <w:rFonts w:hint="eastAsia"/>
        </w:rPr>
        <w:t>利用航空气象系统收集气象情报，整理气象文件；针对公司运行区域和特点监控气象情况的发展和演变趋势并作出分析。特别是对正在或可能影响飞行运行安全的灾害性和危险性天气，进行重点监控；</w:t>
      </w:r>
      <w:bookmarkEnd w:id="311"/>
    </w:p>
    <w:p w14:paraId="5F716AB4" w14:textId="77777777" w:rsidR="00A22ECF" w:rsidRPr="00AE0DB5" w:rsidRDefault="00A22ECF" w:rsidP="005959F9">
      <w:pPr>
        <w:pStyle w:val="3"/>
        <w:keepNext w:val="0"/>
        <w:numPr>
          <w:ilvl w:val="0"/>
          <w:numId w:val="151"/>
        </w:numPr>
        <w:kinsoku w:val="0"/>
        <w:overflowPunct w:val="0"/>
        <w:autoSpaceDE w:val="0"/>
        <w:autoSpaceDN w:val="0"/>
      </w:pPr>
      <w:bookmarkStart w:id="312" w:name="_Toc503360493"/>
      <w:r w:rsidRPr="00AE0DB5">
        <w:rPr>
          <w:rFonts w:hint="eastAsia"/>
        </w:rPr>
        <w:t>航行情报席位</w:t>
      </w:r>
      <w:bookmarkEnd w:id="312"/>
    </w:p>
    <w:p w14:paraId="5F716AB5" w14:textId="77777777" w:rsidR="00570E5C" w:rsidRPr="00A022E9" w:rsidRDefault="00A22ECF" w:rsidP="005959F9">
      <w:pPr>
        <w:pStyle w:val="3"/>
        <w:keepNext w:val="0"/>
        <w:numPr>
          <w:ilvl w:val="0"/>
          <w:numId w:val="155"/>
        </w:numPr>
        <w:kinsoku w:val="0"/>
        <w:overflowPunct w:val="0"/>
        <w:autoSpaceDE w:val="0"/>
        <w:autoSpaceDN w:val="0"/>
        <w:ind w:left="851" w:hanging="851"/>
      </w:pPr>
      <w:bookmarkStart w:id="313" w:name="_Toc503360494"/>
      <w:r w:rsidRPr="00A022E9">
        <w:rPr>
          <w:rFonts w:hint="eastAsia"/>
        </w:rPr>
        <w:t>负责航行通告的收集和处理，发布影响飞行正常和飞行安全的通告和通知，为飞行签派和飞行机组提供航行情报服务；</w:t>
      </w:r>
      <w:bookmarkEnd w:id="313"/>
    </w:p>
    <w:p w14:paraId="5F716AB6" w14:textId="77777777" w:rsidR="00570E5C" w:rsidRDefault="00A22ECF" w:rsidP="005959F9">
      <w:pPr>
        <w:pStyle w:val="3"/>
        <w:keepNext w:val="0"/>
        <w:numPr>
          <w:ilvl w:val="0"/>
          <w:numId w:val="155"/>
        </w:numPr>
        <w:kinsoku w:val="0"/>
        <w:overflowPunct w:val="0"/>
        <w:autoSpaceDE w:val="0"/>
        <w:autoSpaceDN w:val="0"/>
        <w:ind w:left="851" w:hanging="851"/>
      </w:pPr>
      <w:bookmarkStart w:id="314" w:name="_Toc503360495"/>
      <w:r w:rsidRPr="00AE0DB5">
        <w:rPr>
          <w:rFonts w:hint="eastAsia"/>
        </w:rPr>
        <w:t>负责审核临时航班任务的航线选择和机场信息资料。</w:t>
      </w:r>
      <w:bookmarkEnd w:id="314"/>
    </w:p>
    <w:p w14:paraId="5F716AB7" w14:textId="77777777" w:rsidR="00A22ECF" w:rsidRPr="00AE0DB5" w:rsidRDefault="00A22ECF" w:rsidP="005959F9">
      <w:pPr>
        <w:pStyle w:val="3"/>
        <w:keepNext w:val="0"/>
        <w:numPr>
          <w:ilvl w:val="0"/>
          <w:numId w:val="150"/>
        </w:numPr>
        <w:kinsoku w:val="0"/>
        <w:overflowPunct w:val="0"/>
        <w:autoSpaceDE w:val="0"/>
        <w:autoSpaceDN w:val="0"/>
        <w:ind w:left="851" w:hanging="851"/>
      </w:pPr>
      <w:bookmarkStart w:id="315" w:name="_Toc503360496"/>
      <w:r w:rsidRPr="00AE0DB5">
        <w:rPr>
          <w:rFonts w:hint="eastAsia"/>
        </w:rPr>
        <w:t>公司运行控制中心航班保障支持各席位职责</w:t>
      </w:r>
      <w:bookmarkEnd w:id="315"/>
    </w:p>
    <w:p w14:paraId="5F716AB8" w14:textId="77777777" w:rsidR="00A22ECF" w:rsidRDefault="00A22ECF" w:rsidP="005959F9">
      <w:pPr>
        <w:pStyle w:val="3"/>
        <w:keepNext w:val="0"/>
        <w:numPr>
          <w:ilvl w:val="0"/>
          <w:numId w:val="156"/>
        </w:numPr>
        <w:kinsoku w:val="0"/>
        <w:overflowPunct w:val="0"/>
        <w:autoSpaceDE w:val="0"/>
        <w:autoSpaceDN w:val="0"/>
      </w:pPr>
      <w:bookmarkStart w:id="316" w:name="_Toc503360497"/>
      <w:r w:rsidRPr="00AE0DB5">
        <w:rPr>
          <w:rFonts w:hint="eastAsia"/>
        </w:rPr>
        <w:t>飞行机组控制席位</w:t>
      </w:r>
      <w:bookmarkEnd w:id="316"/>
    </w:p>
    <w:p w14:paraId="5F716AB9" w14:textId="77777777" w:rsidR="00390989" w:rsidRPr="00AE0DB5" w:rsidRDefault="000D24B2" w:rsidP="005959F9">
      <w:pPr>
        <w:pStyle w:val="3"/>
        <w:keepNext w:val="0"/>
        <w:numPr>
          <w:ilvl w:val="0"/>
          <w:numId w:val="17"/>
        </w:numPr>
        <w:kinsoku w:val="0"/>
        <w:overflowPunct w:val="0"/>
        <w:autoSpaceDE w:val="0"/>
        <w:autoSpaceDN w:val="0"/>
        <w:ind w:left="851" w:hanging="851"/>
      </w:pPr>
      <w:bookmarkStart w:id="317" w:name="_Toc503360498"/>
      <w:r w:rsidRPr="00AE0DB5">
        <w:rPr>
          <w:rFonts w:hint="eastAsia"/>
        </w:rPr>
        <w:t>根据</w:t>
      </w:r>
      <w:r w:rsidRPr="00F85A52">
        <w:rPr>
          <w:rFonts w:hint="eastAsia"/>
        </w:rPr>
        <w:t>《运行手册》</w:t>
      </w:r>
      <w:bookmarkStart w:id="318" w:name="_Toc38226290"/>
      <w:bookmarkStart w:id="319" w:name="_Toc40250144"/>
      <w:r w:rsidRPr="00F85A52">
        <w:t>3.</w:t>
      </w:r>
      <w:r w:rsidR="00570E5C" w:rsidRPr="00C71845">
        <w:t>23</w:t>
      </w:r>
      <w:r w:rsidRPr="00F85A52">
        <w:t>.3</w:t>
      </w:r>
      <w:r w:rsidRPr="00F85A52">
        <w:rPr>
          <w:rFonts w:hint="eastAsia"/>
        </w:rPr>
        <w:t>“机组派遣的审定</w:t>
      </w:r>
      <w:bookmarkEnd w:id="318"/>
      <w:bookmarkEnd w:id="319"/>
      <w:r w:rsidRPr="00F85A52">
        <w:rPr>
          <w:rFonts w:hint="eastAsia"/>
        </w:rPr>
        <w:t>”、</w:t>
      </w:r>
      <w:r w:rsidRPr="00F85A52">
        <w:t>3.</w:t>
      </w:r>
      <w:r w:rsidR="00570E5C" w:rsidRPr="00C71845">
        <w:t>23</w:t>
      </w:r>
      <w:r w:rsidRPr="00F85A52">
        <w:t>.4“</w:t>
      </w:r>
      <w:r w:rsidRPr="00F85A52">
        <w:t>机组搭配原则</w:t>
      </w:r>
      <w:r w:rsidRPr="00F85A52">
        <w:t>”</w:t>
      </w:r>
      <w:r w:rsidR="00552EDF" w:rsidRPr="00AE0DB5">
        <w:rPr>
          <w:rFonts w:hint="eastAsia"/>
        </w:rPr>
        <w:t>模块</w:t>
      </w:r>
      <w:r w:rsidR="004B4DE8" w:rsidRPr="00AE0DB5">
        <w:rPr>
          <w:rFonts w:hint="eastAsia"/>
        </w:rPr>
        <w:t>制作</w:t>
      </w:r>
      <w:r w:rsidR="00A22ECF" w:rsidRPr="00AE0DB5">
        <w:rPr>
          <w:rFonts w:hint="eastAsia"/>
        </w:rPr>
        <w:t>飞行机组排班计划</w:t>
      </w:r>
      <w:r w:rsidR="00E84D69" w:rsidRPr="00AE0DB5">
        <w:rPr>
          <w:rFonts w:hint="eastAsia"/>
        </w:rPr>
        <w:t>并向</w:t>
      </w:r>
      <w:r w:rsidR="003A7521" w:rsidRPr="00AE0DB5">
        <w:rPr>
          <w:rFonts w:hint="eastAsia"/>
        </w:rPr>
        <w:t>飞行管理部</w:t>
      </w:r>
      <w:r w:rsidR="00E84D69" w:rsidRPr="00AE0DB5">
        <w:rPr>
          <w:rFonts w:hint="eastAsia"/>
        </w:rPr>
        <w:t>报送</w:t>
      </w:r>
      <w:r w:rsidR="004B4DE8" w:rsidRPr="00AE0DB5">
        <w:rPr>
          <w:rFonts w:hint="eastAsia"/>
        </w:rPr>
        <w:t>，经</w:t>
      </w:r>
      <w:r w:rsidR="003A7521" w:rsidRPr="00AE0DB5">
        <w:rPr>
          <w:rFonts w:hint="eastAsia"/>
        </w:rPr>
        <w:t>飞行管理部</w:t>
      </w:r>
      <w:r w:rsidR="004B4DE8" w:rsidRPr="00AE0DB5">
        <w:rPr>
          <w:rFonts w:hint="eastAsia"/>
        </w:rPr>
        <w:t>同意实施后纳入机组排班系统投入生产</w:t>
      </w:r>
      <w:r w:rsidR="004B4DE8" w:rsidRPr="00AE0DB5">
        <w:rPr>
          <w:rFonts w:hint="eastAsia"/>
        </w:rPr>
        <w:lastRenderedPageBreak/>
        <w:t>运行，同时收集并管理</w:t>
      </w:r>
      <w:r w:rsidR="00A22ECF" w:rsidRPr="00AE0DB5">
        <w:rPr>
          <w:rFonts w:hint="eastAsia"/>
        </w:rPr>
        <w:t>飞行机组变化</w:t>
      </w:r>
      <w:r w:rsidR="004B4DE8" w:rsidRPr="00AE0DB5">
        <w:rPr>
          <w:rFonts w:hint="eastAsia"/>
        </w:rPr>
        <w:t>情况</w:t>
      </w:r>
      <w:r w:rsidR="00A22ECF" w:rsidRPr="00AE0DB5">
        <w:rPr>
          <w:rFonts w:hint="eastAsia"/>
        </w:rPr>
        <w:t>，掌握飞行动态，向运行控制部运行计划席位提供因机组衔接而影响航班运行的不正常情况；控制机组值勤和飞行时限限制，对预计的飞行机组超时</w:t>
      </w:r>
      <w:r w:rsidR="00D24273" w:rsidRPr="00AE0DB5">
        <w:rPr>
          <w:rFonts w:hint="eastAsia"/>
        </w:rPr>
        <w:t>向</w:t>
      </w:r>
      <w:r w:rsidR="003A7521" w:rsidRPr="00AE0DB5">
        <w:rPr>
          <w:rFonts w:hint="eastAsia"/>
        </w:rPr>
        <w:t>飞行管理部</w:t>
      </w:r>
      <w:r w:rsidR="00A22ECF" w:rsidRPr="00AE0DB5">
        <w:rPr>
          <w:rFonts w:hint="eastAsia"/>
        </w:rPr>
        <w:t>提出预告</w:t>
      </w:r>
      <w:r w:rsidR="00D24273" w:rsidRPr="00AE0DB5">
        <w:rPr>
          <w:rFonts w:hint="eastAsia"/>
        </w:rPr>
        <w:t>，并将机组调配方案报</w:t>
      </w:r>
      <w:r w:rsidR="003A7521" w:rsidRPr="00AE0DB5">
        <w:rPr>
          <w:rFonts w:hint="eastAsia"/>
        </w:rPr>
        <w:t>飞行管理部</w:t>
      </w:r>
      <w:r w:rsidR="00D24273" w:rsidRPr="00AE0DB5">
        <w:rPr>
          <w:rFonts w:hint="eastAsia"/>
        </w:rPr>
        <w:t>，经</w:t>
      </w:r>
      <w:r w:rsidR="003A7521" w:rsidRPr="00AE0DB5">
        <w:rPr>
          <w:rFonts w:hint="eastAsia"/>
        </w:rPr>
        <w:t>飞行管理部</w:t>
      </w:r>
      <w:r w:rsidR="00D24273" w:rsidRPr="00AE0DB5">
        <w:rPr>
          <w:rFonts w:hint="eastAsia"/>
        </w:rPr>
        <w:t>同意后进行机组任务调整</w:t>
      </w:r>
      <w:r w:rsidR="00A22ECF" w:rsidRPr="00AE0DB5">
        <w:rPr>
          <w:rFonts w:hint="eastAsia"/>
        </w:rPr>
        <w:t>；</w:t>
      </w:r>
      <w:bookmarkEnd w:id="317"/>
    </w:p>
    <w:p w14:paraId="5F716ABA" w14:textId="77777777" w:rsidR="00390989" w:rsidRPr="00AE0DB5" w:rsidRDefault="00A22ECF" w:rsidP="005959F9">
      <w:pPr>
        <w:pStyle w:val="3"/>
        <w:keepNext w:val="0"/>
        <w:numPr>
          <w:ilvl w:val="0"/>
          <w:numId w:val="17"/>
        </w:numPr>
        <w:kinsoku w:val="0"/>
        <w:overflowPunct w:val="0"/>
        <w:autoSpaceDE w:val="0"/>
        <w:autoSpaceDN w:val="0"/>
        <w:ind w:left="851" w:hanging="851"/>
      </w:pPr>
      <w:bookmarkStart w:id="320" w:name="_Toc503360499"/>
      <w:r w:rsidRPr="00AE0DB5">
        <w:rPr>
          <w:rFonts w:hint="eastAsia"/>
        </w:rPr>
        <w:t>在航班不正常时及时向签派提供备份机组，做好次日航班计划变更有关机组的协调，协调、安排机组临时在外站过夜的食宿；</w:t>
      </w:r>
      <w:bookmarkEnd w:id="320"/>
    </w:p>
    <w:p w14:paraId="5F716ABB" w14:textId="77777777" w:rsidR="00390989" w:rsidRPr="00AE0DB5" w:rsidRDefault="00A22ECF" w:rsidP="005959F9">
      <w:pPr>
        <w:pStyle w:val="3"/>
        <w:keepNext w:val="0"/>
        <w:numPr>
          <w:ilvl w:val="0"/>
          <w:numId w:val="17"/>
        </w:numPr>
        <w:kinsoku w:val="0"/>
        <w:overflowPunct w:val="0"/>
        <w:autoSpaceDE w:val="0"/>
        <w:autoSpaceDN w:val="0"/>
        <w:ind w:left="851" w:hanging="851"/>
      </w:pPr>
      <w:bookmarkStart w:id="321" w:name="_Toc503360500"/>
      <w:r w:rsidRPr="00AE0DB5">
        <w:rPr>
          <w:rFonts w:hint="eastAsia"/>
        </w:rPr>
        <w:t>负责与商务部协调，安排机组调动的航班定座；收集机组反馈信息，分析影响机组的环境，提出改进建议；</w:t>
      </w:r>
      <w:bookmarkEnd w:id="321"/>
    </w:p>
    <w:p w14:paraId="5F716ABC" w14:textId="77777777" w:rsidR="00037C09" w:rsidRPr="00AE0DB5" w:rsidRDefault="00A22ECF" w:rsidP="005959F9">
      <w:pPr>
        <w:pStyle w:val="3"/>
        <w:keepNext w:val="0"/>
        <w:numPr>
          <w:ilvl w:val="0"/>
          <w:numId w:val="17"/>
        </w:numPr>
        <w:kinsoku w:val="0"/>
        <w:overflowPunct w:val="0"/>
        <w:autoSpaceDE w:val="0"/>
        <w:autoSpaceDN w:val="0"/>
        <w:ind w:left="851" w:hanging="851"/>
      </w:pPr>
      <w:bookmarkStart w:id="322" w:name="_Toc503360501"/>
      <w:r w:rsidRPr="00AE0DB5">
        <w:rPr>
          <w:rFonts w:hint="eastAsia"/>
        </w:rPr>
        <w:t>负责接送机组用车的安排；</w:t>
      </w:r>
      <w:bookmarkEnd w:id="322"/>
    </w:p>
    <w:p w14:paraId="5F716ABD" w14:textId="77777777" w:rsidR="00037C09" w:rsidRPr="00AE0DB5" w:rsidRDefault="00A22ECF" w:rsidP="005959F9">
      <w:pPr>
        <w:pStyle w:val="3"/>
        <w:keepNext w:val="0"/>
        <w:numPr>
          <w:ilvl w:val="0"/>
          <w:numId w:val="17"/>
        </w:numPr>
        <w:kinsoku w:val="0"/>
        <w:overflowPunct w:val="0"/>
        <w:autoSpaceDE w:val="0"/>
        <w:autoSpaceDN w:val="0"/>
        <w:ind w:left="851" w:hanging="851"/>
      </w:pPr>
      <w:bookmarkStart w:id="323" w:name="_Toc503360502"/>
      <w:r w:rsidRPr="00AE0DB5">
        <w:rPr>
          <w:rFonts w:hint="eastAsia"/>
        </w:rPr>
        <w:t>负责航班不正常后机组用餐的安排；</w:t>
      </w:r>
      <w:bookmarkEnd w:id="323"/>
    </w:p>
    <w:p w14:paraId="5F716ABE" w14:textId="77777777" w:rsidR="00390989" w:rsidRPr="00AE0DB5" w:rsidRDefault="00A22ECF" w:rsidP="005959F9">
      <w:pPr>
        <w:pStyle w:val="3"/>
        <w:keepNext w:val="0"/>
        <w:numPr>
          <w:ilvl w:val="0"/>
          <w:numId w:val="17"/>
        </w:numPr>
        <w:kinsoku w:val="0"/>
        <w:overflowPunct w:val="0"/>
        <w:autoSpaceDE w:val="0"/>
        <w:autoSpaceDN w:val="0"/>
        <w:ind w:left="851" w:hanging="851"/>
      </w:pPr>
      <w:bookmarkStart w:id="324" w:name="_Toc503360503"/>
      <w:r w:rsidRPr="00AE0DB5">
        <w:rPr>
          <w:rFonts w:hint="eastAsia"/>
        </w:rPr>
        <w:t>做好公司运行控制中心与</w:t>
      </w:r>
      <w:r w:rsidR="003A7521" w:rsidRPr="00AE0DB5">
        <w:rPr>
          <w:rFonts w:hint="eastAsia"/>
        </w:rPr>
        <w:t>飞行管理部</w:t>
      </w:r>
      <w:r w:rsidRPr="00AE0DB5">
        <w:rPr>
          <w:rFonts w:hint="eastAsia"/>
        </w:rPr>
        <w:t>的沟通，负责查清、反馈在航班运行中出现的有关问题。</w:t>
      </w:r>
      <w:bookmarkEnd w:id="324"/>
    </w:p>
    <w:p w14:paraId="5F716ABF" w14:textId="77777777" w:rsidR="00037C09" w:rsidRPr="00AE0DB5" w:rsidRDefault="00A22ECF" w:rsidP="005959F9">
      <w:pPr>
        <w:pStyle w:val="3"/>
        <w:keepNext w:val="0"/>
        <w:numPr>
          <w:ilvl w:val="0"/>
          <w:numId w:val="150"/>
        </w:numPr>
        <w:kinsoku w:val="0"/>
        <w:overflowPunct w:val="0"/>
        <w:autoSpaceDE w:val="0"/>
        <w:autoSpaceDN w:val="0"/>
        <w:ind w:left="851" w:hanging="851"/>
      </w:pPr>
      <w:bookmarkStart w:id="325" w:name="_Toc503360504"/>
      <w:r w:rsidRPr="00AE0DB5">
        <w:rPr>
          <w:rFonts w:hint="eastAsia"/>
        </w:rPr>
        <w:t>酒精的限制</w:t>
      </w:r>
      <w:bookmarkEnd w:id="325"/>
    </w:p>
    <w:p w14:paraId="5F716AC0" w14:textId="77777777" w:rsidR="00A22ECF" w:rsidRPr="00AE0DB5" w:rsidRDefault="00A22ECF" w:rsidP="00000073">
      <w:pPr>
        <w:kinsoku w:val="0"/>
        <w:overflowPunct w:val="0"/>
        <w:autoSpaceDE w:val="0"/>
        <w:autoSpaceDN w:val="0"/>
        <w:ind w:left="851"/>
        <w:rPr>
          <w:rFonts w:ascii="宋体" w:hAnsi="宋体"/>
          <w:color w:val="000000" w:themeColor="text1"/>
          <w:szCs w:val="21"/>
        </w:rPr>
      </w:pPr>
      <w:r w:rsidRPr="00A022E9">
        <w:rPr>
          <w:rFonts w:hint="eastAsia"/>
        </w:rPr>
        <w:t>公司所有飞行签派员在执勤中或在计划执勤前</w:t>
      </w:r>
      <w:r w:rsidRPr="00A022E9">
        <w:rPr>
          <w:rFonts w:hint="eastAsia"/>
        </w:rPr>
        <w:t>10</w:t>
      </w:r>
      <w:r w:rsidRPr="00A022E9">
        <w:rPr>
          <w:rFonts w:hint="eastAsia"/>
        </w:rPr>
        <w:t>小时以</w:t>
      </w:r>
      <w:r w:rsidR="006B3B3A" w:rsidRPr="00A022E9">
        <w:rPr>
          <w:rFonts w:hint="eastAsia"/>
        </w:rPr>
        <w:t>内，不得饮用任何含酒精的饮料。公司也坚决不安排任</w:t>
      </w:r>
      <w:r w:rsidRPr="00A022E9">
        <w:rPr>
          <w:rFonts w:hint="eastAsia"/>
        </w:rPr>
        <w:t>明显处于酒精作用之下或其血液中酒精浓度达</w:t>
      </w:r>
      <w:r w:rsidRPr="00A022E9">
        <w:rPr>
          <w:rFonts w:hint="eastAsia"/>
        </w:rPr>
        <w:t>0</w:t>
      </w:r>
      <w:r w:rsidRPr="00A022E9">
        <w:rPr>
          <w:rFonts w:hint="eastAsia"/>
        </w:rPr>
        <w:t>．</w:t>
      </w:r>
      <w:r w:rsidRPr="00A022E9">
        <w:rPr>
          <w:rFonts w:hint="eastAsia"/>
        </w:rPr>
        <w:t>04</w:t>
      </w:r>
      <w:r w:rsidR="006B3B3A" w:rsidRPr="00A022E9">
        <w:rPr>
          <w:rFonts w:hint="eastAsia"/>
        </w:rPr>
        <w:t>以上</w:t>
      </w:r>
      <w:r w:rsidRPr="00A022E9">
        <w:rPr>
          <w:rFonts w:hint="eastAsia"/>
        </w:rPr>
        <w:t>人员从事飞行放行工作。酒精浓度是指用呼气测试器测试的每</w:t>
      </w:r>
      <w:smartTag w:uri="urn:schemas-microsoft-com:office:smarttags" w:element="chmetcnv">
        <w:smartTagPr>
          <w:attr w:name="TCSC" w:val="0"/>
          <w:attr w:name="NumberType" w:val="1"/>
          <w:attr w:name="Negative" w:val="False"/>
          <w:attr w:name="HasSpace" w:val="False"/>
          <w:attr w:name="SourceValue" w:val="210"/>
          <w:attr w:name="UnitName" w:val="升"/>
        </w:smartTagPr>
        <w:r w:rsidRPr="00A022E9">
          <w:t>210</w:t>
        </w:r>
        <w:r w:rsidRPr="00A022E9">
          <w:rPr>
            <w:rFonts w:hint="eastAsia"/>
          </w:rPr>
          <w:lastRenderedPageBreak/>
          <w:t>升</w:t>
        </w:r>
      </w:smartTag>
      <w:r w:rsidRPr="00A022E9">
        <w:rPr>
          <w:rFonts w:hint="eastAsia"/>
        </w:rPr>
        <w:t>呼出气体中所含酒精的克数</w:t>
      </w:r>
      <w:r w:rsidRPr="00AE0DB5">
        <w:rPr>
          <w:rFonts w:ascii="宋体" w:hAnsi="宋体" w:hint="eastAsia"/>
          <w:color w:val="000000" w:themeColor="text1"/>
          <w:szCs w:val="21"/>
        </w:rPr>
        <w:t>。</w:t>
      </w:r>
    </w:p>
    <w:p w14:paraId="5F716AC1" w14:textId="77777777" w:rsidR="00A22ECF" w:rsidRPr="00AE0DB5" w:rsidRDefault="00A22ECF" w:rsidP="005959F9">
      <w:pPr>
        <w:pStyle w:val="3"/>
        <w:keepNext w:val="0"/>
        <w:numPr>
          <w:ilvl w:val="0"/>
          <w:numId w:val="150"/>
        </w:numPr>
        <w:kinsoku w:val="0"/>
        <w:overflowPunct w:val="0"/>
        <w:autoSpaceDE w:val="0"/>
        <w:autoSpaceDN w:val="0"/>
        <w:ind w:left="851" w:hanging="851"/>
      </w:pPr>
      <w:bookmarkStart w:id="326" w:name="_Toc503360505"/>
      <w:r w:rsidRPr="00AE0DB5">
        <w:rPr>
          <w:rFonts w:hint="eastAsia"/>
        </w:rPr>
        <w:t>禁用药物的使用和携带</w:t>
      </w:r>
      <w:bookmarkEnd w:id="326"/>
    </w:p>
    <w:p w14:paraId="5F716AC2" w14:textId="77777777" w:rsidR="00A22ECF" w:rsidRPr="00AE0DB5" w:rsidRDefault="00A22ECF" w:rsidP="00000073">
      <w:pPr>
        <w:kinsoku w:val="0"/>
        <w:overflowPunct w:val="0"/>
        <w:autoSpaceDE w:val="0"/>
        <w:autoSpaceDN w:val="0"/>
        <w:ind w:left="851"/>
      </w:pPr>
      <w:r w:rsidRPr="00AE0DB5">
        <w:rPr>
          <w:rFonts w:hint="eastAsia"/>
        </w:rPr>
        <w:t>公司任何飞行签派员不得在</w:t>
      </w:r>
      <w:r w:rsidRPr="00AE0DB5">
        <w:rPr>
          <w:rFonts w:hint="eastAsia"/>
        </w:rPr>
        <w:t>CCAR121.577</w:t>
      </w:r>
      <w:r w:rsidRPr="00AE0DB5">
        <w:rPr>
          <w:rFonts w:hint="eastAsia"/>
        </w:rPr>
        <w:t>条所规定的禁用药物作用之下，承担飞行放行工作。公司也不得安排使用和携带此类药物的人员从事飞行放行工作。</w:t>
      </w:r>
    </w:p>
    <w:p w14:paraId="5F716AC3" w14:textId="77777777" w:rsidR="00A22ECF" w:rsidRPr="00AE0DB5" w:rsidRDefault="00A22ECF" w:rsidP="005959F9">
      <w:pPr>
        <w:pStyle w:val="3"/>
        <w:keepNext w:val="0"/>
        <w:numPr>
          <w:ilvl w:val="0"/>
          <w:numId w:val="150"/>
        </w:numPr>
        <w:kinsoku w:val="0"/>
        <w:overflowPunct w:val="0"/>
        <w:autoSpaceDE w:val="0"/>
        <w:autoSpaceDN w:val="0"/>
        <w:ind w:left="851" w:hanging="851"/>
      </w:pPr>
      <w:bookmarkStart w:id="327" w:name="_Toc503360506"/>
      <w:r w:rsidRPr="00AE0DB5">
        <w:rPr>
          <w:rFonts w:hint="eastAsia"/>
        </w:rPr>
        <w:t>公司运行资源管理的应用</w:t>
      </w:r>
      <w:bookmarkEnd w:id="327"/>
    </w:p>
    <w:p w14:paraId="5F716AC4" w14:textId="77777777" w:rsidR="00A22ECF" w:rsidRPr="00AE0DB5" w:rsidRDefault="00A22ECF" w:rsidP="00000073">
      <w:pPr>
        <w:kinsoku w:val="0"/>
        <w:overflowPunct w:val="0"/>
        <w:autoSpaceDE w:val="0"/>
        <w:autoSpaceDN w:val="0"/>
        <w:ind w:left="851"/>
      </w:pPr>
      <w:r w:rsidRPr="00AE0DB5">
        <w:rPr>
          <w:rFonts w:hint="eastAsia"/>
        </w:rPr>
        <w:t>飞行签派作为航班运行控制的核心，在所有飞行运行生产保障单位的共同协作和支持下，以航空公司资源管理</w:t>
      </w:r>
      <w:r w:rsidRPr="00AE0DB5">
        <w:rPr>
          <w:rFonts w:hint="eastAsia"/>
        </w:rPr>
        <w:t>Company Resource Management</w:t>
      </w:r>
      <w:r w:rsidRPr="00AE0DB5">
        <w:rPr>
          <w:rFonts w:hint="eastAsia"/>
        </w:rPr>
        <w:t>（</w:t>
      </w:r>
      <w:r w:rsidRPr="00AE0DB5">
        <w:rPr>
          <w:rFonts w:hint="eastAsia"/>
        </w:rPr>
        <w:t>CRM</w:t>
      </w:r>
      <w:r w:rsidRPr="00AE0DB5">
        <w:rPr>
          <w:rFonts w:hint="eastAsia"/>
        </w:rPr>
        <w:t>）“团队工作、沟通、决断”的原则指导自己的工作，充分有效地利用管理所有资源，保证飞行安全，提高运行效率。</w:t>
      </w:r>
    </w:p>
    <w:p w14:paraId="5F716AC5" w14:textId="77777777" w:rsidR="00A22ECF" w:rsidRPr="00CA4120" w:rsidRDefault="00A22ECF" w:rsidP="005959F9">
      <w:pPr>
        <w:pStyle w:val="aff0"/>
        <w:numPr>
          <w:ilvl w:val="0"/>
          <w:numId w:val="248"/>
        </w:numPr>
        <w:ind w:firstLineChars="0" w:hanging="851"/>
        <w:outlineLvl w:val="1"/>
        <w:rPr>
          <w:b/>
        </w:rPr>
      </w:pPr>
      <w:bookmarkStart w:id="328" w:name="_Toc503360507"/>
      <w:r w:rsidRPr="00CA4120">
        <w:rPr>
          <w:rFonts w:hint="eastAsia"/>
          <w:b/>
        </w:rPr>
        <w:t>运行控制工作程序</w:t>
      </w:r>
      <w:bookmarkEnd w:id="328"/>
    </w:p>
    <w:p w14:paraId="5F716AC6" w14:textId="77777777" w:rsidR="00A22ECF" w:rsidRPr="00AE0DB5" w:rsidRDefault="00A22ECF" w:rsidP="005959F9">
      <w:pPr>
        <w:pStyle w:val="3"/>
        <w:keepNext w:val="0"/>
        <w:numPr>
          <w:ilvl w:val="0"/>
          <w:numId w:val="157"/>
        </w:numPr>
        <w:kinsoku w:val="0"/>
        <w:overflowPunct w:val="0"/>
        <w:autoSpaceDE w:val="0"/>
        <w:autoSpaceDN w:val="0"/>
        <w:ind w:left="851" w:hanging="851"/>
      </w:pPr>
      <w:bookmarkStart w:id="329" w:name="_Toc503360508"/>
      <w:r w:rsidRPr="00AE0DB5">
        <w:rPr>
          <w:rFonts w:hint="eastAsia"/>
        </w:rPr>
        <w:t>次日航班计划制作程序</w:t>
      </w:r>
      <w:bookmarkEnd w:id="329"/>
    </w:p>
    <w:p w14:paraId="5F716AC7" w14:textId="77777777" w:rsidR="00A22ECF" w:rsidRPr="00AE0DB5" w:rsidRDefault="00A22ECF" w:rsidP="005959F9">
      <w:pPr>
        <w:pStyle w:val="3"/>
        <w:keepNext w:val="0"/>
        <w:numPr>
          <w:ilvl w:val="0"/>
          <w:numId w:val="158"/>
        </w:numPr>
        <w:kinsoku w:val="0"/>
        <w:overflowPunct w:val="0"/>
        <w:autoSpaceDE w:val="0"/>
        <w:autoSpaceDN w:val="0"/>
      </w:pPr>
      <w:bookmarkStart w:id="330" w:name="_Toc503360509"/>
      <w:r w:rsidRPr="00AE0DB5">
        <w:rPr>
          <w:rFonts w:hint="eastAsia"/>
        </w:rPr>
        <w:t>制作次日飞行计划的依据</w:t>
      </w:r>
      <w:bookmarkEnd w:id="330"/>
    </w:p>
    <w:p w14:paraId="5F716AC8" w14:textId="77777777" w:rsidR="00A22ECF" w:rsidRPr="00AE0DB5" w:rsidRDefault="00A22ECF" w:rsidP="00000073">
      <w:pPr>
        <w:kinsoku w:val="0"/>
        <w:overflowPunct w:val="0"/>
        <w:autoSpaceDE w:val="0"/>
        <w:autoSpaceDN w:val="0"/>
        <w:ind w:left="851"/>
      </w:pPr>
      <w:r w:rsidRPr="00AE0DB5">
        <w:rPr>
          <w:rFonts w:hint="eastAsia"/>
        </w:rPr>
        <w:t>运行计划控制席位在每日上午</w:t>
      </w:r>
      <w:r w:rsidRPr="00AE0DB5">
        <w:rPr>
          <w:rFonts w:hint="eastAsia"/>
        </w:rPr>
        <w:t>09:00</w:t>
      </w:r>
      <w:r w:rsidRPr="00AE0DB5">
        <w:rPr>
          <w:rFonts w:hint="eastAsia"/>
        </w:rPr>
        <w:t>按照下列依据制作次日飞行计划：</w:t>
      </w:r>
    </w:p>
    <w:p w14:paraId="5F716AC9" w14:textId="77777777" w:rsidR="00A22ECF" w:rsidRPr="00C71845" w:rsidRDefault="00A22ECF" w:rsidP="005959F9">
      <w:pPr>
        <w:pStyle w:val="3"/>
        <w:keepNext w:val="0"/>
        <w:numPr>
          <w:ilvl w:val="0"/>
          <w:numId w:val="142"/>
        </w:numPr>
        <w:kinsoku w:val="0"/>
        <w:overflowPunct w:val="0"/>
        <w:autoSpaceDE w:val="0"/>
        <w:autoSpaceDN w:val="0"/>
        <w:ind w:left="851" w:hanging="851"/>
      </w:pPr>
      <w:bookmarkStart w:id="331" w:name="_Toc503360510"/>
      <w:r w:rsidRPr="00C71845">
        <w:rPr>
          <w:rFonts w:hint="eastAsia"/>
        </w:rPr>
        <w:t>《中国民航局航班计划表》</w:t>
      </w:r>
      <w:bookmarkEnd w:id="331"/>
    </w:p>
    <w:p w14:paraId="5F716ACA" w14:textId="77777777" w:rsidR="0085791E" w:rsidRPr="00C71845" w:rsidRDefault="00570E5C" w:rsidP="005959F9">
      <w:pPr>
        <w:pStyle w:val="3"/>
        <w:keepNext w:val="0"/>
        <w:numPr>
          <w:ilvl w:val="0"/>
          <w:numId w:val="142"/>
        </w:numPr>
        <w:kinsoku w:val="0"/>
        <w:overflowPunct w:val="0"/>
        <w:autoSpaceDE w:val="0"/>
        <w:autoSpaceDN w:val="0"/>
        <w:ind w:left="851" w:hanging="851"/>
      </w:pPr>
      <w:bookmarkStart w:id="332" w:name="_Toc503360511"/>
      <w:r w:rsidRPr="00C71845">
        <w:rPr>
          <w:rFonts w:hint="eastAsia"/>
        </w:rPr>
        <w:t>《航班调整备忘录》</w:t>
      </w:r>
      <w:bookmarkEnd w:id="332"/>
    </w:p>
    <w:p w14:paraId="5F716ACB" w14:textId="77777777" w:rsidR="00A22ECF" w:rsidRPr="00C71845" w:rsidRDefault="00570E5C" w:rsidP="005959F9">
      <w:pPr>
        <w:pStyle w:val="3"/>
        <w:keepNext w:val="0"/>
        <w:numPr>
          <w:ilvl w:val="0"/>
          <w:numId w:val="142"/>
        </w:numPr>
        <w:kinsoku w:val="0"/>
        <w:overflowPunct w:val="0"/>
        <w:autoSpaceDE w:val="0"/>
        <w:autoSpaceDN w:val="0"/>
        <w:ind w:left="851" w:hanging="851"/>
      </w:pPr>
      <w:bookmarkStart w:id="333" w:name="_Toc503360512"/>
      <w:r w:rsidRPr="00C71845">
        <w:rPr>
          <w:rFonts w:hint="eastAsia"/>
        </w:rPr>
        <w:t>《</w:t>
      </w:r>
      <w:r w:rsidRPr="00C71845">
        <w:t>运行规范</w:t>
      </w:r>
      <w:r w:rsidRPr="00C71845">
        <w:rPr>
          <w:rFonts w:hint="eastAsia"/>
        </w:rPr>
        <w:t>》和《运行手册》</w:t>
      </w:r>
      <w:bookmarkEnd w:id="333"/>
    </w:p>
    <w:p w14:paraId="5F716ACC" w14:textId="77777777" w:rsidR="00A22ECF" w:rsidRPr="00C71845" w:rsidRDefault="00A22ECF" w:rsidP="005959F9">
      <w:pPr>
        <w:pStyle w:val="3"/>
        <w:keepNext w:val="0"/>
        <w:numPr>
          <w:ilvl w:val="0"/>
          <w:numId w:val="142"/>
        </w:numPr>
        <w:kinsoku w:val="0"/>
        <w:overflowPunct w:val="0"/>
        <w:autoSpaceDE w:val="0"/>
        <w:autoSpaceDN w:val="0"/>
        <w:ind w:left="851" w:hanging="851"/>
      </w:pPr>
      <w:bookmarkStart w:id="334" w:name="_Toc503360513"/>
      <w:r w:rsidRPr="00C71845">
        <w:rPr>
          <w:rFonts w:hint="eastAsia"/>
        </w:rPr>
        <w:lastRenderedPageBreak/>
        <w:t>《</w:t>
      </w:r>
      <w:r w:rsidR="00A40836" w:rsidRPr="00C71845">
        <w:rPr>
          <w:rFonts w:hint="eastAsia"/>
        </w:rPr>
        <w:t>LIDOROUTE</w:t>
      </w:r>
      <w:r w:rsidRPr="00C71845">
        <w:rPr>
          <w:rFonts w:hint="eastAsia"/>
        </w:rPr>
        <w:t xml:space="preserve"> MANUAL</w:t>
      </w:r>
      <w:r w:rsidRPr="00C71845">
        <w:rPr>
          <w:rFonts w:hint="eastAsia"/>
        </w:rPr>
        <w:t>》</w:t>
      </w:r>
      <w:bookmarkEnd w:id="334"/>
    </w:p>
    <w:p w14:paraId="5F716ACD" w14:textId="77777777" w:rsidR="00A22ECF" w:rsidRPr="00C71845" w:rsidRDefault="00A22ECF" w:rsidP="005959F9">
      <w:pPr>
        <w:pStyle w:val="3"/>
        <w:keepNext w:val="0"/>
        <w:numPr>
          <w:ilvl w:val="0"/>
          <w:numId w:val="142"/>
        </w:numPr>
        <w:kinsoku w:val="0"/>
        <w:overflowPunct w:val="0"/>
        <w:autoSpaceDE w:val="0"/>
        <w:autoSpaceDN w:val="0"/>
        <w:ind w:left="851" w:hanging="851"/>
      </w:pPr>
      <w:bookmarkStart w:id="335" w:name="_Toc503360514"/>
      <w:r w:rsidRPr="00C71845">
        <w:rPr>
          <w:rFonts w:hint="eastAsia"/>
        </w:rPr>
        <w:t>航行通告</w:t>
      </w:r>
      <w:bookmarkEnd w:id="335"/>
    </w:p>
    <w:p w14:paraId="5F716ACE" w14:textId="77777777" w:rsidR="00C71845" w:rsidRDefault="00A22ECF" w:rsidP="005959F9">
      <w:pPr>
        <w:pStyle w:val="3"/>
        <w:keepNext w:val="0"/>
        <w:numPr>
          <w:ilvl w:val="0"/>
          <w:numId w:val="142"/>
        </w:numPr>
        <w:kinsoku w:val="0"/>
        <w:overflowPunct w:val="0"/>
        <w:autoSpaceDE w:val="0"/>
        <w:autoSpaceDN w:val="0"/>
        <w:ind w:left="851" w:hanging="851"/>
      </w:pPr>
      <w:bookmarkStart w:id="336" w:name="_Toc503360515"/>
      <w:r w:rsidRPr="00C71845">
        <w:rPr>
          <w:rFonts w:hint="eastAsia"/>
        </w:rPr>
        <w:t>相关国家落地及飞越批复时刻许可</w:t>
      </w:r>
      <w:bookmarkEnd w:id="336"/>
    </w:p>
    <w:p w14:paraId="5F716ACF" w14:textId="77777777" w:rsidR="0085791E" w:rsidRPr="00C71845" w:rsidRDefault="003A7521" w:rsidP="005959F9">
      <w:pPr>
        <w:pStyle w:val="3"/>
        <w:keepNext w:val="0"/>
        <w:numPr>
          <w:ilvl w:val="0"/>
          <w:numId w:val="142"/>
        </w:numPr>
        <w:kinsoku w:val="0"/>
        <w:overflowPunct w:val="0"/>
        <w:autoSpaceDE w:val="0"/>
        <w:autoSpaceDN w:val="0"/>
        <w:ind w:left="851" w:hanging="851"/>
      </w:pPr>
      <w:bookmarkStart w:id="337" w:name="_Toc503360516"/>
      <w:r w:rsidRPr="00C71845">
        <w:rPr>
          <w:rFonts w:hint="eastAsia"/>
        </w:rPr>
        <w:t>飞行管理部</w:t>
      </w:r>
      <w:r w:rsidR="00A22ECF" w:rsidRPr="00C71845">
        <w:rPr>
          <w:rFonts w:hint="eastAsia"/>
        </w:rPr>
        <w:t>门提供的</w:t>
      </w:r>
      <w:r w:rsidR="00570E5C" w:rsidRPr="00C71845">
        <w:rPr>
          <w:rFonts w:hint="eastAsia"/>
        </w:rPr>
        <w:t>《飞行管理部飞行计划》申请单</w:t>
      </w:r>
      <w:bookmarkEnd w:id="337"/>
    </w:p>
    <w:p w14:paraId="5F716AD0" w14:textId="77777777" w:rsidR="00A22ECF" w:rsidRPr="00C71845" w:rsidRDefault="00A22ECF" w:rsidP="005959F9">
      <w:pPr>
        <w:pStyle w:val="3"/>
        <w:keepNext w:val="0"/>
        <w:numPr>
          <w:ilvl w:val="0"/>
          <w:numId w:val="142"/>
        </w:numPr>
        <w:kinsoku w:val="0"/>
        <w:overflowPunct w:val="0"/>
        <w:autoSpaceDE w:val="0"/>
        <w:autoSpaceDN w:val="0"/>
        <w:ind w:left="851" w:hanging="851"/>
      </w:pPr>
      <w:bookmarkStart w:id="338" w:name="_Toc503360517"/>
      <w:r w:rsidRPr="00C71845">
        <w:rPr>
          <w:rFonts w:hint="eastAsia"/>
        </w:rPr>
        <w:t>机务部门提供的次、后日航班运力安排情况</w:t>
      </w:r>
      <w:bookmarkEnd w:id="338"/>
    </w:p>
    <w:p w14:paraId="5F716AD1" w14:textId="77777777" w:rsidR="00A22ECF" w:rsidRPr="00C71845" w:rsidRDefault="00A22ECF" w:rsidP="005959F9">
      <w:pPr>
        <w:pStyle w:val="3"/>
        <w:keepNext w:val="0"/>
        <w:numPr>
          <w:ilvl w:val="0"/>
          <w:numId w:val="142"/>
        </w:numPr>
        <w:kinsoku w:val="0"/>
        <w:overflowPunct w:val="0"/>
        <w:autoSpaceDE w:val="0"/>
        <w:autoSpaceDN w:val="0"/>
        <w:ind w:left="851" w:hanging="851"/>
      </w:pPr>
      <w:bookmarkStart w:id="339" w:name="_Toc503360518"/>
      <w:r w:rsidRPr="00C71845">
        <w:rPr>
          <w:rFonts w:hint="eastAsia"/>
        </w:rPr>
        <w:t>商务部</w:t>
      </w:r>
      <w:r w:rsidR="00C518FA" w:rsidRPr="00C71845">
        <w:rPr>
          <w:rFonts w:hint="eastAsia"/>
        </w:rPr>
        <w:t>对次、后日飞行计划</w:t>
      </w:r>
      <w:r w:rsidRPr="00C71845">
        <w:rPr>
          <w:rFonts w:hint="eastAsia"/>
        </w:rPr>
        <w:t>提出调整意见</w:t>
      </w:r>
      <w:bookmarkEnd w:id="339"/>
    </w:p>
    <w:p w14:paraId="5F716AD2" w14:textId="77777777" w:rsidR="00A22ECF" w:rsidRPr="00AE0DB5" w:rsidRDefault="00A22ECF" w:rsidP="005959F9">
      <w:pPr>
        <w:pStyle w:val="3"/>
        <w:keepNext w:val="0"/>
        <w:numPr>
          <w:ilvl w:val="0"/>
          <w:numId w:val="158"/>
        </w:numPr>
        <w:kinsoku w:val="0"/>
        <w:overflowPunct w:val="0"/>
        <w:autoSpaceDE w:val="0"/>
        <w:autoSpaceDN w:val="0"/>
      </w:pPr>
      <w:bookmarkStart w:id="340" w:name="_Toc503360519"/>
      <w:r w:rsidRPr="00AE0DB5">
        <w:rPr>
          <w:rFonts w:hint="eastAsia"/>
        </w:rPr>
        <w:t>制作次日飞行计划的内容</w:t>
      </w:r>
      <w:bookmarkEnd w:id="340"/>
    </w:p>
    <w:p w14:paraId="5F716AD3" w14:textId="77777777" w:rsidR="00A22ECF" w:rsidRPr="00BF1B31" w:rsidRDefault="00A22ECF" w:rsidP="005959F9">
      <w:pPr>
        <w:pStyle w:val="3"/>
        <w:keepNext w:val="0"/>
        <w:numPr>
          <w:ilvl w:val="0"/>
          <w:numId w:val="159"/>
        </w:numPr>
        <w:kinsoku w:val="0"/>
        <w:overflowPunct w:val="0"/>
        <w:autoSpaceDE w:val="0"/>
        <w:autoSpaceDN w:val="0"/>
        <w:ind w:left="851" w:hanging="851"/>
      </w:pPr>
      <w:bookmarkStart w:id="341" w:name="_Toc503360520"/>
      <w:r w:rsidRPr="00BF1B31">
        <w:rPr>
          <w:rFonts w:hint="eastAsia"/>
        </w:rPr>
        <w:t>定期航班计划</w:t>
      </w:r>
      <w:r w:rsidRPr="00BF1B31">
        <w:rPr>
          <w:rFonts w:hint="eastAsia"/>
        </w:rPr>
        <w:t>:</w:t>
      </w:r>
      <w:r w:rsidRPr="00BF1B31">
        <w:rPr>
          <w:rFonts w:hint="eastAsia"/>
        </w:rPr>
        <w:t>执行日期、航班号、航空器注册号、飞行性质、航线、起飞机场及落地机场、起飞时刻、机长姓名、新机长标识、飞行机组人数、备注、序号；</w:t>
      </w:r>
      <w:bookmarkEnd w:id="341"/>
    </w:p>
    <w:p w14:paraId="5F716AD4" w14:textId="77777777" w:rsidR="00A22ECF" w:rsidRPr="00BF1B31" w:rsidRDefault="00A22ECF" w:rsidP="005959F9">
      <w:pPr>
        <w:pStyle w:val="3"/>
        <w:keepNext w:val="0"/>
        <w:numPr>
          <w:ilvl w:val="0"/>
          <w:numId w:val="159"/>
        </w:numPr>
        <w:kinsoku w:val="0"/>
        <w:overflowPunct w:val="0"/>
        <w:autoSpaceDE w:val="0"/>
        <w:autoSpaceDN w:val="0"/>
        <w:ind w:left="851" w:hanging="851"/>
      </w:pPr>
      <w:bookmarkStart w:id="342" w:name="_Toc503360521"/>
      <w:r w:rsidRPr="00BF1B31">
        <w:rPr>
          <w:rFonts w:hint="eastAsia"/>
        </w:rPr>
        <w:t>非定期航班</w:t>
      </w:r>
      <w:r w:rsidRPr="00BF1B31">
        <w:rPr>
          <w:rFonts w:hint="eastAsia"/>
        </w:rPr>
        <w:t>(</w:t>
      </w:r>
      <w:r w:rsidRPr="00BF1B31">
        <w:rPr>
          <w:rFonts w:hint="eastAsia"/>
        </w:rPr>
        <w:t>加班、补班、包机、调机、试飞、训练</w:t>
      </w:r>
      <w:r w:rsidRPr="00BF1B31">
        <w:rPr>
          <w:rFonts w:hint="eastAsia"/>
        </w:rPr>
        <w:t>)</w:t>
      </w:r>
      <w:r w:rsidRPr="00BF1B31">
        <w:rPr>
          <w:rFonts w:hint="eastAsia"/>
        </w:rPr>
        <w:t>次日飞行计划内容除了试飞和训练需增加内容外</w:t>
      </w:r>
      <w:r w:rsidRPr="00BF1B31">
        <w:rPr>
          <w:rFonts w:hint="eastAsia"/>
        </w:rPr>
        <w:t>,</w:t>
      </w:r>
      <w:r w:rsidRPr="00BF1B31">
        <w:rPr>
          <w:rFonts w:hint="eastAsia"/>
        </w:rPr>
        <w:t>其它同定期航班。试飞内容还需包括试飞科目、空域范围、试飞高度；训练飞行内容还需包括训练科目、训练所使用的机场及起降次数；</w:t>
      </w:r>
      <w:bookmarkEnd w:id="342"/>
    </w:p>
    <w:p w14:paraId="5F716AD5" w14:textId="77777777" w:rsidR="006068DF" w:rsidRPr="00BF1B31" w:rsidRDefault="00A22ECF" w:rsidP="005959F9">
      <w:pPr>
        <w:pStyle w:val="3"/>
        <w:keepNext w:val="0"/>
        <w:numPr>
          <w:ilvl w:val="0"/>
          <w:numId w:val="159"/>
        </w:numPr>
        <w:kinsoku w:val="0"/>
        <w:overflowPunct w:val="0"/>
        <w:autoSpaceDE w:val="0"/>
        <w:autoSpaceDN w:val="0"/>
        <w:ind w:left="851" w:hanging="851"/>
      </w:pPr>
      <w:bookmarkStart w:id="343" w:name="_Toc503360522"/>
      <w:r w:rsidRPr="00BF1B31">
        <w:rPr>
          <w:rFonts w:hint="eastAsia"/>
        </w:rPr>
        <w:t>管制部门要求递交的相关资料。</w:t>
      </w:r>
      <w:bookmarkEnd w:id="343"/>
    </w:p>
    <w:p w14:paraId="5F716AD6" w14:textId="77777777" w:rsidR="00A22ECF" w:rsidRPr="00AE0DB5" w:rsidRDefault="00A22ECF" w:rsidP="005959F9">
      <w:pPr>
        <w:pStyle w:val="3"/>
        <w:keepNext w:val="0"/>
        <w:numPr>
          <w:ilvl w:val="0"/>
          <w:numId w:val="158"/>
        </w:numPr>
        <w:kinsoku w:val="0"/>
        <w:overflowPunct w:val="0"/>
        <w:autoSpaceDE w:val="0"/>
        <w:autoSpaceDN w:val="0"/>
      </w:pPr>
      <w:bookmarkStart w:id="344" w:name="_Toc503360523"/>
      <w:r w:rsidRPr="00AE0DB5">
        <w:rPr>
          <w:rFonts w:hint="eastAsia"/>
        </w:rPr>
        <w:t>具体制作次日飞行计划的工作流程</w:t>
      </w:r>
      <w:bookmarkEnd w:id="344"/>
    </w:p>
    <w:p w14:paraId="5F716AD7" w14:textId="77777777" w:rsidR="00A22ECF" w:rsidRPr="00AE0DB5" w:rsidRDefault="00A22ECF" w:rsidP="005959F9">
      <w:pPr>
        <w:pStyle w:val="3"/>
        <w:keepNext w:val="0"/>
        <w:numPr>
          <w:ilvl w:val="0"/>
          <w:numId w:val="160"/>
        </w:numPr>
        <w:kinsoku w:val="0"/>
        <w:overflowPunct w:val="0"/>
        <w:autoSpaceDE w:val="0"/>
        <w:autoSpaceDN w:val="0"/>
        <w:ind w:left="851" w:hanging="851"/>
      </w:pPr>
      <w:bookmarkStart w:id="345" w:name="_Toc503360524"/>
      <w:r w:rsidRPr="00AE0DB5">
        <w:rPr>
          <w:rFonts w:hint="eastAsia"/>
        </w:rPr>
        <w:t>运行计划控制席在每日</w:t>
      </w:r>
      <w:r w:rsidRPr="00AE0DB5">
        <w:rPr>
          <w:rFonts w:hint="eastAsia"/>
        </w:rPr>
        <w:t>08</w:t>
      </w:r>
      <w:r w:rsidRPr="00AE0DB5">
        <w:t>:30</w:t>
      </w:r>
      <w:r w:rsidRPr="00AE0DB5">
        <w:rPr>
          <w:rFonts w:hint="eastAsia"/>
        </w:rPr>
        <w:t>—</w:t>
      </w:r>
      <w:r w:rsidRPr="00AE0DB5">
        <w:rPr>
          <w:rFonts w:hint="eastAsia"/>
        </w:rPr>
        <w:t>11:00</w:t>
      </w:r>
      <w:r w:rsidRPr="00AE0DB5">
        <w:rPr>
          <w:rFonts w:hint="eastAsia"/>
        </w:rPr>
        <w:t>进行次日航班计划的准备工作</w:t>
      </w:r>
      <w:r w:rsidRPr="00AE0DB5">
        <w:t>:</w:t>
      </w:r>
      <w:bookmarkEnd w:id="345"/>
    </w:p>
    <w:p w14:paraId="5F716AD8" w14:textId="77777777" w:rsidR="00A22ECF" w:rsidRPr="00BF1B31" w:rsidRDefault="00A22ECF" w:rsidP="005959F9">
      <w:pPr>
        <w:pStyle w:val="3"/>
        <w:keepNext w:val="0"/>
        <w:numPr>
          <w:ilvl w:val="0"/>
          <w:numId w:val="26"/>
        </w:numPr>
        <w:kinsoku w:val="0"/>
        <w:overflowPunct w:val="0"/>
        <w:autoSpaceDE w:val="0"/>
        <w:autoSpaceDN w:val="0"/>
        <w:ind w:left="851" w:hanging="851"/>
      </w:pPr>
      <w:bookmarkStart w:id="346" w:name="_Toc503360525"/>
      <w:r w:rsidRPr="00BF1B31">
        <w:rPr>
          <w:rFonts w:hint="eastAsia"/>
        </w:rPr>
        <w:t>根据《中国民航局航班计划表》、相关国家飞越及落地批复</w:t>
      </w:r>
      <w:r w:rsidRPr="00BF1B31">
        <w:rPr>
          <w:rFonts w:hint="eastAsia"/>
        </w:rPr>
        <w:lastRenderedPageBreak/>
        <w:t>时刻许可、</w:t>
      </w:r>
      <w:r w:rsidR="00592362" w:rsidRPr="00BF1B31">
        <w:rPr>
          <w:rFonts w:hint="eastAsia"/>
        </w:rPr>
        <w:t>FOC</w:t>
      </w:r>
      <w:r w:rsidR="00592362" w:rsidRPr="00BF1B31">
        <w:rPr>
          <w:rFonts w:hint="eastAsia"/>
        </w:rPr>
        <w:t>中的航班计划安排</w:t>
      </w:r>
      <w:r w:rsidRPr="00BF1B31">
        <w:rPr>
          <w:rFonts w:hint="eastAsia"/>
        </w:rPr>
        <w:t>以及交接班记录本，获取相关次日的航班信息；</w:t>
      </w:r>
      <w:bookmarkEnd w:id="346"/>
    </w:p>
    <w:p w14:paraId="5F716AD9" w14:textId="77777777" w:rsidR="009E4877" w:rsidRPr="00BF1B31" w:rsidRDefault="00A22ECF" w:rsidP="005959F9">
      <w:pPr>
        <w:pStyle w:val="3"/>
        <w:keepNext w:val="0"/>
        <w:numPr>
          <w:ilvl w:val="0"/>
          <w:numId w:val="26"/>
        </w:numPr>
        <w:kinsoku w:val="0"/>
        <w:overflowPunct w:val="0"/>
        <w:autoSpaceDE w:val="0"/>
        <w:autoSpaceDN w:val="0"/>
        <w:ind w:left="851" w:hanging="851"/>
      </w:pPr>
      <w:bookmarkStart w:id="347" w:name="_Toc503360526"/>
      <w:r w:rsidRPr="00BF1B31">
        <w:rPr>
          <w:rFonts w:hint="eastAsia"/>
        </w:rPr>
        <w:t>根据航行通告、《</w:t>
      </w:r>
      <w:r w:rsidR="00A40836" w:rsidRPr="00BF1B31">
        <w:rPr>
          <w:rFonts w:hint="eastAsia"/>
        </w:rPr>
        <w:t>LIDO</w:t>
      </w:r>
      <w:r w:rsidRPr="00BF1B31">
        <w:rPr>
          <w:rFonts w:hint="eastAsia"/>
        </w:rPr>
        <w:t>手册》分析航班所飞航路、航线和机场的导航设施及保障能力等情况；</w:t>
      </w:r>
      <w:bookmarkEnd w:id="347"/>
    </w:p>
    <w:p w14:paraId="5F716ADA" w14:textId="77777777" w:rsidR="00A22ECF" w:rsidRPr="00BF1B31" w:rsidRDefault="00A22ECF" w:rsidP="005959F9">
      <w:pPr>
        <w:pStyle w:val="3"/>
        <w:keepNext w:val="0"/>
        <w:numPr>
          <w:ilvl w:val="0"/>
          <w:numId w:val="26"/>
        </w:numPr>
        <w:kinsoku w:val="0"/>
        <w:overflowPunct w:val="0"/>
        <w:autoSpaceDE w:val="0"/>
        <w:autoSpaceDN w:val="0"/>
        <w:ind w:left="851" w:hanging="851"/>
      </w:pPr>
      <w:bookmarkStart w:id="348" w:name="_Toc503360527"/>
      <w:r w:rsidRPr="00BF1B31">
        <w:rPr>
          <w:rFonts w:hint="eastAsia"/>
        </w:rPr>
        <w:t>根据</w:t>
      </w:r>
      <w:r w:rsidR="00CA397D" w:rsidRPr="00BF1B31">
        <w:t>FOC</w:t>
      </w:r>
      <w:r w:rsidRPr="00BF1B31">
        <w:rPr>
          <w:rFonts w:hint="eastAsia"/>
        </w:rPr>
        <w:t>系统中的飞行监控系统获取的当日飞机运行情况；</w:t>
      </w:r>
      <w:bookmarkEnd w:id="348"/>
    </w:p>
    <w:p w14:paraId="5F716ADB" w14:textId="77777777" w:rsidR="00A22ECF" w:rsidRPr="00BF1B31" w:rsidRDefault="00A22ECF" w:rsidP="005959F9">
      <w:pPr>
        <w:pStyle w:val="3"/>
        <w:keepNext w:val="0"/>
        <w:numPr>
          <w:ilvl w:val="0"/>
          <w:numId w:val="26"/>
        </w:numPr>
        <w:kinsoku w:val="0"/>
        <w:overflowPunct w:val="0"/>
        <w:autoSpaceDE w:val="0"/>
        <w:autoSpaceDN w:val="0"/>
        <w:ind w:left="851" w:hanging="851"/>
      </w:pPr>
      <w:bookmarkStart w:id="349" w:name="_Toc503360528"/>
      <w:r w:rsidRPr="00BF1B31">
        <w:rPr>
          <w:rFonts w:hint="eastAsia"/>
        </w:rPr>
        <w:t>根据</w:t>
      </w:r>
      <w:r w:rsidR="00390989" w:rsidRPr="00BF1B31">
        <w:rPr>
          <w:rFonts w:hint="eastAsia"/>
        </w:rPr>
        <w:t>机组排班</w:t>
      </w:r>
      <w:r w:rsidR="00CA397D" w:rsidRPr="00C71845">
        <w:rPr>
          <w:rFonts w:hint="eastAsia"/>
        </w:rPr>
        <w:t>和</w:t>
      </w:r>
      <w:r w:rsidR="00CA397D" w:rsidRPr="00BF1B31">
        <w:rPr>
          <w:rFonts w:hint="eastAsia"/>
        </w:rPr>
        <w:t>FOC</w:t>
      </w:r>
      <w:r w:rsidR="00CA397D" w:rsidRPr="00BF1B31">
        <w:rPr>
          <w:rFonts w:hint="eastAsia"/>
        </w:rPr>
        <w:t>系统</w:t>
      </w:r>
      <w:r w:rsidRPr="00BF1B31">
        <w:rPr>
          <w:rFonts w:hint="eastAsia"/>
        </w:rPr>
        <w:t>提供的</w:t>
      </w:r>
      <w:r w:rsidR="0071623D" w:rsidRPr="00BF1B31">
        <w:rPr>
          <w:rFonts w:hint="eastAsia"/>
        </w:rPr>
        <w:t>《</w:t>
      </w:r>
      <w:r w:rsidR="00390989" w:rsidRPr="00BF1B31">
        <w:rPr>
          <w:rFonts w:hint="eastAsia"/>
        </w:rPr>
        <w:t>飞行任务书》</w:t>
      </w:r>
      <w:r w:rsidRPr="00BF1B31">
        <w:rPr>
          <w:rFonts w:hint="eastAsia"/>
        </w:rPr>
        <w:t>获取机组情况；</w:t>
      </w:r>
      <w:bookmarkEnd w:id="349"/>
    </w:p>
    <w:p w14:paraId="5F716ADC" w14:textId="77777777" w:rsidR="00A22ECF" w:rsidRPr="00BF1B31" w:rsidRDefault="00A22ECF" w:rsidP="005959F9">
      <w:pPr>
        <w:pStyle w:val="3"/>
        <w:keepNext w:val="0"/>
        <w:numPr>
          <w:ilvl w:val="0"/>
          <w:numId w:val="26"/>
        </w:numPr>
        <w:kinsoku w:val="0"/>
        <w:overflowPunct w:val="0"/>
        <w:autoSpaceDE w:val="0"/>
        <w:autoSpaceDN w:val="0"/>
        <w:ind w:left="851" w:hanging="851"/>
      </w:pPr>
      <w:bookmarkStart w:id="350" w:name="_Toc503360529"/>
      <w:r w:rsidRPr="00BF1B31">
        <w:rPr>
          <w:rFonts w:hint="eastAsia"/>
        </w:rPr>
        <w:t>根据</w:t>
      </w:r>
      <w:r w:rsidR="00CA397D" w:rsidRPr="00BF1B31">
        <w:rPr>
          <w:rFonts w:hint="eastAsia"/>
        </w:rPr>
        <w:t>FOC</w:t>
      </w:r>
      <w:r w:rsidR="00CA397D" w:rsidRPr="00BF1B31">
        <w:rPr>
          <w:rFonts w:hint="eastAsia"/>
        </w:rPr>
        <w:t>系统中</w:t>
      </w:r>
      <w:r w:rsidRPr="00BF1B31">
        <w:rPr>
          <w:rFonts w:hint="eastAsia"/>
        </w:rPr>
        <w:t>的飞机停场计划和飞机故障保留单，获取航空器的可利用信息；</w:t>
      </w:r>
      <w:bookmarkEnd w:id="350"/>
    </w:p>
    <w:p w14:paraId="5F716ADD" w14:textId="77777777" w:rsidR="00A22ECF" w:rsidRPr="00AE0DB5" w:rsidRDefault="00A22ECF" w:rsidP="005959F9">
      <w:pPr>
        <w:pStyle w:val="3"/>
        <w:keepNext w:val="0"/>
        <w:numPr>
          <w:ilvl w:val="0"/>
          <w:numId w:val="160"/>
        </w:numPr>
        <w:kinsoku w:val="0"/>
        <w:overflowPunct w:val="0"/>
        <w:autoSpaceDE w:val="0"/>
        <w:autoSpaceDN w:val="0"/>
        <w:ind w:left="851" w:hanging="851"/>
      </w:pPr>
      <w:bookmarkStart w:id="351" w:name="_Toc503360530"/>
      <w:r w:rsidRPr="00AE0DB5">
        <w:rPr>
          <w:rFonts w:hint="eastAsia"/>
        </w:rPr>
        <w:t>运行计划控制席在每日</w:t>
      </w:r>
      <w:r w:rsidRPr="00AE0DB5">
        <w:rPr>
          <w:rFonts w:hint="eastAsia"/>
        </w:rPr>
        <w:t>12:00</w:t>
      </w:r>
      <w:r w:rsidRPr="00AE0DB5">
        <w:rPr>
          <w:rFonts w:hint="eastAsia"/>
        </w:rPr>
        <w:t>—</w:t>
      </w:r>
      <w:r w:rsidRPr="00AE0DB5">
        <w:rPr>
          <w:rFonts w:hint="eastAsia"/>
        </w:rPr>
        <w:t>14:00</w:t>
      </w:r>
      <w:r w:rsidRPr="00AE0DB5">
        <w:rPr>
          <w:rFonts w:hint="eastAsia"/>
        </w:rPr>
        <w:t>进行航班计划的编排与核对工作</w:t>
      </w:r>
      <w:r w:rsidRPr="00AE0DB5">
        <w:rPr>
          <w:rFonts w:hint="eastAsia"/>
        </w:rPr>
        <w:t>:</w:t>
      </w:r>
      <w:bookmarkEnd w:id="351"/>
    </w:p>
    <w:p w14:paraId="5F716ADE" w14:textId="77777777" w:rsidR="00A22ECF" w:rsidRPr="00000073" w:rsidRDefault="00CA397D" w:rsidP="005959F9">
      <w:pPr>
        <w:pStyle w:val="3"/>
        <w:keepNext w:val="0"/>
        <w:numPr>
          <w:ilvl w:val="0"/>
          <w:numId w:val="161"/>
        </w:numPr>
        <w:kinsoku w:val="0"/>
        <w:overflowPunct w:val="0"/>
        <w:autoSpaceDE w:val="0"/>
        <w:autoSpaceDN w:val="0"/>
        <w:ind w:left="851" w:hanging="851"/>
      </w:pPr>
      <w:bookmarkStart w:id="352" w:name="_Toc503360531"/>
      <w:r w:rsidRPr="00DC4BCB">
        <w:rPr>
          <w:rFonts w:hint="eastAsia"/>
        </w:rPr>
        <w:t>核对</w:t>
      </w:r>
      <w:r w:rsidRPr="00DC4BCB">
        <w:rPr>
          <w:rFonts w:hint="eastAsia"/>
        </w:rPr>
        <w:t>FOC</w:t>
      </w:r>
      <w:r w:rsidRPr="00DC4BCB">
        <w:rPr>
          <w:rFonts w:hint="eastAsia"/>
        </w:rPr>
        <w:t>系统中的次日航班计划</w:t>
      </w:r>
      <w:r w:rsidR="00A22ECF" w:rsidRPr="00000073">
        <w:rPr>
          <w:rFonts w:hint="eastAsia"/>
        </w:rPr>
        <w:t>；</w:t>
      </w:r>
      <w:bookmarkEnd w:id="352"/>
    </w:p>
    <w:p w14:paraId="5F716ADF" w14:textId="77777777" w:rsidR="00A22ECF" w:rsidRPr="00000073" w:rsidRDefault="00A22ECF" w:rsidP="005959F9">
      <w:pPr>
        <w:pStyle w:val="3"/>
        <w:keepNext w:val="0"/>
        <w:numPr>
          <w:ilvl w:val="0"/>
          <w:numId w:val="161"/>
        </w:numPr>
        <w:kinsoku w:val="0"/>
        <w:overflowPunct w:val="0"/>
        <w:autoSpaceDE w:val="0"/>
        <w:autoSpaceDN w:val="0"/>
        <w:ind w:left="851" w:hanging="851"/>
      </w:pPr>
      <w:bookmarkStart w:id="353" w:name="_Toc503360532"/>
      <w:r w:rsidRPr="00000073">
        <w:rPr>
          <w:rFonts w:hint="eastAsia"/>
        </w:rPr>
        <w:t>机务工程部</w:t>
      </w:r>
      <w:r w:rsidR="00F338F4" w:rsidRPr="00DC4BCB">
        <w:rPr>
          <w:rFonts w:hint="eastAsia"/>
        </w:rPr>
        <w:t>根据</w:t>
      </w:r>
      <w:r w:rsidR="00F338F4" w:rsidRPr="00DC4BCB">
        <w:rPr>
          <w:rFonts w:hint="eastAsia"/>
        </w:rPr>
        <w:t>FOC</w:t>
      </w:r>
      <w:r w:rsidR="00F338F4" w:rsidRPr="00DC4BCB">
        <w:rPr>
          <w:rFonts w:hint="eastAsia"/>
        </w:rPr>
        <w:t>系统中的次日航班计划</w:t>
      </w:r>
      <w:r w:rsidRPr="00000073">
        <w:rPr>
          <w:rFonts w:hint="eastAsia"/>
        </w:rPr>
        <w:t>核对航空器安排的有效性；</w:t>
      </w:r>
      <w:bookmarkEnd w:id="353"/>
    </w:p>
    <w:p w14:paraId="5F716AE0" w14:textId="77777777" w:rsidR="00A22ECF" w:rsidRPr="00000073" w:rsidRDefault="00A22ECF" w:rsidP="005959F9">
      <w:pPr>
        <w:pStyle w:val="3"/>
        <w:keepNext w:val="0"/>
        <w:numPr>
          <w:ilvl w:val="0"/>
          <w:numId w:val="161"/>
        </w:numPr>
        <w:kinsoku w:val="0"/>
        <w:overflowPunct w:val="0"/>
        <w:autoSpaceDE w:val="0"/>
        <w:autoSpaceDN w:val="0"/>
        <w:ind w:left="851" w:hanging="851"/>
      </w:pPr>
      <w:bookmarkStart w:id="354" w:name="_Toc503360533"/>
      <w:r w:rsidRPr="00000073">
        <w:rPr>
          <w:rFonts w:hint="eastAsia"/>
        </w:rPr>
        <w:t>商务部</w:t>
      </w:r>
      <w:r w:rsidR="00F338F4" w:rsidRPr="00DC4BCB">
        <w:rPr>
          <w:rFonts w:hint="eastAsia"/>
        </w:rPr>
        <w:t>根据</w:t>
      </w:r>
      <w:r w:rsidR="00F338F4" w:rsidRPr="00DC4BCB">
        <w:rPr>
          <w:rFonts w:hint="eastAsia"/>
        </w:rPr>
        <w:t>FOC</w:t>
      </w:r>
      <w:r w:rsidR="00F338F4" w:rsidRPr="00DC4BCB">
        <w:rPr>
          <w:rFonts w:hint="eastAsia"/>
        </w:rPr>
        <w:t>系统中的次日航班计划确定航班</w:t>
      </w:r>
      <w:r w:rsidRPr="00000073">
        <w:rPr>
          <w:rFonts w:hint="eastAsia"/>
        </w:rPr>
        <w:t>安排的有效性；</w:t>
      </w:r>
      <w:bookmarkEnd w:id="354"/>
    </w:p>
    <w:p w14:paraId="5F716AE1" w14:textId="77777777" w:rsidR="00A22ECF" w:rsidRPr="00000073" w:rsidRDefault="00F338F4" w:rsidP="005959F9">
      <w:pPr>
        <w:pStyle w:val="3"/>
        <w:keepNext w:val="0"/>
        <w:numPr>
          <w:ilvl w:val="0"/>
          <w:numId w:val="161"/>
        </w:numPr>
        <w:kinsoku w:val="0"/>
        <w:overflowPunct w:val="0"/>
        <w:autoSpaceDE w:val="0"/>
        <w:autoSpaceDN w:val="0"/>
        <w:ind w:left="851" w:hanging="851"/>
      </w:pPr>
      <w:bookmarkStart w:id="355" w:name="_Toc503360534"/>
      <w:r w:rsidRPr="00DC4BCB">
        <w:rPr>
          <w:rFonts w:hint="eastAsia"/>
        </w:rPr>
        <w:t>机组排班根据</w:t>
      </w:r>
      <w:r w:rsidRPr="00DC4BCB">
        <w:rPr>
          <w:rFonts w:hint="eastAsia"/>
        </w:rPr>
        <w:t>FOC</w:t>
      </w:r>
      <w:r w:rsidRPr="00DC4BCB">
        <w:rPr>
          <w:rFonts w:hint="eastAsia"/>
        </w:rPr>
        <w:t>系统中次日航班计划</w:t>
      </w:r>
      <w:r w:rsidR="00A22ECF" w:rsidRPr="00000073">
        <w:rPr>
          <w:rFonts w:hint="eastAsia"/>
        </w:rPr>
        <w:t>核对机组安排的有效性；</w:t>
      </w:r>
      <w:bookmarkEnd w:id="355"/>
    </w:p>
    <w:p w14:paraId="5F716AE2" w14:textId="77777777" w:rsidR="00A22ECF" w:rsidRPr="00000073" w:rsidRDefault="00A22ECF" w:rsidP="005959F9">
      <w:pPr>
        <w:pStyle w:val="3"/>
        <w:keepNext w:val="0"/>
        <w:numPr>
          <w:ilvl w:val="0"/>
          <w:numId w:val="161"/>
        </w:numPr>
        <w:kinsoku w:val="0"/>
        <w:overflowPunct w:val="0"/>
        <w:autoSpaceDE w:val="0"/>
        <w:autoSpaceDN w:val="0"/>
        <w:ind w:left="851" w:hanging="851"/>
      </w:pPr>
      <w:bookmarkStart w:id="356" w:name="_Toc503360535"/>
      <w:r w:rsidRPr="00000073">
        <w:rPr>
          <w:rFonts w:hint="eastAsia"/>
        </w:rPr>
        <w:lastRenderedPageBreak/>
        <w:t>根据</w:t>
      </w:r>
      <w:r w:rsidR="002E02EB" w:rsidRPr="00DC4BCB">
        <w:rPr>
          <w:rFonts w:hint="eastAsia"/>
        </w:rPr>
        <w:t>各部门的意见和建议对次日航班计划进行修订</w:t>
      </w:r>
      <w:r w:rsidRPr="00000073">
        <w:rPr>
          <w:rFonts w:hint="eastAsia"/>
        </w:rPr>
        <w:t>；</w:t>
      </w:r>
      <w:bookmarkEnd w:id="356"/>
    </w:p>
    <w:p w14:paraId="5F716AE3" w14:textId="77777777" w:rsidR="00A22ECF" w:rsidRPr="00AE0DB5" w:rsidRDefault="00A22ECF" w:rsidP="005959F9">
      <w:pPr>
        <w:pStyle w:val="3"/>
        <w:keepNext w:val="0"/>
        <w:numPr>
          <w:ilvl w:val="0"/>
          <w:numId w:val="161"/>
        </w:numPr>
        <w:kinsoku w:val="0"/>
        <w:overflowPunct w:val="0"/>
        <w:autoSpaceDE w:val="0"/>
        <w:autoSpaceDN w:val="0"/>
        <w:ind w:left="851" w:hanging="851"/>
      </w:pPr>
      <w:bookmarkStart w:id="357" w:name="_Toc503360536"/>
      <w:r w:rsidRPr="00AE0DB5">
        <w:rPr>
          <w:rFonts w:hint="eastAsia"/>
        </w:rPr>
        <w:t>运行计划控制席位不得迟于当日</w:t>
      </w:r>
      <w:r w:rsidRPr="00AE0DB5">
        <w:rPr>
          <w:rFonts w:hint="eastAsia"/>
        </w:rPr>
        <w:t>14:00</w:t>
      </w:r>
      <w:r w:rsidR="002E02EB" w:rsidRPr="00C71845">
        <w:rPr>
          <w:rFonts w:hint="eastAsia"/>
        </w:rPr>
        <w:t>将修订后的次日航班计划报公司值班经理</w:t>
      </w:r>
      <w:r w:rsidRPr="00AE0DB5">
        <w:rPr>
          <w:rFonts w:hint="eastAsia"/>
        </w:rPr>
        <w:t>进行审核。在审核次日飞行计划过程中，如果发现所安排的计划不妥，应即刻告知运行计划控制席位予以调整，直至合理为宜。</w:t>
      </w:r>
      <w:bookmarkEnd w:id="357"/>
    </w:p>
    <w:p w14:paraId="5F716AE4" w14:textId="77777777" w:rsidR="00A22ECF" w:rsidRPr="00AE0DB5" w:rsidRDefault="00A22ECF" w:rsidP="005959F9">
      <w:pPr>
        <w:pStyle w:val="3"/>
        <w:keepNext w:val="0"/>
        <w:numPr>
          <w:ilvl w:val="0"/>
          <w:numId w:val="158"/>
        </w:numPr>
        <w:kinsoku w:val="0"/>
        <w:overflowPunct w:val="0"/>
        <w:autoSpaceDE w:val="0"/>
        <w:autoSpaceDN w:val="0"/>
      </w:pPr>
      <w:bookmarkStart w:id="358" w:name="_Toc503360537"/>
      <w:r w:rsidRPr="00AE0DB5">
        <w:rPr>
          <w:rFonts w:hint="eastAsia"/>
        </w:rPr>
        <w:t>次日飞行计划的发布</w:t>
      </w:r>
      <w:bookmarkEnd w:id="358"/>
    </w:p>
    <w:p w14:paraId="5F716AE5" w14:textId="77777777" w:rsidR="00A22ECF" w:rsidRPr="00AE0DB5" w:rsidRDefault="00A22ECF" w:rsidP="00000073">
      <w:pPr>
        <w:kinsoku w:val="0"/>
        <w:overflowPunct w:val="0"/>
        <w:autoSpaceDE w:val="0"/>
        <w:autoSpaceDN w:val="0"/>
        <w:ind w:left="851"/>
      </w:pPr>
      <w:r w:rsidRPr="00AE0DB5">
        <w:rPr>
          <w:rFonts w:hint="eastAsia"/>
        </w:rPr>
        <w:t>运行计划控制席在每日</w:t>
      </w:r>
      <w:r w:rsidRPr="00AE0DB5">
        <w:rPr>
          <w:rFonts w:hint="eastAsia"/>
        </w:rPr>
        <w:t>15:00</w:t>
      </w:r>
      <w:r w:rsidRPr="00AE0DB5">
        <w:rPr>
          <w:rFonts w:hint="eastAsia"/>
        </w:rPr>
        <w:t>前，将次日计划信息发布给相关保障单位</w:t>
      </w:r>
      <w:r w:rsidRPr="00AE0DB5">
        <w:rPr>
          <w:rFonts w:hint="eastAsia"/>
        </w:rPr>
        <w:t>:</w:t>
      </w:r>
    </w:p>
    <w:p w14:paraId="5F716AE6" w14:textId="77777777" w:rsidR="00A22ECF" w:rsidRPr="00000073" w:rsidRDefault="00A22ECF" w:rsidP="005959F9">
      <w:pPr>
        <w:pStyle w:val="3"/>
        <w:keepNext w:val="0"/>
        <w:numPr>
          <w:ilvl w:val="0"/>
          <w:numId w:val="162"/>
        </w:numPr>
        <w:kinsoku w:val="0"/>
        <w:overflowPunct w:val="0"/>
        <w:autoSpaceDE w:val="0"/>
        <w:autoSpaceDN w:val="0"/>
        <w:ind w:left="851" w:hanging="851"/>
      </w:pPr>
      <w:bookmarkStart w:id="359" w:name="_Toc503360538"/>
      <w:r w:rsidRPr="00AE0DB5">
        <w:rPr>
          <w:rFonts w:hint="eastAsia"/>
          <w:color w:val="000000" w:themeColor="text1"/>
        </w:rPr>
        <w:t>按</w:t>
      </w:r>
      <w:r w:rsidR="002E02EB" w:rsidRPr="002E02EB">
        <w:rPr>
          <w:rFonts w:hint="eastAsia"/>
        </w:rPr>
        <w:t>修订后的次日航班计划维护</w:t>
      </w:r>
      <w:r w:rsidR="002E02EB" w:rsidRPr="002E02EB">
        <w:rPr>
          <w:rFonts w:hint="eastAsia"/>
        </w:rPr>
        <w:t>FOC</w:t>
      </w:r>
      <w:r w:rsidRPr="00000073">
        <w:rPr>
          <w:rFonts w:hint="eastAsia"/>
        </w:rPr>
        <w:t>系统；</w:t>
      </w:r>
      <w:bookmarkEnd w:id="359"/>
    </w:p>
    <w:p w14:paraId="5F716AE7" w14:textId="77777777" w:rsidR="00A22ECF" w:rsidRPr="00AE0DB5" w:rsidRDefault="00A22ECF" w:rsidP="005959F9">
      <w:pPr>
        <w:pStyle w:val="3"/>
        <w:keepNext w:val="0"/>
        <w:numPr>
          <w:ilvl w:val="0"/>
          <w:numId w:val="162"/>
        </w:numPr>
        <w:kinsoku w:val="0"/>
        <w:overflowPunct w:val="0"/>
        <w:autoSpaceDE w:val="0"/>
        <w:autoSpaceDN w:val="0"/>
        <w:ind w:left="851" w:hanging="851"/>
      </w:pPr>
      <w:bookmarkStart w:id="360" w:name="_Toc503360539"/>
      <w:r w:rsidRPr="00AE0DB5">
        <w:rPr>
          <w:rFonts w:hint="eastAsia"/>
        </w:rPr>
        <w:t>将次日计划发送至</w:t>
      </w:r>
      <w:r w:rsidR="002E02EB" w:rsidRPr="002E02EB">
        <w:rPr>
          <w:rFonts w:hint="eastAsia"/>
        </w:rPr>
        <w:t>各运行站点</w:t>
      </w:r>
      <w:r w:rsidRPr="00AE0DB5">
        <w:rPr>
          <w:rFonts w:hint="eastAsia"/>
        </w:rPr>
        <w:t>空管局空中交通服务报告室和</w:t>
      </w:r>
      <w:r w:rsidR="00C9155C" w:rsidRPr="00C9155C">
        <w:rPr>
          <w:rFonts w:hint="eastAsia"/>
        </w:rPr>
        <w:t>机场相关单位</w:t>
      </w:r>
      <w:r w:rsidRPr="00AE0DB5">
        <w:rPr>
          <w:rFonts w:hint="eastAsia"/>
        </w:rPr>
        <w:t>；</w:t>
      </w:r>
      <w:bookmarkEnd w:id="360"/>
    </w:p>
    <w:p w14:paraId="5F716AE8" w14:textId="77777777" w:rsidR="00A22ECF" w:rsidRPr="00AE0DB5" w:rsidRDefault="00A22ECF" w:rsidP="005959F9">
      <w:pPr>
        <w:pStyle w:val="3"/>
        <w:keepNext w:val="0"/>
        <w:numPr>
          <w:ilvl w:val="0"/>
          <w:numId w:val="162"/>
        </w:numPr>
        <w:kinsoku w:val="0"/>
        <w:overflowPunct w:val="0"/>
        <w:autoSpaceDE w:val="0"/>
        <w:autoSpaceDN w:val="0"/>
        <w:ind w:left="851" w:hanging="851"/>
      </w:pPr>
      <w:bookmarkStart w:id="361" w:name="_Toc503360540"/>
      <w:r w:rsidRPr="00AE0DB5">
        <w:rPr>
          <w:rFonts w:hint="eastAsia"/>
        </w:rPr>
        <w:t>通过</w:t>
      </w:r>
      <w:r w:rsidR="00C9155C">
        <w:t>FOC</w:t>
      </w:r>
      <w:r w:rsidRPr="00AE0DB5">
        <w:rPr>
          <w:rFonts w:hint="eastAsia"/>
        </w:rPr>
        <w:t>系统向国内各管制部门拍发国内航班</w:t>
      </w:r>
      <w:r w:rsidRPr="00AE0DB5">
        <w:rPr>
          <w:rFonts w:hint="eastAsia"/>
        </w:rPr>
        <w:t>PLN</w:t>
      </w:r>
      <w:r w:rsidRPr="00AE0DB5">
        <w:rPr>
          <w:rFonts w:hint="eastAsia"/>
        </w:rPr>
        <w:t>电</w:t>
      </w:r>
      <w:r w:rsidR="00C71845">
        <w:rPr>
          <w:rFonts w:hint="eastAsia"/>
        </w:rPr>
        <w:t>报</w:t>
      </w:r>
      <w:r w:rsidRPr="00AE0DB5">
        <w:rPr>
          <w:rFonts w:hint="eastAsia"/>
        </w:rPr>
        <w:t>；</w:t>
      </w:r>
      <w:bookmarkEnd w:id="361"/>
    </w:p>
    <w:p w14:paraId="5F716AE9" w14:textId="77777777" w:rsidR="00A22ECF" w:rsidRPr="00936B76" w:rsidRDefault="00A22ECF" w:rsidP="005959F9">
      <w:pPr>
        <w:pStyle w:val="3"/>
        <w:keepNext w:val="0"/>
        <w:numPr>
          <w:ilvl w:val="0"/>
          <w:numId w:val="162"/>
        </w:numPr>
        <w:kinsoku w:val="0"/>
        <w:overflowPunct w:val="0"/>
        <w:autoSpaceDE w:val="0"/>
        <w:autoSpaceDN w:val="0"/>
        <w:ind w:left="851" w:hanging="851"/>
      </w:pPr>
      <w:bookmarkStart w:id="362" w:name="_Toc503360541"/>
      <w:r w:rsidRPr="00936B76">
        <w:rPr>
          <w:rFonts w:hint="eastAsia"/>
        </w:rPr>
        <w:t>将相关资料归档留存。</w:t>
      </w:r>
      <w:bookmarkEnd w:id="362"/>
    </w:p>
    <w:p w14:paraId="5F716AEA" w14:textId="77777777" w:rsidR="00A22ECF" w:rsidRPr="00936B76" w:rsidRDefault="00A22ECF" w:rsidP="005959F9">
      <w:pPr>
        <w:pStyle w:val="3"/>
        <w:keepNext w:val="0"/>
        <w:numPr>
          <w:ilvl w:val="0"/>
          <w:numId w:val="157"/>
        </w:numPr>
        <w:kinsoku w:val="0"/>
        <w:overflowPunct w:val="0"/>
        <w:autoSpaceDE w:val="0"/>
        <w:autoSpaceDN w:val="0"/>
        <w:ind w:left="851" w:hanging="851"/>
      </w:pPr>
      <w:bookmarkStart w:id="363" w:name="_Toc503360542"/>
      <w:r w:rsidRPr="00936B76">
        <w:rPr>
          <w:rStyle w:val="Char0"/>
          <w:rFonts w:ascii="宋体" w:hAnsi="宋体" w:hint="eastAsia"/>
          <w:sz w:val="21"/>
          <w:szCs w:val="21"/>
        </w:rPr>
        <w:t>航</w:t>
      </w:r>
      <w:r w:rsidRPr="00936B76">
        <w:rPr>
          <w:rFonts w:hint="eastAsia"/>
        </w:rPr>
        <w:t>班不正常处置程序</w:t>
      </w:r>
      <w:bookmarkEnd w:id="363"/>
    </w:p>
    <w:p w14:paraId="5F716AEB" w14:textId="77777777" w:rsidR="00A22ECF" w:rsidRPr="00936B76" w:rsidRDefault="00A22ECF" w:rsidP="00000073">
      <w:pPr>
        <w:kinsoku w:val="0"/>
        <w:overflowPunct w:val="0"/>
        <w:autoSpaceDE w:val="0"/>
        <w:autoSpaceDN w:val="0"/>
        <w:ind w:left="851"/>
      </w:pPr>
      <w:r w:rsidRPr="00936B76">
        <w:rPr>
          <w:rFonts w:hint="eastAsia"/>
        </w:rPr>
        <w:t>运行计划控制席位负责当航班出现不正常情况时进行相应的处置。当运行计划控制席接收到航班不正常信息后，应在第一时间通知公司值班领导，并在</w:t>
      </w:r>
      <w:r w:rsidR="00C9155C" w:rsidRPr="00936B76">
        <w:rPr>
          <w:rFonts w:hint="eastAsia"/>
        </w:rPr>
        <w:t>签派交接班记录本上</w:t>
      </w:r>
      <w:r w:rsidRPr="00936B76">
        <w:rPr>
          <w:rFonts w:hint="eastAsia"/>
        </w:rPr>
        <w:t>记录。</w:t>
      </w:r>
    </w:p>
    <w:p w14:paraId="5F716AEC" w14:textId="77777777" w:rsidR="00A22ECF" w:rsidRPr="00936B76" w:rsidRDefault="00A22ECF" w:rsidP="005959F9">
      <w:pPr>
        <w:pStyle w:val="3"/>
        <w:keepNext w:val="0"/>
        <w:numPr>
          <w:ilvl w:val="0"/>
          <w:numId w:val="163"/>
        </w:numPr>
        <w:kinsoku w:val="0"/>
        <w:overflowPunct w:val="0"/>
        <w:autoSpaceDE w:val="0"/>
        <w:autoSpaceDN w:val="0"/>
        <w:ind w:left="851" w:hanging="851"/>
      </w:pPr>
      <w:bookmarkStart w:id="364" w:name="_Toc503360543"/>
      <w:r w:rsidRPr="00936B76">
        <w:rPr>
          <w:rFonts w:hint="eastAsia"/>
        </w:rPr>
        <w:t>通过</w:t>
      </w:r>
      <w:r w:rsidR="00A91A30" w:rsidRPr="00936B76">
        <w:t>FOC</w:t>
      </w:r>
      <w:r w:rsidRPr="00936B76">
        <w:rPr>
          <w:rFonts w:hint="eastAsia"/>
        </w:rPr>
        <w:t>监控系统及其他可用设备，获取航班的不正常情况信息；</w:t>
      </w:r>
      <w:bookmarkEnd w:id="364"/>
    </w:p>
    <w:p w14:paraId="5F716AED" w14:textId="77777777" w:rsidR="00A22ECF" w:rsidRPr="00DF6A84" w:rsidRDefault="00A22ECF" w:rsidP="005959F9">
      <w:pPr>
        <w:pStyle w:val="3"/>
        <w:keepNext w:val="0"/>
        <w:numPr>
          <w:ilvl w:val="0"/>
          <w:numId w:val="163"/>
        </w:numPr>
        <w:kinsoku w:val="0"/>
        <w:overflowPunct w:val="0"/>
        <w:autoSpaceDE w:val="0"/>
        <w:autoSpaceDN w:val="0"/>
        <w:ind w:left="851" w:hanging="851"/>
      </w:pPr>
      <w:bookmarkStart w:id="365" w:name="_Toc503360544"/>
      <w:r w:rsidRPr="00DF6A84">
        <w:rPr>
          <w:rFonts w:hint="eastAsia"/>
        </w:rPr>
        <w:lastRenderedPageBreak/>
        <w:t>了解造成航班不正常情况的具体原因（第一责任原因）；并在</w:t>
      </w:r>
      <w:r w:rsidR="00A91A30" w:rsidRPr="00936B76">
        <w:rPr>
          <w:rFonts w:hint="eastAsia"/>
        </w:rPr>
        <w:t>FOC</w:t>
      </w:r>
      <w:r w:rsidR="00A91A30" w:rsidRPr="00936B76">
        <w:rPr>
          <w:rFonts w:hint="eastAsia"/>
        </w:rPr>
        <w:t>系统</w:t>
      </w:r>
      <w:r w:rsidRPr="00DF6A84">
        <w:rPr>
          <w:rFonts w:hint="eastAsia"/>
        </w:rPr>
        <w:t>中填入简单的不正常说明；</w:t>
      </w:r>
      <w:bookmarkEnd w:id="365"/>
    </w:p>
    <w:p w14:paraId="5F716AEE" w14:textId="77777777" w:rsidR="00A22ECF" w:rsidRPr="00AE0DB5" w:rsidRDefault="00A22ECF" w:rsidP="005959F9">
      <w:pPr>
        <w:pStyle w:val="3"/>
        <w:keepNext w:val="0"/>
        <w:numPr>
          <w:ilvl w:val="0"/>
          <w:numId w:val="163"/>
        </w:numPr>
        <w:kinsoku w:val="0"/>
        <w:overflowPunct w:val="0"/>
        <w:autoSpaceDE w:val="0"/>
        <w:autoSpaceDN w:val="0"/>
        <w:ind w:left="851" w:hanging="851"/>
      </w:pPr>
      <w:bookmarkStart w:id="366" w:name="_Toc503360545"/>
      <w:r w:rsidRPr="00AE0DB5">
        <w:rPr>
          <w:rFonts w:hint="eastAsia"/>
        </w:rPr>
        <w:t>对不正常情况造成的影响进行分析；</w:t>
      </w:r>
      <w:bookmarkEnd w:id="366"/>
    </w:p>
    <w:p w14:paraId="5F716AEF" w14:textId="77777777" w:rsidR="00A22ECF" w:rsidRPr="00DF6A84" w:rsidRDefault="00A22ECF" w:rsidP="005959F9">
      <w:pPr>
        <w:pStyle w:val="3"/>
        <w:keepNext w:val="0"/>
        <w:numPr>
          <w:ilvl w:val="0"/>
          <w:numId w:val="163"/>
        </w:numPr>
        <w:kinsoku w:val="0"/>
        <w:overflowPunct w:val="0"/>
        <w:autoSpaceDE w:val="0"/>
        <w:autoSpaceDN w:val="0"/>
        <w:ind w:left="851" w:hanging="851"/>
      </w:pPr>
      <w:bookmarkStart w:id="367" w:name="_Toc503360546"/>
      <w:r w:rsidRPr="00DF6A84">
        <w:rPr>
          <w:rFonts w:hint="eastAsia"/>
        </w:rPr>
        <w:t>将不正常情况及分析结果上报公司值班领导，涉及影响飞行安全的不正常情况报</w:t>
      </w:r>
      <w:r w:rsidR="00C518FA" w:rsidRPr="00DF6A84">
        <w:rPr>
          <w:rFonts w:hint="eastAsia"/>
        </w:rPr>
        <w:t>安全监察</w:t>
      </w:r>
      <w:r w:rsidR="003A7521" w:rsidRPr="00DF6A84">
        <w:rPr>
          <w:rFonts w:hint="eastAsia"/>
        </w:rPr>
        <w:t>部</w:t>
      </w:r>
      <w:r w:rsidRPr="00DF6A84">
        <w:rPr>
          <w:rFonts w:hint="eastAsia"/>
        </w:rPr>
        <w:t>，并根据值班领导的指示</w:t>
      </w:r>
      <w:r w:rsidR="00A91A30" w:rsidRPr="00936B76">
        <w:rPr>
          <w:rFonts w:hint="eastAsia"/>
        </w:rPr>
        <w:t>通知</w:t>
      </w:r>
      <w:r w:rsidRPr="00DF6A84">
        <w:rPr>
          <w:rFonts w:hint="eastAsia"/>
        </w:rPr>
        <w:t>公司各有关领导及部门负责人员；</w:t>
      </w:r>
      <w:bookmarkEnd w:id="367"/>
    </w:p>
    <w:p w14:paraId="5F716AF0" w14:textId="77777777" w:rsidR="00A22ECF" w:rsidRPr="00DF6A84" w:rsidRDefault="00A22ECF" w:rsidP="005959F9">
      <w:pPr>
        <w:pStyle w:val="3"/>
        <w:keepNext w:val="0"/>
        <w:numPr>
          <w:ilvl w:val="0"/>
          <w:numId w:val="163"/>
        </w:numPr>
        <w:kinsoku w:val="0"/>
        <w:overflowPunct w:val="0"/>
        <w:autoSpaceDE w:val="0"/>
        <w:autoSpaceDN w:val="0"/>
        <w:ind w:left="851" w:hanging="851"/>
      </w:pPr>
      <w:bookmarkStart w:id="368" w:name="_Toc503360547"/>
      <w:r w:rsidRPr="00DF6A84">
        <w:rPr>
          <w:rFonts w:hint="eastAsia"/>
        </w:rPr>
        <w:t>对于不正常情况影响到的航班</w:t>
      </w:r>
      <w:r w:rsidRPr="00936B76">
        <w:rPr>
          <w:rFonts w:hint="eastAsia"/>
        </w:rPr>
        <w:t>需</w:t>
      </w:r>
      <w:r w:rsidR="00D53955" w:rsidRPr="00936B76">
        <w:rPr>
          <w:rFonts w:hint="eastAsia"/>
        </w:rPr>
        <w:t>制定调整计划，并在</w:t>
      </w:r>
      <w:r w:rsidR="00D53955" w:rsidRPr="00936B76">
        <w:rPr>
          <w:rFonts w:hint="eastAsia"/>
        </w:rPr>
        <w:t>FOC</w:t>
      </w:r>
      <w:r w:rsidR="00D53955" w:rsidRPr="00936B76">
        <w:rPr>
          <w:rFonts w:hint="eastAsia"/>
        </w:rPr>
        <w:t>系统中进行调整</w:t>
      </w:r>
      <w:r w:rsidRPr="00936B76">
        <w:rPr>
          <w:rFonts w:hint="eastAsia"/>
        </w:rPr>
        <w:t>、拍发</w:t>
      </w:r>
      <w:r w:rsidRPr="00DF6A84">
        <w:rPr>
          <w:rFonts w:hint="eastAsia"/>
        </w:rPr>
        <w:t>相关电报；</w:t>
      </w:r>
      <w:bookmarkEnd w:id="368"/>
    </w:p>
    <w:p w14:paraId="5F716AF1" w14:textId="77777777" w:rsidR="00A22ECF" w:rsidRPr="00AE0DB5" w:rsidRDefault="00A22ECF" w:rsidP="005959F9">
      <w:pPr>
        <w:pStyle w:val="3"/>
        <w:keepNext w:val="0"/>
        <w:numPr>
          <w:ilvl w:val="0"/>
          <w:numId w:val="163"/>
        </w:numPr>
        <w:kinsoku w:val="0"/>
        <w:overflowPunct w:val="0"/>
        <w:autoSpaceDE w:val="0"/>
        <w:autoSpaceDN w:val="0"/>
        <w:ind w:left="851" w:hanging="851"/>
      </w:pPr>
      <w:bookmarkStart w:id="369" w:name="_Toc503360548"/>
      <w:r w:rsidRPr="00AE0DB5">
        <w:rPr>
          <w:rFonts w:hint="eastAsia"/>
        </w:rPr>
        <w:t>将不正常情况及处理经过和结果按要求详细记录。</w:t>
      </w:r>
      <w:bookmarkEnd w:id="369"/>
    </w:p>
    <w:p w14:paraId="5F716AF2" w14:textId="77777777" w:rsidR="00A22ECF" w:rsidRPr="00AE0DB5" w:rsidRDefault="00A22ECF" w:rsidP="005959F9">
      <w:pPr>
        <w:pStyle w:val="3"/>
        <w:keepNext w:val="0"/>
        <w:numPr>
          <w:ilvl w:val="0"/>
          <w:numId w:val="164"/>
        </w:numPr>
        <w:kinsoku w:val="0"/>
        <w:overflowPunct w:val="0"/>
        <w:autoSpaceDE w:val="0"/>
        <w:autoSpaceDN w:val="0"/>
      </w:pPr>
      <w:bookmarkStart w:id="370" w:name="_Toc503360549"/>
      <w:r w:rsidRPr="00AE0DB5">
        <w:rPr>
          <w:rFonts w:hint="eastAsia"/>
        </w:rPr>
        <w:t>航班不正常处置依据</w:t>
      </w:r>
      <w:bookmarkEnd w:id="370"/>
    </w:p>
    <w:p w14:paraId="5F716AF3" w14:textId="77777777" w:rsidR="00A22ECF" w:rsidRPr="00BF1B31" w:rsidRDefault="00A22ECF" w:rsidP="005959F9">
      <w:pPr>
        <w:pStyle w:val="3"/>
        <w:keepNext w:val="0"/>
        <w:numPr>
          <w:ilvl w:val="0"/>
          <w:numId w:val="165"/>
        </w:numPr>
        <w:kinsoku w:val="0"/>
        <w:overflowPunct w:val="0"/>
        <w:autoSpaceDE w:val="0"/>
        <w:autoSpaceDN w:val="0"/>
        <w:ind w:left="851" w:hanging="851"/>
      </w:pPr>
      <w:bookmarkStart w:id="371" w:name="_Toc503360550"/>
      <w:r w:rsidRPr="00BF1B31">
        <w:rPr>
          <w:rFonts w:hint="eastAsia"/>
        </w:rPr>
        <w:t>公司航班计划时刻表</w:t>
      </w:r>
      <w:r w:rsidRPr="00BF1B31">
        <w:rPr>
          <w:rFonts w:hint="eastAsia"/>
        </w:rPr>
        <w:t>(</w:t>
      </w:r>
      <w:r w:rsidRPr="00BF1B31">
        <w:rPr>
          <w:rFonts w:hint="eastAsia"/>
        </w:rPr>
        <w:t>中国民航局下发的航班计划表</w:t>
      </w:r>
      <w:r w:rsidRPr="00BF1B31">
        <w:rPr>
          <w:rFonts w:hint="eastAsia"/>
        </w:rPr>
        <w:t>)</w:t>
      </w:r>
      <w:r w:rsidRPr="00BF1B31">
        <w:rPr>
          <w:rFonts w:hint="eastAsia"/>
        </w:rPr>
        <w:t>；</w:t>
      </w:r>
      <w:bookmarkEnd w:id="371"/>
    </w:p>
    <w:p w14:paraId="5F716AF4" w14:textId="77777777" w:rsidR="00A22ECF" w:rsidRPr="00BF1B31" w:rsidRDefault="00A22ECF" w:rsidP="005959F9">
      <w:pPr>
        <w:pStyle w:val="3"/>
        <w:keepNext w:val="0"/>
        <w:numPr>
          <w:ilvl w:val="0"/>
          <w:numId w:val="165"/>
        </w:numPr>
        <w:kinsoku w:val="0"/>
        <w:overflowPunct w:val="0"/>
        <w:autoSpaceDE w:val="0"/>
        <w:autoSpaceDN w:val="0"/>
        <w:ind w:left="851" w:hanging="851"/>
      </w:pPr>
      <w:bookmarkStart w:id="372" w:name="_Toc503360551"/>
      <w:r w:rsidRPr="00BF1B31">
        <w:rPr>
          <w:rFonts w:hint="eastAsia"/>
        </w:rPr>
        <w:t>有关国家、机场限制规定</w:t>
      </w:r>
      <w:r w:rsidRPr="00BF1B31">
        <w:rPr>
          <w:rFonts w:hint="eastAsia"/>
        </w:rPr>
        <w:t>(</w:t>
      </w:r>
      <w:r w:rsidRPr="00BF1B31">
        <w:rPr>
          <w:rFonts w:hint="eastAsia"/>
        </w:rPr>
        <w:t>航行通告</w:t>
      </w:r>
      <w:r w:rsidRPr="00BF1B31">
        <w:rPr>
          <w:rFonts w:hint="eastAsia"/>
        </w:rPr>
        <w:t>)</w:t>
      </w:r>
      <w:r w:rsidRPr="00BF1B31">
        <w:rPr>
          <w:rFonts w:hint="eastAsia"/>
        </w:rPr>
        <w:t>；</w:t>
      </w:r>
      <w:bookmarkEnd w:id="372"/>
    </w:p>
    <w:p w14:paraId="5F716AF5" w14:textId="77777777" w:rsidR="00A22ECF" w:rsidRPr="00BF1B31" w:rsidRDefault="00A22ECF" w:rsidP="005959F9">
      <w:pPr>
        <w:pStyle w:val="3"/>
        <w:keepNext w:val="0"/>
        <w:numPr>
          <w:ilvl w:val="0"/>
          <w:numId w:val="165"/>
        </w:numPr>
        <w:kinsoku w:val="0"/>
        <w:overflowPunct w:val="0"/>
        <w:autoSpaceDE w:val="0"/>
        <w:autoSpaceDN w:val="0"/>
        <w:ind w:left="851" w:hanging="851"/>
      </w:pPr>
      <w:bookmarkStart w:id="373" w:name="_Toc503360552"/>
      <w:r w:rsidRPr="00BF1B31">
        <w:rPr>
          <w:rFonts w:hint="eastAsia"/>
        </w:rPr>
        <w:t>特殊运行要求</w:t>
      </w:r>
      <w:r w:rsidRPr="00BF1B31">
        <w:rPr>
          <w:rFonts w:hint="eastAsia"/>
        </w:rPr>
        <w:t>(</w:t>
      </w:r>
      <w:r w:rsidRPr="00BF1B31">
        <w:rPr>
          <w:rFonts w:hint="eastAsia"/>
        </w:rPr>
        <w:t>运行规范、运行手册</w:t>
      </w:r>
      <w:r w:rsidRPr="00BF1B31">
        <w:rPr>
          <w:rFonts w:hint="eastAsia"/>
        </w:rPr>
        <w:t>)</w:t>
      </w:r>
      <w:r w:rsidRPr="00BF1B31">
        <w:rPr>
          <w:rFonts w:hint="eastAsia"/>
        </w:rPr>
        <w:t>；</w:t>
      </w:r>
      <w:bookmarkEnd w:id="373"/>
    </w:p>
    <w:p w14:paraId="5F716AF6" w14:textId="77777777" w:rsidR="00A22ECF" w:rsidRPr="00BF1B31" w:rsidRDefault="00A22ECF" w:rsidP="005959F9">
      <w:pPr>
        <w:pStyle w:val="3"/>
        <w:keepNext w:val="0"/>
        <w:numPr>
          <w:ilvl w:val="0"/>
          <w:numId w:val="165"/>
        </w:numPr>
        <w:kinsoku w:val="0"/>
        <w:overflowPunct w:val="0"/>
        <w:autoSpaceDE w:val="0"/>
        <w:autoSpaceDN w:val="0"/>
        <w:ind w:left="851" w:hanging="851"/>
      </w:pPr>
      <w:bookmarkStart w:id="374" w:name="_Toc503360553"/>
      <w:r w:rsidRPr="00BF1B31">
        <w:rPr>
          <w:rFonts w:hint="eastAsia"/>
        </w:rPr>
        <w:t>市场需求；</w:t>
      </w:r>
      <w:bookmarkEnd w:id="374"/>
    </w:p>
    <w:p w14:paraId="5F716AF7" w14:textId="77777777" w:rsidR="00A22ECF" w:rsidRPr="00BF1B31" w:rsidRDefault="00A22ECF" w:rsidP="005959F9">
      <w:pPr>
        <w:pStyle w:val="3"/>
        <w:keepNext w:val="0"/>
        <w:numPr>
          <w:ilvl w:val="0"/>
          <w:numId w:val="165"/>
        </w:numPr>
        <w:kinsoku w:val="0"/>
        <w:overflowPunct w:val="0"/>
        <w:autoSpaceDE w:val="0"/>
        <w:autoSpaceDN w:val="0"/>
        <w:ind w:left="851" w:hanging="851"/>
      </w:pPr>
      <w:bookmarkStart w:id="375" w:name="_Toc503360554"/>
      <w:r w:rsidRPr="00BF1B31">
        <w:rPr>
          <w:rFonts w:hint="eastAsia"/>
        </w:rPr>
        <w:t>友和道通机</w:t>
      </w:r>
      <w:r w:rsidR="00D53955" w:rsidRPr="00BF1B31">
        <w:rPr>
          <w:rFonts w:hint="eastAsia"/>
        </w:rPr>
        <w:t>队</w:t>
      </w:r>
      <w:r w:rsidRPr="00BF1B31">
        <w:rPr>
          <w:rFonts w:hint="eastAsia"/>
        </w:rPr>
        <w:t>停场计划表；</w:t>
      </w:r>
      <w:bookmarkEnd w:id="375"/>
    </w:p>
    <w:p w14:paraId="5F716AF8" w14:textId="77777777" w:rsidR="00A22ECF" w:rsidRPr="00BF1B31" w:rsidRDefault="00A22ECF" w:rsidP="005959F9">
      <w:pPr>
        <w:pStyle w:val="3"/>
        <w:keepNext w:val="0"/>
        <w:numPr>
          <w:ilvl w:val="0"/>
          <w:numId w:val="165"/>
        </w:numPr>
        <w:kinsoku w:val="0"/>
        <w:overflowPunct w:val="0"/>
        <w:autoSpaceDE w:val="0"/>
        <w:autoSpaceDN w:val="0"/>
        <w:ind w:left="851" w:hanging="851"/>
      </w:pPr>
      <w:bookmarkStart w:id="376" w:name="_Toc503360555"/>
      <w:r w:rsidRPr="00BF1B31">
        <w:rPr>
          <w:rFonts w:hint="eastAsia"/>
        </w:rPr>
        <w:t>飞机最低放行设备清单、外型缺件设备清单；</w:t>
      </w:r>
      <w:bookmarkEnd w:id="376"/>
    </w:p>
    <w:p w14:paraId="5F716AF9" w14:textId="77777777" w:rsidR="00390989" w:rsidRPr="00BF1B31" w:rsidRDefault="00A22ECF" w:rsidP="005959F9">
      <w:pPr>
        <w:pStyle w:val="3"/>
        <w:keepNext w:val="0"/>
        <w:numPr>
          <w:ilvl w:val="0"/>
          <w:numId w:val="165"/>
        </w:numPr>
        <w:kinsoku w:val="0"/>
        <w:overflowPunct w:val="0"/>
        <w:autoSpaceDE w:val="0"/>
        <w:autoSpaceDN w:val="0"/>
        <w:ind w:left="851" w:hanging="851"/>
      </w:pPr>
      <w:bookmarkStart w:id="377" w:name="_Toc503360556"/>
      <w:r w:rsidRPr="00BF1B31">
        <w:rPr>
          <w:rFonts w:hint="eastAsia"/>
        </w:rPr>
        <w:t>机组飞行、值勤和休息时间限制</w:t>
      </w:r>
      <w:r w:rsidRPr="00BF1B31">
        <w:rPr>
          <w:rFonts w:hint="eastAsia"/>
        </w:rPr>
        <w:t>(</w:t>
      </w:r>
      <w:r w:rsidRPr="00BF1B31">
        <w:rPr>
          <w:rFonts w:hint="eastAsia"/>
        </w:rPr>
        <w:t>民航局颁发的</w:t>
      </w:r>
      <w:r w:rsidR="000E48E8" w:rsidRPr="00BF1B31">
        <w:rPr>
          <w:rFonts w:hint="eastAsia"/>
        </w:rPr>
        <w:t>CCAR-l21)</w:t>
      </w:r>
      <w:r w:rsidR="000E48E8" w:rsidRPr="00BF1B31">
        <w:rPr>
          <w:rFonts w:hint="eastAsia"/>
        </w:rPr>
        <w:t>；</w:t>
      </w:r>
      <w:bookmarkEnd w:id="377"/>
    </w:p>
    <w:p w14:paraId="5F716AFA" w14:textId="77777777" w:rsidR="00A22ECF" w:rsidRPr="00AE0DB5" w:rsidRDefault="00A22ECF" w:rsidP="005959F9">
      <w:pPr>
        <w:pStyle w:val="3"/>
        <w:keepNext w:val="0"/>
        <w:numPr>
          <w:ilvl w:val="0"/>
          <w:numId w:val="165"/>
        </w:numPr>
        <w:kinsoku w:val="0"/>
        <w:overflowPunct w:val="0"/>
        <w:autoSpaceDE w:val="0"/>
        <w:autoSpaceDN w:val="0"/>
        <w:ind w:left="851" w:hanging="851"/>
      </w:pPr>
      <w:bookmarkStart w:id="378" w:name="_Toc503360557"/>
      <w:r w:rsidRPr="00AE0DB5">
        <w:rPr>
          <w:rFonts w:hint="eastAsia"/>
        </w:rPr>
        <w:t>机组调配</w:t>
      </w:r>
      <w:r w:rsidRPr="00AE0DB5">
        <w:rPr>
          <w:rFonts w:hint="eastAsia"/>
        </w:rPr>
        <w:t>(</w:t>
      </w:r>
      <w:r w:rsidRPr="00AE0DB5">
        <w:rPr>
          <w:rFonts w:hint="eastAsia"/>
        </w:rPr>
        <w:t>机组排班</w:t>
      </w:r>
      <w:r w:rsidR="00936B76" w:rsidRPr="00936B76">
        <w:rPr>
          <w:rFonts w:hint="eastAsia"/>
        </w:rPr>
        <w:t>)</w:t>
      </w:r>
      <w:r w:rsidRPr="00AE0DB5">
        <w:rPr>
          <w:rFonts w:hint="eastAsia"/>
        </w:rPr>
        <w:t>；</w:t>
      </w:r>
      <w:bookmarkEnd w:id="378"/>
    </w:p>
    <w:p w14:paraId="5F716AFB" w14:textId="77777777" w:rsidR="00A22ECF" w:rsidRPr="00AE0DB5" w:rsidRDefault="00A22ECF" w:rsidP="005959F9">
      <w:pPr>
        <w:pStyle w:val="3"/>
        <w:keepNext w:val="0"/>
        <w:numPr>
          <w:ilvl w:val="0"/>
          <w:numId w:val="165"/>
        </w:numPr>
        <w:kinsoku w:val="0"/>
        <w:overflowPunct w:val="0"/>
        <w:autoSpaceDE w:val="0"/>
        <w:autoSpaceDN w:val="0"/>
        <w:ind w:left="851" w:hanging="851"/>
      </w:pPr>
      <w:bookmarkStart w:id="379" w:name="_Toc503360558"/>
      <w:r w:rsidRPr="00AE0DB5">
        <w:rPr>
          <w:rFonts w:hint="eastAsia"/>
        </w:rPr>
        <w:lastRenderedPageBreak/>
        <w:t>机长标准</w:t>
      </w:r>
      <w:r w:rsidRPr="00AE0DB5">
        <w:rPr>
          <w:rFonts w:hint="eastAsia"/>
        </w:rPr>
        <w:t>(</w:t>
      </w:r>
      <w:r w:rsidRPr="00AE0DB5">
        <w:rPr>
          <w:rFonts w:hint="eastAsia"/>
        </w:rPr>
        <w:t>运行手册</w:t>
      </w:r>
      <w:r w:rsidRPr="00AE0DB5">
        <w:rPr>
          <w:rFonts w:hint="eastAsia"/>
        </w:rPr>
        <w:t>)</w:t>
      </w:r>
      <w:r w:rsidRPr="00AE0DB5">
        <w:rPr>
          <w:rFonts w:hint="eastAsia"/>
        </w:rPr>
        <w:t>；</w:t>
      </w:r>
      <w:bookmarkEnd w:id="379"/>
    </w:p>
    <w:p w14:paraId="5F716AFC" w14:textId="77777777" w:rsidR="00A22ECF" w:rsidRPr="00AE0DB5" w:rsidRDefault="00A22ECF" w:rsidP="005959F9">
      <w:pPr>
        <w:pStyle w:val="3"/>
        <w:keepNext w:val="0"/>
        <w:numPr>
          <w:ilvl w:val="0"/>
          <w:numId w:val="165"/>
        </w:numPr>
        <w:kinsoku w:val="0"/>
        <w:overflowPunct w:val="0"/>
        <w:autoSpaceDE w:val="0"/>
        <w:autoSpaceDN w:val="0"/>
        <w:ind w:left="851" w:hanging="851"/>
      </w:pPr>
      <w:bookmarkStart w:id="380" w:name="_Toc503360559"/>
      <w:r w:rsidRPr="00AE0DB5">
        <w:rPr>
          <w:rFonts w:hint="eastAsia"/>
        </w:rPr>
        <w:t>天气情况；</w:t>
      </w:r>
      <w:bookmarkEnd w:id="380"/>
    </w:p>
    <w:p w14:paraId="5F716AFD" w14:textId="77777777" w:rsidR="00A22ECF" w:rsidRPr="00AE0DB5" w:rsidRDefault="00A22ECF" w:rsidP="005959F9">
      <w:pPr>
        <w:pStyle w:val="3"/>
        <w:keepNext w:val="0"/>
        <w:numPr>
          <w:ilvl w:val="0"/>
          <w:numId w:val="165"/>
        </w:numPr>
        <w:kinsoku w:val="0"/>
        <w:overflowPunct w:val="0"/>
        <w:autoSpaceDE w:val="0"/>
        <w:autoSpaceDN w:val="0"/>
        <w:ind w:left="851" w:hanging="851"/>
      </w:pPr>
      <w:bookmarkStart w:id="381" w:name="_Toc503360560"/>
      <w:r w:rsidRPr="00AE0DB5">
        <w:rPr>
          <w:rFonts w:hint="eastAsia"/>
        </w:rPr>
        <w:t>相关机场最低起降天气标准</w:t>
      </w:r>
      <w:r w:rsidRPr="00AE0DB5">
        <w:rPr>
          <w:rFonts w:hint="eastAsia"/>
        </w:rPr>
        <w:t>(</w:t>
      </w:r>
      <w:r w:rsidRPr="00AE0DB5">
        <w:rPr>
          <w:rFonts w:hint="eastAsia"/>
        </w:rPr>
        <w:t>中国</w:t>
      </w:r>
      <w:r w:rsidRPr="00AE0DB5">
        <w:rPr>
          <w:rFonts w:hint="eastAsia"/>
        </w:rPr>
        <w:t>AIP</w:t>
      </w:r>
      <w:r w:rsidRPr="00AE0DB5">
        <w:rPr>
          <w:rFonts w:hint="eastAsia"/>
        </w:rPr>
        <w:t>、</w:t>
      </w:r>
      <w:r w:rsidR="00390989" w:rsidRPr="00DE76D5">
        <w:t>LIDO</w:t>
      </w:r>
      <w:r w:rsidRPr="00AE0DB5">
        <w:rPr>
          <w:rFonts w:hint="eastAsia"/>
        </w:rPr>
        <w:t>机场资料、运行手册</w:t>
      </w:r>
      <w:r w:rsidRPr="00AE0DB5">
        <w:rPr>
          <w:rFonts w:hint="eastAsia"/>
        </w:rPr>
        <w:t>)</w:t>
      </w:r>
      <w:r w:rsidRPr="00AE0DB5">
        <w:rPr>
          <w:rFonts w:hint="eastAsia"/>
        </w:rPr>
        <w:t>；</w:t>
      </w:r>
      <w:bookmarkEnd w:id="381"/>
    </w:p>
    <w:p w14:paraId="5F716AFE" w14:textId="77777777" w:rsidR="00A22ECF" w:rsidRPr="00AE0DB5" w:rsidRDefault="00A22ECF" w:rsidP="005959F9">
      <w:pPr>
        <w:pStyle w:val="3"/>
        <w:keepNext w:val="0"/>
        <w:numPr>
          <w:ilvl w:val="0"/>
          <w:numId w:val="165"/>
        </w:numPr>
        <w:kinsoku w:val="0"/>
        <w:overflowPunct w:val="0"/>
        <w:autoSpaceDE w:val="0"/>
        <w:autoSpaceDN w:val="0"/>
        <w:ind w:left="851" w:hanging="851"/>
      </w:pPr>
      <w:bookmarkStart w:id="382" w:name="_Toc503360561"/>
      <w:r w:rsidRPr="00AE0DB5">
        <w:rPr>
          <w:rFonts w:hint="eastAsia"/>
        </w:rPr>
        <w:t>机场分析。</w:t>
      </w:r>
      <w:bookmarkEnd w:id="382"/>
    </w:p>
    <w:p w14:paraId="5F716AFF" w14:textId="77777777" w:rsidR="00A22ECF" w:rsidRPr="00AE0DB5" w:rsidRDefault="00A22ECF" w:rsidP="005959F9">
      <w:pPr>
        <w:pStyle w:val="3"/>
        <w:keepNext w:val="0"/>
        <w:numPr>
          <w:ilvl w:val="0"/>
          <w:numId w:val="164"/>
        </w:numPr>
        <w:kinsoku w:val="0"/>
        <w:overflowPunct w:val="0"/>
        <w:autoSpaceDE w:val="0"/>
        <w:autoSpaceDN w:val="0"/>
      </w:pPr>
      <w:bookmarkStart w:id="383" w:name="_Toc503360562"/>
      <w:r w:rsidRPr="00AE0DB5">
        <w:rPr>
          <w:rFonts w:hint="eastAsia"/>
        </w:rPr>
        <w:t>航班不正常处置原则</w:t>
      </w:r>
      <w:bookmarkEnd w:id="383"/>
    </w:p>
    <w:p w14:paraId="5F716B00" w14:textId="77777777" w:rsidR="00A22ECF" w:rsidRPr="00AE0DB5" w:rsidRDefault="00A22ECF" w:rsidP="00000073">
      <w:pPr>
        <w:kinsoku w:val="0"/>
        <w:overflowPunct w:val="0"/>
        <w:autoSpaceDE w:val="0"/>
        <w:autoSpaceDN w:val="0"/>
        <w:ind w:left="851"/>
      </w:pPr>
      <w:r w:rsidRPr="00AE0DB5">
        <w:rPr>
          <w:rFonts w:hint="eastAsia"/>
        </w:rPr>
        <w:t>当公司航班运行不正常需要调整航班计划时，运行计划控制席位应当在保证飞行安全的前提下，尽全力满足市场需求，航班不正常处置原则的优先顺序如下：</w:t>
      </w:r>
    </w:p>
    <w:p w14:paraId="5F716B01" w14:textId="77777777" w:rsidR="00A22ECF" w:rsidRPr="00AE0DB5" w:rsidRDefault="00A22ECF" w:rsidP="005959F9">
      <w:pPr>
        <w:pStyle w:val="3"/>
        <w:keepNext w:val="0"/>
        <w:numPr>
          <w:ilvl w:val="0"/>
          <w:numId w:val="166"/>
        </w:numPr>
        <w:kinsoku w:val="0"/>
        <w:overflowPunct w:val="0"/>
        <w:autoSpaceDE w:val="0"/>
        <w:autoSpaceDN w:val="0"/>
        <w:ind w:left="851" w:hanging="851"/>
      </w:pPr>
      <w:bookmarkStart w:id="384" w:name="_Toc503360563"/>
      <w:r w:rsidRPr="00AE0DB5">
        <w:rPr>
          <w:rFonts w:hint="eastAsia"/>
        </w:rPr>
        <w:t>重要包机飞行；</w:t>
      </w:r>
      <w:bookmarkEnd w:id="384"/>
    </w:p>
    <w:p w14:paraId="5F716B02" w14:textId="77777777" w:rsidR="00A22ECF" w:rsidRPr="00AE0DB5" w:rsidRDefault="00A22ECF" w:rsidP="005959F9">
      <w:pPr>
        <w:pStyle w:val="3"/>
        <w:keepNext w:val="0"/>
        <w:numPr>
          <w:ilvl w:val="0"/>
          <w:numId w:val="166"/>
        </w:numPr>
        <w:kinsoku w:val="0"/>
        <w:overflowPunct w:val="0"/>
        <w:autoSpaceDE w:val="0"/>
        <w:autoSpaceDN w:val="0"/>
        <w:ind w:left="851" w:hanging="851"/>
      </w:pPr>
      <w:bookmarkStart w:id="385" w:name="_Toc503360564"/>
      <w:r w:rsidRPr="00AE0DB5">
        <w:rPr>
          <w:rFonts w:hint="eastAsia"/>
        </w:rPr>
        <w:t>商务部有特殊要求的航班；</w:t>
      </w:r>
      <w:bookmarkEnd w:id="385"/>
    </w:p>
    <w:p w14:paraId="5F716B03" w14:textId="77777777" w:rsidR="00A22ECF" w:rsidRPr="00AE0DB5" w:rsidRDefault="00A22ECF" w:rsidP="005959F9">
      <w:pPr>
        <w:pStyle w:val="3"/>
        <w:keepNext w:val="0"/>
        <w:numPr>
          <w:ilvl w:val="0"/>
          <w:numId w:val="166"/>
        </w:numPr>
        <w:kinsoku w:val="0"/>
        <w:overflowPunct w:val="0"/>
        <w:autoSpaceDE w:val="0"/>
        <w:autoSpaceDN w:val="0"/>
        <w:ind w:left="851" w:hanging="851"/>
      </w:pPr>
      <w:bookmarkStart w:id="386" w:name="_Toc503360565"/>
      <w:r w:rsidRPr="00AE0DB5">
        <w:rPr>
          <w:rFonts w:hint="eastAsia"/>
        </w:rPr>
        <w:t>目的地机场有宵禁的航班；</w:t>
      </w:r>
      <w:bookmarkEnd w:id="386"/>
    </w:p>
    <w:p w14:paraId="5F716B04" w14:textId="77777777" w:rsidR="00A22ECF" w:rsidRPr="00AE0DB5" w:rsidRDefault="00A22ECF" w:rsidP="005959F9">
      <w:pPr>
        <w:pStyle w:val="3"/>
        <w:keepNext w:val="0"/>
        <w:numPr>
          <w:ilvl w:val="0"/>
          <w:numId w:val="166"/>
        </w:numPr>
        <w:kinsoku w:val="0"/>
        <w:overflowPunct w:val="0"/>
        <w:autoSpaceDE w:val="0"/>
        <w:autoSpaceDN w:val="0"/>
        <w:ind w:left="851" w:hanging="851"/>
      </w:pPr>
      <w:bookmarkStart w:id="387" w:name="_Toc503360566"/>
      <w:r w:rsidRPr="00AE0DB5">
        <w:rPr>
          <w:rFonts w:hint="eastAsia"/>
        </w:rPr>
        <w:t>国际航班；</w:t>
      </w:r>
      <w:bookmarkEnd w:id="387"/>
    </w:p>
    <w:p w14:paraId="5F716B05" w14:textId="77777777" w:rsidR="00A22ECF" w:rsidRPr="00AE0DB5" w:rsidRDefault="00A22ECF" w:rsidP="005959F9">
      <w:pPr>
        <w:pStyle w:val="3"/>
        <w:keepNext w:val="0"/>
        <w:numPr>
          <w:ilvl w:val="0"/>
          <w:numId w:val="166"/>
        </w:numPr>
        <w:kinsoku w:val="0"/>
        <w:overflowPunct w:val="0"/>
        <w:autoSpaceDE w:val="0"/>
        <w:autoSpaceDN w:val="0"/>
        <w:ind w:left="851" w:hanging="851"/>
      </w:pPr>
      <w:bookmarkStart w:id="388" w:name="_Toc503360567"/>
      <w:r w:rsidRPr="00AE0DB5">
        <w:rPr>
          <w:rFonts w:hint="eastAsia"/>
        </w:rPr>
        <w:t>其他航班。</w:t>
      </w:r>
      <w:bookmarkEnd w:id="388"/>
    </w:p>
    <w:p w14:paraId="5F716B06" w14:textId="77777777" w:rsidR="00A22ECF" w:rsidRPr="00AE0DB5" w:rsidRDefault="00A22ECF" w:rsidP="005959F9">
      <w:pPr>
        <w:pStyle w:val="3"/>
        <w:keepNext w:val="0"/>
        <w:numPr>
          <w:ilvl w:val="0"/>
          <w:numId w:val="164"/>
        </w:numPr>
        <w:kinsoku w:val="0"/>
        <w:overflowPunct w:val="0"/>
        <w:autoSpaceDE w:val="0"/>
        <w:autoSpaceDN w:val="0"/>
      </w:pPr>
      <w:bookmarkStart w:id="389" w:name="_Toc503360568"/>
      <w:r w:rsidRPr="00AE0DB5">
        <w:rPr>
          <w:rFonts w:hint="eastAsia"/>
        </w:rPr>
        <w:t>航班延误处置程序</w:t>
      </w:r>
      <w:bookmarkEnd w:id="389"/>
    </w:p>
    <w:p w14:paraId="5F716B07" w14:textId="77777777" w:rsidR="00A22ECF" w:rsidRPr="00AE0DB5" w:rsidRDefault="00A22ECF" w:rsidP="005959F9">
      <w:pPr>
        <w:pStyle w:val="3"/>
        <w:keepNext w:val="0"/>
        <w:numPr>
          <w:ilvl w:val="0"/>
          <w:numId w:val="167"/>
        </w:numPr>
        <w:kinsoku w:val="0"/>
        <w:overflowPunct w:val="0"/>
        <w:autoSpaceDE w:val="0"/>
        <w:autoSpaceDN w:val="0"/>
        <w:ind w:left="851" w:hanging="851"/>
      </w:pPr>
      <w:bookmarkStart w:id="390" w:name="_Toc503360569"/>
      <w:r w:rsidRPr="00AE0DB5">
        <w:rPr>
          <w:rFonts w:hint="eastAsia"/>
        </w:rPr>
        <w:t>天气原因</w:t>
      </w:r>
      <w:bookmarkEnd w:id="390"/>
    </w:p>
    <w:p w14:paraId="5F716B08" w14:textId="77777777" w:rsidR="00A22ECF" w:rsidRPr="00AE0DB5" w:rsidRDefault="00A22ECF" w:rsidP="00CC187F">
      <w:pPr>
        <w:kinsoku w:val="0"/>
        <w:overflowPunct w:val="0"/>
        <w:autoSpaceDE w:val="0"/>
        <w:autoSpaceDN w:val="0"/>
        <w:ind w:left="851"/>
      </w:pPr>
      <w:r w:rsidRPr="00AE0DB5">
        <w:rPr>
          <w:rFonts w:hint="eastAsia"/>
        </w:rPr>
        <w:t>因天气原因造成航班延误时，运行计划控制席应随时监控天气变化情况，综合不正常航班处置依据和原则，协调</w:t>
      </w:r>
      <w:r w:rsidR="00570E5C" w:rsidRPr="00C57995">
        <w:rPr>
          <w:rFonts w:hint="eastAsia"/>
        </w:rPr>
        <w:t>飞行</w:t>
      </w:r>
      <w:r w:rsidR="003A7521" w:rsidRPr="0066208A">
        <w:rPr>
          <w:rFonts w:hint="eastAsia"/>
        </w:rPr>
        <w:t>部</w:t>
      </w:r>
      <w:r w:rsidRPr="0066208A">
        <w:rPr>
          <w:rFonts w:hint="eastAsia"/>
        </w:rPr>
        <w:t>、机务工程部</w:t>
      </w:r>
      <w:r w:rsidR="001F7605" w:rsidRPr="0066208A">
        <w:rPr>
          <w:rFonts w:hint="eastAsia"/>
        </w:rPr>
        <w:t>、</w:t>
      </w:r>
      <w:r w:rsidRPr="0066208A">
        <w:rPr>
          <w:rFonts w:hint="eastAsia"/>
        </w:rPr>
        <w:t>商务部，拟定航班延误处置方案，报公司值班领导同意，</w:t>
      </w:r>
      <w:r w:rsidR="00570E5C" w:rsidRPr="00C57995">
        <w:rPr>
          <w:rFonts w:hint="eastAsia"/>
        </w:rPr>
        <w:t>通知飞</w:t>
      </w:r>
      <w:r w:rsidR="00570E5C" w:rsidRPr="00936B76">
        <w:rPr>
          <w:rFonts w:hint="eastAsia"/>
        </w:rPr>
        <w:t>行</w:t>
      </w:r>
      <w:r w:rsidR="00936B76" w:rsidRPr="00936B76">
        <w:rPr>
          <w:rFonts w:hint="eastAsia"/>
        </w:rPr>
        <w:t>部</w:t>
      </w:r>
      <w:r w:rsidRPr="00936B76">
        <w:rPr>
          <w:rFonts w:hint="eastAsia"/>
        </w:rPr>
        <w:t>、</w:t>
      </w:r>
      <w:r w:rsidRPr="0066208A">
        <w:rPr>
          <w:rFonts w:hint="eastAsia"/>
        </w:rPr>
        <w:t>机务工程部、相关航站</w:t>
      </w:r>
      <w:r w:rsidRPr="0066208A">
        <w:rPr>
          <w:rFonts w:hint="eastAsia"/>
        </w:rPr>
        <w:lastRenderedPageBreak/>
        <w:t>代理人员，并通报空中交通报告室，</w:t>
      </w:r>
      <w:r w:rsidRPr="00936B76">
        <w:rPr>
          <w:rFonts w:hint="eastAsia"/>
        </w:rPr>
        <w:t>修改</w:t>
      </w:r>
      <w:r w:rsidR="00D53955" w:rsidRPr="00936B76">
        <w:t>FOC</w:t>
      </w:r>
      <w:r w:rsidRPr="00936B76">
        <w:rPr>
          <w:rFonts w:hint="eastAsia"/>
        </w:rPr>
        <w:t>系统</w:t>
      </w:r>
      <w:r w:rsidRPr="00AE0DB5">
        <w:rPr>
          <w:rFonts w:hint="eastAsia"/>
        </w:rPr>
        <w:t>并拍发延误电报。如遇恶劣天气或预报显示短时间内天气无好转趋势时，还应与机组进行沟通，征求机组意见，确定起飞时刻；</w:t>
      </w:r>
    </w:p>
    <w:p w14:paraId="5F716B09" w14:textId="77777777" w:rsidR="0085791E" w:rsidRDefault="00A22ECF" w:rsidP="005959F9">
      <w:pPr>
        <w:pStyle w:val="3"/>
        <w:keepNext w:val="0"/>
        <w:numPr>
          <w:ilvl w:val="0"/>
          <w:numId w:val="167"/>
        </w:numPr>
        <w:kinsoku w:val="0"/>
        <w:overflowPunct w:val="0"/>
        <w:autoSpaceDE w:val="0"/>
        <w:autoSpaceDN w:val="0"/>
        <w:ind w:left="851" w:hanging="851"/>
      </w:pPr>
      <w:bookmarkStart w:id="391" w:name="_Toc503360570"/>
      <w:r w:rsidRPr="00AE0DB5">
        <w:rPr>
          <w:rFonts w:hint="eastAsia"/>
        </w:rPr>
        <w:t>飞机故障原因</w:t>
      </w:r>
      <w:bookmarkEnd w:id="391"/>
    </w:p>
    <w:p w14:paraId="5F716B0A" w14:textId="77777777" w:rsidR="00A22ECF" w:rsidRPr="00BF1B31" w:rsidRDefault="00A22ECF" w:rsidP="002F404F">
      <w:pPr>
        <w:kinsoku w:val="0"/>
        <w:overflowPunct w:val="0"/>
        <w:autoSpaceDE w:val="0"/>
        <w:autoSpaceDN w:val="0"/>
        <w:ind w:left="851"/>
        <w:rPr>
          <w:szCs w:val="21"/>
        </w:rPr>
      </w:pPr>
      <w:r w:rsidRPr="00CC187F">
        <w:rPr>
          <w:rFonts w:hint="eastAsia"/>
          <w:szCs w:val="20"/>
        </w:rPr>
        <w:t>因飞机故障</w:t>
      </w:r>
      <w:r w:rsidRPr="002F404F">
        <w:rPr>
          <w:rFonts w:hint="eastAsia"/>
        </w:rPr>
        <w:t>原因</w:t>
      </w:r>
      <w:r w:rsidRPr="00CC187F">
        <w:rPr>
          <w:rFonts w:hint="eastAsia"/>
          <w:szCs w:val="20"/>
        </w:rPr>
        <w:t>造成航班延误时，如在基地，运行计划控</w:t>
      </w:r>
      <w:r w:rsidRPr="00AE0DB5">
        <w:rPr>
          <w:rFonts w:hint="eastAsia"/>
        </w:rPr>
        <w:t>制席应及时和机务外场值班员联系，掌握故障情况。如在外站，运行计划控制席得到对方通知后，应及时将收到的</w:t>
      </w:r>
      <w:r w:rsidRPr="00936B76">
        <w:rPr>
          <w:rFonts w:hint="eastAsia"/>
        </w:rPr>
        <w:t>故障报告传真转发至机务工程部，并电话通知机务工程部值班员。机务工程部应尽快确定延误时间，并报告运行控制计划席，由运行计划控制席位协调机务工程部、</w:t>
      </w:r>
      <w:r w:rsidR="00570E5C" w:rsidRPr="00936B76">
        <w:rPr>
          <w:rFonts w:hint="eastAsia"/>
        </w:rPr>
        <w:t>飞行部</w:t>
      </w:r>
      <w:r w:rsidR="008662EE" w:rsidRPr="00936B76">
        <w:rPr>
          <w:rFonts w:hint="eastAsia"/>
        </w:rPr>
        <w:t>、</w:t>
      </w:r>
      <w:r w:rsidRPr="00936B76">
        <w:rPr>
          <w:rFonts w:hint="eastAsia"/>
        </w:rPr>
        <w:t>商务部，相关航站根据综合处置依据和处理原则，拟订航班延误处置方案，报公司值班领导同意，通知</w:t>
      </w:r>
      <w:r w:rsidR="003A7521" w:rsidRPr="00936B76">
        <w:rPr>
          <w:rFonts w:hint="eastAsia"/>
        </w:rPr>
        <w:t>飞行部</w:t>
      </w:r>
      <w:r w:rsidRPr="00936B76">
        <w:rPr>
          <w:rFonts w:hint="eastAsia"/>
        </w:rPr>
        <w:t>、机务工程部、商务部相关航站以及空中交通报告室，修改</w:t>
      </w:r>
      <w:r w:rsidR="00D53955" w:rsidRPr="00936B76">
        <w:t>FOC</w:t>
      </w:r>
      <w:r w:rsidRPr="00936B76">
        <w:rPr>
          <w:rFonts w:hint="eastAsia"/>
        </w:rPr>
        <w:t>系统并拍发延误电报；</w:t>
      </w:r>
    </w:p>
    <w:p w14:paraId="5F716B0B" w14:textId="77777777" w:rsidR="00A22ECF" w:rsidRPr="00BF1B31" w:rsidRDefault="00A22ECF" w:rsidP="005959F9">
      <w:pPr>
        <w:pStyle w:val="3"/>
        <w:keepNext w:val="0"/>
        <w:numPr>
          <w:ilvl w:val="0"/>
          <w:numId w:val="167"/>
        </w:numPr>
        <w:kinsoku w:val="0"/>
        <w:overflowPunct w:val="0"/>
        <w:autoSpaceDE w:val="0"/>
        <w:autoSpaceDN w:val="0"/>
        <w:ind w:left="851" w:hanging="851"/>
        <w:rPr>
          <w:szCs w:val="21"/>
        </w:rPr>
      </w:pPr>
      <w:bookmarkStart w:id="392" w:name="_Toc503360571"/>
      <w:r w:rsidRPr="002F404F">
        <w:rPr>
          <w:rFonts w:hint="eastAsia"/>
        </w:rPr>
        <w:t>航班</w:t>
      </w:r>
      <w:r w:rsidRPr="00BF1B31">
        <w:rPr>
          <w:rFonts w:hint="eastAsia"/>
          <w:szCs w:val="21"/>
        </w:rPr>
        <w:t>衔接原因</w:t>
      </w:r>
      <w:bookmarkEnd w:id="392"/>
    </w:p>
    <w:p w14:paraId="5F716B0C" w14:textId="77777777" w:rsidR="00A22ECF" w:rsidRPr="00BF1B31" w:rsidRDefault="00A22ECF" w:rsidP="002F404F">
      <w:pPr>
        <w:kinsoku w:val="0"/>
        <w:overflowPunct w:val="0"/>
        <w:autoSpaceDE w:val="0"/>
        <w:autoSpaceDN w:val="0"/>
        <w:ind w:left="851"/>
        <w:rPr>
          <w:szCs w:val="21"/>
        </w:rPr>
      </w:pPr>
      <w:r w:rsidRPr="00BF1B31">
        <w:rPr>
          <w:rFonts w:hint="eastAsia"/>
          <w:szCs w:val="21"/>
        </w:rPr>
        <w:t>因航班衔接原因造成航班延误时，运行计划控制席位协调机务</w:t>
      </w:r>
      <w:r w:rsidRPr="002F404F">
        <w:rPr>
          <w:rFonts w:hint="eastAsia"/>
        </w:rPr>
        <w:t>工程</w:t>
      </w:r>
      <w:r w:rsidRPr="00BF1B31">
        <w:rPr>
          <w:rFonts w:hint="eastAsia"/>
          <w:szCs w:val="21"/>
        </w:rPr>
        <w:t>部、</w:t>
      </w:r>
      <w:r w:rsidR="003A7521" w:rsidRPr="00BF1B31">
        <w:rPr>
          <w:rFonts w:hint="eastAsia"/>
          <w:szCs w:val="21"/>
        </w:rPr>
        <w:t>飞行部</w:t>
      </w:r>
      <w:r w:rsidRPr="00BF1B31">
        <w:rPr>
          <w:rFonts w:hint="eastAsia"/>
          <w:szCs w:val="21"/>
        </w:rPr>
        <w:t>和商务部，综合处置依据和处理原则，拟订航班延误处置方案，报公司值班领导同意后，通知</w:t>
      </w:r>
      <w:r w:rsidR="003A7521" w:rsidRPr="00BF1B31">
        <w:rPr>
          <w:rFonts w:hint="eastAsia"/>
          <w:szCs w:val="21"/>
        </w:rPr>
        <w:lastRenderedPageBreak/>
        <w:t>飞行部</w:t>
      </w:r>
      <w:r w:rsidRPr="00BF1B31">
        <w:rPr>
          <w:rFonts w:hint="eastAsia"/>
          <w:szCs w:val="21"/>
        </w:rPr>
        <w:t>、机务工程部、商务部、相关航站以及空中交通报告室，修改</w:t>
      </w:r>
      <w:r w:rsidR="00D53955" w:rsidRPr="00936B76">
        <w:rPr>
          <w:szCs w:val="21"/>
        </w:rPr>
        <w:t>FOC</w:t>
      </w:r>
      <w:r w:rsidRPr="00936B76">
        <w:rPr>
          <w:rFonts w:hint="eastAsia"/>
          <w:szCs w:val="21"/>
        </w:rPr>
        <w:t>系</w:t>
      </w:r>
      <w:r w:rsidRPr="00BF1B31">
        <w:rPr>
          <w:rFonts w:hint="eastAsia"/>
          <w:szCs w:val="21"/>
        </w:rPr>
        <w:t>统并拍发延误电报；</w:t>
      </w:r>
    </w:p>
    <w:p w14:paraId="5F716B0D" w14:textId="77777777" w:rsidR="00A22ECF" w:rsidRPr="00C57995" w:rsidRDefault="00570E5C" w:rsidP="005959F9">
      <w:pPr>
        <w:pStyle w:val="3"/>
        <w:keepNext w:val="0"/>
        <w:numPr>
          <w:ilvl w:val="0"/>
          <w:numId w:val="167"/>
        </w:numPr>
        <w:kinsoku w:val="0"/>
        <w:overflowPunct w:val="0"/>
        <w:autoSpaceDE w:val="0"/>
        <w:autoSpaceDN w:val="0"/>
        <w:ind w:left="851" w:hanging="851"/>
        <w:rPr>
          <w:color w:val="FF0000"/>
          <w:szCs w:val="21"/>
        </w:rPr>
      </w:pPr>
      <w:bookmarkStart w:id="393" w:name="_Toc503360572"/>
      <w:r w:rsidRPr="00C57995">
        <w:rPr>
          <w:rFonts w:hint="eastAsia"/>
          <w:szCs w:val="21"/>
        </w:rPr>
        <w:t>航站保障原因</w:t>
      </w:r>
      <w:bookmarkEnd w:id="393"/>
    </w:p>
    <w:p w14:paraId="5F716B0E" w14:textId="77777777" w:rsidR="00A22ECF" w:rsidRPr="00AE0DB5" w:rsidRDefault="00A22ECF" w:rsidP="002F404F">
      <w:pPr>
        <w:kinsoku w:val="0"/>
        <w:overflowPunct w:val="0"/>
        <w:autoSpaceDE w:val="0"/>
        <w:autoSpaceDN w:val="0"/>
        <w:ind w:left="851"/>
      </w:pPr>
      <w:r w:rsidRPr="00936B76">
        <w:rPr>
          <w:rFonts w:hint="eastAsia"/>
          <w:szCs w:val="21"/>
        </w:rPr>
        <w:t>因</w:t>
      </w:r>
      <w:r w:rsidR="00570E5C" w:rsidRPr="00936B76">
        <w:rPr>
          <w:rFonts w:hint="eastAsia"/>
          <w:szCs w:val="21"/>
        </w:rPr>
        <w:t>航站保障</w:t>
      </w:r>
      <w:r w:rsidRPr="00936B76">
        <w:rPr>
          <w:rFonts w:hint="eastAsia"/>
          <w:szCs w:val="21"/>
        </w:rPr>
        <w:t>原因</w:t>
      </w:r>
      <w:r w:rsidRPr="00AE0DB5">
        <w:rPr>
          <w:rFonts w:hint="eastAsia"/>
        </w:rPr>
        <w:t>造成的航班延误，运行计划控制席应与相关航站、机务工程部、</w:t>
      </w:r>
      <w:r w:rsidR="003A7521" w:rsidRPr="00AE0DB5">
        <w:rPr>
          <w:rFonts w:hint="eastAsia"/>
        </w:rPr>
        <w:t>飞行部</w:t>
      </w:r>
      <w:r w:rsidRPr="00AE0DB5">
        <w:rPr>
          <w:rFonts w:hint="eastAsia"/>
        </w:rPr>
        <w:t>、商务部协调该航班及相关后续航班的运行计划，根据处置依据和处置原则，拟定航班延误处置方案，报公司值班领导同意，通知</w:t>
      </w:r>
      <w:r w:rsidR="003A7521" w:rsidRPr="00AE0DB5">
        <w:rPr>
          <w:rFonts w:hint="eastAsia"/>
        </w:rPr>
        <w:t>飞行管理部</w:t>
      </w:r>
      <w:r w:rsidRPr="00AE0DB5">
        <w:rPr>
          <w:rFonts w:hint="eastAsia"/>
        </w:rPr>
        <w:t>、机务工程部、商务部以及空中交通报告</w:t>
      </w:r>
      <w:r w:rsidRPr="00936B76">
        <w:rPr>
          <w:rFonts w:hint="eastAsia"/>
        </w:rPr>
        <w:t>室，修改</w:t>
      </w:r>
      <w:r w:rsidR="00D53955" w:rsidRPr="00936B76">
        <w:t>FOC</w:t>
      </w:r>
      <w:r w:rsidRPr="00936B76">
        <w:rPr>
          <w:rFonts w:hint="eastAsia"/>
        </w:rPr>
        <w:t>系</w:t>
      </w:r>
      <w:r w:rsidRPr="00AE0DB5">
        <w:rPr>
          <w:rFonts w:hint="eastAsia"/>
        </w:rPr>
        <w:t>统并拍发延误电报；</w:t>
      </w:r>
    </w:p>
    <w:p w14:paraId="5F716B0F" w14:textId="77777777" w:rsidR="00A22ECF" w:rsidRPr="00AE0DB5" w:rsidRDefault="00A22ECF" w:rsidP="005959F9">
      <w:pPr>
        <w:pStyle w:val="3"/>
        <w:keepNext w:val="0"/>
        <w:numPr>
          <w:ilvl w:val="0"/>
          <w:numId w:val="167"/>
        </w:numPr>
        <w:kinsoku w:val="0"/>
        <w:overflowPunct w:val="0"/>
        <w:autoSpaceDE w:val="0"/>
        <w:autoSpaceDN w:val="0"/>
        <w:ind w:left="851" w:hanging="851"/>
      </w:pPr>
      <w:bookmarkStart w:id="394" w:name="_Toc503360573"/>
      <w:r w:rsidRPr="00AE0DB5">
        <w:rPr>
          <w:rFonts w:hint="eastAsia"/>
        </w:rPr>
        <w:t>空管原因</w:t>
      </w:r>
      <w:bookmarkEnd w:id="394"/>
    </w:p>
    <w:p w14:paraId="5F716B10" w14:textId="77777777" w:rsidR="00A22ECF" w:rsidRPr="00AE0DB5" w:rsidRDefault="00A22ECF" w:rsidP="002F404F">
      <w:pPr>
        <w:kinsoku w:val="0"/>
        <w:overflowPunct w:val="0"/>
        <w:autoSpaceDE w:val="0"/>
        <w:autoSpaceDN w:val="0"/>
        <w:ind w:left="851"/>
      </w:pPr>
      <w:r w:rsidRPr="00AE0DB5">
        <w:rPr>
          <w:rFonts w:hint="eastAsia"/>
        </w:rPr>
        <w:t>因空管流量控制导致航班延误时，运行计划控制席应与相关航站、</w:t>
      </w:r>
      <w:r w:rsidR="003A7521" w:rsidRPr="00AE0DB5">
        <w:rPr>
          <w:rFonts w:hint="eastAsia"/>
        </w:rPr>
        <w:t>飞行管理部</w:t>
      </w:r>
      <w:r w:rsidRPr="00AE0DB5">
        <w:rPr>
          <w:rFonts w:hint="eastAsia"/>
        </w:rPr>
        <w:t>协调该航班及相关后续航班的运行计划，根据处置依据和处置原则，拟定航班延误处置方案，报公司值班领导同意，通知</w:t>
      </w:r>
      <w:r w:rsidR="003A7521" w:rsidRPr="00AE0DB5">
        <w:rPr>
          <w:rFonts w:hint="eastAsia"/>
        </w:rPr>
        <w:t>飞行管理部</w:t>
      </w:r>
      <w:r w:rsidRPr="00AE0DB5">
        <w:rPr>
          <w:rFonts w:hint="eastAsia"/>
        </w:rPr>
        <w:t>、商务部、相关航站以及空中交通报告室，修改</w:t>
      </w:r>
      <w:r w:rsidR="00D53955" w:rsidRPr="00D53955">
        <w:rPr>
          <w:color w:val="0070C0"/>
        </w:rPr>
        <w:t>FOC</w:t>
      </w:r>
      <w:r w:rsidRPr="00AE0DB5">
        <w:rPr>
          <w:rFonts w:hint="eastAsia"/>
        </w:rPr>
        <w:t>系统并拍发延误电报。</w:t>
      </w:r>
    </w:p>
    <w:p w14:paraId="5F716B11" w14:textId="77777777" w:rsidR="00A22ECF" w:rsidRPr="00AE0DB5" w:rsidRDefault="00A22ECF" w:rsidP="005959F9">
      <w:pPr>
        <w:pStyle w:val="3"/>
        <w:keepNext w:val="0"/>
        <w:numPr>
          <w:ilvl w:val="0"/>
          <w:numId w:val="164"/>
        </w:numPr>
        <w:kinsoku w:val="0"/>
        <w:overflowPunct w:val="0"/>
        <w:autoSpaceDE w:val="0"/>
        <w:autoSpaceDN w:val="0"/>
      </w:pPr>
      <w:bookmarkStart w:id="395" w:name="_Toc503360574"/>
      <w:r w:rsidRPr="00AE0DB5">
        <w:rPr>
          <w:rFonts w:hint="eastAsia"/>
        </w:rPr>
        <w:t>航班返航、备降处置程序</w:t>
      </w:r>
      <w:bookmarkEnd w:id="395"/>
    </w:p>
    <w:p w14:paraId="5F716B12" w14:textId="77777777" w:rsidR="00A22ECF" w:rsidRPr="00AE0DB5" w:rsidRDefault="00A22ECF" w:rsidP="002F404F">
      <w:pPr>
        <w:kinsoku w:val="0"/>
        <w:overflowPunct w:val="0"/>
        <w:autoSpaceDE w:val="0"/>
        <w:autoSpaceDN w:val="0"/>
        <w:ind w:left="851"/>
      </w:pPr>
      <w:r w:rsidRPr="00AE0DB5">
        <w:rPr>
          <w:rFonts w:hint="eastAsia"/>
        </w:rPr>
        <w:t>飞行放行跟踪席位接到航班返航、备降的报告后，应立即明确航班返航备降原因：</w:t>
      </w:r>
    </w:p>
    <w:p w14:paraId="5F716B13" w14:textId="77777777" w:rsidR="00A22ECF" w:rsidRPr="00BF1B31" w:rsidRDefault="00A22ECF" w:rsidP="005959F9">
      <w:pPr>
        <w:pStyle w:val="3"/>
        <w:keepNext w:val="0"/>
        <w:numPr>
          <w:ilvl w:val="0"/>
          <w:numId w:val="27"/>
        </w:numPr>
        <w:kinsoku w:val="0"/>
        <w:overflowPunct w:val="0"/>
        <w:autoSpaceDE w:val="0"/>
        <w:autoSpaceDN w:val="0"/>
        <w:ind w:left="851" w:hanging="851"/>
      </w:pPr>
      <w:bookmarkStart w:id="396" w:name="_Toc503360575"/>
      <w:r w:rsidRPr="00BF1B31">
        <w:rPr>
          <w:rFonts w:hint="eastAsia"/>
        </w:rPr>
        <w:t>因天气原因返航、备降时，应迅速了解备降机场、目的地机场的天气实况和天气预报，尽快与机组建立联系，拟定</w:t>
      </w:r>
      <w:r w:rsidRPr="00BF1B31">
        <w:rPr>
          <w:rFonts w:hint="eastAsia"/>
        </w:rPr>
        <w:lastRenderedPageBreak/>
        <w:t>新的飞行计划。有关情况应及时通知公司值班领导、</w:t>
      </w:r>
      <w:r w:rsidR="003A7521" w:rsidRPr="00BF1B31">
        <w:rPr>
          <w:rFonts w:hint="eastAsia"/>
        </w:rPr>
        <w:t>飞行部</w:t>
      </w:r>
      <w:r w:rsidRPr="00BF1B31">
        <w:rPr>
          <w:rFonts w:hint="eastAsia"/>
        </w:rPr>
        <w:t>、机务工程部、商务部以及相关航站，并在</w:t>
      </w:r>
      <w:r w:rsidR="00D53955" w:rsidRPr="00BF1B31">
        <w:t>FOC</w:t>
      </w:r>
      <w:r w:rsidRPr="00BF1B31">
        <w:rPr>
          <w:rFonts w:hint="eastAsia"/>
        </w:rPr>
        <w:t>系统中增加返航、备降计划，在备注项中注明返航、备降原因和情况；</w:t>
      </w:r>
      <w:bookmarkEnd w:id="396"/>
    </w:p>
    <w:p w14:paraId="5F716B14" w14:textId="77777777" w:rsidR="00A22ECF" w:rsidRPr="00BF1B31" w:rsidRDefault="00A22ECF" w:rsidP="005959F9">
      <w:pPr>
        <w:pStyle w:val="3"/>
        <w:keepNext w:val="0"/>
        <w:numPr>
          <w:ilvl w:val="0"/>
          <w:numId w:val="27"/>
        </w:numPr>
        <w:kinsoku w:val="0"/>
        <w:overflowPunct w:val="0"/>
        <w:autoSpaceDE w:val="0"/>
        <w:autoSpaceDN w:val="0"/>
        <w:ind w:left="851" w:hanging="851"/>
      </w:pPr>
      <w:bookmarkStart w:id="397" w:name="_Toc503360576"/>
      <w:r w:rsidRPr="00BF1B31">
        <w:rPr>
          <w:rFonts w:hint="eastAsia"/>
        </w:rPr>
        <w:t>因飞机故障原因返航、备降时，应迅速向飞机所在航站（机组或机务）了解飞机故障情况及机务工程部的排故方案，与机组协商拟定新的飞行计划。有关故障情况通报公司值班领导、</w:t>
      </w:r>
      <w:r w:rsidR="003A7521" w:rsidRPr="00BF1B31">
        <w:rPr>
          <w:rFonts w:hint="eastAsia"/>
        </w:rPr>
        <w:t>运行标准部</w:t>
      </w:r>
      <w:r w:rsidRPr="00BF1B31">
        <w:rPr>
          <w:rFonts w:hint="eastAsia"/>
        </w:rPr>
        <w:t>、</w:t>
      </w:r>
      <w:r w:rsidR="00570E5C" w:rsidRPr="00936B76">
        <w:rPr>
          <w:rFonts w:hint="eastAsia"/>
        </w:rPr>
        <w:t>安监部、</w:t>
      </w:r>
      <w:r w:rsidR="003A7521" w:rsidRPr="00BF1B31">
        <w:rPr>
          <w:rFonts w:hint="eastAsia"/>
        </w:rPr>
        <w:t>飞行部</w:t>
      </w:r>
      <w:r w:rsidRPr="00BF1B31">
        <w:rPr>
          <w:rFonts w:hint="eastAsia"/>
        </w:rPr>
        <w:t>、机务工程部、商务部以及相关航站，并在</w:t>
      </w:r>
      <w:r w:rsidR="00D53955" w:rsidRPr="00BF1B31">
        <w:rPr>
          <w:rFonts w:hint="eastAsia"/>
        </w:rPr>
        <w:t>FOC</w:t>
      </w:r>
      <w:r w:rsidRPr="00BF1B31">
        <w:rPr>
          <w:rFonts w:hint="eastAsia"/>
        </w:rPr>
        <w:t>系统中增加返航、备降计划，在备注项中注明返航、备降原因和情况；</w:t>
      </w:r>
      <w:bookmarkEnd w:id="397"/>
    </w:p>
    <w:p w14:paraId="5F716B15" w14:textId="77777777" w:rsidR="00390989" w:rsidRPr="00BF1B31" w:rsidRDefault="00A22ECF" w:rsidP="005959F9">
      <w:pPr>
        <w:pStyle w:val="3"/>
        <w:keepNext w:val="0"/>
        <w:numPr>
          <w:ilvl w:val="0"/>
          <w:numId w:val="27"/>
        </w:numPr>
        <w:kinsoku w:val="0"/>
        <w:overflowPunct w:val="0"/>
        <w:autoSpaceDE w:val="0"/>
        <w:autoSpaceDN w:val="0"/>
        <w:ind w:left="851" w:hanging="851"/>
      </w:pPr>
      <w:bookmarkStart w:id="398" w:name="_Toc503360577"/>
      <w:r w:rsidRPr="00BF1B31">
        <w:rPr>
          <w:rFonts w:hint="eastAsia"/>
        </w:rPr>
        <w:t>需要调整后续相关航班计划时，通知运行计划控制席位，按航班延误处置程序处置。</w:t>
      </w:r>
      <w:bookmarkEnd w:id="398"/>
    </w:p>
    <w:p w14:paraId="5F716B16" w14:textId="77777777" w:rsidR="00390989" w:rsidRPr="00AE0DB5" w:rsidRDefault="00A22ECF" w:rsidP="002F404F">
      <w:pPr>
        <w:kinsoku w:val="0"/>
        <w:overflowPunct w:val="0"/>
        <w:autoSpaceDE w:val="0"/>
        <w:autoSpaceDN w:val="0"/>
        <w:ind w:left="851"/>
      </w:pPr>
      <w:r w:rsidRPr="00AE0DB5">
        <w:rPr>
          <w:rFonts w:hint="eastAsia"/>
        </w:rPr>
        <w:t>注：如航班因非机务原因备降到无地面机务维修代理协议的机场，应及时与机务工程部联系，让其执行特殊情况维修放行方案。</w:t>
      </w:r>
    </w:p>
    <w:p w14:paraId="5F716B17" w14:textId="77777777" w:rsidR="00A22ECF" w:rsidRPr="00AE0DB5" w:rsidRDefault="00A22ECF" w:rsidP="005959F9">
      <w:pPr>
        <w:pStyle w:val="3"/>
        <w:keepNext w:val="0"/>
        <w:numPr>
          <w:ilvl w:val="0"/>
          <w:numId w:val="164"/>
        </w:numPr>
        <w:kinsoku w:val="0"/>
        <w:overflowPunct w:val="0"/>
        <w:autoSpaceDE w:val="0"/>
        <w:autoSpaceDN w:val="0"/>
      </w:pPr>
      <w:bookmarkStart w:id="399" w:name="_Toc503360578"/>
      <w:r w:rsidRPr="00AE0DB5">
        <w:rPr>
          <w:rFonts w:hint="eastAsia"/>
        </w:rPr>
        <w:t>航班取消处置程序</w:t>
      </w:r>
      <w:bookmarkEnd w:id="399"/>
    </w:p>
    <w:p w14:paraId="5F716B18" w14:textId="77777777" w:rsidR="00A22ECF" w:rsidRPr="00AE0DB5" w:rsidRDefault="00570E5C" w:rsidP="005959F9">
      <w:pPr>
        <w:pStyle w:val="3"/>
        <w:keepNext w:val="0"/>
        <w:numPr>
          <w:ilvl w:val="0"/>
          <w:numId w:val="168"/>
        </w:numPr>
        <w:kinsoku w:val="0"/>
        <w:overflowPunct w:val="0"/>
        <w:autoSpaceDE w:val="0"/>
        <w:autoSpaceDN w:val="0"/>
        <w:ind w:left="851" w:hanging="851"/>
      </w:pPr>
      <w:bookmarkStart w:id="400" w:name="_Toc503360579"/>
      <w:r w:rsidRPr="001B5777">
        <w:rPr>
          <w:rFonts w:hint="eastAsia"/>
        </w:rPr>
        <w:t>当日零点起</w:t>
      </w:r>
      <w:r w:rsidRPr="001B5777">
        <w:t>72</w:t>
      </w:r>
      <w:r w:rsidRPr="001B5777">
        <w:t>小时内的航班取消</w:t>
      </w:r>
      <w:bookmarkEnd w:id="400"/>
    </w:p>
    <w:p w14:paraId="5F716B19" w14:textId="77777777" w:rsidR="00A22ECF" w:rsidRPr="00AE0DB5" w:rsidRDefault="00A22ECF" w:rsidP="002F404F">
      <w:pPr>
        <w:kinsoku w:val="0"/>
        <w:overflowPunct w:val="0"/>
        <w:autoSpaceDE w:val="0"/>
        <w:autoSpaceDN w:val="0"/>
        <w:ind w:left="851"/>
      </w:pPr>
      <w:r w:rsidRPr="00AE0DB5">
        <w:rPr>
          <w:rFonts w:hint="eastAsia"/>
        </w:rPr>
        <w:t>当航班运行出现不正常情况需取消航班时，由运行计划控制席位协调商务部，制定取消方案报公司值班领导同意后</w:t>
      </w:r>
      <w:r w:rsidRPr="00AE0DB5">
        <w:rPr>
          <w:rFonts w:hint="eastAsia"/>
        </w:rPr>
        <w:lastRenderedPageBreak/>
        <w:t>通知</w:t>
      </w:r>
      <w:r w:rsidR="003A7521" w:rsidRPr="00AE0DB5">
        <w:rPr>
          <w:rFonts w:hint="eastAsia"/>
        </w:rPr>
        <w:t>飞行管理部</w:t>
      </w:r>
      <w:r w:rsidRPr="00AE0DB5">
        <w:rPr>
          <w:rFonts w:hint="eastAsia"/>
        </w:rPr>
        <w:t>、机务工程部、相关航站及空中交通报告室（次日取消通知管调），修改</w:t>
      </w:r>
      <w:r w:rsidR="003E2FB4" w:rsidRPr="00936B76">
        <w:t>FOC</w:t>
      </w:r>
      <w:r w:rsidRPr="00936B76">
        <w:rPr>
          <w:rFonts w:hint="eastAsia"/>
        </w:rPr>
        <w:t>系</w:t>
      </w:r>
      <w:r w:rsidRPr="00AE0DB5">
        <w:rPr>
          <w:rFonts w:hint="eastAsia"/>
        </w:rPr>
        <w:t>统并拍发取消电报。</w:t>
      </w:r>
    </w:p>
    <w:p w14:paraId="5F716B1A" w14:textId="77777777" w:rsidR="00A22ECF" w:rsidRPr="00AE0DB5" w:rsidRDefault="00A22ECF" w:rsidP="005959F9">
      <w:pPr>
        <w:pStyle w:val="3"/>
        <w:keepNext w:val="0"/>
        <w:numPr>
          <w:ilvl w:val="0"/>
          <w:numId w:val="168"/>
        </w:numPr>
        <w:kinsoku w:val="0"/>
        <w:overflowPunct w:val="0"/>
        <w:autoSpaceDE w:val="0"/>
        <w:autoSpaceDN w:val="0"/>
        <w:ind w:left="851" w:hanging="851"/>
      </w:pPr>
      <w:bookmarkStart w:id="401" w:name="_Toc503360580"/>
      <w:r w:rsidRPr="00AE0DB5">
        <w:rPr>
          <w:rFonts w:hint="eastAsia"/>
        </w:rPr>
        <w:t>72</w:t>
      </w:r>
      <w:r w:rsidRPr="00AE0DB5">
        <w:rPr>
          <w:rFonts w:hint="eastAsia"/>
        </w:rPr>
        <w:t>小时（含）以上航班取消</w:t>
      </w:r>
      <w:bookmarkEnd w:id="401"/>
    </w:p>
    <w:p w14:paraId="5F716B1B" w14:textId="77777777" w:rsidR="00390989" w:rsidRPr="00AE0DB5" w:rsidRDefault="00A22ECF" w:rsidP="002F404F">
      <w:pPr>
        <w:kinsoku w:val="0"/>
        <w:overflowPunct w:val="0"/>
        <w:autoSpaceDE w:val="0"/>
        <w:autoSpaceDN w:val="0"/>
        <w:ind w:left="851"/>
      </w:pPr>
      <w:r w:rsidRPr="00AE0DB5">
        <w:rPr>
          <w:rFonts w:hint="eastAsia"/>
        </w:rPr>
        <w:t>航班的取消由公司商务部决定，并通知相关部门。</w:t>
      </w:r>
    </w:p>
    <w:p w14:paraId="5F716B1C" w14:textId="77777777" w:rsidR="00A22ECF" w:rsidRPr="00AE0DB5" w:rsidRDefault="00A22ECF" w:rsidP="005959F9">
      <w:pPr>
        <w:pStyle w:val="3"/>
        <w:keepNext w:val="0"/>
        <w:numPr>
          <w:ilvl w:val="0"/>
          <w:numId w:val="164"/>
        </w:numPr>
        <w:kinsoku w:val="0"/>
        <w:overflowPunct w:val="0"/>
        <w:autoSpaceDE w:val="0"/>
        <w:autoSpaceDN w:val="0"/>
      </w:pPr>
      <w:bookmarkStart w:id="402" w:name="_Toc503360581"/>
      <w:r w:rsidRPr="00AE0DB5">
        <w:rPr>
          <w:rFonts w:hint="eastAsia"/>
        </w:rPr>
        <w:t>航班临时申请程序</w:t>
      </w:r>
      <w:r w:rsidRPr="00AE0DB5">
        <w:rPr>
          <w:rFonts w:hint="eastAsia"/>
        </w:rPr>
        <w:t>(72</w:t>
      </w:r>
      <w:r w:rsidRPr="00AE0DB5">
        <w:rPr>
          <w:rFonts w:hint="eastAsia"/>
        </w:rPr>
        <w:t>小时内</w:t>
      </w:r>
      <w:r w:rsidRPr="00AE0DB5">
        <w:rPr>
          <w:rFonts w:hint="eastAsia"/>
        </w:rPr>
        <w:t>)</w:t>
      </w:r>
      <w:bookmarkEnd w:id="402"/>
    </w:p>
    <w:p w14:paraId="5F716B1D" w14:textId="77777777" w:rsidR="00A22ECF" w:rsidRPr="00AE0DB5" w:rsidRDefault="003E2FB4" w:rsidP="002F404F">
      <w:pPr>
        <w:kinsoku w:val="0"/>
        <w:overflowPunct w:val="0"/>
        <w:autoSpaceDE w:val="0"/>
        <w:autoSpaceDN w:val="0"/>
        <w:ind w:left="851"/>
      </w:pPr>
      <w:r w:rsidRPr="003E2FB4">
        <w:rPr>
          <w:rFonts w:hint="eastAsia"/>
        </w:rPr>
        <w:t>延误时间超相关国家批复有效期</w:t>
      </w:r>
      <w:r w:rsidR="00A22ECF" w:rsidRPr="00AE0DB5">
        <w:rPr>
          <w:rFonts w:hint="eastAsia"/>
        </w:rPr>
        <w:t>运行计划控制席位需向</w:t>
      </w:r>
      <w:r w:rsidRPr="00217276">
        <w:rPr>
          <w:rFonts w:hint="eastAsia"/>
          <w:color w:val="0070C0"/>
        </w:rPr>
        <w:t>相</w:t>
      </w:r>
      <w:r w:rsidRPr="00936B76">
        <w:rPr>
          <w:rFonts w:hint="eastAsia"/>
        </w:rPr>
        <w:t>关国家</w:t>
      </w:r>
      <w:r w:rsidR="00A22ECF" w:rsidRPr="00AE0DB5">
        <w:rPr>
          <w:rFonts w:hint="eastAsia"/>
        </w:rPr>
        <w:t>民航局</w:t>
      </w:r>
      <w:r w:rsidRPr="00936B76">
        <w:rPr>
          <w:rFonts w:hint="eastAsia"/>
        </w:rPr>
        <w:t>或代理发送延误</w:t>
      </w:r>
      <w:r w:rsidR="00A22ECF" w:rsidRPr="00AE0DB5">
        <w:rPr>
          <w:rFonts w:hint="eastAsia"/>
        </w:rPr>
        <w:t>申请，</w:t>
      </w:r>
      <w:r w:rsidRPr="00936B76">
        <w:rPr>
          <w:rFonts w:hint="eastAsia"/>
        </w:rPr>
        <w:t>如国内航班批复也过期，需</w:t>
      </w:r>
      <w:r w:rsidR="00A22ECF" w:rsidRPr="00AE0DB5">
        <w:rPr>
          <w:rFonts w:hint="eastAsia"/>
        </w:rPr>
        <w:t>向民航局空管局运行管理中心管制运行监控室（以下简称总调）发送传真申请，获得批复后，通知</w:t>
      </w:r>
      <w:r w:rsidR="003A7521" w:rsidRPr="00AE0DB5">
        <w:rPr>
          <w:rFonts w:hint="eastAsia"/>
        </w:rPr>
        <w:t>飞行管理部</w:t>
      </w:r>
      <w:r w:rsidR="00A22ECF" w:rsidRPr="00AE0DB5">
        <w:rPr>
          <w:rFonts w:hint="eastAsia"/>
        </w:rPr>
        <w:t>及相关部门。</w:t>
      </w:r>
    </w:p>
    <w:p w14:paraId="5F716B1E" w14:textId="77777777" w:rsidR="00A22ECF" w:rsidRPr="00DF6A84" w:rsidRDefault="00570E5C" w:rsidP="002F404F">
      <w:pPr>
        <w:kinsoku w:val="0"/>
        <w:overflowPunct w:val="0"/>
        <w:autoSpaceDE w:val="0"/>
        <w:autoSpaceDN w:val="0"/>
        <w:ind w:left="851"/>
      </w:pPr>
      <w:r w:rsidRPr="00217276">
        <w:rPr>
          <w:rFonts w:hint="eastAsia"/>
        </w:rPr>
        <w:t>注：以上程序需批复后方可按申请的计划执行。</w:t>
      </w:r>
    </w:p>
    <w:p w14:paraId="5F716B1F" w14:textId="77777777" w:rsidR="00A22ECF" w:rsidRPr="00CA4120" w:rsidRDefault="00A22ECF" w:rsidP="005959F9">
      <w:pPr>
        <w:pStyle w:val="aff0"/>
        <w:numPr>
          <w:ilvl w:val="0"/>
          <w:numId w:val="248"/>
        </w:numPr>
        <w:ind w:firstLineChars="0" w:hanging="851"/>
        <w:outlineLvl w:val="1"/>
        <w:rPr>
          <w:b/>
        </w:rPr>
      </w:pPr>
      <w:bookmarkStart w:id="403" w:name="_Toc503360582"/>
      <w:r w:rsidRPr="00CA4120">
        <w:rPr>
          <w:rFonts w:hint="eastAsia"/>
          <w:b/>
        </w:rPr>
        <w:t>放行程序</w:t>
      </w:r>
      <w:bookmarkEnd w:id="403"/>
    </w:p>
    <w:p w14:paraId="5F716B20" w14:textId="77777777" w:rsidR="00A22ECF" w:rsidRPr="00AE0DB5" w:rsidRDefault="00A22ECF" w:rsidP="005959F9">
      <w:pPr>
        <w:pStyle w:val="3"/>
        <w:keepNext w:val="0"/>
        <w:numPr>
          <w:ilvl w:val="0"/>
          <w:numId w:val="169"/>
        </w:numPr>
        <w:kinsoku w:val="0"/>
        <w:overflowPunct w:val="0"/>
        <w:autoSpaceDE w:val="0"/>
        <w:autoSpaceDN w:val="0"/>
        <w:ind w:left="851" w:hanging="851"/>
      </w:pPr>
      <w:bookmarkStart w:id="404" w:name="_Toc503360583"/>
      <w:r w:rsidRPr="00AE0DB5">
        <w:rPr>
          <w:rFonts w:hint="eastAsia"/>
        </w:rPr>
        <w:t>放行的相关概念</w:t>
      </w:r>
      <w:bookmarkEnd w:id="404"/>
    </w:p>
    <w:p w14:paraId="5F716B21" w14:textId="77777777" w:rsidR="00A22ECF" w:rsidRPr="00AE0DB5" w:rsidRDefault="00A22ECF" w:rsidP="005959F9">
      <w:pPr>
        <w:pStyle w:val="3"/>
        <w:keepNext w:val="0"/>
        <w:numPr>
          <w:ilvl w:val="0"/>
          <w:numId w:val="170"/>
        </w:numPr>
        <w:kinsoku w:val="0"/>
        <w:overflowPunct w:val="0"/>
        <w:autoSpaceDE w:val="0"/>
        <w:autoSpaceDN w:val="0"/>
      </w:pPr>
      <w:bookmarkStart w:id="405" w:name="_Toc503360584"/>
      <w:r w:rsidRPr="00AE0DB5">
        <w:rPr>
          <w:rFonts w:hint="eastAsia"/>
        </w:rPr>
        <w:t>飞行放行权</w:t>
      </w:r>
      <w:bookmarkEnd w:id="405"/>
    </w:p>
    <w:p w14:paraId="5F716B22" w14:textId="77777777" w:rsidR="00A22ECF" w:rsidRPr="00AE0DB5" w:rsidRDefault="00A22ECF" w:rsidP="002F404F">
      <w:pPr>
        <w:kinsoku w:val="0"/>
        <w:overflowPunct w:val="0"/>
        <w:autoSpaceDE w:val="0"/>
        <w:autoSpaceDN w:val="0"/>
        <w:ind w:left="851"/>
      </w:pPr>
      <w:r w:rsidRPr="00AE0DB5">
        <w:rPr>
          <w:rFonts w:hint="eastAsia"/>
        </w:rPr>
        <w:t>公司授权运行副总经理对运行控制负责，运行副总经理委托运行控制部飞行签派员行使飞行放行职能，但不能委托运行控制的责任。每次飞行前，机长或者由飞行签派员应当按照该次飞行所遵守的条件制定一个满足飞行的放行单，只有当由机长和飞行签派员均认为可以安全的飞行时，机长方可签署《飞行放行单》。只有在获得飞行签派员的明</w:t>
      </w:r>
      <w:r w:rsidRPr="00AE0DB5">
        <w:rPr>
          <w:rFonts w:hint="eastAsia"/>
        </w:rPr>
        <w:lastRenderedPageBreak/>
        <w:t>确批准之后，方可开始该次飞行。《飞行放行单》生效后，如情况发生变化，不能保证飞行安全时，机长和飞行签派员应及时研究，做出新的决定。</w:t>
      </w:r>
      <w:r w:rsidR="00F42A0A" w:rsidRPr="00AE0DB5">
        <w:rPr>
          <w:rFonts w:hint="eastAsia"/>
        </w:rPr>
        <w:t>在批准飞行签派员执行飞机签派任务前，应当确认该飞行签派员熟悉其行使签派管辖权的运行区间的所有运行程序。但是，经审定合格可以</w:t>
      </w:r>
      <w:r w:rsidR="00E72EFB" w:rsidRPr="00AE0DB5">
        <w:rPr>
          <w:rFonts w:hint="eastAsia"/>
        </w:rPr>
        <w:t>签派放行飞机</w:t>
      </w:r>
      <w:r w:rsidR="00F42A0A" w:rsidRPr="00AE0DB5">
        <w:rPr>
          <w:rFonts w:hint="eastAsia"/>
        </w:rPr>
        <w:t>通过其他某个运行区间的飞行签派员（如异地委托放行），在与经审定合格的对该运行区间行使签派管辖权的飞行签派员协调后，可以</w:t>
      </w:r>
      <w:r w:rsidR="00E72EFB" w:rsidRPr="00AE0DB5">
        <w:rPr>
          <w:rFonts w:hint="eastAsia"/>
        </w:rPr>
        <w:t>签派放行飞机</w:t>
      </w:r>
      <w:r w:rsidR="00F42A0A" w:rsidRPr="00AE0DB5">
        <w:rPr>
          <w:rFonts w:hint="eastAsia"/>
        </w:rPr>
        <w:t>通过其他某个运行区间。</w:t>
      </w:r>
    </w:p>
    <w:p w14:paraId="5F716B23" w14:textId="77777777" w:rsidR="00A22ECF" w:rsidRPr="00AE0DB5" w:rsidRDefault="00A22ECF" w:rsidP="002F404F">
      <w:pPr>
        <w:kinsoku w:val="0"/>
        <w:overflowPunct w:val="0"/>
        <w:autoSpaceDE w:val="0"/>
        <w:autoSpaceDN w:val="0"/>
        <w:ind w:left="851"/>
      </w:pPr>
      <w:r w:rsidRPr="00AE0DB5">
        <w:rPr>
          <w:rFonts w:hint="eastAsia"/>
        </w:rPr>
        <w:t>飞机在中途机场地面停留超过</w:t>
      </w:r>
      <w:r w:rsidRPr="00AE0DB5">
        <w:rPr>
          <w:rFonts w:hint="eastAsia"/>
        </w:rPr>
        <w:t>6</w:t>
      </w:r>
      <w:r w:rsidRPr="00AE0DB5">
        <w:rPr>
          <w:rFonts w:hint="eastAsia"/>
        </w:rPr>
        <w:t>小时，则必须经机长或飞行签派员重新放行，否则，任何人不得从该机场继续飞行。</w:t>
      </w:r>
    </w:p>
    <w:p w14:paraId="5F716B24" w14:textId="77777777" w:rsidR="00A22ECF" w:rsidRPr="00AE0DB5" w:rsidRDefault="00A22ECF" w:rsidP="005959F9">
      <w:pPr>
        <w:pStyle w:val="3"/>
        <w:keepNext w:val="0"/>
        <w:numPr>
          <w:ilvl w:val="0"/>
          <w:numId w:val="170"/>
        </w:numPr>
        <w:kinsoku w:val="0"/>
        <w:overflowPunct w:val="0"/>
        <w:autoSpaceDE w:val="0"/>
        <w:autoSpaceDN w:val="0"/>
      </w:pPr>
      <w:bookmarkStart w:id="406" w:name="_Toc503360585"/>
      <w:r w:rsidRPr="00AE0DB5">
        <w:rPr>
          <w:rFonts w:hint="eastAsia"/>
        </w:rPr>
        <w:t>签派员的应急权力</w:t>
      </w:r>
      <w:bookmarkEnd w:id="406"/>
    </w:p>
    <w:p w14:paraId="5F716B25" w14:textId="77777777" w:rsidR="00A22ECF" w:rsidRPr="00AE0DB5" w:rsidRDefault="00A22ECF" w:rsidP="002F404F">
      <w:pPr>
        <w:kinsoku w:val="0"/>
        <w:overflowPunct w:val="0"/>
        <w:autoSpaceDE w:val="0"/>
        <w:autoSpaceDN w:val="0"/>
        <w:ind w:left="851"/>
      </w:pPr>
      <w:r w:rsidRPr="00AE0DB5">
        <w:rPr>
          <w:rFonts w:hint="eastAsia"/>
        </w:rPr>
        <w:t>如果签派员获悉发生了紧急情况，记录机长的决定，签派员负责与机组保持通信联系，向机长提供所有可能的帮助；如果签派员不能与机长进行联系，签派员应向公司值班领导报告，由值班领导宣布进入应急状态。</w:t>
      </w:r>
    </w:p>
    <w:p w14:paraId="5F716B26" w14:textId="77777777" w:rsidR="00A22ECF" w:rsidRPr="002F404F" w:rsidRDefault="00570E5C" w:rsidP="002F404F">
      <w:pPr>
        <w:kinsoku w:val="0"/>
        <w:overflowPunct w:val="0"/>
        <w:autoSpaceDE w:val="0"/>
        <w:autoSpaceDN w:val="0"/>
        <w:ind w:left="851"/>
      </w:pPr>
      <w:r w:rsidRPr="00936B76">
        <w:rPr>
          <w:rFonts w:hint="eastAsia"/>
          <w:szCs w:val="21"/>
        </w:rPr>
        <w:t>无</w:t>
      </w:r>
      <w:r w:rsidRPr="002F404F">
        <w:rPr>
          <w:rFonts w:hint="eastAsia"/>
        </w:rPr>
        <w:t>论何时，当一个航班超过预计到达时间</w:t>
      </w:r>
      <w:r w:rsidRPr="002F404F">
        <w:t>15</w:t>
      </w:r>
      <w:r w:rsidRPr="002F404F">
        <w:rPr>
          <w:rFonts w:hint="eastAsia"/>
        </w:rPr>
        <w:t>分钟后，还没有收到实际到达报告，签派员应立即向空中交通管制部门了解相关情况，并向公司值班领导报告，由公司值班领导</w:t>
      </w:r>
      <w:r w:rsidRPr="002F404F">
        <w:rPr>
          <w:rFonts w:hint="eastAsia"/>
        </w:rPr>
        <w:lastRenderedPageBreak/>
        <w:t>宣布进入应急状态。</w:t>
      </w:r>
    </w:p>
    <w:p w14:paraId="5F716B27" w14:textId="77777777" w:rsidR="00A22ECF" w:rsidRPr="00AE0DB5" w:rsidRDefault="00A22ECF" w:rsidP="002F404F">
      <w:pPr>
        <w:kinsoku w:val="0"/>
        <w:overflowPunct w:val="0"/>
        <w:autoSpaceDE w:val="0"/>
        <w:autoSpaceDN w:val="0"/>
        <w:ind w:left="851"/>
      </w:pPr>
      <w:r w:rsidRPr="00AE0DB5">
        <w:rPr>
          <w:rFonts w:hint="eastAsia"/>
        </w:rPr>
        <w:t>宣布进入应急状态，根据需要指派签派人员专职负责处置工作，启动公司应急处置程序。当应急情况解除后，负责通知所有有关人员。</w:t>
      </w:r>
    </w:p>
    <w:p w14:paraId="5F716B28" w14:textId="77777777" w:rsidR="00A22ECF" w:rsidRPr="00AE0DB5" w:rsidRDefault="00A22ECF" w:rsidP="005959F9">
      <w:pPr>
        <w:pStyle w:val="3"/>
        <w:keepNext w:val="0"/>
        <w:numPr>
          <w:ilvl w:val="0"/>
          <w:numId w:val="170"/>
        </w:numPr>
        <w:kinsoku w:val="0"/>
        <w:overflowPunct w:val="0"/>
        <w:autoSpaceDE w:val="0"/>
        <w:autoSpaceDN w:val="0"/>
      </w:pPr>
      <w:bookmarkStart w:id="407" w:name="_Toc503360586"/>
      <w:r w:rsidRPr="00AE0DB5">
        <w:rPr>
          <w:rFonts w:hint="eastAsia"/>
        </w:rPr>
        <w:t>飞行放行责任</w:t>
      </w:r>
      <w:bookmarkEnd w:id="407"/>
    </w:p>
    <w:p w14:paraId="5F716B29" w14:textId="77777777" w:rsidR="00A22ECF" w:rsidRPr="00AE0DB5" w:rsidRDefault="00A22ECF" w:rsidP="002F404F">
      <w:pPr>
        <w:kinsoku w:val="0"/>
        <w:overflowPunct w:val="0"/>
        <w:autoSpaceDE w:val="0"/>
        <w:autoSpaceDN w:val="0"/>
        <w:ind w:left="851"/>
      </w:pPr>
      <w:r w:rsidRPr="00AE0DB5">
        <w:rPr>
          <w:rFonts w:hint="eastAsia"/>
        </w:rPr>
        <w:t>飞行签派员在《飞行放行单》上签字，表示：</w:t>
      </w:r>
    </w:p>
    <w:p w14:paraId="5F716B2A" w14:textId="77777777" w:rsidR="00A22ECF" w:rsidRPr="00217276" w:rsidRDefault="00A22ECF" w:rsidP="005959F9">
      <w:pPr>
        <w:pStyle w:val="3"/>
        <w:keepNext w:val="0"/>
        <w:numPr>
          <w:ilvl w:val="1"/>
          <w:numId w:val="161"/>
        </w:numPr>
        <w:kinsoku w:val="0"/>
        <w:overflowPunct w:val="0"/>
        <w:autoSpaceDE w:val="0"/>
        <w:autoSpaceDN w:val="0"/>
        <w:ind w:left="851" w:hanging="851"/>
      </w:pPr>
      <w:bookmarkStart w:id="408" w:name="_Toc503360587"/>
      <w:r w:rsidRPr="00217276">
        <w:rPr>
          <w:rFonts w:hint="eastAsia"/>
        </w:rPr>
        <w:t>已经确认飞机适航；</w:t>
      </w:r>
      <w:bookmarkEnd w:id="408"/>
    </w:p>
    <w:p w14:paraId="5F716B2B" w14:textId="77777777" w:rsidR="00A22ECF" w:rsidRPr="00217276" w:rsidRDefault="00A22ECF" w:rsidP="005959F9">
      <w:pPr>
        <w:pStyle w:val="3"/>
        <w:keepNext w:val="0"/>
        <w:numPr>
          <w:ilvl w:val="1"/>
          <w:numId w:val="161"/>
        </w:numPr>
        <w:kinsoku w:val="0"/>
        <w:overflowPunct w:val="0"/>
        <w:autoSpaceDE w:val="0"/>
        <w:autoSpaceDN w:val="0"/>
        <w:ind w:left="851" w:hanging="851"/>
      </w:pPr>
      <w:bookmarkStart w:id="409" w:name="_Toc503360588"/>
      <w:r w:rsidRPr="00217276">
        <w:rPr>
          <w:rFonts w:hint="eastAsia"/>
        </w:rPr>
        <w:t>所飞航路或航段上的通信导航设施处于良好的工作状态，或其他可用的导航设施可以起到等同作用，符合航路批准的要</w:t>
      </w:r>
      <w:r w:rsidR="00217276" w:rsidRPr="00217276">
        <w:rPr>
          <w:rFonts w:hint="eastAsia"/>
        </w:rPr>
        <w:t>求</w:t>
      </w:r>
      <w:r w:rsidRPr="00217276">
        <w:rPr>
          <w:rFonts w:hint="eastAsia"/>
        </w:rPr>
        <w:t>；</w:t>
      </w:r>
      <w:bookmarkEnd w:id="409"/>
    </w:p>
    <w:p w14:paraId="5F716B2C" w14:textId="77777777" w:rsidR="00A22ECF" w:rsidRPr="00217276" w:rsidRDefault="00A22ECF" w:rsidP="005959F9">
      <w:pPr>
        <w:pStyle w:val="3"/>
        <w:keepNext w:val="0"/>
        <w:numPr>
          <w:ilvl w:val="1"/>
          <w:numId w:val="161"/>
        </w:numPr>
        <w:kinsoku w:val="0"/>
        <w:overflowPunct w:val="0"/>
        <w:autoSpaceDE w:val="0"/>
        <w:autoSpaceDN w:val="0"/>
        <w:ind w:left="851" w:hanging="851"/>
      </w:pPr>
      <w:bookmarkStart w:id="410" w:name="_Toc503360589"/>
      <w:r w:rsidRPr="00217276">
        <w:rPr>
          <w:rFonts w:hint="eastAsia"/>
        </w:rPr>
        <w:t>所飞航路和使用机场的天气条件均符合公司最低运行标准的要求；</w:t>
      </w:r>
      <w:bookmarkEnd w:id="410"/>
    </w:p>
    <w:p w14:paraId="5F716B2D" w14:textId="77777777" w:rsidR="00A22ECF" w:rsidRPr="00217276" w:rsidRDefault="00A22ECF" w:rsidP="005959F9">
      <w:pPr>
        <w:pStyle w:val="3"/>
        <w:keepNext w:val="0"/>
        <w:numPr>
          <w:ilvl w:val="1"/>
          <w:numId w:val="161"/>
        </w:numPr>
        <w:kinsoku w:val="0"/>
        <w:overflowPunct w:val="0"/>
        <w:autoSpaceDE w:val="0"/>
        <w:autoSpaceDN w:val="0"/>
        <w:ind w:left="851" w:hanging="851"/>
      </w:pPr>
      <w:bookmarkStart w:id="411" w:name="_Toc503360590"/>
      <w:r w:rsidRPr="00217276">
        <w:rPr>
          <w:rFonts w:hint="eastAsia"/>
        </w:rPr>
        <w:t>所使用机场及相关设施适于飞机运行；</w:t>
      </w:r>
      <w:bookmarkEnd w:id="411"/>
    </w:p>
    <w:p w14:paraId="5F716B2E" w14:textId="77777777" w:rsidR="00A22ECF" w:rsidRPr="00217276" w:rsidRDefault="00A22ECF" w:rsidP="005959F9">
      <w:pPr>
        <w:pStyle w:val="3"/>
        <w:keepNext w:val="0"/>
        <w:numPr>
          <w:ilvl w:val="1"/>
          <w:numId w:val="161"/>
        </w:numPr>
        <w:kinsoku w:val="0"/>
        <w:overflowPunct w:val="0"/>
        <w:autoSpaceDE w:val="0"/>
        <w:autoSpaceDN w:val="0"/>
        <w:ind w:left="851" w:hanging="851"/>
      </w:pPr>
      <w:bookmarkStart w:id="412" w:name="_Toc503360591"/>
      <w:r w:rsidRPr="00217276">
        <w:rPr>
          <w:rFonts w:hint="eastAsia"/>
        </w:rPr>
        <w:t>计划油量符合公司的燃油政策；</w:t>
      </w:r>
      <w:bookmarkEnd w:id="412"/>
    </w:p>
    <w:p w14:paraId="5F716B2F" w14:textId="77777777" w:rsidR="00A22ECF" w:rsidRPr="00217276" w:rsidRDefault="00A22ECF" w:rsidP="005959F9">
      <w:pPr>
        <w:pStyle w:val="3"/>
        <w:keepNext w:val="0"/>
        <w:numPr>
          <w:ilvl w:val="1"/>
          <w:numId w:val="161"/>
        </w:numPr>
        <w:kinsoku w:val="0"/>
        <w:overflowPunct w:val="0"/>
        <w:autoSpaceDE w:val="0"/>
        <w:autoSpaceDN w:val="0"/>
        <w:ind w:left="851" w:hanging="851"/>
      </w:pPr>
      <w:bookmarkStart w:id="413" w:name="_Toc503360592"/>
      <w:r w:rsidRPr="00217276">
        <w:rPr>
          <w:rFonts w:hint="eastAsia"/>
        </w:rPr>
        <w:t>飞机的装载与平衡处于安全限制范围之内，且飞机全重未超出最大允许起飞重量。</w:t>
      </w:r>
      <w:bookmarkEnd w:id="413"/>
    </w:p>
    <w:p w14:paraId="5F716B30" w14:textId="77777777" w:rsidR="00A22ECF" w:rsidRPr="00AE0DB5" w:rsidRDefault="00A22ECF" w:rsidP="002F404F">
      <w:pPr>
        <w:kinsoku w:val="0"/>
        <w:overflowPunct w:val="0"/>
        <w:autoSpaceDE w:val="0"/>
        <w:autoSpaceDN w:val="0"/>
        <w:ind w:left="851"/>
      </w:pPr>
      <w:r w:rsidRPr="00AE0DB5">
        <w:rPr>
          <w:rFonts w:hint="eastAsia"/>
        </w:rPr>
        <w:t>注：飞行签派员在</w:t>
      </w:r>
      <w:r w:rsidR="00402A5A" w:rsidRPr="00936B76">
        <w:t>FOC</w:t>
      </w:r>
      <w:r w:rsidRPr="00936B76">
        <w:rPr>
          <w:rFonts w:hint="eastAsia"/>
        </w:rPr>
        <w:t>系</w:t>
      </w:r>
      <w:r w:rsidRPr="00AE0DB5">
        <w:rPr>
          <w:rFonts w:hint="eastAsia"/>
        </w:rPr>
        <w:t>统中的电子签名等同于本人签字。</w:t>
      </w:r>
    </w:p>
    <w:p w14:paraId="5F716B31" w14:textId="77777777" w:rsidR="00A22ECF" w:rsidRPr="00AE0DB5" w:rsidRDefault="00A22ECF" w:rsidP="005959F9">
      <w:pPr>
        <w:pStyle w:val="3"/>
        <w:keepNext w:val="0"/>
        <w:numPr>
          <w:ilvl w:val="0"/>
          <w:numId w:val="170"/>
        </w:numPr>
        <w:kinsoku w:val="0"/>
        <w:overflowPunct w:val="0"/>
        <w:autoSpaceDE w:val="0"/>
        <w:autoSpaceDN w:val="0"/>
      </w:pPr>
      <w:bookmarkStart w:id="414" w:name="_Toc503360593"/>
      <w:r w:rsidRPr="00AE0DB5">
        <w:rPr>
          <w:rFonts w:hint="eastAsia"/>
        </w:rPr>
        <w:t>《飞行放行单》</w:t>
      </w:r>
      <w:bookmarkEnd w:id="414"/>
    </w:p>
    <w:p w14:paraId="5F716B32" w14:textId="77777777" w:rsidR="00A22ECF" w:rsidRPr="00AE0DB5" w:rsidRDefault="00A22ECF" w:rsidP="005959F9">
      <w:pPr>
        <w:pStyle w:val="3"/>
        <w:keepNext w:val="0"/>
        <w:numPr>
          <w:ilvl w:val="0"/>
          <w:numId w:val="171"/>
        </w:numPr>
        <w:kinsoku w:val="0"/>
        <w:overflowPunct w:val="0"/>
        <w:autoSpaceDE w:val="0"/>
        <w:autoSpaceDN w:val="0"/>
        <w:ind w:left="851" w:hanging="851"/>
      </w:pPr>
      <w:bookmarkStart w:id="415" w:name="_Toc503360594"/>
      <w:r w:rsidRPr="00AE0DB5">
        <w:rPr>
          <w:rFonts w:hint="eastAsia"/>
        </w:rPr>
        <w:t>飞行放行单至少包括每次飞行的以下信息：</w:t>
      </w:r>
      <w:bookmarkEnd w:id="415"/>
    </w:p>
    <w:p w14:paraId="5F716B33" w14:textId="77777777" w:rsidR="00A22ECF" w:rsidRPr="00DF6A84" w:rsidRDefault="00A22ECF" w:rsidP="005959F9">
      <w:pPr>
        <w:pStyle w:val="3"/>
        <w:keepNext w:val="0"/>
        <w:numPr>
          <w:ilvl w:val="0"/>
          <w:numId w:val="18"/>
        </w:numPr>
        <w:kinsoku w:val="0"/>
        <w:overflowPunct w:val="0"/>
        <w:autoSpaceDE w:val="0"/>
        <w:autoSpaceDN w:val="0"/>
        <w:ind w:left="851" w:hanging="851"/>
      </w:pPr>
      <w:bookmarkStart w:id="416" w:name="_Toc503360595"/>
      <w:r w:rsidRPr="00DF6A84">
        <w:rPr>
          <w:rFonts w:hint="eastAsia"/>
        </w:rPr>
        <w:lastRenderedPageBreak/>
        <w:t>公司或机构的名称；</w:t>
      </w:r>
      <w:bookmarkEnd w:id="416"/>
    </w:p>
    <w:p w14:paraId="5F716B34" w14:textId="77777777" w:rsidR="00A22ECF" w:rsidRPr="00DF6A84" w:rsidRDefault="00A22ECF" w:rsidP="005959F9">
      <w:pPr>
        <w:pStyle w:val="3"/>
        <w:keepNext w:val="0"/>
        <w:numPr>
          <w:ilvl w:val="0"/>
          <w:numId w:val="18"/>
        </w:numPr>
        <w:kinsoku w:val="0"/>
        <w:overflowPunct w:val="0"/>
        <w:autoSpaceDE w:val="0"/>
        <w:autoSpaceDN w:val="0"/>
        <w:ind w:left="851" w:hanging="851"/>
      </w:pPr>
      <w:bookmarkStart w:id="417" w:name="_Toc503360596"/>
      <w:r w:rsidRPr="00DF6A84">
        <w:rPr>
          <w:rFonts w:hint="eastAsia"/>
        </w:rPr>
        <w:t>使用飞机</w:t>
      </w:r>
      <w:r w:rsidR="00570E5C" w:rsidRPr="00936B76">
        <w:rPr>
          <w:rFonts w:hint="eastAsia"/>
        </w:rPr>
        <w:t>制造厂家、</w:t>
      </w:r>
      <w:r w:rsidRPr="00DF6A84">
        <w:rPr>
          <w:rFonts w:hint="eastAsia"/>
        </w:rPr>
        <w:t>型号和登记号；</w:t>
      </w:r>
      <w:bookmarkEnd w:id="417"/>
    </w:p>
    <w:p w14:paraId="5F716B35" w14:textId="77777777" w:rsidR="00A22ECF" w:rsidRPr="00DF6A84" w:rsidRDefault="00A22ECF" w:rsidP="005959F9">
      <w:pPr>
        <w:pStyle w:val="3"/>
        <w:keepNext w:val="0"/>
        <w:numPr>
          <w:ilvl w:val="0"/>
          <w:numId w:val="18"/>
        </w:numPr>
        <w:kinsoku w:val="0"/>
        <w:overflowPunct w:val="0"/>
        <w:autoSpaceDE w:val="0"/>
        <w:autoSpaceDN w:val="0"/>
        <w:ind w:left="851" w:hanging="851"/>
      </w:pPr>
      <w:bookmarkStart w:id="418" w:name="_Toc503360597"/>
      <w:r w:rsidRPr="00DF6A84">
        <w:rPr>
          <w:rFonts w:hint="eastAsia"/>
        </w:rPr>
        <w:t>航班或航次和飞行日期；</w:t>
      </w:r>
      <w:bookmarkEnd w:id="418"/>
    </w:p>
    <w:p w14:paraId="5F716B36" w14:textId="77777777" w:rsidR="00A22ECF" w:rsidRPr="00DF6A84" w:rsidRDefault="00A22ECF" w:rsidP="005959F9">
      <w:pPr>
        <w:pStyle w:val="3"/>
        <w:keepNext w:val="0"/>
        <w:numPr>
          <w:ilvl w:val="0"/>
          <w:numId w:val="18"/>
        </w:numPr>
        <w:kinsoku w:val="0"/>
        <w:overflowPunct w:val="0"/>
        <w:autoSpaceDE w:val="0"/>
        <w:autoSpaceDN w:val="0"/>
        <w:ind w:left="851" w:hanging="851"/>
      </w:pPr>
      <w:bookmarkStart w:id="419" w:name="_Toc503360598"/>
      <w:r w:rsidRPr="00DF6A84">
        <w:rPr>
          <w:rFonts w:hint="eastAsia"/>
        </w:rPr>
        <w:t>机长及每一飞行机组成员姓名；</w:t>
      </w:r>
      <w:bookmarkEnd w:id="419"/>
    </w:p>
    <w:p w14:paraId="5F716B37" w14:textId="77777777" w:rsidR="00A22ECF" w:rsidRPr="00DF6A84" w:rsidRDefault="00A22ECF" w:rsidP="005959F9">
      <w:pPr>
        <w:pStyle w:val="3"/>
        <w:keepNext w:val="0"/>
        <w:numPr>
          <w:ilvl w:val="0"/>
          <w:numId w:val="18"/>
        </w:numPr>
        <w:kinsoku w:val="0"/>
        <w:overflowPunct w:val="0"/>
        <w:autoSpaceDE w:val="0"/>
        <w:autoSpaceDN w:val="0"/>
        <w:ind w:left="851" w:hanging="851"/>
      </w:pPr>
      <w:bookmarkStart w:id="420" w:name="_Toc503360599"/>
      <w:r w:rsidRPr="00DF6A84">
        <w:rPr>
          <w:rFonts w:hint="eastAsia"/>
        </w:rPr>
        <w:t>起飞机场、目的地机场、备降机场和航路；</w:t>
      </w:r>
      <w:bookmarkEnd w:id="420"/>
    </w:p>
    <w:p w14:paraId="5F716B38" w14:textId="77777777" w:rsidR="00A22ECF" w:rsidRPr="00DF6A84" w:rsidRDefault="00A22ECF" w:rsidP="005959F9">
      <w:pPr>
        <w:pStyle w:val="3"/>
        <w:keepNext w:val="0"/>
        <w:numPr>
          <w:ilvl w:val="0"/>
          <w:numId w:val="18"/>
        </w:numPr>
        <w:kinsoku w:val="0"/>
        <w:overflowPunct w:val="0"/>
        <w:autoSpaceDE w:val="0"/>
        <w:autoSpaceDN w:val="0"/>
        <w:ind w:left="851" w:hanging="851"/>
      </w:pPr>
      <w:bookmarkStart w:id="421" w:name="_Toc503360600"/>
      <w:r w:rsidRPr="00DF6A84">
        <w:rPr>
          <w:rFonts w:hint="eastAsia"/>
        </w:rPr>
        <w:t>起飞最低燃油量。</w:t>
      </w:r>
      <w:bookmarkEnd w:id="421"/>
    </w:p>
    <w:p w14:paraId="5F716B39" w14:textId="77777777" w:rsidR="00A22ECF" w:rsidRPr="00AE0DB5" w:rsidRDefault="00A22ECF" w:rsidP="005959F9">
      <w:pPr>
        <w:pStyle w:val="3"/>
        <w:keepNext w:val="0"/>
        <w:numPr>
          <w:ilvl w:val="0"/>
          <w:numId w:val="171"/>
        </w:numPr>
        <w:kinsoku w:val="0"/>
        <w:overflowPunct w:val="0"/>
        <w:autoSpaceDE w:val="0"/>
        <w:autoSpaceDN w:val="0"/>
        <w:ind w:left="851" w:hanging="851"/>
      </w:pPr>
      <w:bookmarkStart w:id="422" w:name="_Toc503360601"/>
      <w:r w:rsidRPr="00AE0DB5">
        <w:rPr>
          <w:rFonts w:hint="eastAsia"/>
        </w:rPr>
        <w:t>《飞行放行单》应当含有或附带目的地机场和备降机场的最新天气实况报告、预报有效使用的两者组合。《飞行放行单》还可以包括机长认为必需的或希望具有的其他天气实况报告和预报；</w:t>
      </w:r>
      <w:bookmarkEnd w:id="422"/>
    </w:p>
    <w:p w14:paraId="5F716B3A" w14:textId="77777777" w:rsidR="00A22ECF" w:rsidRPr="00AE0DB5" w:rsidRDefault="00A22ECF" w:rsidP="005959F9">
      <w:pPr>
        <w:pStyle w:val="3"/>
        <w:keepNext w:val="0"/>
        <w:numPr>
          <w:ilvl w:val="0"/>
          <w:numId w:val="171"/>
        </w:numPr>
        <w:kinsoku w:val="0"/>
        <w:overflowPunct w:val="0"/>
        <w:autoSpaceDE w:val="0"/>
        <w:autoSpaceDN w:val="0"/>
        <w:ind w:left="851" w:hanging="851"/>
      </w:pPr>
      <w:bookmarkStart w:id="423" w:name="_Toc503360602"/>
      <w:r w:rsidRPr="00AE0DB5">
        <w:rPr>
          <w:rFonts w:hint="eastAsia"/>
        </w:rPr>
        <w:t>《飞行放行单》的填写要求：</w:t>
      </w:r>
      <w:bookmarkEnd w:id="423"/>
    </w:p>
    <w:p w14:paraId="5F716B3B" w14:textId="77777777" w:rsidR="00A22ECF" w:rsidRPr="00AE0DB5" w:rsidRDefault="00A22ECF" w:rsidP="005959F9">
      <w:pPr>
        <w:pStyle w:val="3"/>
        <w:keepNext w:val="0"/>
        <w:numPr>
          <w:ilvl w:val="0"/>
          <w:numId w:val="172"/>
        </w:numPr>
        <w:kinsoku w:val="0"/>
        <w:overflowPunct w:val="0"/>
        <w:autoSpaceDE w:val="0"/>
        <w:autoSpaceDN w:val="0"/>
        <w:ind w:left="851" w:hanging="851"/>
      </w:pPr>
      <w:bookmarkStart w:id="424" w:name="_Toc503360603"/>
      <w:r w:rsidRPr="00AE0DB5">
        <w:rPr>
          <w:rFonts w:hint="eastAsia"/>
        </w:rPr>
        <w:t>使用计算机打印格式或文本格式；</w:t>
      </w:r>
      <w:bookmarkEnd w:id="424"/>
    </w:p>
    <w:p w14:paraId="5F716B3C" w14:textId="77777777" w:rsidR="00A22ECF" w:rsidRPr="00AE0DB5" w:rsidRDefault="00A22ECF" w:rsidP="005959F9">
      <w:pPr>
        <w:pStyle w:val="3"/>
        <w:keepNext w:val="0"/>
        <w:numPr>
          <w:ilvl w:val="0"/>
          <w:numId w:val="172"/>
        </w:numPr>
        <w:kinsoku w:val="0"/>
        <w:overflowPunct w:val="0"/>
        <w:autoSpaceDE w:val="0"/>
        <w:autoSpaceDN w:val="0"/>
        <w:ind w:left="851" w:hanging="851"/>
      </w:pPr>
      <w:bookmarkStart w:id="425" w:name="_Toc503360604"/>
      <w:r w:rsidRPr="00AE0DB5">
        <w:rPr>
          <w:rFonts w:hint="eastAsia"/>
        </w:rPr>
        <w:t>机长签字使用签字笔；</w:t>
      </w:r>
      <w:bookmarkEnd w:id="425"/>
    </w:p>
    <w:p w14:paraId="5F716B3D" w14:textId="77777777" w:rsidR="00A22ECF" w:rsidRPr="00AE0DB5" w:rsidRDefault="00A22ECF" w:rsidP="005959F9">
      <w:pPr>
        <w:pStyle w:val="3"/>
        <w:keepNext w:val="0"/>
        <w:numPr>
          <w:ilvl w:val="0"/>
          <w:numId w:val="172"/>
        </w:numPr>
        <w:kinsoku w:val="0"/>
        <w:overflowPunct w:val="0"/>
        <w:autoSpaceDE w:val="0"/>
        <w:autoSpaceDN w:val="0"/>
        <w:ind w:left="851" w:hanging="851"/>
      </w:pPr>
      <w:bookmarkStart w:id="426" w:name="_Toc503360605"/>
      <w:r w:rsidRPr="00AE0DB5">
        <w:rPr>
          <w:rFonts w:hint="eastAsia"/>
        </w:rPr>
        <w:t>签派员和机长签全名；</w:t>
      </w:r>
      <w:bookmarkEnd w:id="426"/>
    </w:p>
    <w:p w14:paraId="5F716B3E" w14:textId="77777777" w:rsidR="00A22ECF" w:rsidRPr="00AE0DB5" w:rsidRDefault="00A22ECF" w:rsidP="005959F9">
      <w:pPr>
        <w:pStyle w:val="3"/>
        <w:keepNext w:val="0"/>
        <w:numPr>
          <w:ilvl w:val="0"/>
          <w:numId w:val="171"/>
        </w:numPr>
        <w:kinsoku w:val="0"/>
        <w:overflowPunct w:val="0"/>
        <w:autoSpaceDE w:val="0"/>
        <w:autoSpaceDN w:val="0"/>
        <w:ind w:left="851" w:hanging="851"/>
      </w:pPr>
      <w:bookmarkStart w:id="427" w:name="_Toc503360606"/>
      <w:r w:rsidRPr="00AE0DB5">
        <w:rPr>
          <w:rFonts w:hint="eastAsia"/>
        </w:rPr>
        <w:t>装载舱单、飞行放行单和飞行计划的处置：</w:t>
      </w:r>
      <w:bookmarkEnd w:id="427"/>
    </w:p>
    <w:p w14:paraId="5F716B3F" w14:textId="77777777" w:rsidR="00A22ECF" w:rsidRPr="00AE0DB5" w:rsidRDefault="00A22ECF" w:rsidP="005959F9">
      <w:pPr>
        <w:pStyle w:val="3"/>
        <w:keepNext w:val="0"/>
        <w:numPr>
          <w:ilvl w:val="0"/>
          <w:numId w:val="173"/>
        </w:numPr>
        <w:kinsoku w:val="0"/>
        <w:overflowPunct w:val="0"/>
        <w:autoSpaceDE w:val="0"/>
        <w:autoSpaceDN w:val="0"/>
        <w:ind w:left="851" w:hanging="851"/>
      </w:pPr>
      <w:bookmarkStart w:id="428" w:name="_Toc503360607"/>
      <w:r w:rsidRPr="00AE0DB5">
        <w:rPr>
          <w:rFonts w:hint="eastAsia"/>
        </w:rPr>
        <w:t>机长必须携带下列文件的原件或者经签署的文件副本飞到目的地机场：</w:t>
      </w:r>
      <w:bookmarkEnd w:id="428"/>
    </w:p>
    <w:p w14:paraId="5F716B40" w14:textId="77777777" w:rsidR="00A22ECF" w:rsidRPr="00DF6A84" w:rsidRDefault="00A22ECF" w:rsidP="005959F9">
      <w:pPr>
        <w:pStyle w:val="3"/>
        <w:keepNext w:val="0"/>
        <w:numPr>
          <w:ilvl w:val="0"/>
          <w:numId w:val="19"/>
        </w:numPr>
        <w:kinsoku w:val="0"/>
        <w:overflowPunct w:val="0"/>
        <w:autoSpaceDE w:val="0"/>
        <w:autoSpaceDN w:val="0"/>
        <w:ind w:left="851" w:hanging="851"/>
      </w:pPr>
      <w:bookmarkStart w:id="429" w:name="_Toc503360608"/>
      <w:r w:rsidRPr="00DF6A84">
        <w:rPr>
          <w:rFonts w:hint="eastAsia"/>
        </w:rPr>
        <w:t>装载舱单；</w:t>
      </w:r>
      <w:bookmarkEnd w:id="429"/>
    </w:p>
    <w:p w14:paraId="5F716B41" w14:textId="77777777" w:rsidR="00A22ECF" w:rsidRPr="00DF6A84" w:rsidRDefault="00A22ECF" w:rsidP="005959F9">
      <w:pPr>
        <w:pStyle w:val="3"/>
        <w:keepNext w:val="0"/>
        <w:numPr>
          <w:ilvl w:val="0"/>
          <w:numId w:val="19"/>
        </w:numPr>
        <w:kinsoku w:val="0"/>
        <w:overflowPunct w:val="0"/>
        <w:autoSpaceDE w:val="0"/>
        <w:autoSpaceDN w:val="0"/>
        <w:ind w:left="851" w:hanging="851"/>
      </w:pPr>
      <w:bookmarkStart w:id="430" w:name="_Toc503360609"/>
      <w:r w:rsidRPr="00DF6A84">
        <w:rPr>
          <w:rFonts w:hint="eastAsia"/>
        </w:rPr>
        <w:t>飞行放行单；</w:t>
      </w:r>
      <w:bookmarkEnd w:id="430"/>
    </w:p>
    <w:p w14:paraId="5F716B42" w14:textId="77777777" w:rsidR="00A22ECF" w:rsidRPr="00DF6A84" w:rsidRDefault="00A22ECF" w:rsidP="005959F9">
      <w:pPr>
        <w:pStyle w:val="3"/>
        <w:keepNext w:val="0"/>
        <w:numPr>
          <w:ilvl w:val="0"/>
          <w:numId w:val="19"/>
        </w:numPr>
        <w:kinsoku w:val="0"/>
        <w:overflowPunct w:val="0"/>
        <w:autoSpaceDE w:val="0"/>
        <w:autoSpaceDN w:val="0"/>
        <w:ind w:left="851" w:hanging="851"/>
      </w:pPr>
      <w:bookmarkStart w:id="431" w:name="_Toc503360610"/>
      <w:r w:rsidRPr="00DF6A84">
        <w:rPr>
          <w:rFonts w:hint="eastAsia"/>
        </w:rPr>
        <w:lastRenderedPageBreak/>
        <w:t>适航放行单；</w:t>
      </w:r>
      <w:bookmarkEnd w:id="431"/>
    </w:p>
    <w:p w14:paraId="5F716B43" w14:textId="77777777" w:rsidR="00A22ECF" w:rsidRPr="00DF6A84" w:rsidRDefault="00A22ECF" w:rsidP="005959F9">
      <w:pPr>
        <w:pStyle w:val="3"/>
        <w:keepNext w:val="0"/>
        <w:numPr>
          <w:ilvl w:val="0"/>
          <w:numId w:val="19"/>
        </w:numPr>
        <w:kinsoku w:val="0"/>
        <w:overflowPunct w:val="0"/>
        <w:autoSpaceDE w:val="0"/>
        <w:autoSpaceDN w:val="0"/>
        <w:ind w:left="851" w:hanging="851"/>
      </w:pPr>
      <w:bookmarkStart w:id="432" w:name="_Toc503360611"/>
      <w:r w:rsidRPr="00DF6A84">
        <w:rPr>
          <w:rFonts w:hint="eastAsia"/>
        </w:rPr>
        <w:t>驾驶员航线</w:t>
      </w:r>
      <w:r w:rsidR="00570E5C" w:rsidRPr="00DF6A84">
        <w:rPr>
          <w:rFonts w:hint="eastAsia"/>
        </w:rPr>
        <w:t>合格证</w:t>
      </w:r>
      <w:r w:rsidRPr="00DF6A84">
        <w:rPr>
          <w:rFonts w:hint="eastAsia"/>
        </w:rPr>
        <w:t>；</w:t>
      </w:r>
      <w:bookmarkEnd w:id="432"/>
    </w:p>
    <w:p w14:paraId="5F716B44" w14:textId="77777777" w:rsidR="00A22ECF" w:rsidRPr="00DF6A84" w:rsidRDefault="00A22ECF" w:rsidP="005959F9">
      <w:pPr>
        <w:pStyle w:val="3"/>
        <w:keepNext w:val="0"/>
        <w:numPr>
          <w:ilvl w:val="0"/>
          <w:numId w:val="19"/>
        </w:numPr>
        <w:kinsoku w:val="0"/>
        <w:overflowPunct w:val="0"/>
        <w:autoSpaceDE w:val="0"/>
        <w:autoSpaceDN w:val="0"/>
        <w:ind w:left="851" w:hanging="851"/>
      </w:pPr>
      <w:bookmarkStart w:id="433" w:name="_Toc503360612"/>
      <w:r w:rsidRPr="00DF6A84">
        <w:rPr>
          <w:rFonts w:hint="eastAsia"/>
        </w:rPr>
        <w:t>飞行计划。</w:t>
      </w:r>
      <w:bookmarkEnd w:id="433"/>
    </w:p>
    <w:p w14:paraId="5F716B45" w14:textId="77777777" w:rsidR="00A22ECF" w:rsidRPr="00217276" w:rsidRDefault="00A22ECF" w:rsidP="005959F9">
      <w:pPr>
        <w:pStyle w:val="3"/>
        <w:keepNext w:val="0"/>
        <w:numPr>
          <w:ilvl w:val="0"/>
          <w:numId w:val="173"/>
        </w:numPr>
        <w:kinsoku w:val="0"/>
        <w:overflowPunct w:val="0"/>
        <w:autoSpaceDE w:val="0"/>
        <w:autoSpaceDN w:val="0"/>
        <w:ind w:left="851" w:hanging="851"/>
      </w:pPr>
      <w:bookmarkStart w:id="434" w:name="_Toc503360613"/>
      <w:r w:rsidRPr="00217276">
        <w:rPr>
          <w:rFonts w:hint="eastAsia"/>
        </w:rPr>
        <w:t>如果飞行在公司主运行基地武汉始发时，应当在武汉主运行基地保存本条</w:t>
      </w:r>
      <w:r w:rsidR="009D7C81" w:rsidRPr="00217276">
        <w:rPr>
          <w:rFonts w:hint="eastAsia"/>
        </w:rPr>
        <w:t>a</w:t>
      </w:r>
      <w:r w:rsidRPr="00217276">
        <w:rPr>
          <w:rFonts w:hint="eastAsia"/>
        </w:rPr>
        <w:t>款规定的文件的原件或者副本。</w:t>
      </w:r>
      <w:bookmarkEnd w:id="434"/>
    </w:p>
    <w:p w14:paraId="5F716B46" w14:textId="77777777" w:rsidR="00A22ECF" w:rsidRPr="00217276" w:rsidRDefault="00A22ECF" w:rsidP="005959F9">
      <w:pPr>
        <w:pStyle w:val="3"/>
        <w:keepNext w:val="0"/>
        <w:numPr>
          <w:ilvl w:val="0"/>
          <w:numId w:val="173"/>
        </w:numPr>
        <w:kinsoku w:val="0"/>
        <w:overflowPunct w:val="0"/>
        <w:autoSpaceDE w:val="0"/>
        <w:autoSpaceDN w:val="0"/>
        <w:ind w:left="851" w:hanging="851"/>
      </w:pPr>
      <w:bookmarkStart w:id="435" w:name="_Toc503360614"/>
      <w:r w:rsidRPr="00217276">
        <w:rPr>
          <w:rFonts w:hint="eastAsia"/>
        </w:rPr>
        <w:t>除本条</w:t>
      </w:r>
      <w:r w:rsidR="009D7C81" w:rsidRPr="00217276">
        <w:rPr>
          <w:rFonts w:hint="eastAsia"/>
        </w:rPr>
        <w:t>d</w:t>
      </w:r>
      <w:r w:rsidRPr="00217276">
        <w:rPr>
          <w:rFonts w:hint="eastAsia"/>
        </w:rPr>
        <w:t>规定外，如果飞行在公司主运行基地武汉以外的机场始发时，机长或飞行签派员应当在起飞前或起飞后立即将本条</w:t>
      </w:r>
      <w:r w:rsidR="009D7C81" w:rsidRPr="00217276">
        <w:rPr>
          <w:rFonts w:hint="eastAsia"/>
        </w:rPr>
        <w:t>a</w:t>
      </w:r>
      <w:r w:rsidRPr="00217276">
        <w:rPr>
          <w:rFonts w:hint="eastAsia"/>
        </w:rPr>
        <w:t>款列出的文件副本发送或带回到公司</w:t>
      </w:r>
      <w:r w:rsidR="006264AA" w:rsidRPr="00217276">
        <w:rPr>
          <w:rFonts w:hint="eastAsia"/>
        </w:rPr>
        <w:t>签派中心</w:t>
      </w:r>
      <w:r w:rsidRPr="00217276">
        <w:rPr>
          <w:rFonts w:hint="eastAsia"/>
        </w:rPr>
        <w:t>保存。</w:t>
      </w:r>
      <w:bookmarkEnd w:id="435"/>
    </w:p>
    <w:p w14:paraId="5F716B47" w14:textId="77777777" w:rsidR="00A22ECF" w:rsidRPr="00217276" w:rsidRDefault="00A22ECF" w:rsidP="005959F9">
      <w:pPr>
        <w:pStyle w:val="3"/>
        <w:keepNext w:val="0"/>
        <w:numPr>
          <w:ilvl w:val="0"/>
          <w:numId w:val="173"/>
        </w:numPr>
        <w:kinsoku w:val="0"/>
        <w:overflowPunct w:val="0"/>
        <w:autoSpaceDE w:val="0"/>
        <w:autoSpaceDN w:val="0"/>
        <w:ind w:left="851" w:hanging="851"/>
      </w:pPr>
      <w:bookmarkStart w:id="436" w:name="_Toc503360615"/>
      <w:r w:rsidRPr="00217276">
        <w:rPr>
          <w:rFonts w:hint="eastAsia"/>
        </w:rPr>
        <w:t>如果飞行始发在公司的主运行基地武汉以外机场时，公司在该机场委托他人负责管理飞行运行，按照本条</w:t>
      </w:r>
      <w:r w:rsidRPr="00217276">
        <w:t>(a)</w:t>
      </w:r>
      <w:r w:rsidRPr="00217276">
        <w:rPr>
          <w:rFonts w:hint="eastAsia"/>
        </w:rPr>
        <w:t>款规定签署过的文件副本在送回公司的主运行基地前在该机场的保存不得超过</w:t>
      </w:r>
      <w:r w:rsidRPr="00217276">
        <w:t>30</w:t>
      </w:r>
      <w:r w:rsidRPr="00217276">
        <w:rPr>
          <w:rFonts w:hint="eastAsia"/>
        </w:rPr>
        <w:t>天。如果这些文件的原件或者副本已经送回公司的主运行基地武汉，则这些文件不需要继续保存在该机场。</w:t>
      </w:r>
      <w:bookmarkEnd w:id="436"/>
    </w:p>
    <w:p w14:paraId="5F716B48" w14:textId="77777777" w:rsidR="00A22ECF" w:rsidRPr="00217276" w:rsidRDefault="00A22ECF" w:rsidP="005959F9">
      <w:pPr>
        <w:pStyle w:val="3"/>
        <w:keepNext w:val="0"/>
        <w:numPr>
          <w:ilvl w:val="0"/>
          <w:numId w:val="173"/>
        </w:numPr>
        <w:kinsoku w:val="0"/>
        <w:overflowPunct w:val="0"/>
        <w:autoSpaceDE w:val="0"/>
        <w:autoSpaceDN w:val="0"/>
        <w:ind w:left="851" w:hanging="851"/>
      </w:pPr>
      <w:bookmarkStart w:id="437" w:name="_Toc503360616"/>
      <w:r w:rsidRPr="00217276">
        <w:rPr>
          <w:rFonts w:hint="eastAsia"/>
        </w:rPr>
        <w:t>公司必须：</w:t>
      </w:r>
      <w:bookmarkEnd w:id="437"/>
    </w:p>
    <w:p w14:paraId="5F716B49" w14:textId="77777777" w:rsidR="00570E5C" w:rsidRPr="00DF6A84" w:rsidRDefault="00A22ECF" w:rsidP="005959F9">
      <w:pPr>
        <w:pStyle w:val="3"/>
        <w:keepNext w:val="0"/>
        <w:numPr>
          <w:ilvl w:val="0"/>
          <w:numId w:val="20"/>
        </w:numPr>
        <w:kinsoku w:val="0"/>
        <w:overflowPunct w:val="0"/>
        <w:autoSpaceDE w:val="0"/>
        <w:autoSpaceDN w:val="0"/>
        <w:ind w:left="851" w:hanging="851"/>
      </w:pPr>
      <w:bookmarkStart w:id="438" w:name="_Toc503360617"/>
      <w:r w:rsidRPr="00DF6A84">
        <w:rPr>
          <w:rFonts w:hint="eastAsia"/>
        </w:rPr>
        <w:t>根据本条</w:t>
      </w:r>
      <w:r w:rsidR="009D7C81" w:rsidRPr="00DF6A84">
        <w:t>d</w:t>
      </w:r>
      <w:r w:rsidRPr="00DF6A84">
        <w:rPr>
          <w:rFonts w:hint="eastAsia"/>
        </w:rPr>
        <w:t>款规定，由飞行人员、</w:t>
      </w:r>
      <w:r w:rsidR="006264AA" w:rsidRPr="00DF6A84">
        <w:rPr>
          <w:rFonts w:hint="eastAsia"/>
        </w:rPr>
        <w:t>签派</w:t>
      </w:r>
      <w:r w:rsidR="006264AA" w:rsidRPr="00DF6A84">
        <w:rPr>
          <w:rFonts w:hint="eastAsia"/>
        </w:rPr>
        <w:t>/</w:t>
      </w:r>
      <w:r w:rsidRPr="00DF6A84">
        <w:rPr>
          <w:rFonts w:hint="eastAsia"/>
        </w:rPr>
        <w:t>情报人员、机务放行人员、配载员负责处理这些文件副本；</w:t>
      </w:r>
      <w:bookmarkEnd w:id="438"/>
    </w:p>
    <w:p w14:paraId="5F716B4A" w14:textId="77777777" w:rsidR="00A22ECF" w:rsidRPr="00DF6A84" w:rsidRDefault="00A22ECF" w:rsidP="005959F9">
      <w:pPr>
        <w:pStyle w:val="3"/>
        <w:keepNext w:val="0"/>
        <w:numPr>
          <w:ilvl w:val="0"/>
          <w:numId w:val="20"/>
        </w:numPr>
        <w:kinsoku w:val="0"/>
        <w:overflowPunct w:val="0"/>
        <w:autoSpaceDE w:val="0"/>
        <w:autoSpaceDN w:val="0"/>
        <w:ind w:left="851" w:hanging="851"/>
      </w:pPr>
      <w:bookmarkStart w:id="439" w:name="_Toc503360618"/>
      <w:r w:rsidRPr="00DF6A84">
        <w:rPr>
          <w:rFonts w:hint="eastAsia"/>
        </w:rPr>
        <w:t>按照本条规定原始文件和副本应当在主运行基地武汉保存</w:t>
      </w:r>
      <w:r w:rsidRPr="00DF6A84">
        <w:t>3</w:t>
      </w:r>
      <w:r w:rsidRPr="00DF6A84">
        <w:rPr>
          <w:rFonts w:hint="eastAsia"/>
        </w:rPr>
        <w:t>个月以上。</w:t>
      </w:r>
      <w:bookmarkEnd w:id="439"/>
    </w:p>
    <w:p w14:paraId="5F716B4B" w14:textId="77777777" w:rsidR="00A22ECF" w:rsidRPr="00AE0DB5" w:rsidRDefault="00A22ECF" w:rsidP="005959F9">
      <w:pPr>
        <w:pStyle w:val="3"/>
        <w:keepNext w:val="0"/>
        <w:numPr>
          <w:ilvl w:val="0"/>
          <w:numId w:val="170"/>
        </w:numPr>
        <w:kinsoku w:val="0"/>
        <w:overflowPunct w:val="0"/>
        <w:autoSpaceDE w:val="0"/>
        <w:autoSpaceDN w:val="0"/>
      </w:pPr>
      <w:bookmarkStart w:id="440" w:name="_Toc503360619"/>
      <w:r w:rsidRPr="00AE0DB5">
        <w:rPr>
          <w:rFonts w:hint="eastAsia"/>
        </w:rPr>
        <w:lastRenderedPageBreak/>
        <w:t>最低设备清单（</w:t>
      </w:r>
      <w:r w:rsidRPr="00AE0DB5">
        <w:rPr>
          <w:rFonts w:hint="eastAsia"/>
        </w:rPr>
        <w:t>MEL</w:t>
      </w:r>
      <w:r w:rsidRPr="00AE0DB5">
        <w:rPr>
          <w:rFonts w:hint="eastAsia"/>
        </w:rPr>
        <w:t>）</w:t>
      </w:r>
      <w:bookmarkEnd w:id="440"/>
    </w:p>
    <w:p w14:paraId="5F716B4C" w14:textId="77777777" w:rsidR="00A22ECF" w:rsidRPr="00AE0DB5" w:rsidRDefault="00A22ECF" w:rsidP="002F404F">
      <w:pPr>
        <w:kinsoku w:val="0"/>
        <w:overflowPunct w:val="0"/>
        <w:autoSpaceDE w:val="0"/>
        <w:autoSpaceDN w:val="0"/>
        <w:ind w:left="851"/>
      </w:pPr>
      <w:r w:rsidRPr="00AE0DB5">
        <w:rPr>
          <w:rFonts w:hint="eastAsia"/>
        </w:rPr>
        <w:t>最低设备清单</w:t>
      </w:r>
      <w:r w:rsidRPr="00AE0DB5">
        <w:rPr>
          <w:rFonts w:hint="eastAsia"/>
        </w:rPr>
        <w:t>MEL(Minimum Equipment List)</w:t>
      </w:r>
      <w:r w:rsidRPr="00AE0DB5">
        <w:rPr>
          <w:rFonts w:hint="eastAsia"/>
        </w:rPr>
        <w:t>是由公司根据批准的飞机制造厂商的主最低设备清单</w:t>
      </w:r>
      <w:r w:rsidRPr="00AE0DB5">
        <w:rPr>
          <w:rFonts w:hint="eastAsia"/>
        </w:rPr>
        <w:t>(MMEL)</w:t>
      </w:r>
      <w:r w:rsidRPr="00AE0DB5">
        <w:rPr>
          <w:rFonts w:hint="eastAsia"/>
        </w:rPr>
        <w:t>为基础，依据相关适航规定，结合航线运行的特殊要求编写的公司飞机最低放行标准，主要包括</w:t>
      </w:r>
      <w:r w:rsidRPr="00AE0DB5">
        <w:rPr>
          <w:rFonts w:hint="eastAsia"/>
        </w:rPr>
        <w:t>MEL</w:t>
      </w:r>
      <w:r w:rsidRPr="00AE0DB5">
        <w:rPr>
          <w:rFonts w:hint="eastAsia"/>
        </w:rPr>
        <w:t>正文和外形缺损清单（</w:t>
      </w:r>
      <w:r w:rsidRPr="00AE0DB5">
        <w:rPr>
          <w:rFonts w:hint="eastAsia"/>
        </w:rPr>
        <w:t>CDL</w:t>
      </w:r>
      <w:r w:rsidRPr="00AE0DB5">
        <w:rPr>
          <w:rFonts w:hint="eastAsia"/>
        </w:rPr>
        <w:t>）两部分，它是维修方案的组成部分之一。</w:t>
      </w:r>
    </w:p>
    <w:p w14:paraId="5F716B4D" w14:textId="77777777" w:rsidR="00A22ECF" w:rsidRPr="00AE0DB5" w:rsidRDefault="00A22ECF" w:rsidP="002F404F">
      <w:pPr>
        <w:kinsoku w:val="0"/>
        <w:overflowPunct w:val="0"/>
        <w:autoSpaceDE w:val="0"/>
        <w:autoSpaceDN w:val="0"/>
        <w:ind w:left="851"/>
      </w:pPr>
      <w:r w:rsidRPr="00AE0DB5">
        <w:rPr>
          <w:rFonts w:hint="eastAsia"/>
        </w:rPr>
        <w:t>公司所属各机型的</w:t>
      </w:r>
      <w:r w:rsidRPr="00AE0DB5">
        <w:rPr>
          <w:rFonts w:hint="eastAsia"/>
        </w:rPr>
        <w:t>MEL</w:t>
      </w:r>
      <w:r w:rsidRPr="00AE0DB5">
        <w:rPr>
          <w:rFonts w:hint="eastAsia"/>
        </w:rPr>
        <w:t>由公司</w:t>
      </w:r>
      <w:r w:rsidR="003A7521" w:rsidRPr="00AE0DB5">
        <w:rPr>
          <w:rFonts w:hint="eastAsia"/>
        </w:rPr>
        <w:t>运行标准部</w:t>
      </w:r>
      <w:r w:rsidRPr="00AE0DB5">
        <w:rPr>
          <w:rFonts w:hint="eastAsia"/>
        </w:rPr>
        <w:t>负责组织有关部门和人员制定和修改，公司</w:t>
      </w:r>
      <w:r w:rsidRPr="00AE0DB5">
        <w:rPr>
          <w:rFonts w:hint="eastAsia"/>
        </w:rPr>
        <w:t>MEL</w:t>
      </w:r>
      <w:r w:rsidRPr="00AE0DB5">
        <w:rPr>
          <w:rFonts w:hint="eastAsia"/>
        </w:rPr>
        <w:t>审定委员会负责审定并向局方报批，由局方批准。</w:t>
      </w:r>
    </w:p>
    <w:p w14:paraId="5F716B4E" w14:textId="77777777" w:rsidR="00A22ECF" w:rsidRPr="00AE0DB5" w:rsidRDefault="00A22ECF" w:rsidP="005959F9">
      <w:pPr>
        <w:pStyle w:val="3"/>
        <w:keepNext w:val="0"/>
        <w:numPr>
          <w:ilvl w:val="0"/>
          <w:numId w:val="174"/>
        </w:numPr>
        <w:kinsoku w:val="0"/>
        <w:overflowPunct w:val="0"/>
        <w:autoSpaceDE w:val="0"/>
        <w:autoSpaceDN w:val="0"/>
        <w:ind w:left="851" w:hanging="851"/>
      </w:pPr>
      <w:bookmarkStart w:id="441" w:name="_Toc503360620"/>
      <w:r w:rsidRPr="00AE0DB5">
        <w:rPr>
          <w:rFonts w:hint="eastAsia"/>
        </w:rPr>
        <w:t>飞行放行的依据</w:t>
      </w:r>
      <w:bookmarkEnd w:id="441"/>
    </w:p>
    <w:p w14:paraId="5F716B4F" w14:textId="77777777" w:rsidR="00A22ECF" w:rsidRPr="00AE0DB5" w:rsidRDefault="00A22ECF" w:rsidP="005959F9">
      <w:pPr>
        <w:pStyle w:val="3"/>
        <w:keepNext w:val="0"/>
        <w:numPr>
          <w:ilvl w:val="0"/>
          <w:numId w:val="175"/>
        </w:numPr>
        <w:kinsoku w:val="0"/>
        <w:overflowPunct w:val="0"/>
        <w:autoSpaceDE w:val="0"/>
        <w:autoSpaceDN w:val="0"/>
      </w:pPr>
      <w:bookmarkStart w:id="442" w:name="_Toc503360621"/>
      <w:r w:rsidRPr="00AE0DB5">
        <w:rPr>
          <w:rFonts w:hint="eastAsia"/>
        </w:rPr>
        <w:t>飞机适航性检查</w:t>
      </w:r>
      <w:bookmarkEnd w:id="442"/>
    </w:p>
    <w:p w14:paraId="5F716B50" w14:textId="77777777" w:rsidR="00A22ECF" w:rsidRPr="00AE0DB5" w:rsidRDefault="00A22ECF" w:rsidP="002F404F">
      <w:pPr>
        <w:kinsoku w:val="0"/>
        <w:overflowPunct w:val="0"/>
        <w:autoSpaceDE w:val="0"/>
        <w:autoSpaceDN w:val="0"/>
        <w:ind w:left="851"/>
      </w:pPr>
      <w:r w:rsidRPr="00AE0DB5">
        <w:rPr>
          <w:rFonts w:hint="eastAsia"/>
        </w:rPr>
        <w:t>在每次飞行准备前，飞行签派员和机长应当确认该飞机处于适航状态，并安装有局方规定的适合于该航线运行的仪表和设备，否则不得放行该次飞行。</w:t>
      </w:r>
    </w:p>
    <w:p w14:paraId="5F716B51" w14:textId="77777777" w:rsidR="00A22ECF" w:rsidRPr="00AE0DB5" w:rsidRDefault="00A22ECF" w:rsidP="002F404F">
      <w:pPr>
        <w:kinsoku w:val="0"/>
        <w:overflowPunct w:val="0"/>
        <w:autoSpaceDE w:val="0"/>
        <w:autoSpaceDN w:val="0"/>
        <w:ind w:left="851"/>
      </w:pPr>
      <w:r w:rsidRPr="00AE0DB5">
        <w:rPr>
          <w:rFonts w:hint="eastAsia"/>
        </w:rPr>
        <w:t>飞行签派员检查机务工程部门发布</w:t>
      </w:r>
      <w:r w:rsidR="00402A5A" w:rsidRPr="00936B76">
        <w:rPr>
          <w:rFonts w:hint="eastAsia"/>
        </w:rPr>
        <w:t>在</w:t>
      </w:r>
      <w:r w:rsidR="00402A5A" w:rsidRPr="00936B76">
        <w:rPr>
          <w:rFonts w:hint="eastAsia"/>
        </w:rPr>
        <w:t>FOC</w:t>
      </w:r>
      <w:r w:rsidR="00402A5A" w:rsidRPr="00936B76">
        <w:rPr>
          <w:rFonts w:hint="eastAsia"/>
        </w:rPr>
        <w:t>系统中</w:t>
      </w:r>
      <w:r w:rsidRPr="00936B76">
        <w:rPr>
          <w:rFonts w:hint="eastAsia"/>
        </w:rPr>
        <w:t>的</w:t>
      </w:r>
      <w:r w:rsidRPr="00AE0DB5">
        <w:rPr>
          <w:rFonts w:hint="eastAsia"/>
        </w:rPr>
        <w:t>故障保留单（</w:t>
      </w:r>
      <w:r w:rsidRPr="00AE0DB5">
        <w:rPr>
          <w:rFonts w:hint="eastAsia"/>
        </w:rPr>
        <w:t>DD</w:t>
      </w:r>
      <w:r w:rsidRPr="00AE0DB5">
        <w:rPr>
          <w:rFonts w:hint="eastAsia"/>
        </w:rPr>
        <w:t>单），了解飞机保留故障的具体情况，以及标注的相关说明。查阅该机型的公司最低设备清单（</w:t>
      </w:r>
      <w:r w:rsidRPr="00AE0DB5">
        <w:rPr>
          <w:rFonts w:hint="eastAsia"/>
        </w:rPr>
        <w:t>MEL</w:t>
      </w:r>
      <w:r w:rsidRPr="00AE0DB5">
        <w:rPr>
          <w:rFonts w:hint="eastAsia"/>
        </w:rPr>
        <w:t>）和外形缺件清单（</w:t>
      </w:r>
      <w:r w:rsidRPr="00AE0DB5">
        <w:rPr>
          <w:rFonts w:hint="eastAsia"/>
        </w:rPr>
        <w:t>CDL</w:t>
      </w:r>
      <w:r w:rsidRPr="00AE0DB5">
        <w:rPr>
          <w:rFonts w:hint="eastAsia"/>
        </w:rPr>
        <w:t>）相关条款，确认施加在飞机性能限制或重量限制的具体情况，在编制飞行计划和飞行放行单</w:t>
      </w:r>
      <w:r w:rsidRPr="00AE0DB5">
        <w:rPr>
          <w:rFonts w:hint="eastAsia"/>
        </w:rPr>
        <w:lastRenderedPageBreak/>
        <w:t>时考虑这些因素。使起飞油量、飞行高度、飞机重量和载重平衡等符合限制条件。</w:t>
      </w:r>
    </w:p>
    <w:p w14:paraId="5F716B52" w14:textId="77777777" w:rsidR="00A22ECF" w:rsidRPr="00AE0DB5" w:rsidRDefault="00A22ECF" w:rsidP="002F404F">
      <w:pPr>
        <w:kinsoku w:val="0"/>
        <w:overflowPunct w:val="0"/>
        <w:autoSpaceDE w:val="0"/>
        <w:autoSpaceDN w:val="0"/>
        <w:ind w:left="851"/>
      </w:pPr>
      <w:r w:rsidRPr="00AE0DB5">
        <w:rPr>
          <w:rFonts w:hint="eastAsia"/>
        </w:rPr>
        <w:t>当航班飞行使用缩小垂直间隔区域</w:t>
      </w:r>
      <w:r w:rsidRPr="00AE0DB5">
        <w:rPr>
          <w:rFonts w:hint="eastAsia"/>
        </w:rPr>
        <w:t>RVSM</w:t>
      </w:r>
      <w:r w:rsidRPr="00AE0DB5">
        <w:rPr>
          <w:rFonts w:hint="eastAsia"/>
        </w:rPr>
        <w:t>、计划的二次放行和特殊机场时，按照公司特殊运行手册规定的程序进行飞行放行，并确定所需机载设备符合特殊运行的适航要求。</w:t>
      </w:r>
    </w:p>
    <w:p w14:paraId="5F716B53" w14:textId="77777777" w:rsidR="00A22ECF" w:rsidRPr="00AE0DB5" w:rsidRDefault="00A22ECF" w:rsidP="005959F9">
      <w:pPr>
        <w:pStyle w:val="3"/>
        <w:keepNext w:val="0"/>
        <w:numPr>
          <w:ilvl w:val="0"/>
          <w:numId w:val="175"/>
        </w:numPr>
        <w:kinsoku w:val="0"/>
        <w:overflowPunct w:val="0"/>
        <w:autoSpaceDE w:val="0"/>
        <w:autoSpaceDN w:val="0"/>
      </w:pPr>
      <w:bookmarkStart w:id="443" w:name="_Toc503360622"/>
      <w:r w:rsidRPr="00AE0DB5">
        <w:rPr>
          <w:rFonts w:hint="eastAsia"/>
        </w:rPr>
        <w:t>载重平衡数据</w:t>
      </w:r>
      <w:bookmarkEnd w:id="443"/>
    </w:p>
    <w:p w14:paraId="5F716B54" w14:textId="77777777" w:rsidR="00DF6A84" w:rsidRDefault="00D27BE0" w:rsidP="00403876">
      <w:pPr>
        <w:kinsoku w:val="0"/>
        <w:overflowPunct w:val="0"/>
        <w:autoSpaceDE w:val="0"/>
        <w:autoSpaceDN w:val="0"/>
        <w:ind w:left="851"/>
      </w:pPr>
      <w:r w:rsidRPr="00AE0DB5">
        <w:rPr>
          <w:rFonts w:hint="eastAsia"/>
        </w:rPr>
        <w:t>飞行签派员至少在航班预计起飞前</w:t>
      </w:r>
      <w:r w:rsidRPr="00936B76">
        <w:rPr>
          <w:rFonts w:hint="eastAsia"/>
        </w:rPr>
        <w:t>三</w:t>
      </w:r>
      <w:r w:rsidRPr="00AE0DB5">
        <w:rPr>
          <w:rFonts w:hint="eastAsia"/>
        </w:rPr>
        <w:t>小时，</w:t>
      </w:r>
      <w:r w:rsidRPr="00936B76">
        <w:rPr>
          <w:rFonts w:hint="eastAsia"/>
        </w:rPr>
        <w:t>根据</w:t>
      </w:r>
      <w:r w:rsidRPr="00936B76">
        <w:rPr>
          <w:rFonts w:hint="eastAsia"/>
        </w:rPr>
        <w:t>FOC</w:t>
      </w:r>
      <w:r w:rsidRPr="00936B76">
        <w:rPr>
          <w:rFonts w:hint="eastAsia"/>
        </w:rPr>
        <w:t>系统中</w:t>
      </w:r>
      <w:r w:rsidRPr="00AE0DB5">
        <w:rPr>
          <w:rFonts w:hint="eastAsia"/>
        </w:rPr>
        <w:t>载重平衡人员</w:t>
      </w:r>
      <w:r w:rsidRPr="00936B76">
        <w:rPr>
          <w:rFonts w:hint="eastAsia"/>
        </w:rPr>
        <w:t>录入的预计业载数据</w:t>
      </w:r>
      <w:r w:rsidRPr="00AE0DB5">
        <w:rPr>
          <w:rFonts w:hint="eastAsia"/>
        </w:rPr>
        <w:t>制作飞行计划，并将该航班的起飞油量、航线耗油和业载限制通知载重平衡人员。当实际业载和预计业载相差超过载重平衡控制规定的数量时，载重平衡人员及时通知签派员重新计算油量，飞行签派员和机长确定飞行的起飞油量，必要时补加燃油并把这一结果通知</w:t>
      </w:r>
      <w:r>
        <w:rPr>
          <w:rFonts w:hint="eastAsia"/>
        </w:rPr>
        <w:t>配</w:t>
      </w:r>
      <w:r w:rsidRPr="00936B76">
        <w:rPr>
          <w:rFonts w:hint="eastAsia"/>
        </w:rPr>
        <w:t>载平衡人员</w:t>
      </w:r>
      <w:r w:rsidRPr="00AE0DB5">
        <w:rPr>
          <w:rFonts w:hint="eastAsia"/>
        </w:rPr>
        <w:t>。</w:t>
      </w:r>
      <w:smartTag w:uri="urn:schemas-microsoft-com:office:smarttags" w:element="chsdate">
        <w:smartTagPr>
          <w:attr w:name="IsROCDate" w:val="False"/>
          <w:attr w:name="IsLunarDate" w:val="False"/>
          <w:attr w:name="Day" w:val="30"/>
          <w:attr w:name="Month" w:val="12"/>
          <w:attr w:name="Year" w:val="1899"/>
        </w:smartTagPr>
      </w:smartTag>
    </w:p>
    <w:p w14:paraId="5F716B55" w14:textId="77777777" w:rsidR="00AB4F95" w:rsidRPr="00AE0DB5" w:rsidRDefault="00A22ECF" w:rsidP="005959F9">
      <w:pPr>
        <w:pStyle w:val="3"/>
        <w:keepNext w:val="0"/>
        <w:numPr>
          <w:ilvl w:val="0"/>
          <w:numId w:val="175"/>
        </w:numPr>
        <w:kinsoku w:val="0"/>
        <w:overflowPunct w:val="0"/>
        <w:autoSpaceDE w:val="0"/>
        <w:autoSpaceDN w:val="0"/>
      </w:pPr>
      <w:bookmarkStart w:id="444" w:name="_Toc503360623"/>
      <w:r w:rsidRPr="00AE0DB5">
        <w:rPr>
          <w:rFonts w:hint="eastAsia"/>
        </w:rPr>
        <w:t>飞行高度和飞行高度层的确定</w:t>
      </w:r>
      <w:bookmarkEnd w:id="444"/>
    </w:p>
    <w:p w14:paraId="5F716B56" w14:textId="77777777" w:rsidR="00A22ECF" w:rsidRPr="00AE0DB5" w:rsidRDefault="00A22ECF" w:rsidP="00403876">
      <w:pPr>
        <w:kinsoku w:val="0"/>
        <w:overflowPunct w:val="0"/>
        <w:autoSpaceDE w:val="0"/>
        <w:autoSpaceDN w:val="0"/>
        <w:ind w:left="851"/>
      </w:pPr>
      <w:r w:rsidRPr="00AE0DB5">
        <w:rPr>
          <w:rFonts w:hint="eastAsia"/>
        </w:rPr>
        <w:t>飞行高度或飞行高度层的选择，国内飞行根据“飞行管制一号规定”的高度层配置要求，国际飞行要根据飞越国家、地区或区域规定的高度层配备规定、飞机性能限制和气象有利原则选择合适的飞行高度或飞行高度层。在</w:t>
      </w:r>
      <w:r w:rsidRPr="00AE0DB5">
        <w:rPr>
          <w:rFonts w:hint="eastAsia"/>
        </w:rPr>
        <w:t>RVSM</w:t>
      </w:r>
      <w:r w:rsidRPr="00AE0DB5">
        <w:rPr>
          <w:rFonts w:hint="eastAsia"/>
        </w:rPr>
        <w:t>区域飞行时，要考虑过渡区和</w:t>
      </w:r>
      <w:r w:rsidRPr="00AE0DB5">
        <w:rPr>
          <w:rFonts w:hint="eastAsia"/>
        </w:rPr>
        <w:t>RVSM</w:t>
      </w:r>
      <w:r w:rsidRPr="00AE0DB5">
        <w:rPr>
          <w:rFonts w:hint="eastAsia"/>
        </w:rPr>
        <w:t>区域高度层配置。同</w:t>
      </w:r>
      <w:r w:rsidRPr="00AE0DB5">
        <w:rPr>
          <w:rFonts w:hint="eastAsia"/>
        </w:rPr>
        <w:lastRenderedPageBreak/>
        <w:t>时，保证航线高度（高度层）选择不得低于航线的最低安全高度，且保证：</w:t>
      </w:r>
    </w:p>
    <w:p w14:paraId="5F716B57" w14:textId="77777777" w:rsidR="00A22ECF" w:rsidRPr="00217276" w:rsidRDefault="00A22ECF" w:rsidP="005959F9">
      <w:pPr>
        <w:pStyle w:val="3"/>
        <w:keepNext w:val="0"/>
        <w:numPr>
          <w:ilvl w:val="0"/>
          <w:numId w:val="28"/>
        </w:numPr>
        <w:kinsoku w:val="0"/>
        <w:overflowPunct w:val="0"/>
        <w:autoSpaceDE w:val="0"/>
        <w:autoSpaceDN w:val="0"/>
        <w:ind w:left="851" w:hanging="851"/>
      </w:pPr>
      <w:bookmarkStart w:id="445" w:name="_Toc503360624"/>
      <w:r w:rsidRPr="00217276">
        <w:rPr>
          <w:rFonts w:hint="eastAsia"/>
        </w:rPr>
        <w:t>实施运行的任何飞机在昼间按目视飞行规则运行时不得在距地表、山峰、丘陵或其他障碍物</w:t>
      </w:r>
      <w:smartTag w:uri="urn:schemas-microsoft-com:office:smarttags" w:element="chmetcnv">
        <w:smartTagPr>
          <w:attr w:name="TCSC" w:val="0"/>
          <w:attr w:name="NumberType" w:val="1"/>
          <w:attr w:name="Negative" w:val="False"/>
          <w:attr w:name="HasSpace" w:val="False"/>
          <w:attr w:name="SourceValue" w:val="300"/>
          <w:attr w:name="UnitName" w:val="米"/>
        </w:smartTagPr>
        <w:r w:rsidRPr="00217276">
          <w:rPr>
            <w:rFonts w:hint="eastAsia"/>
          </w:rPr>
          <w:t>300</w:t>
        </w:r>
        <w:r w:rsidRPr="00217276">
          <w:rPr>
            <w:rFonts w:hint="eastAsia"/>
          </w:rPr>
          <w:t>米</w:t>
        </w:r>
      </w:smartTag>
      <w:r w:rsidRPr="00217276">
        <w:rPr>
          <w:rFonts w:hint="eastAsia"/>
        </w:rPr>
        <w:t>(</w:t>
      </w:r>
      <w:smartTag w:uri="urn:schemas-microsoft-com:office:smarttags" w:element="chmetcnv">
        <w:smartTagPr>
          <w:attr w:name="TCSC" w:val="0"/>
          <w:attr w:name="NumberType" w:val="1"/>
          <w:attr w:name="Negative" w:val="False"/>
          <w:attr w:name="HasSpace" w:val="False"/>
          <w:attr w:name="SourceValue" w:val="1000"/>
          <w:attr w:name="UnitName" w:val="英尺"/>
        </w:smartTagPr>
        <w:r w:rsidRPr="00217276">
          <w:rPr>
            <w:rFonts w:hint="eastAsia"/>
          </w:rPr>
          <w:t>1000</w:t>
        </w:r>
        <w:r w:rsidRPr="00217276">
          <w:rPr>
            <w:rFonts w:hint="eastAsia"/>
          </w:rPr>
          <w:t>英尺</w:t>
        </w:r>
      </w:smartTag>
      <w:r w:rsidRPr="00217276">
        <w:rPr>
          <w:rFonts w:hint="eastAsia"/>
        </w:rPr>
        <w:t>)</w:t>
      </w:r>
      <w:r w:rsidRPr="00217276">
        <w:rPr>
          <w:rFonts w:hint="eastAsia"/>
        </w:rPr>
        <w:t>的高度以下飞行；</w:t>
      </w:r>
      <w:bookmarkEnd w:id="445"/>
    </w:p>
    <w:p w14:paraId="5F716B58" w14:textId="77777777" w:rsidR="00A22ECF" w:rsidRPr="00217276" w:rsidRDefault="00A22ECF" w:rsidP="005959F9">
      <w:pPr>
        <w:pStyle w:val="3"/>
        <w:keepNext w:val="0"/>
        <w:numPr>
          <w:ilvl w:val="0"/>
          <w:numId w:val="28"/>
        </w:numPr>
        <w:kinsoku w:val="0"/>
        <w:overflowPunct w:val="0"/>
        <w:autoSpaceDE w:val="0"/>
        <w:autoSpaceDN w:val="0"/>
        <w:ind w:left="851" w:hanging="851"/>
      </w:pPr>
      <w:bookmarkStart w:id="446" w:name="_Toc503360625"/>
      <w:r w:rsidRPr="00217276">
        <w:rPr>
          <w:rFonts w:hint="eastAsia"/>
        </w:rPr>
        <w:t>实施运行的任何飞机按仪表飞行规则运行时，在距预定航道中心线两侧各</w:t>
      </w:r>
      <w:smartTag w:uri="urn:schemas-microsoft-com:office:smarttags" w:element="chmetcnv">
        <w:smartTagPr>
          <w:attr w:name="TCSC" w:val="0"/>
          <w:attr w:name="NumberType" w:val="1"/>
          <w:attr w:name="Negative" w:val="False"/>
          <w:attr w:name="HasSpace" w:val="False"/>
          <w:attr w:name="SourceValue" w:val="25"/>
          <w:attr w:name="UnitName" w:val="公里"/>
        </w:smartTagPr>
        <w:r w:rsidRPr="00217276">
          <w:rPr>
            <w:rFonts w:hint="eastAsia"/>
          </w:rPr>
          <w:t>25</w:t>
        </w:r>
        <w:r w:rsidRPr="00217276">
          <w:rPr>
            <w:rFonts w:hint="eastAsia"/>
          </w:rPr>
          <w:t>公里</w:t>
        </w:r>
      </w:smartTag>
      <w:r w:rsidRPr="00217276">
        <w:rPr>
          <w:rFonts w:hint="eastAsia"/>
        </w:rPr>
        <w:t>(12.5</w:t>
      </w:r>
      <w:r w:rsidRPr="00217276">
        <w:rPr>
          <w:rFonts w:hint="eastAsia"/>
        </w:rPr>
        <w:t>海里</w:t>
      </w:r>
      <w:r w:rsidRPr="00217276">
        <w:rPr>
          <w:rFonts w:hint="eastAsia"/>
        </w:rPr>
        <w:t>)</w:t>
      </w:r>
      <w:r w:rsidRPr="00217276">
        <w:rPr>
          <w:rFonts w:hint="eastAsia"/>
        </w:rPr>
        <w:t>水平距离范围内，在平原地区不得在距最高障碍物</w:t>
      </w:r>
      <w:smartTag w:uri="urn:schemas-microsoft-com:office:smarttags" w:element="chmetcnv">
        <w:smartTagPr>
          <w:attr w:name="TCSC" w:val="0"/>
          <w:attr w:name="NumberType" w:val="1"/>
          <w:attr w:name="Negative" w:val="False"/>
          <w:attr w:name="HasSpace" w:val="False"/>
          <w:attr w:name="SourceValue" w:val="400"/>
          <w:attr w:name="UnitName" w:val="米"/>
        </w:smartTagPr>
        <w:r w:rsidRPr="00217276">
          <w:rPr>
            <w:rFonts w:hint="eastAsia"/>
          </w:rPr>
          <w:t>400</w:t>
        </w:r>
        <w:r w:rsidRPr="00217276">
          <w:rPr>
            <w:rFonts w:hint="eastAsia"/>
          </w:rPr>
          <w:t>米</w:t>
        </w:r>
      </w:smartTag>
      <w:r w:rsidRPr="00217276">
        <w:rPr>
          <w:rFonts w:hint="eastAsia"/>
        </w:rPr>
        <w:t>(</w:t>
      </w:r>
      <w:smartTag w:uri="urn:schemas-microsoft-com:office:smarttags" w:element="chmetcnv">
        <w:smartTagPr>
          <w:attr w:name="TCSC" w:val="0"/>
          <w:attr w:name="NumberType" w:val="1"/>
          <w:attr w:name="Negative" w:val="False"/>
          <w:attr w:name="HasSpace" w:val="False"/>
          <w:attr w:name="SourceValue" w:val="1300"/>
          <w:attr w:name="UnitName" w:val="英尺"/>
        </w:smartTagPr>
        <w:r w:rsidRPr="00217276">
          <w:rPr>
            <w:rFonts w:hint="eastAsia"/>
          </w:rPr>
          <w:t>1300</w:t>
        </w:r>
        <w:r w:rsidRPr="00217276">
          <w:rPr>
            <w:rFonts w:hint="eastAsia"/>
          </w:rPr>
          <w:t>英尺</w:t>
        </w:r>
      </w:smartTag>
      <w:r w:rsidRPr="00217276">
        <w:rPr>
          <w:rFonts w:hint="eastAsia"/>
        </w:rPr>
        <w:t>)</w:t>
      </w:r>
      <w:r w:rsidRPr="00217276">
        <w:rPr>
          <w:rFonts w:hint="eastAsia"/>
        </w:rPr>
        <w:t>的高度以下，在丘陵和山区不得在距最高障碍物</w:t>
      </w:r>
      <w:smartTag w:uri="urn:schemas-microsoft-com:office:smarttags" w:element="chmetcnv">
        <w:smartTagPr>
          <w:attr w:name="TCSC" w:val="0"/>
          <w:attr w:name="NumberType" w:val="1"/>
          <w:attr w:name="Negative" w:val="False"/>
          <w:attr w:name="HasSpace" w:val="False"/>
          <w:attr w:name="SourceValue" w:val="600"/>
          <w:attr w:name="UnitName" w:val="米"/>
        </w:smartTagPr>
        <w:r w:rsidRPr="00217276">
          <w:rPr>
            <w:rFonts w:hint="eastAsia"/>
          </w:rPr>
          <w:t>600</w:t>
        </w:r>
        <w:r w:rsidRPr="00217276">
          <w:rPr>
            <w:rFonts w:hint="eastAsia"/>
          </w:rPr>
          <w:t>米</w:t>
        </w:r>
      </w:smartTag>
      <w:r w:rsidRPr="00217276">
        <w:rPr>
          <w:rFonts w:hint="eastAsia"/>
        </w:rPr>
        <w:t>(</w:t>
      </w:r>
      <w:smartTag w:uri="urn:schemas-microsoft-com:office:smarttags" w:element="chmetcnv">
        <w:smartTagPr>
          <w:attr w:name="TCSC" w:val="0"/>
          <w:attr w:name="NumberType" w:val="1"/>
          <w:attr w:name="Negative" w:val="False"/>
          <w:attr w:name="HasSpace" w:val="False"/>
          <w:attr w:name="SourceValue" w:val="2000"/>
          <w:attr w:name="UnitName" w:val="英尺"/>
        </w:smartTagPr>
        <w:r w:rsidRPr="00217276">
          <w:rPr>
            <w:rFonts w:hint="eastAsia"/>
          </w:rPr>
          <w:t>2000</w:t>
        </w:r>
        <w:r w:rsidRPr="00217276">
          <w:rPr>
            <w:rFonts w:hint="eastAsia"/>
          </w:rPr>
          <w:t>英尺</w:t>
        </w:r>
      </w:smartTag>
      <w:r w:rsidRPr="00217276">
        <w:rPr>
          <w:rFonts w:hint="eastAsia"/>
        </w:rPr>
        <w:t>)</w:t>
      </w:r>
      <w:r w:rsidRPr="00217276">
        <w:rPr>
          <w:rFonts w:hint="eastAsia"/>
        </w:rPr>
        <w:t>的高度以下飞行。</w:t>
      </w:r>
      <w:bookmarkEnd w:id="446"/>
    </w:p>
    <w:p w14:paraId="5F716B59" w14:textId="77777777" w:rsidR="00A22ECF" w:rsidRPr="00AE0DB5" w:rsidRDefault="00A22ECF" w:rsidP="005959F9">
      <w:pPr>
        <w:pStyle w:val="3"/>
        <w:keepNext w:val="0"/>
        <w:numPr>
          <w:ilvl w:val="0"/>
          <w:numId w:val="175"/>
        </w:numPr>
        <w:kinsoku w:val="0"/>
        <w:overflowPunct w:val="0"/>
        <w:autoSpaceDE w:val="0"/>
        <w:autoSpaceDN w:val="0"/>
      </w:pPr>
      <w:bookmarkStart w:id="447" w:name="_Toc503360626"/>
      <w:r w:rsidRPr="00AE0DB5">
        <w:rPr>
          <w:rFonts w:hint="eastAsia"/>
        </w:rPr>
        <w:t>航行通告和天气资料分析</w:t>
      </w:r>
      <w:bookmarkEnd w:id="447"/>
    </w:p>
    <w:p w14:paraId="5F716B5A" w14:textId="77777777" w:rsidR="00A22ECF" w:rsidRPr="00AE0DB5" w:rsidRDefault="007F6A0A" w:rsidP="00403876">
      <w:pPr>
        <w:kinsoku w:val="0"/>
        <w:overflowPunct w:val="0"/>
        <w:autoSpaceDE w:val="0"/>
        <w:autoSpaceDN w:val="0"/>
        <w:ind w:left="851"/>
      </w:pPr>
      <w:r w:rsidRPr="00AE0DB5">
        <w:rPr>
          <w:rFonts w:hint="eastAsia"/>
        </w:rPr>
        <w:t>机长与</w:t>
      </w:r>
      <w:r w:rsidR="00A22ECF" w:rsidRPr="00AE0DB5">
        <w:rPr>
          <w:rFonts w:hint="eastAsia"/>
        </w:rPr>
        <w:t>飞行签派员</w:t>
      </w:r>
      <w:r w:rsidRPr="00AE0DB5">
        <w:rPr>
          <w:rFonts w:hint="eastAsia"/>
        </w:rPr>
        <w:t>共同</w:t>
      </w:r>
      <w:r w:rsidR="00A22ECF" w:rsidRPr="00AE0DB5">
        <w:rPr>
          <w:rFonts w:hint="eastAsia"/>
        </w:rPr>
        <w:t>负责查阅与放行航班相关的航行通告，检查飞行航路、机场设备的保障情况和有关限制，保证在航路上具有足够的，并工作状态完好的地面导航设施为飞机导航，其导航精度符合</w:t>
      </w:r>
      <w:r w:rsidR="00A22ECF" w:rsidRPr="00AE0DB5">
        <w:rPr>
          <w:rFonts w:hint="eastAsia"/>
        </w:rPr>
        <w:t>ATC</w:t>
      </w:r>
      <w:r w:rsidR="00A22ECF" w:rsidRPr="00AE0DB5">
        <w:rPr>
          <w:rFonts w:hint="eastAsia"/>
        </w:rPr>
        <w:t>要求，并保证该次运行所必需的导航精度范围，引导飞机飞至《飞行放行单》中所列出的正常使用机场、临时使用机场、加油机场或备降机场。</w:t>
      </w:r>
    </w:p>
    <w:p w14:paraId="5F716B5B" w14:textId="77777777" w:rsidR="00A22ECF" w:rsidRPr="00AE0DB5" w:rsidRDefault="00983BB3" w:rsidP="00403876">
      <w:pPr>
        <w:kinsoku w:val="0"/>
        <w:overflowPunct w:val="0"/>
        <w:autoSpaceDE w:val="0"/>
        <w:autoSpaceDN w:val="0"/>
        <w:ind w:left="851"/>
      </w:pPr>
      <w:r w:rsidRPr="00AE0DB5">
        <w:rPr>
          <w:rFonts w:hint="eastAsia"/>
        </w:rPr>
        <w:t>机</w:t>
      </w:r>
      <w:r w:rsidR="002D3B2D" w:rsidRPr="00AE0DB5">
        <w:rPr>
          <w:rFonts w:hint="eastAsia"/>
        </w:rPr>
        <w:t>长</w:t>
      </w:r>
      <w:r w:rsidRPr="00AE0DB5">
        <w:rPr>
          <w:rFonts w:hint="eastAsia"/>
        </w:rPr>
        <w:t>和</w:t>
      </w:r>
      <w:r w:rsidR="00A22ECF" w:rsidRPr="00AE0DB5">
        <w:rPr>
          <w:rFonts w:hint="eastAsia"/>
        </w:rPr>
        <w:t>飞行签派员放行飞机前，应当完全熟悉所飞航路、</w:t>
      </w:r>
      <w:r w:rsidR="00A22ECF" w:rsidRPr="00AE0DB5">
        <w:rPr>
          <w:rFonts w:hint="eastAsia"/>
        </w:rPr>
        <w:lastRenderedPageBreak/>
        <w:t>机场的气象实况报告和预报，否则不得放行该次飞行。查阅相关的资料，确定起飞机场、目的地机场和备降机场的最低天气标准，即批准的公司运行标准、机场公布的运行标准和飞机性能限制的运行标准三者的较高值。</w:t>
      </w:r>
    </w:p>
    <w:p w14:paraId="5F716B5C" w14:textId="77777777" w:rsidR="00A22ECF" w:rsidRPr="00AE0DB5" w:rsidRDefault="00A22ECF" w:rsidP="00403876">
      <w:pPr>
        <w:kinsoku w:val="0"/>
        <w:overflowPunct w:val="0"/>
        <w:autoSpaceDE w:val="0"/>
        <w:autoSpaceDN w:val="0"/>
        <w:ind w:left="851"/>
      </w:pPr>
      <w:r w:rsidRPr="00AE0DB5">
        <w:rPr>
          <w:rFonts w:hint="eastAsia"/>
        </w:rPr>
        <w:t>除经特殊批准航路按目视飞行规则的飞行外，公司所有飞行必须按仪表飞行规则放行飞机。飞行前，应当确认相应的天气实况报告、预报或两者的组合，表明在《飞行放行单》中所列的目的地机场的天气条件，在飞机预计到达时等于或高于该机场最低着陆天气标准。</w:t>
      </w:r>
    </w:p>
    <w:p w14:paraId="5F716B5D" w14:textId="77777777" w:rsidR="00670E43" w:rsidRPr="00AE0DB5" w:rsidRDefault="00A22ECF" w:rsidP="00403876">
      <w:pPr>
        <w:kinsoku w:val="0"/>
        <w:overflowPunct w:val="0"/>
        <w:autoSpaceDE w:val="0"/>
        <w:autoSpaceDN w:val="0"/>
        <w:ind w:left="851"/>
      </w:pPr>
      <w:r w:rsidRPr="00AE0DB5">
        <w:rPr>
          <w:rFonts w:hint="eastAsia"/>
        </w:rPr>
        <w:t>当起飞机场天气高于起飞标准，而低于该机场的最低着陆标准时，选择起飞备降机场。</w:t>
      </w:r>
    </w:p>
    <w:p w14:paraId="5F716B5E" w14:textId="77777777" w:rsidR="00A22ECF" w:rsidRPr="00AE0DB5" w:rsidRDefault="00A22ECF" w:rsidP="00403876">
      <w:pPr>
        <w:kinsoku w:val="0"/>
        <w:overflowPunct w:val="0"/>
        <w:autoSpaceDE w:val="0"/>
        <w:autoSpaceDN w:val="0"/>
        <w:ind w:left="851"/>
      </w:pPr>
      <w:r w:rsidRPr="00AE0DB5">
        <w:rPr>
          <w:rFonts w:hint="eastAsia"/>
        </w:rPr>
        <w:t>当起飞机场存在拒绝返航的运行条件时（如起飞机场宵禁等），应选择起飞备降机场。</w:t>
      </w:r>
      <w:r w:rsidR="00670E43" w:rsidRPr="00AE0DB5">
        <w:rPr>
          <w:rFonts w:hint="eastAsia"/>
        </w:rPr>
        <w:t>起飞备降机场的选择参见运行手册</w:t>
      </w:r>
      <w:r w:rsidR="00670E43" w:rsidRPr="00AE0DB5">
        <w:rPr>
          <w:rFonts w:hint="eastAsia"/>
        </w:rPr>
        <w:t>5.2.9</w:t>
      </w:r>
      <w:r w:rsidR="00670E43" w:rsidRPr="00AE0DB5">
        <w:rPr>
          <w:rFonts w:hint="eastAsia"/>
        </w:rPr>
        <w:t>条规定</w:t>
      </w:r>
      <w:r w:rsidR="007C13D0" w:rsidRPr="00AE0DB5">
        <w:rPr>
          <w:rFonts w:hint="eastAsia"/>
        </w:rPr>
        <w:t>来</w:t>
      </w:r>
      <w:r w:rsidR="003F71FB" w:rsidRPr="00AE0DB5">
        <w:rPr>
          <w:rFonts w:hint="eastAsia"/>
        </w:rPr>
        <w:t>选择起飞备降</w:t>
      </w:r>
      <w:r w:rsidR="00670E43" w:rsidRPr="00AE0DB5">
        <w:rPr>
          <w:rFonts w:hint="eastAsia"/>
        </w:rPr>
        <w:t>机场。</w:t>
      </w:r>
    </w:p>
    <w:p w14:paraId="5F716B5F" w14:textId="77777777" w:rsidR="00A22ECF" w:rsidRPr="00AE0DB5" w:rsidRDefault="00A22ECF" w:rsidP="00403876">
      <w:pPr>
        <w:kinsoku w:val="0"/>
        <w:overflowPunct w:val="0"/>
        <w:autoSpaceDE w:val="0"/>
        <w:autoSpaceDN w:val="0"/>
        <w:ind w:left="851"/>
        <w:rPr>
          <w:u w:val="single"/>
        </w:rPr>
      </w:pPr>
      <w:r w:rsidRPr="00AE0DB5">
        <w:rPr>
          <w:rFonts w:hint="eastAsia"/>
        </w:rPr>
        <w:t>飞行签派员为每次飞行至少选择一个目的地备降机场，其天气条件必须符合《运行手册》</w:t>
      </w:r>
      <w:smartTag w:uri="urn:schemas-microsoft-com:office:smarttags" w:element="chsdate">
        <w:smartTagPr>
          <w:attr w:name="Year" w:val="1899"/>
          <w:attr w:name="Month" w:val="12"/>
          <w:attr w:name="Day" w:val="30"/>
          <w:attr w:name="IsLunarDate" w:val="False"/>
          <w:attr w:name="IsROCDate" w:val="False"/>
        </w:smartTagPr>
        <w:r w:rsidRPr="00AE0DB5">
          <w:rPr>
            <w:rFonts w:hint="eastAsia"/>
          </w:rPr>
          <w:t>5.2.10</w:t>
        </w:r>
      </w:smartTag>
      <w:r w:rsidRPr="00AE0DB5">
        <w:rPr>
          <w:rFonts w:hint="eastAsia"/>
        </w:rPr>
        <w:t>条款备降机场最低天气标准的规定；当目的地机场和第一备降机场的天气条件预报处于边缘状态时，应当再指定至少一个备降机场。</w:t>
      </w:r>
    </w:p>
    <w:p w14:paraId="5F716B60" w14:textId="77777777" w:rsidR="00A22ECF" w:rsidRPr="00AE0DB5" w:rsidRDefault="00A22ECF" w:rsidP="005959F9">
      <w:pPr>
        <w:pStyle w:val="3"/>
        <w:keepNext w:val="0"/>
        <w:numPr>
          <w:ilvl w:val="0"/>
          <w:numId w:val="175"/>
        </w:numPr>
        <w:kinsoku w:val="0"/>
        <w:overflowPunct w:val="0"/>
        <w:autoSpaceDE w:val="0"/>
        <w:autoSpaceDN w:val="0"/>
      </w:pPr>
      <w:bookmarkStart w:id="448" w:name="_Toc503360627"/>
      <w:r w:rsidRPr="00AE0DB5">
        <w:rPr>
          <w:rFonts w:hint="eastAsia"/>
        </w:rPr>
        <w:t>按新机长标准的飞行放行</w:t>
      </w:r>
      <w:bookmarkEnd w:id="448"/>
    </w:p>
    <w:p w14:paraId="5F716B61" w14:textId="77777777" w:rsidR="00A22ECF" w:rsidRPr="00AE0DB5" w:rsidRDefault="00A22ECF" w:rsidP="00403876">
      <w:pPr>
        <w:kinsoku w:val="0"/>
        <w:overflowPunct w:val="0"/>
        <w:autoSpaceDE w:val="0"/>
        <w:autoSpaceDN w:val="0"/>
        <w:ind w:left="851"/>
      </w:pPr>
      <w:r w:rsidRPr="00AE0DB5">
        <w:rPr>
          <w:rFonts w:hint="eastAsia"/>
        </w:rPr>
        <w:t>当航班机长为新机长时，</w:t>
      </w:r>
      <w:r w:rsidR="003A7521" w:rsidRPr="00AE0DB5">
        <w:rPr>
          <w:rFonts w:hint="eastAsia"/>
        </w:rPr>
        <w:t>飞行部</w:t>
      </w:r>
      <w:r w:rsidRPr="00AE0DB5">
        <w:rPr>
          <w:rFonts w:hint="eastAsia"/>
        </w:rPr>
        <w:t>在</w:t>
      </w:r>
      <w:r w:rsidR="00402A5A" w:rsidRPr="00936B76">
        <w:rPr>
          <w:rFonts w:hint="eastAsia"/>
        </w:rPr>
        <w:t>维护</w:t>
      </w:r>
      <w:r w:rsidR="00402A5A" w:rsidRPr="00936B76">
        <w:rPr>
          <w:rFonts w:hint="eastAsia"/>
        </w:rPr>
        <w:t>FOC</w:t>
      </w:r>
      <w:r w:rsidR="00402A5A" w:rsidRPr="00936B76">
        <w:rPr>
          <w:rFonts w:hint="eastAsia"/>
        </w:rPr>
        <w:t>系统航班执行</w:t>
      </w:r>
      <w:r w:rsidR="00402A5A" w:rsidRPr="00936B76">
        <w:rPr>
          <w:rFonts w:hint="eastAsia"/>
        </w:rPr>
        <w:lastRenderedPageBreak/>
        <w:t>机组信息</w:t>
      </w:r>
      <w:r w:rsidRPr="00AE0DB5">
        <w:rPr>
          <w:rFonts w:hint="eastAsia"/>
        </w:rPr>
        <w:t>时，必须注明新机长标识。更换机长为新机长时，通知运行控制部签派中心</w:t>
      </w:r>
      <w:r w:rsidRPr="00AE0DB5">
        <w:rPr>
          <w:rFonts w:hint="eastAsia"/>
          <w:spacing w:val="-6"/>
        </w:rPr>
        <w:t>。新机长执行的航班，应执行《运行手册》</w:t>
      </w:r>
      <w:r w:rsidR="00DF6A84">
        <w:rPr>
          <w:rFonts w:hint="eastAsia"/>
          <w:spacing w:val="-6"/>
        </w:rPr>
        <w:t>5</w:t>
      </w:r>
      <w:r w:rsidRPr="00AE0DB5">
        <w:rPr>
          <w:rFonts w:hint="eastAsia"/>
          <w:spacing w:val="-6"/>
        </w:rPr>
        <w:t>.2.11</w:t>
      </w:r>
      <w:r w:rsidRPr="00AE0DB5">
        <w:rPr>
          <w:rFonts w:hint="eastAsia"/>
          <w:spacing w:val="-6"/>
        </w:rPr>
        <w:t>条款</w:t>
      </w:r>
      <w:r w:rsidRPr="00AE0DB5">
        <w:rPr>
          <w:rFonts w:hint="eastAsia"/>
        </w:rPr>
        <w:t>新机长着陆最低标准</w:t>
      </w:r>
      <w:r w:rsidRPr="00AE0DB5">
        <w:rPr>
          <w:rFonts w:hint="eastAsia"/>
          <w:spacing w:val="-6"/>
        </w:rPr>
        <w:t>。</w:t>
      </w:r>
    </w:p>
    <w:p w14:paraId="5F716B62" w14:textId="77777777" w:rsidR="00A22ECF" w:rsidRPr="00AE0DB5" w:rsidRDefault="00A22ECF" w:rsidP="005959F9">
      <w:pPr>
        <w:pStyle w:val="3"/>
        <w:keepNext w:val="0"/>
        <w:numPr>
          <w:ilvl w:val="0"/>
          <w:numId w:val="175"/>
        </w:numPr>
        <w:kinsoku w:val="0"/>
        <w:overflowPunct w:val="0"/>
        <w:autoSpaceDE w:val="0"/>
        <w:autoSpaceDN w:val="0"/>
      </w:pPr>
      <w:bookmarkStart w:id="449" w:name="_Toc503360628"/>
      <w:r w:rsidRPr="00AE0DB5">
        <w:rPr>
          <w:rFonts w:hint="eastAsia"/>
        </w:rPr>
        <w:t>延伸跨水运行的飞行放行</w:t>
      </w:r>
      <w:bookmarkEnd w:id="449"/>
    </w:p>
    <w:p w14:paraId="5F716B63" w14:textId="77777777" w:rsidR="00A22ECF" w:rsidRPr="00403876" w:rsidRDefault="00A22ECF" w:rsidP="00403876">
      <w:pPr>
        <w:kinsoku w:val="0"/>
        <w:overflowPunct w:val="0"/>
        <w:autoSpaceDE w:val="0"/>
        <w:autoSpaceDN w:val="0"/>
        <w:ind w:left="851"/>
      </w:pPr>
      <w:r w:rsidRPr="00AE0DB5">
        <w:rPr>
          <w:rFonts w:hint="eastAsia"/>
        </w:rPr>
        <w:t>当航班的飞行航段上任一点包含有距离海岸线水平距离超过</w:t>
      </w:r>
      <w:smartTag w:uri="urn:schemas-microsoft-com:office:smarttags" w:element="chmetcnv">
        <w:smartTagPr>
          <w:attr w:name="TCSC" w:val="0"/>
          <w:attr w:name="NumberType" w:val="1"/>
          <w:attr w:name="Negative" w:val="False"/>
          <w:attr w:name="HasSpace" w:val="False"/>
          <w:attr w:name="SourceValue" w:val="93"/>
          <w:attr w:name="UnitName" w:val="公里"/>
        </w:smartTagPr>
        <w:r w:rsidRPr="00AE0DB5">
          <w:rPr>
            <w:rFonts w:hint="eastAsia"/>
          </w:rPr>
          <w:t>93</w:t>
        </w:r>
        <w:r w:rsidRPr="00AE0DB5">
          <w:rPr>
            <w:rFonts w:hint="eastAsia"/>
          </w:rPr>
          <w:t>公里</w:t>
        </w:r>
      </w:smartTag>
      <w:r w:rsidRPr="00AE0DB5">
        <w:rPr>
          <w:rFonts w:hint="eastAsia"/>
        </w:rPr>
        <w:t>（</w:t>
      </w:r>
      <w:smartTag w:uri="urn:schemas-microsoft-com:office:smarttags" w:element="chmetcnv">
        <w:smartTagPr>
          <w:attr w:name="TCSC" w:val="0"/>
          <w:attr w:name="NumberType" w:val="1"/>
          <w:attr w:name="Negative" w:val="False"/>
          <w:attr w:name="HasSpace" w:val="False"/>
          <w:attr w:name="SourceValue" w:val="50"/>
          <w:attr w:name="UnitName" w:val="海里"/>
        </w:smartTagPr>
        <w:r w:rsidRPr="00AE0DB5">
          <w:rPr>
            <w:rFonts w:hint="eastAsia"/>
          </w:rPr>
          <w:t>50</w:t>
        </w:r>
        <w:r w:rsidRPr="00AE0DB5">
          <w:rPr>
            <w:rFonts w:hint="eastAsia"/>
          </w:rPr>
          <w:t>海里</w:t>
        </w:r>
      </w:smartTag>
      <w:r w:rsidRPr="00AE0DB5">
        <w:rPr>
          <w:rFonts w:hint="eastAsia"/>
        </w:rPr>
        <w:t>）的水上运行时，为延伸跨水飞行。放行要保证该航班必须按仪表飞行规则飞行，至少选择一个目的地机场的备降场，确认相应的天气实况报告、预报或者两者的组合，表明飞机预计到达所放行的目的地机场和必需的备降</w:t>
      </w:r>
      <w:r w:rsidR="00282133" w:rsidRPr="00403876">
        <w:rPr>
          <w:rFonts w:hint="eastAsia"/>
        </w:rPr>
        <w:t>机场时，这些机场的天气条件等于或高于经批准的最低标准，</w:t>
      </w:r>
      <w:r w:rsidR="006264AA" w:rsidRPr="00403876">
        <w:rPr>
          <w:rFonts w:hint="eastAsia"/>
        </w:rPr>
        <w:t>并且已经配备了</w:t>
      </w:r>
      <w:r w:rsidR="006264AA" w:rsidRPr="00403876">
        <w:rPr>
          <w:rFonts w:hint="eastAsia"/>
        </w:rPr>
        <w:t>CCAR-121</w:t>
      </w:r>
      <w:r w:rsidR="006264AA" w:rsidRPr="00403876">
        <w:rPr>
          <w:rFonts w:hint="eastAsia"/>
        </w:rPr>
        <w:t>规定的相应的应急设备，</w:t>
      </w:r>
      <w:r w:rsidRPr="00403876">
        <w:rPr>
          <w:rFonts w:hint="eastAsia"/>
        </w:rPr>
        <w:t>否则，不得放行飞机进行含有延伸跨水运行的飞行。</w:t>
      </w:r>
    </w:p>
    <w:p w14:paraId="5F716B64" w14:textId="77777777" w:rsidR="00A22ECF" w:rsidRPr="00AE0DB5" w:rsidRDefault="00A22ECF" w:rsidP="005959F9">
      <w:pPr>
        <w:pStyle w:val="3"/>
        <w:keepNext w:val="0"/>
        <w:numPr>
          <w:ilvl w:val="0"/>
          <w:numId w:val="175"/>
        </w:numPr>
        <w:kinsoku w:val="0"/>
        <w:overflowPunct w:val="0"/>
        <w:autoSpaceDE w:val="0"/>
        <w:autoSpaceDN w:val="0"/>
      </w:pPr>
      <w:bookmarkStart w:id="450" w:name="_Toc503360629"/>
      <w:r w:rsidRPr="00AE0DB5">
        <w:rPr>
          <w:rFonts w:hint="eastAsia"/>
        </w:rPr>
        <w:t>特殊机场的放行</w:t>
      </w:r>
      <w:bookmarkEnd w:id="450"/>
    </w:p>
    <w:p w14:paraId="5F716B65" w14:textId="77777777" w:rsidR="00A22ECF" w:rsidRPr="00AE0DB5" w:rsidRDefault="00A22ECF" w:rsidP="00403876">
      <w:pPr>
        <w:kinsoku w:val="0"/>
        <w:overflowPunct w:val="0"/>
        <w:autoSpaceDE w:val="0"/>
        <w:autoSpaceDN w:val="0"/>
        <w:ind w:left="851"/>
      </w:pPr>
      <w:r w:rsidRPr="00AE0DB5">
        <w:rPr>
          <w:rFonts w:hint="eastAsia"/>
        </w:rPr>
        <w:t>当航班使用的机场为《运行规范》所列出的特殊机场，飞行签派员应考虑机场的标高、机场的特殊地形、区域限制和进离场程序的要求。如是高原机场还应考虑航路运行对飞机超障供氧、关键发动机失效的飘降程序等。航班机长的运行经历必须符合要求。</w:t>
      </w:r>
    </w:p>
    <w:p w14:paraId="5F716B66" w14:textId="77777777" w:rsidR="00A22ECF" w:rsidRPr="00AE0DB5" w:rsidRDefault="00A22ECF" w:rsidP="005959F9">
      <w:pPr>
        <w:pStyle w:val="3"/>
        <w:keepNext w:val="0"/>
        <w:numPr>
          <w:ilvl w:val="0"/>
          <w:numId w:val="175"/>
        </w:numPr>
        <w:kinsoku w:val="0"/>
        <w:overflowPunct w:val="0"/>
        <w:autoSpaceDE w:val="0"/>
        <w:autoSpaceDN w:val="0"/>
      </w:pPr>
      <w:bookmarkStart w:id="451" w:name="_Toc503360630"/>
      <w:r w:rsidRPr="00AE0DB5">
        <w:rPr>
          <w:rFonts w:hint="eastAsia"/>
        </w:rPr>
        <w:lastRenderedPageBreak/>
        <w:t>按目视飞行规则的放行</w:t>
      </w:r>
      <w:bookmarkEnd w:id="451"/>
    </w:p>
    <w:p w14:paraId="5F716B67" w14:textId="77777777" w:rsidR="002052AB" w:rsidRPr="00AE0DB5" w:rsidRDefault="00A22ECF" w:rsidP="00403876">
      <w:pPr>
        <w:kinsoku w:val="0"/>
        <w:overflowPunct w:val="0"/>
        <w:autoSpaceDE w:val="0"/>
        <w:autoSpaceDN w:val="0"/>
        <w:ind w:left="851"/>
      </w:pPr>
      <w:r w:rsidRPr="00AE0DB5">
        <w:rPr>
          <w:rFonts w:hint="eastAsia"/>
        </w:rPr>
        <w:t>按目视飞行规则放行飞机前，必须确认该次飞行获得了公司总飞行师的特殊批准，并且确认可获得的天气实况报告、预报或两者的组合，表明从放行飞机飞行时刻起至飞机抵达飞行放行单中所列各机场的时间内，整个航路的云底高度和能见度处于或高于适用的目视飞行规则最低标准，否则，不得签派或放行飞机按目视飞行规则飞行。</w:t>
      </w:r>
    </w:p>
    <w:p w14:paraId="5F716B68" w14:textId="77777777" w:rsidR="0056174B" w:rsidRPr="00AE0DB5" w:rsidRDefault="00390989" w:rsidP="005959F9">
      <w:pPr>
        <w:pStyle w:val="3"/>
        <w:keepNext w:val="0"/>
        <w:numPr>
          <w:ilvl w:val="0"/>
          <w:numId w:val="175"/>
        </w:numPr>
        <w:kinsoku w:val="0"/>
        <w:overflowPunct w:val="0"/>
        <w:autoSpaceDE w:val="0"/>
        <w:autoSpaceDN w:val="0"/>
      </w:pPr>
      <w:bookmarkStart w:id="452" w:name="_Toc503360631"/>
      <w:r w:rsidRPr="00DE76D5">
        <w:t>RVSM</w:t>
      </w:r>
      <w:r w:rsidRPr="00DE76D5">
        <w:t>运行与</w:t>
      </w:r>
      <w:r w:rsidRPr="00DE76D5">
        <w:rPr>
          <w:rFonts w:hint="eastAsia"/>
        </w:rPr>
        <w:t>航路区域导航运行</w:t>
      </w:r>
      <w:bookmarkEnd w:id="452"/>
    </w:p>
    <w:p w14:paraId="5F716B69" w14:textId="77777777" w:rsidR="001227E4" w:rsidRPr="00AE0DB5" w:rsidRDefault="001227E4" w:rsidP="005959F9">
      <w:pPr>
        <w:pStyle w:val="3"/>
        <w:keepNext w:val="0"/>
        <w:numPr>
          <w:ilvl w:val="0"/>
          <w:numId w:val="176"/>
        </w:numPr>
        <w:kinsoku w:val="0"/>
        <w:overflowPunct w:val="0"/>
        <w:autoSpaceDE w:val="0"/>
        <w:autoSpaceDN w:val="0"/>
        <w:ind w:left="851" w:hanging="851"/>
        <w:rPr>
          <w:rFonts w:hAnsi="宋体"/>
        </w:rPr>
      </w:pPr>
      <w:bookmarkStart w:id="453" w:name="_Toc503360632"/>
      <w:r w:rsidRPr="00AE0DB5">
        <w:rPr>
          <w:rFonts w:hint="eastAsia"/>
        </w:rPr>
        <w:t>标准</w:t>
      </w:r>
      <w:r w:rsidRPr="00AE0DB5">
        <w:rPr>
          <w:rFonts w:hint="eastAsia"/>
        </w:rPr>
        <w:t xml:space="preserve">RVSM </w:t>
      </w:r>
      <w:r w:rsidRPr="00AE0DB5">
        <w:rPr>
          <w:rFonts w:hint="eastAsia"/>
        </w:rPr>
        <w:t>飞行计划的制定</w:t>
      </w:r>
      <w:bookmarkEnd w:id="453"/>
    </w:p>
    <w:p w14:paraId="5F716B6A" w14:textId="77777777" w:rsidR="001227E4" w:rsidRPr="00AE0DB5" w:rsidRDefault="001227E4" w:rsidP="00403876">
      <w:pPr>
        <w:kinsoku w:val="0"/>
        <w:overflowPunct w:val="0"/>
        <w:autoSpaceDE w:val="0"/>
        <w:autoSpaceDN w:val="0"/>
        <w:ind w:left="851"/>
      </w:pPr>
      <w:r w:rsidRPr="00AE0DB5">
        <w:rPr>
          <w:rFonts w:hint="eastAsia"/>
        </w:rPr>
        <w:t>在</w:t>
      </w:r>
      <w:r w:rsidRPr="00AE0DB5">
        <w:rPr>
          <w:rFonts w:hint="eastAsia"/>
        </w:rPr>
        <w:t>RVSM</w:t>
      </w:r>
      <w:r w:rsidRPr="00AE0DB5">
        <w:rPr>
          <w:rFonts w:hint="eastAsia"/>
        </w:rPr>
        <w:t>飞行计划制定过程中，飞行签派员除按正常程序制作飞行计划外，应特别注意可能影响</w:t>
      </w:r>
      <w:r w:rsidRPr="00AE0DB5">
        <w:rPr>
          <w:rFonts w:hint="eastAsia"/>
        </w:rPr>
        <w:t>RVSM</w:t>
      </w:r>
      <w:r w:rsidRPr="00AE0DB5">
        <w:rPr>
          <w:rFonts w:hint="eastAsia"/>
        </w:rPr>
        <w:t>空域运行的条件，在飞行计划有关</w:t>
      </w:r>
      <w:r w:rsidRPr="00AE0DB5">
        <w:rPr>
          <w:rFonts w:hint="eastAsia"/>
        </w:rPr>
        <w:t xml:space="preserve">RVSM </w:t>
      </w:r>
      <w:r w:rsidRPr="00AE0DB5">
        <w:rPr>
          <w:rFonts w:hint="eastAsia"/>
        </w:rPr>
        <w:t>内容增加以下项目：</w:t>
      </w:r>
    </w:p>
    <w:p w14:paraId="5F716B6B" w14:textId="77777777" w:rsidR="001227E4" w:rsidRPr="00217276" w:rsidRDefault="001227E4" w:rsidP="005959F9">
      <w:pPr>
        <w:pStyle w:val="3"/>
        <w:keepNext w:val="0"/>
        <w:numPr>
          <w:ilvl w:val="1"/>
          <w:numId w:val="16"/>
        </w:numPr>
        <w:kinsoku w:val="0"/>
        <w:overflowPunct w:val="0"/>
        <w:autoSpaceDE w:val="0"/>
        <w:autoSpaceDN w:val="0"/>
        <w:ind w:left="851" w:hanging="851"/>
      </w:pPr>
      <w:bookmarkStart w:id="454" w:name="_Toc503360633"/>
      <w:r w:rsidRPr="00217276">
        <w:rPr>
          <w:rFonts w:hint="eastAsia"/>
        </w:rPr>
        <w:t>确认航空器已经得到了</w:t>
      </w:r>
      <w:r w:rsidRPr="00217276">
        <w:rPr>
          <w:rFonts w:hint="eastAsia"/>
        </w:rPr>
        <w:t>RVSM</w:t>
      </w:r>
      <w:r w:rsidRPr="00217276">
        <w:rPr>
          <w:rFonts w:hint="eastAsia"/>
        </w:rPr>
        <w:t>运行批准。</w:t>
      </w:r>
      <w:bookmarkEnd w:id="454"/>
    </w:p>
    <w:p w14:paraId="5F716B6C" w14:textId="77777777" w:rsidR="00427D1D" w:rsidRPr="00217276" w:rsidRDefault="001227E4" w:rsidP="005959F9">
      <w:pPr>
        <w:pStyle w:val="3"/>
        <w:keepNext w:val="0"/>
        <w:numPr>
          <w:ilvl w:val="1"/>
          <w:numId w:val="16"/>
        </w:numPr>
        <w:kinsoku w:val="0"/>
        <w:overflowPunct w:val="0"/>
        <w:autoSpaceDE w:val="0"/>
        <w:autoSpaceDN w:val="0"/>
        <w:ind w:left="851" w:hanging="851"/>
      </w:pPr>
      <w:bookmarkStart w:id="455" w:name="_Toc503360634"/>
      <w:r w:rsidRPr="00217276">
        <w:rPr>
          <w:rFonts w:hint="eastAsia"/>
        </w:rPr>
        <w:t>检查该飞机</w:t>
      </w:r>
      <w:r w:rsidRPr="00217276">
        <w:rPr>
          <w:rFonts w:hint="eastAsia"/>
        </w:rPr>
        <w:t>MEL</w:t>
      </w:r>
      <w:r w:rsidRPr="00217276">
        <w:rPr>
          <w:rFonts w:hint="eastAsia"/>
        </w:rPr>
        <w:t>信息，确保该飞机符合</w:t>
      </w:r>
      <w:r w:rsidRPr="00217276">
        <w:rPr>
          <w:rFonts w:hint="eastAsia"/>
        </w:rPr>
        <w:t>RVSM</w:t>
      </w:r>
      <w:r w:rsidRPr="00217276">
        <w:rPr>
          <w:rFonts w:hint="eastAsia"/>
        </w:rPr>
        <w:t>区域运行。</w:t>
      </w:r>
      <w:bookmarkEnd w:id="455"/>
    </w:p>
    <w:p w14:paraId="5F716B6D" w14:textId="77777777" w:rsidR="001227E4" w:rsidRPr="00217276" w:rsidRDefault="001227E4" w:rsidP="005959F9">
      <w:pPr>
        <w:pStyle w:val="3"/>
        <w:keepNext w:val="0"/>
        <w:numPr>
          <w:ilvl w:val="1"/>
          <w:numId w:val="16"/>
        </w:numPr>
        <w:kinsoku w:val="0"/>
        <w:overflowPunct w:val="0"/>
        <w:autoSpaceDE w:val="0"/>
        <w:autoSpaceDN w:val="0"/>
        <w:ind w:left="851" w:hanging="851"/>
      </w:pPr>
      <w:bookmarkStart w:id="456" w:name="_Toc503360635"/>
      <w:r w:rsidRPr="00217276">
        <w:rPr>
          <w:rFonts w:hint="eastAsia"/>
        </w:rPr>
        <w:t>确认飞行机组符合</w:t>
      </w:r>
      <w:r w:rsidRPr="00217276">
        <w:rPr>
          <w:rFonts w:hint="eastAsia"/>
        </w:rPr>
        <w:t>RVSM</w:t>
      </w:r>
      <w:r w:rsidRPr="00217276">
        <w:rPr>
          <w:rFonts w:hint="eastAsia"/>
        </w:rPr>
        <w:t>的有关要求。</w:t>
      </w:r>
      <w:bookmarkEnd w:id="456"/>
    </w:p>
    <w:p w14:paraId="5F716B6E" w14:textId="77777777" w:rsidR="001227E4" w:rsidRPr="00217276" w:rsidRDefault="001227E4" w:rsidP="005959F9">
      <w:pPr>
        <w:pStyle w:val="3"/>
        <w:keepNext w:val="0"/>
        <w:numPr>
          <w:ilvl w:val="1"/>
          <w:numId w:val="16"/>
        </w:numPr>
        <w:kinsoku w:val="0"/>
        <w:overflowPunct w:val="0"/>
        <w:autoSpaceDE w:val="0"/>
        <w:autoSpaceDN w:val="0"/>
        <w:ind w:left="851" w:hanging="851"/>
      </w:pPr>
      <w:bookmarkStart w:id="457" w:name="_Toc503360636"/>
      <w:r w:rsidRPr="00217276">
        <w:rPr>
          <w:rFonts w:hint="eastAsia"/>
        </w:rPr>
        <w:t>检查高度层设置（</w:t>
      </w:r>
      <w:r w:rsidRPr="00217276">
        <w:rPr>
          <w:rFonts w:hint="eastAsia"/>
        </w:rPr>
        <w:t xml:space="preserve">PROFILE </w:t>
      </w:r>
      <w:r w:rsidRPr="00217276">
        <w:rPr>
          <w:rFonts w:hint="eastAsia"/>
        </w:rPr>
        <w:t>），确保飞行计划符合</w:t>
      </w:r>
      <w:r w:rsidRPr="00217276">
        <w:rPr>
          <w:rFonts w:hint="eastAsia"/>
        </w:rPr>
        <w:t xml:space="preserve">RVSM </w:t>
      </w:r>
      <w:r w:rsidRPr="00217276">
        <w:rPr>
          <w:rFonts w:hint="eastAsia"/>
        </w:rPr>
        <w:t>和非</w:t>
      </w:r>
      <w:r w:rsidRPr="00217276">
        <w:rPr>
          <w:rFonts w:hint="eastAsia"/>
        </w:rPr>
        <w:t>RVSM</w:t>
      </w:r>
      <w:r w:rsidRPr="00217276">
        <w:rPr>
          <w:rFonts w:hint="eastAsia"/>
        </w:rPr>
        <w:t>转换区域的要求。确保符合</w:t>
      </w:r>
      <w:r w:rsidRPr="00217276">
        <w:rPr>
          <w:rFonts w:hint="eastAsia"/>
        </w:rPr>
        <w:t>RVSM</w:t>
      </w:r>
      <w:r w:rsidRPr="00217276">
        <w:rPr>
          <w:rFonts w:hint="eastAsia"/>
        </w:rPr>
        <w:t>要求，详见各国或地区</w:t>
      </w:r>
      <w:r w:rsidRPr="00217276">
        <w:rPr>
          <w:rFonts w:hint="eastAsia"/>
        </w:rPr>
        <w:t xml:space="preserve">AIP </w:t>
      </w:r>
      <w:r w:rsidRPr="00217276">
        <w:rPr>
          <w:rFonts w:hint="eastAsia"/>
        </w:rPr>
        <w:t>。</w:t>
      </w:r>
      <w:bookmarkEnd w:id="457"/>
    </w:p>
    <w:p w14:paraId="5F716B6F" w14:textId="77777777" w:rsidR="001227E4" w:rsidRPr="00217276" w:rsidRDefault="001227E4" w:rsidP="005959F9">
      <w:pPr>
        <w:pStyle w:val="3"/>
        <w:keepNext w:val="0"/>
        <w:numPr>
          <w:ilvl w:val="1"/>
          <w:numId w:val="16"/>
        </w:numPr>
        <w:kinsoku w:val="0"/>
        <w:overflowPunct w:val="0"/>
        <w:autoSpaceDE w:val="0"/>
        <w:autoSpaceDN w:val="0"/>
        <w:ind w:left="851" w:hanging="851"/>
      </w:pPr>
      <w:bookmarkStart w:id="458" w:name="_Toc503360637"/>
      <w:r w:rsidRPr="00217276">
        <w:rPr>
          <w:rFonts w:hint="eastAsia"/>
        </w:rPr>
        <w:t>在向空中交通服务单位提供的飞行计划（</w:t>
      </w:r>
      <w:r w:rsidRPr="00217276">
        <w:rPr>
          <w:rFonts w:hint="eastAsia"/>
        </w:rPr>
        <w:t xml:space="preserve">FPL </w:t>
      </w:r>
      <w:r w:rsidRPr="00217276">
        <w:rPr>
          <w:rFonts w:hint="eastAsia"/>
        </w:rPr>
        <w:t>）中应注明航空器和运营人已经得到了</w:t>
      </w:r>
      <w:r w:rsidRPr="00217276">
        <w:rPr>
          <w:rFonts w:hint="eastAsia"/>
        </w:rPr>
        <w:t>RVSM</w:t>
      </w:r>
      <w:r w:rsidRPr="00217276">
        <w:rPr>
          <w:rFonts w:hint="eastAsia"/>
        </w:rPr>
        <w:t>运行的批准。在</w:t>
      </w:r>
      <w:r w:rsidRPr="00217276">
        <w:rPr>
          <w:rFonts w:hint="eastAsia"/>
        </w:rPr>
        <w:t>ICAO</w:t>
      </w:r>
      <w:r w:rsidRPr="00217276">
        <w:rPr>
          <w:rFonts w:hint="eastAsia"/>
        </w:rPr>
        <w:t>飞</w:t>
      </w:r>
      <w:r w:rsidRPr="00217276">
        <w:rPr>
          <w:rFonts w:hint="eastAsia"/>
        </w:rPr>
        <w:lastRenderedPageBreak/>
        <w:t>行计划的第</w:t>
      </w:r>
      <w:r w:rsidRPr="00217276">
        <w:rPr>
          <w:rFonts w:hint="eastAsia"/>
        </w:rPr>
        <w:t>10</w:t>
      </w:r>
      <w:r w:rsidRPr="00217276">
        <w:rPr>
          <w:rFonts w:hint="eastAsia"/>
        </w:rPr>
        <w:t>栏注上“</w:t>
      </w:r>
      <w:r w:rsidRPr="00217276">
        <w:rPr>
          <w:rFonts w:hint="eastAsia"/>
        </w:rPr>
        <w:t>W</w:t>
      </w:r>
      <w:r w:rsidRPr="00217276">
        <w:rPr>
          <w:rFonts w:hint="eastAsia"/>
        </w:rPr>
        <w:t>”以表明已经得到了</w:t>
      </w:r>
      <w:r w:rsidRPr="00217276">
        <w:rPr>
          <w:rFonts w:hint="eastAsia"/>
        </w:rPr>
        <w:t>RVSM</w:t>
      </w:r>
      <w:r w:rsidRPr="00217276">
        <w:rPr>
          <w:rFonts w:hint="eastAsia"/>
        </w:rPr>
        <w:t>的批准。</w:t>
      </w:r>
      <w:bookmarkEnd w:id="458"/>
    </w:p>
    <w:p w14:paraId="5F716B70" w14:textId="77777777" w:rsidR="001227E4" w:rsidRPr="00217276" w:rsidRDefault="001227E4" w:rsidP="005959F9">
      <w:pPr>
        <w:pStyle w:val="3"/>
        <w:keepNext w:val="0"/>
        <w:numPr>
          <w:ilvl w:val="1"/>
          <w:numId w:val="16"/>
        </w:numPr>
        <w:kinsoku w:val="0"/>
        <w:overflowPunct w:val="0"/>
        <w:autoSpaceDE w:val="0"/>
        <w:autoSpaceDN w:val="0"/>
        <w:ind w:left="851" w:hanging="851"/>
      </w:pPr>
      <w:bookmarkStart w:id="459" w:name="_Toc503360638"/>
      <w:r w:rsidRPr="00217276">
        <w:rPr>
          <w:rFonts w:hint="eastAsia"/>
        </w:rPr>
        <w:t>航路气象条件的报告和预报：</w:t>
      </w:r>
      <w:bookmarkEnd w:id="459"/>
    </w:p>
    <w:p w14:paraId="5F716B71" w14:textId="77777777" w:rsidR="001227E4" w:rsidRPr="00DF6A84" w:rsidRDefault="001227E4" w:rsidP="005959F9">
      <w:pPr>
        <w:pStyle w:val="3"/>
        <w:keepNext w:val="0"/>
        <w:numPr>
          <w:ilvl w:val="0"/>
          <w:numId w:val="21"/>
        </w:numPr>
        <w:kinsoku w:val="0"/>
        <w:overflowPunct w:val="0"/>
        <w:autoSpaceDE w:val="0"/>
        <w:autoSpaceDN w:val="0"/>
        <w:ind w:left="851" w:hanging="851"/>
      </w:pPr>
      <w:bookmarkStart w:id="460" w:name="_Toc503360639"/>
      <w:r w:rsidRPr="00DF6A84">
        <w:rPr>
          <w:rFonts w:hint="eastAsia"/>
        </w:rPr>
        <w:t>将</w:t>
      </w:r>
      <w:r w:rsidRPr="00DF6A84">
        <w:rPr>
          <w:rFonts w:hint="eastAsia"/>
        </w:rPr>
        <w:t>SIGMET</w:t>
      </w:r>
      <w:r w:rsidRPr="00DF6A84">
        <w:rPr>
          <w:rFonts w:hint="eastAsia"/>
        </w:rPr>
        <w:t>预报中度以上的积冰强度、范围、厚度，填写在</w:t>
      </w:r>
      <w:r w:rsidRPr="00DF6A84">
        <w:rPr>
          <w:rFonts w:hint="eastAsia"/>
        </w:rPr>
        <w:t>RLS</w:t>
      </w:r>
      <w:r w:rsidRPr="00DF6A84">
        <w:rPr>
          <w:rFonts w:hint="eastAsia"/>
        </w:rPr>
        <w:t>的</w:t>
      </w:r>
      <w:r w:rsidRPr="00DF6A84">
        <w:rPr>
          <w:rFonts w:hint="eastAsia"/>
        </w:rPr>
        <w:t>BRIEFING</w:t>
      </w:r>
      <w:r w:rsidRPr="00DF6A84">
        <w:rPr>
          <w:rFonts w:hint="eastAsia"/>
        </w:rPr>
        <w:t>中，对于</w:t>
      </w:r>
      <w:r w:rsidRPr="00DF6A84">
        <w:rPr>
          <w:rFonts w:hint="eastAsia"/>
        </w:rPr>
        <w:t>SIGWX</w:t>
      </w:r>
      <w:r w:rsidRPr="00DF6A84">
        <w:rPr>
          <w:rFonts w:hint="eastAsia"/>
        </w:rPr>
        <w:t>图上中度以上的积冰，应提醒机组。</w:t>
      </w:r>
      <w:bookmarkEnd w:id="460"/>
    </w:p>
    <w:p w14:paraId="5F716B72" w14:textId="77777777" w:rsidR="001227E4" w:rsidRPr="00DF6A84" w:rsidRDefault="001227E4" w:rsidP="005959F9">
      <w:pPr>
        <w:pStyle w:val="3"/>
        <w:keepNext w:val="0"/>
        <w:numPr>
          <w:ilvl w:val="0"/>
          <w:numId w:val="21"/>
        </w:numPr>
        <w:kinsoku w:val="0"/>
        <w:overflowPunct w:val="0"/>
        <w:autoSpaceDE w:val="0"/>
        <w:autoSpaceDN w:val="0"/>
        <w:ind w:left="851" w:hanging="851"/>
      </w:pPr>
      <w:bookmarkStart w:id="461" w:name="_Toc503360640"/>
      <w:r w:rsidRPr="00DF6A84">
        <w:rPr>
          <w:rFonts w:hint="eastAsia"/>
        </w:rPr>
        <w:t>在北方冬季有冻雨、雪等降水现象，机组起飞前要确保机体上的积冰、雪已被彻底清除，尤其是静压孔附近。</w:t>
      </w:r>
      <w:bookmarkEnd w:id="461"/>
    </w:p>
    <w:p w14:paraId="5F716B73" w14:textId="77777777" w:rsidR="001227E4" w:rsidRPr="00217276" w:rsidRDefault="001227E4" w:rsidP="005959F9">
      <w:pPr>
        <w:pStyle w:val="3"/>
        <w:keepNext w:val="0"/>
        <w:numPr>
          <w:ilvl w:val="1"/>
          <w:numId w:val="16"/>
        </w:numPr>
        <w:kinsoku w:val="0"/>
        <w:overflowPunct w:val="0"/>
        <w:autoSpaceDE w:val="0"/>
        <w:autoSpaceDN w:val="0"/>
        <w:ind w:left="851" w:hanging="851"/>
      </w:pPr>
      <w:bookmarkStart w:id="462" w:name="_Toc503360641"/>
      <w:r w:rsidRPr="00217276">
        <w:rPr>
          <w:rFonts w:hint="eastAsia"/>
        </w:rPr>
        <w:t>检查与高度保持性能有关的设备，确保符合有关的</w:t>
      </w:r>
      <w:r w:rsidRPr="00217276">
        <w:rPr>
          <w:rFonts w:hint="eastAsia"/>
        </w:rPr>
        <w:t>MEL</w:t>
      </w:r>
      <w:r w:rsidRPr="00217276">
        <w:rPr>
          <w:rFonts w:hint="eastAsia"/>
        </w:rPr>
        <w:t>要求。</w:t>
      </w:r>
      <w:bookmarkEnd w:id="462"/>
    </w:p>
    <w:p w14:paraId="5F716B74" w14:textId="77777777" w:rsidR="001227E4" w:rsidRPr="00217276" w:rsidRDefault="001227E4" w:rsidP="005959F9">
      <w:pPr>
        <w:pStyle w:val="3"/>
        <w:keepNext w:val="0"/>
        <w:numPr>
          <w:ilvl w:val="1"/>
          <w:numId w:val="16"/>
        </w:numPr>
        <w:kinsoku w:val="0"/>
        <w:overflowPunct w:val="0"/>
        <w:autoSpaceDE w:val="0"/>
        <w:autoSpaceDN w:val="0"/>
        <w:ind w:left="851" w:hanging="851"/>
      </w:pPr>
      <w:bookmarkStart w:id="463" w:name="_Toc503360642"/>
      <w:r w:rsidRPr="00217276">
        <w:rPr>
          <w:rFonts w:hint="eastAsia"/>
        </w:rPr>
        <w:t>如果对于特定航空器组存在与</w:t>
      </w:r>
      <w:r w:rsidRPr="00217276">
        <w:rPr>
          <w:rFonts w:hint="eastAsia"/>
        </w:rPr>
        <w:t>RVSM</w:t>
      </w:r>
      <w:r w:rsidRPr="00217276">
        <w:rPr>
          <w:rFonts w:hint="eastAsia"/>
        </w:rPr>
        <w:t>适航批准有关的航空器运行限制，应考虑这种限制。</w:t>
      </w:r>
      <w:bookmarkEnd w:id="463"/>
    </w:p>
    <w:p w14:paraId="5F716B75" w14:textId="77777777" w:rsidR="001227E4" w:rsidRPr="00AE0DB5" w:rsidRDefault="001227E4" w:rsidP="005959F9">
      <w:pPr>
        <w:pStyle w:val="3"/>
        <w:keepNext w:val="0"/>
        <w:numPr>
          <w:ilvl w:val="0"/>
          <w:numId w:val="176"/>
        </w:numPr>
        <w:kinsoku w:val="0"/>
        <w:overflowPunct w:val="0"/>
        <w:autoSpaceDE w:val="0"/>
        <w:autoSpaceDN w:val="0"/>
        <w:ind w:left="851" w:hanging="851"/>
      </w:pPr>
      <w:bookmarkStart w:id="464" w:name="_Toc503360643"/>
      <w:r w:rsidRPr="00AE0DB5">
        <w:rPr>
          <w:rFonts w:hint="eastAsia"/>
        </w:rPr>
        <w:t>非标准</w:t>
      </w:r>
      <w:r w:rsidRPr="00AE0DB5">
        <w:rPr>
          <w:rFonts w:hint="eastAsia"/>
        </w:rPr>
        <w:t>RVSM</w:t>
      </w:r>
      <w:r w:rsidRPr="00AE0DB5">
        <w:rPr>
          <w:rFonts w:hint="eastAsia"/>
        </w:rPr>
        <w:t>飞行计划的制定</w:t>
      </w:r>
      <w:bookmarkEnd w:id="464"/>
    </w:p>
    <w:p w14:paraId="5F716B76" w14:textId="77777777" w:rsidR="001227E4" w:rsidRPr="00AE0DB5" w:rsidRDefault="001227E4" w:rsidP="00403876">
      <w:pPr>
        <w:kinsoku w:val="0"/>
        <w:overflowPunct w:val="0"/>
        <w:autoSpaceDE w:val="0"/>
        <w:autoSpaceDN w:val="0"/>
        <w:ind w:left="851"/>
      </w:pPr>
      <w:r w:rsidRPr="00AE0DB5">
        <w:rPr>
          <w:rFonts w:hint="eastAsia"/>
        </w:rPr>
        <w:t>通常非</w:t>
      </w:r>
      <w:r w:rsidRPr="00AE0DB5">
        <w:rPr>
          <w:rFonts w:hint="eastAsia"/>
        </w:rPr>
        <w:t>RVSM</w:t>
      </w:r>
      <w:r w:rsidRPr="00AE0DB5">
        <w:rPr>
          <w:rFonts w:hint="eastAsia"/>
        </w:rPr>
        <w:t>的民用飞机不得在飞行计划中填写在</w:t>
      </w:r>
      <w:r w:rsidRPr="00AE0DB5">
        <w:rPr>
          <w:rFonts w:hint="eastAsia"/>
        </w:rPr>
        <w:t>RVSM</w:t>
      </w:r>
      <w:r w:rsidRPr="00AE0DB5">
        <w:rPr>
          <w:rFonts w:hint="eastAsia"/>
        </w:rPr>
        <w:t>空域的</w:t>
      </w:r>
      <w:r w:rsidRPr="00AE0DB5">
        <w:rPr>
          <w:rFonts w:hint="eastAsia"/>
        </w:rPr>
        <w:t>FL290</w:t>
      </w:r>
      <w:r w:rsidRPr="00AE0DB5">
        <w:rPr>
          <w:rFonts w:hint="eastAsia"/>
        </w:rPr>
        <w:t>—</w:t>
      </w:r>
      <w:r w:rsidRPr="00AE0DB5">
        <w:rPr>
          <w:rFonts w:hint="eastAsia"/>
        </w:rPr>
        <w:t>FL410</w:t>
      </w:r>
      <w:r w:rsidRPr="00AE0DB5">
        <w:rPr>
          <w:rFonts w:hint="eastAsia"/>
        </w:rPr>
        <w:t>（含）之间飞行，除非满足以下条件之一，而且不能在</w:t>
      </w:r>
      <w:r w:rsidRPr="00AE0DB5">
        <w:rPr>
          <w:rFonts w:hint="eastAsia"/>
        </w:rPr>
        <w:t xml:space="preserve">FL290 </w:t>
      </w:r>
      <w:r w:rsidRPr="00AE0DB5">
        <w:rPr>
          <w:rFonts w:hint="eastAsia"/>
        </w:rPr>
        <w:t>以下或</w:t>
      </w:r>
      <w:r w:rsidRPr="00AE0DB5">
        <w:rPr>
          <w:rFonts w:hint="eastAsia"/>
        </w:rPr>
        <w:t xml:space="preserve">FL410 </w:t>
      </w:r>
      <w:r w:rsidRPr="00AE0DB5">
        <w:rPr>
          <w:rFonts w:hint="eastAsia"/>
        </w:rPr>
        <w:t>以上的高度飞行到目的机场的飞机可以在</w:t>
      </w:r>
      <w:r w:rsidRPr="00AE0DB5">
        <w:rPr>
          <w:rFonts w:hint="eastAsia"/>
        </w:rPr>
        <w:t xml:space="preserve"> RVSM</w:t>
      </w:r>
      <w:r w:rsidRPr="00AE0DB5">
        <w:rPr>
          <w:rFonts w:hint="eastAsia"/>
        </w:rPr>
        <w:t>空域飞行。</w:t>
      </w:r>
    </w:p>
    <w:p w14:paraId="5F716B77" w14:textId="77777777" w:rsidR="001227E4" w:rsidRPr="00AE0DB5" w:rsidRDefault="001227E4" w:rsidP="005959F9">
      <w:pPr>
        <w:pStyle w:val="3"/>
        <w:keepNext w:val="0"/>
        <w:numPr>
          <w:ilvl w:val="0"/>
          <w:numId w:val="177"/>
        </w:numPr>
        <w:kinsoku w:val="0"/>
        <w:overflowPunct w:val="0"/>
        <w:autoSpaceDE w:val="0"/>
        <w:autoSpaceDN w:val="0"/>
        <w:ind w:left="851" w:hanging="851"/>
      </w:pPr>
      <w:bookmarkStart w:id="465" w:name="_Toc503360644"/>
      <w:r w:rsidRPr="00AE0DB5">
        <w:rPr>
          <w:rFonts w:hint="eastAsia"/>
        </w:rPr>
        <w:t>该飞机正被首次调机到注册国或运营人所在国家；</w:t>
      </w:r>
      <w:bookmarkEnd w:id="465"/>
    </w:p>
    <w:p w14:paraId="5F716B78" w14:textId="77777777" w:rsidR="001227E4" w:rsidRPr="00AE0DB5" w:rsidRDefault="001227E4" w:rsidP="005959F9">
      <w:pPr>
        <w:pStyle w:val="3"/>
        <w:keepNext w:val="0"/>
        <w:numPr>
          <w:ilvl w:val="0"/>
          <w:numId w:val="177"/>
        </w:numPr>
        <w:kinsoku w:val="0"/>
        <w:overflowPunct w:val="0"/>
        <w:autoSpaceDE w:val="0"/>
        <w:autoSpaceDN w:val="0"/>
        <w:ind w:left="851" w:hanging="851"/>
      </w:pPr>
      <w:bookmarkStart w:id="466" w:name="_Toc503360645"/>
      <w:r w:rsidRPr="00AE0DB5">
        <w:rPr>
          <w:rFonts w:hint="eastAsia"/>
        </w:rPr>
        <w:t>原来得到过</w:t>
      </w:r>
      <w:r w:rsidRPr="00AE0DB5">
        <w:rPr>
          <w:rFonts w:hint="eastAsia"/>
        </w:rPr>
        <w:t>RVSM</w:t>
      </w:r>
      <w:r w:rsidRPr="00AE0DB5">
        <w:rPr>
          <w:rFonts w:hint="eastAsia"/>
        </w:rPr>
        <w:t>批准，但由于设备失效正飞往一家维修</w:t>
      </w:r>
      <w:r w:rsidRPr="00AE0DB5">
        <w:rPr>
          <w:rFonts w:hint="eastAsia"/>
        </w:rPr>
        <w:lastRenderedPageBreak/>
        <w:t>厂进行维修以重新满足</w:t>
      </w:r>
      <w:r w:rsidRPr="00AE0DB5">
        <w:rPr>
          <w:rFonts w:hint="eastAsia"/>
        </w:rPr>
        <w:t>RVSM</w:t>
      </w:r>
      <w:r w:rsidRPr="00AE0DB5">
        <w:rPr>
          <w:rFonts w:hint="eastAsia"/>
        </w:rPr>
        <w:t>要求和</w:t>
      </w:r>
      <w:r w:rsidRPr="00AE0DB5">
        <w:rPr>
          <w:rFonts w:hint="eastAsia"/>
        </w:rPr>
        <w:t>/</w:t>
      </w:r>
      <w:r w:rsidRPr="00AE0DB5">
        <w:rPr>
          <w:rFonts w:hint="eastAsia"/>
        </w:rPr>
        <w:t>或获得批准；</w:t>
      </w:r>
      <w:bookmarkEnd w:id="466"/>
    </w:p>
    <w:p w14:paraId="5F716B79" w14:textId="77777777" w:rsidR="001227E4" w:rsidRPr="00AE0DB5" w:rsidRDefault="001227E4" w:rsidP="005959F9">
      <w:pPr>
        <w:pStyle w:val="3"/>
        <w:keepNext w:val="0"/>
        <w:numPr>
          <w:ilvl w:val="0"/>
          <w:numId w:val="177"/>
        </w:numPr>
        <w:kinsoku w:val="0"/>
        <w:overflowPunct w:val="0"/>
        <w:autoSpaceDE w:val="0"/>
        <w:autoSpaceDN w:val="0"/>
        <w:ind w:left="851" w:hanging="851"/>
      </w:pPr>
      <w:bookmarkStart w:id="467" w:name="_Toc503360646"/>
      <w:r w:rsidRPr="00AE0DB5">
        <w:rPr>
          <w:rFonts w:hint="eastAsia"/>
        </w:rPr>
        <w:t>用于慈善或人道主义的目的。</w:t>
      </w:r>
      <w:bookmarkEnd w:id="467"/>
    </w:p>
    <w:p w14:paraId="5F716B7A" w14:textId="77777777" w:rsidR="001227E4" w:rsidRPr="00AE0DB5" w:rsidRDefault="001227E4" w:rsidP="005959F9">
      <w:pPr>
        <w:pStyle w:val="3"/>
        <w:keepNext w:val="0"/>
        <w:numPr>
          <w:ilvl w:val="0"/>
          <w:numId w:val="176"/>
        </w:numPr>
        <w:kinsoku w:val="0"/>
        <w:overflowPunct w:val="0"/>
        <w:autoSpaceDE w:val="0"/>
        <w:autoSpaceDN w:val="0"/>
        <w:ind w:left="851" w:hanging="851"/>
      </w:pPr>
      <w:bookmarkStart w:id="468" w:name="_Toc503360647"/>
      <w:r w:rsidRPr="00AE0DB5">
        <w:rPr>
          <w:rFonts w:hint="eastAsia"/>
        </w:rPr>
        <w:t>在</w:t>
      </w:r>
      <w:r w:rsidRPr="00AE0DB5">
        <w:rPr>
          <w:rFonts w:hint="eastAsia"/>
        </w:rPr>
        <w:t>RVSM</w:t>
      </w:r>
      <w:r w:rsidRPr="00AE0DB5">
        <w:rPr>
          <w:rFonts w:hint="eastAsia"/>
        </w:rPr>
        <w:t>运行中出现应急情况时的签派工作程序</w:t>
      </w:r>
      <w:bookmarkEnd w:id="468"/>
    </w:p>
    <w:p w14:paraId="5F716B7B" w14:textId="77777777" w:rsidR="001227E4" w:rsidRPr="00AE0DB5" w:rsidRDefault="001227E4" w:rsidP="00403876">
      <w:pPr>
        <w:kinsoku w:val="0"/>
        <w:overflowPunct w:val="0"/>
        <w:autoSpaceDE w:val="0"/>
        <w:autoSpaceDN w:val="0"/>
        <w:ind w:left="851"/>
      </w:pPr>
      <w:r w:rsidRPr="00AE0DB5">
        <w:rPr>
          <w:rFonts w:hint="eastAsia"/>
        </w:rPr>
        <w:t>如果要求的设备在航空器进入</w:t>
      </w:r>
      <w:r w:rsidRPr="00AE0DB5">
        <w:rPr>
          <w:rFonts w:hint="eastAsia"/>
        </w:rPr>
        <w:t>RVSM</w:t>
      </w:r>
      <w:r w:rsidRPr="00AE0DB5">
        <w:rPr>
          <w:rFonts w:hint="eastAsia"/>
        </w:rPr>
        <w:t>空域之前失效，则飞行员应请求一个新的许可，以避免在该空域飞行：</w:t>
      </w:r>
    </w:p>
    <w:p w14:paraId="5F716B7C" w14:textId="77777777" w:rsidR="00217276" w:rsidRPr="00403876" w:rsidRDefault="001227E4" w:rsidP="005959F9">
      <w:pPr>
        <w:pStyle w:val="3"/>
        <w:keepNext w:val="0"/>
        <w:numPr>
          <w:ilvl w:val="0"/>
          <w:numId w:val="178"/>
        </w:numPr>
        <w:kinsoku w:val="0"/>
        <w:overflowPunct w:val="0"/>
        <w:autoSpaceDE w:val="0"/>
        <w:autoSpaceDN w:val="0"/>
        <w:ind w:left="851" w:hanging="851"/>
      </w:pPr>
      <w:bookmarkStart w:id="469" w:name="_Toc503360648"/>
      <w:r w:rsidRPr="00AE0DB5">
        <w:rPr>
          <w:rFonts w:hint="eastAsia"/>
        </w:rPr>
        <w:t>当值勤签派员获取该信息后，与机长保持联系，了解飞机位置。</w:t>
      </w:r>
      <w:bookmarkEnd w:id="469"/>
    </w:p>
    <w:p w14:paraId="5F716B7D" w14:textId="77777777" w:rsidR="001227E4" w:rsidRPr="00403876" w:rsidRDefault="001227E4" w:rsidP="005959F9">
      <w:pPr>
        <w:pStyle w:val="3"/>
        <w:keepNext w:val="0"/>
        <w:numPr>
          <w:ilvl w:val="0"/>
          <w:numId w:val="178"/>
        </w:numPr>
        <w:kinsoku w:val="0"/>
        <w:overflowPunct w:val="0"/>
        <w:autoSpaceDE w:val="0"/>
        <w:autoSpaceDN w:val="0"/>
        <w:ind w:left="851" w:hanging="851"/>
      </w:pPr>
      <w:bookmarkStart w:id="470" w:name="_Toc503360649"/>
      <w:r w:rsidRPr="00403876">
        <w:rPr>
          <w:rFonts w:hint="eastAsia"/>
        </w:rPr>
        <w:t>了解机长意图，选择备降场供机组参考。</w:t>
      </w:r>
      <w:bookmarkEnd w:id="470"/>
    </w:p>
    <w:p w14:paraId="5F716B7E" w14:textId="77777777" w:rsidR="001227E4" w:rsidRPr="00630C63" w:rsidRDefault="001227E4" w:rsidP="005959F9">
      <w:pPr>
        <w:pStyle w:val="3"/>
        <w:keepNext w:val="0"/>
        <w:numPr>
          <w:ilvl w:val="0"/>
          <w:numId w:val="178"/>
        </w:numPr>
        <w:kinsoku w:val="0"/>
        <w:overflowPunct w:val="0"/>
        <w:autoSpaceDE w:val="0"/>
        <w:autoSpaceDN w:val="0"/>
        <w:ind w:left="851" w:hanging="851"/>
        <w:rPr>
          <w:rFonts w:hAnsi="宋体"/>
          <w:color w:val="000000" w:themeColor="text1"/>
          <w:szCs w:val="21"/>
        </w:rPr>
      </w:pPr>
      <w:bookmarkStart w:id="471" w:name="_Toc503360650"/>
      <w:r w:rsidRPr="00403876">
        <w:rPr>
          <w:rFonts w:hint="eastAsia"/>
        </w:rPr>
        <w:t>查询天气和航行通告信息，提供给机组，如有颠簸或积冰应提</w:t>
      </w:r>
      <w:r w:rsidRPr="00630C63">
        <w:rPr>
          <w:rFonts w:hAnsi="宋体" w:hint="eastAsia"/>
          <w:color w:val="000000" w:themeColor="text1"/>
          <w:szCs w:val="21"/>
        </w:rPr>
        <w:t>醒机组。</w:t>
      </w:r>
      <w:bookmarkEnd w:id="471"/>
    </w:p>
    <w:p w14:paraId="5F716B7F" w14:textId="77777777" w:rsidR="001227E4" w:rsidRPr="00630C63" w:rsidRDefault="001227E4" w:rsidP="005959F9">
      <w:pPr>
        <w:pStyle w:val="3"/>
        <w:keepNext w:val="0"/>
        <w:numPr>
          <w:ilvl w:val="0"/>
          <w:numId w:val="178"/>
        </w:numPr>
        <w:kinsoku w:val="0"/>
        <w:overflowPunct w:val="0"/>
        <w:autoSpaceDE w:val="0"/>
        <w:autoSpaceDN w:val="0"/>
        <w:ind w:left="851" w:hanging="851"/>
        <w:rPr>
          <w:rFonts w:hAnsi="宋体"/>
          <w:color w:val="000000" w:themeColor="text1"/>
          <w:szCs w:val="21"/>
        </w:rPr>
      </w:pPr>
      <w:bookmarkStart w:id="472" w:name="_Toc503360651"/>
      <w:r w:rsidRPr="00630C63">
        <w:rPr>
          <w:rFonts w:hAnsi="宋体" w:hint="eastAsia"/>
          <w:color w:val="000000" w:themeColor="text1"/>
          <w:szCs w:val="21"/>
        </w:rPr>
        <w:t>如机组需要提供到备降场飞行计划，检查是否超过最大落地重量，计算耗油量。</w:t>
      </w:r>
      <w:bookmarkEnd w:id="472"/>
    </w:p>
    <w:p w14:paraId="5F716B80" w14:textId="77777777" w:rsidR="001227E4" w:rsidRPr="00630C63" w:rsidRDefault="001227E4" w:rsidP="005959F9">
      <w:pPr>
        <w:pStyle w:val="3"/>
        <w:keepNext w:val="0"/>
        <w:numPr>
          <w:ilvl w:val="0"/>
          <w:numId w:val="178"/>
        </w:numPr>
        <w:kinsoku w:val="0"/>
        <w:overflowPunct w:val="0"/>
        <w:autoSpaceDE w:val="0"/>
        <w:autoSpaceDN w:val="0"/>
        <w:ind w:left="851" w:hanging="851"/>
        <w:rPr>
          <w:rFonts w:hAnsi="宋体"/>
          <w:color w:val="000000" w:themeColor="text1"/>
          <w:szCs w:val="21"/>
        </w:rPr>
      </w:pPr>
      <w:bookmarkStart w:id="473" w:name="_Toc503360652"/>
      <w:r w:rsidRPr="00630C63">
        <w:rPr>
          <w:rFonts w:hAnsi="宋体" w:hint="eastAsia"/>
          <w:color w:val="000000" w:themeColor="text1"/>
          <w:szCs w:val="21"/>
        </w:rPr>
        <w:t>通知报告有关单位。</w:t>
      </w:r>
      <w:bookmarkEnd w:id="473"/>
    </w:p>
    <w:p w14:paraId="5F716B81" w14:textId="77777777" w:rsidR="001227E4" w:rsidRPr="00630C63" w:rsidRDefault="001227E4" w:rsidP="005959F9">
      <w:pPr>
        <w:pStyle w:val="3"/>
        <w:keepNext w:val="0"/>
        <w:numPr>
          <w:ilvl w:val="0"/>
          <w:numId w:val="178"/>
        </w:numPr>
        <w:kinsoku w:val="0"/>
        <w:overflowPunct w:val="0"/>
        <w:autoSpaceDE w:val="0"/>
        <w:autoSpaceDN w:val="0"/>
        <w:ind w:left="851" w:hanging="851"/>
        <w:rPr>
          <w:rFonts w:hAnsi="宋体"/>
          <w:color w:val="000000" w:themeColor="text1"/>
          <w:szCs w:val="21"/>
        </w:rPr>
      </w:pPr>
      <w:bookmarkStart w:id="474" w:name="_Toc503360653"/>
      <w:r w:rsidRPr="00630C63">
        <w:rPr>
          <w:rFonts w:hAnsi="宋体" w:hint="eastAsia"/>
          <w:color w:val="000000" w:themeColor="text1"/>
          <w:szCs w:val="21"/>
        </w:rPr>
        <w:t>立即与备降场联系备降事宜，通过</w:t>
      </w:r>
      <w:r w:rsidRPr="00630C63">
        <w:rPr>
          <w:rFonts w:hAnsi="宋体" w:hint="eastAsia"/>
          <w:color w:val="000000" w:themeColor="text1"/>
          <w:szCs w:val="21"/>
        </w:rPr>
        <w:t>ACARS</w:t>
      </w:r>
      <w:r w:rsidRPr="00630C63">
        <w:rPr>
          <w:rFonts w:hAnsi="宋体" w:hint="eastAsia"/>
          <w:color w:val="000000" w:themeColor="text1"/>
          <w:szCs w:val="21"/>
        </w:rPr>
        <w:t>或其它通讯手段向机组通告备降场情况。</w:t>
      </w:r>
      <w:bookmarkEnd w:id="474"/>
    </w:p>
    <w:p w14:paraId="5F716B82" w14:textId="77777777" w:rsidR="001227E4" w:rsidRPr="00630C63" w:rsidRDefault="001227E4" w:rsidP="005959F9">
      <w:pPr>
        <w:pStyle w:val="3"/>
        <w:keepNext w:val="0"/>
        <w:numPr>
          <w:ilvl w:val="0"/>
          <w:numId w:val="178"/>
        </w:numPr>
        <w:kinsoku w:val="0"/>
        <w:overflowPunct w:val="0"/>
        <w:autoSpaceDE w:val="0"/>
        <w:autoSpaceDN w:val="0"/>
        <w:ind w:left="851" w:hanging="851"/>
        <w:rPr>
          <w:rFonts w:hAnsi="宋体"/>
          <w:color w:val="000000" w:themeColor="text1"/>
          <w:szCs w:val="21"/>
        </w:rPr>
      </w:pPr>
      <w:bookmarkStart w:id="475" w:name="_Toc503360654"/>
      <w:r w:rsidRPr="00630C63">
        <w:rPr>
          <w:rFonts w:hAnsi="宋体" w:hint="eastAsia"/>
          <w:color w:val="000000" w:themeColor="text1"/>
          <w:szCs w:val="21"/>
        </w:rPr>
        <w:t>通过飞行跟踪系统，严密监视飞机动态。</w:t>
      </w:r>
      <w:bookmarkEnd w:id="475"/>
    </w:p>
    <w:p w14:paraId="5F716B83" w14:textId="77777777" w:rsidR="001227E4" w:rsidRPr="00630C63" w:rsidRDefault="001227E4" w:rsidP="005959F9">
      <w:pPr>
        <w:pStyle w:val="3"/>
        <w:keepNext w:val="0"/>
        <w:numPr>
          <w:ilvl w:val="0"/>
          <w:numId w:val="178"/>
        </w:numPr>
        <w:kinsoku w:val="0"/>
        <w:overflowPunct w:val="0"/>
        <w:autoSpaceDE w:val="0"/>
        <w:autoSpaceDN w:val="0"/>
        <w:ind w:left="851" w:hanging="851"/>
        <w:rPr>
          <w:rFonts w:hAnsi="宋体"/>
          <w:color w:val="000000" w:themeColor="text1"/>
          <w:szCs w:val="21"/>
        </w:rPr>
      </w:pPr>
      <w:bookmarkStart w:id="476" w:name="_Toc503360655"/>
      <w:r w:rsidRPr="00630C63">
        <w:rPr>
          <w:rFonts w:hAnsi="宋体" w:hint="eastAsia"/>
          <w:color w:val="000000" w:themeColor="text1"/>
          <w:szCs w:val="21"/>
        </w:rPr>
        <w:t>做好记录。</w:t>
      </w:r>
      <w:bookmarkEnd w:id="476"/>
    </w:p>
    <w:p w14:paraId="5F716B84" w14:textId="77777777" w:rsidR="001227E4" w:rsidRPr="00AE0DB5" w:rsidRDefault="001227E4" w:rsidP="005959F9">
      <w:pPr>
        <w:pStyle w:val="3"/>
        <w:keepNext w:val="0"/>
        <w:numPr>
          <w:ilvl w:val="0"/>
          <w:numId w:val="176"/>
        </w:numPr>
        <w:kinsoku w:val="0"/>
        <w:overflowPunct w:val="0"/>
        <w:autoSpaceDE w:val="0"/>
        <w:autoSpaceDN w:val="0"/>
        <w:ind w:left="851" w:hanging="851"/>
      </w:pPr>
      <w:bookmarkStart w:id="477" w:name="_Toc503360656"/>
      <w:r w:rsidRPr="00AE0DB5">
        <w:rPr>
          <w:rFonts w:hint="eastAsia"/>
        </w:rPr>
        <w:t>RVSM</w:t>
      </w:r>
      <w:r w:rsidRPr="00AE0DB5">
        <w:rPr>
          <w:rFonts w:hint="eastAsia"/>
        </w:rPr>
        <w:t>运行不正常事件报告程序</w:t>
      </w:r>
      <w:bookmarkEnd w:id="477"/>
    </w:p>
    <w:p w14:paraId="5F716B85" w14:textId="77777777" w:rsidR="001227E4" w:rsidRPr="00403876" w:rsidRDefault="001227E4" w:rsidP="005959F9">
      <w:pPr>
        <w:pStyle w:val="3"/>
        <w:keepNext w:val="0"/>
        <w:numPr>
          <w:ilvl w:val="0"/>
          <w:numId w:val="179"/>
        </w:numPr>
        <w:kinsoku w:val="0"/>
        <w:overflowPunct w:val="0"/>
        <w:autoSpaceDE w:val="0"/>
        <w:autoSpaceDN w:val="0"/>
        <w:ind w:left="851" w:hanging="851"/>
        <w:rPr>
          <w:rFonts w:hAnsi="宋体"/>
          <w:color w:val="000000" w:themeColor="text1"/>
          <w:szCs w:val="21"/>
        </w:rPr>
      </w:pPr>
      <w:bookmarkStart w:id="478" w:name="_Toc503360657"/>
      <w:r w:rsidRPr="00403876">
        <w:rPr>
          <w:rFonts w:hAnsi="宋体" w:hint="eastAsia"/>
          <w:color w:val="000000" w:themeColor="text1"/>
          <w:szCs w:val="21"/>
        </w:rPr>
        <w:t>无论何原因，当在</w:t>
      </w:r>
      <w:r w:rsidRPr="00403876">
        <w:rPr>
          <w:rFonts w:hAnsi="宋体" w:hint="eastAsia"/>
          <w:color w:val="000000" w:themeColor="text1"/>
          <w:szCs w:val="21"/>
        </w:rPr>
        <w:t>RVSM</w:t>
      </w:r>
      <w:r w:rsidRPr="00403876">
        <w:rPr>
          <w:rFonts w:hAnsi="宋体" w:hint="eastAsia"/>
          <w:color w:val="000000" w:themeColor="text1"/>
          <w:szCs w:val="21"/>
        </w:rPr>
        <w:t>空域发生与指定的飞行高度偏差超过</w:t>
      </w:r>
      <w:r w:rsidRPr="00403876">
        <w:rPr>
          <w:rFonts w:hAnsi="宋体" w:hint="eastAsia"/>
          <w:color w:val="000000" w:themeColor="text1"/>
          <w:szCs w:val="21"/>
        </w:rPr>
        <w:t>90</w:t>
      </w:r>
      <w:r w:rsidRPr="00403876">
        <w:rPr>
          <w:rFonts w:hAnsi="宋体" w:hint="eastAsia"/>
          <w:color w:val="000000" w:themeColor="text1"/>
          <w:szCs w:val="21"/>
        </w:rPr>
        <w:t>米（</w:t>
      </w:r>
      <w:r w:rsidRPr="00403876">
        <w:rPr>
          <w:rFonts w:hAnsi="宋体" w:hint="eastAsia"/>
          <w:color w:val="000000" w:themeColor="text1"/>
          <w:szCs w:val="21"/>
        </w:rPr>
        <w:t>300</w:t>
      </w:r>
      <w:r w:rsidRPr="00403876">
        <w:rPr>
          <w:rFonts w:hAnsi="宋体" w:hint="eastAsia"/>
          <w:color w:val="000000" w:themeColor="text1"/>
          <w:szCs w:val="21"/>
        </w:rPr>
        <w:t>英尺）（含</w:t>
      </w:r>
      <w:r w:rsidRPr="00403876">
        <w:rPr>
          <w:rFonts w:hAnsi="宋体" w:hint="eastAsia"/>
          <w:color w:val="000000" w:themeColor="text1"/>
          <w:szCs w:val="21"/>
        </w:rPr>
        <w:t>300</w:t>
      </w:r>
      <w:r w:rsidRPr="00403876">
        <w:rPr>
          <w:rFonts w:hAnsi="宋体" w:hint="eastAsia"/>
          <w:color w:val="000000" w:themeColor="text1"/>
          <w:szCs w:val="21"/>
        </w:rPr>
        <w:t>英尺）飞行机组必须报告。</w:t>
      </w:r>
      <w:bookmarkEnd w:id="478"/>
    </w:p>
    <w:p w14:paraId="5F716B86" w14:textId="77777777" w:rsidR="001227E4" w:rsidRPr="00403876" w:rsidRDefault="001227E4" w:rsidP="005959F9">
      <w:pPr>
        <w:pStyle w:val="3"/>
        <w:keepNext w:val="0"/>
        <w:numPr>
          <w:ilvl w:val="0"/>
          <w:numId w:val="179"/>
        </w:numPr>
        <w:kinsoku w:val="0"/>
        <w:overflowPunct w:val="0"/>
        <w:autoSpaceDE w:val="0"/>
        <w:autoSpaceDN w:val="0"/>
        <w:ind w:left="851" w:hanging="851"/>
        <w:rPr>
          <w:rFonts w:hAnsi="宋体"/>
          <w:color w:val="000000" w:themeColor="text1"/>
          <w:szCs w:val="21"/>
        </w:rPr>
      </w:pPr>
      <w:bookmarkStart w:id="479" w:name="_Toc503360658"/>
      <w:r w:rsidRPr="00403876">
        <w:rPr>
          <w:rFonts w:hAnsi="宋体" w:hint="eastAsia"/>
          <w:color w:val="000000" w:themeColor="text1"/>
          <w:szCs w:val="21"/>
        </w:rPr>
        <w:lastRenderedPageBreak/>
        <w:t>飞行签派员及时向当日值班经理报告，当日经理报公司</w:t>
      </w:r>
      <w:r w:rsidR="003A7521" w:rsidRPr="00403876">
        <w:rPr>
          <w:rFonts w:hAnsi="宋体" w:hint="eastAsia"/>
          <w:color w:val="000000" w:themeColor="text1"/>
          <w:szCs w:val="21"/>
        </w:rPr>
        <w:t>运行标准部</w:t>
      </w:r>
      <w:r w:rsidRPr="00403876">
        <w:rPr>
          <w:rFonts w:hAnsi="宋体" w:hint="eastAsia"/>
          <w:color w:val="000000" w:themeColor="text1"/>
          <w:szCs w:val="21"/>
        </w:rPr>
        <w:t>值班，并按照有关原则向相关领导和单位报告。</w:t>
      </w:r>
      <w:bookmarkEnd w:id="479"/>
    </w:p>
    <w:p w14:paraId="5F716B87" w14:textId="77777777" w:rsidR="00382564" w:rsidRPr="00AE0DB5" w:rsidRDefault="001227E4" w:rsidP="005959F9">
      <w:pPr>
        <w:pStyle w:val="3"/>
        <w:keepNext w:val="0"/>
        <w:numPr>
          <w:ilvl w:val="0"/>
          <w:numId w:val="179"/>
        </w:numPr>
        <w:kinsoku w:val="0"/>
        <w:overflowPunct w:val="0"/>
        <w:autoSpaceDE w:val="0"/>
        <w:autoSpaceDN w:val="0"/>
        <w:ind w:left="851" w:hanging="851"/>
      </w:pPr>
      <w:bookmarkStart w:id="480" w:name="_Toc503360659"/>
      <w:r w:rsidRPr="00403876">
        <w:rPr>
          <w:rFonts w:hAnsi="宋体" w:hint="eastAsia"/>
          <w:color w:val="000000" w:themeColor="text1"/>
          <w:szCs w:val="21"/>
        </w:rPr>
        <w:t>RVSM</w:t>
      </w:r>
      <w:r w:rsidRPr="00403876">
        <w:rPr>
          <w:rFonts w:hAnsi="宋体" w:hint="eastAsia"/>
          <w:color w:val="000000" w:themeColor="text1"/>
          <w:szCs w:val="21"/>
        </w:rPr>
        <w:t>运行相关信息可参照：局方</w:t>
      </w:r>
      <w:r w:rsidRPr="00403876">
        <w:rPr>
          <w:rFonts w:hAnsi="宋体" w:hint="eastAsia"/>
          <w:color w:val="000000" w:themeColor="text1"/>
          <w:szCs w:val="21"/>
        </w:rPr>
        <w:t>2007</w:t>
      </w:r>
      <w:r w:rsidRPr="00403876">
        <w:rPr>
          <w:rFonts w:hAnsi="宋体" w:hint="eastAsia"/>
          <w:color w:val="000000" w:themeColor="text1"/>
          <w:szCs w:val="21"/>
        </w:rPr>
        <w:t>年“缩小垂直间隔（</w:t>
      </w:r>
      <w:r w:rsidRPr="00403876">
        <w:rPr>
          <w:rFonts w:hAnsi="宋体" w:hint="eastAsia"/>
          <w:color w:val="000000" w:themeColor="text1"/>
          <w:szCs w:val="21"/>
        </w:rPr>
        <w:t>RVSM</w:t>
      </w:r>
      <w:r w:rsidRPr="00403876">
        <w:rPr>
          <w:rFonts w:hAnsi="宋体" w:hint="eastAsia"/>
          <w:color w:val="000000" w:themeColor="text1"/>
          <w:szCs w:val="21"/>
        </w:rPr>
        <w:t>）</w:t>
      </w:r>
      <w:r w:rsidRPr="00403876">
        <w:rPr>
          <w:rFonts w:hAnsi="宋体" w:hint="eastAsia"/>
          <w:color w:val="000000" w:themeColor="text1"/>
          <w:szCs w:val="21"/>
        </w:rPr>
        <w:t>AC91-07</w:t>
      </w:r>
      <w:r w:rsidRPr="00403876">
        <w:rPr>
          <w:rFonts w:hAnsi="宋体" w:hint="eastAsia"/>
          <w:color w:val="000000" w:themeColor="text1"/>
          <w:szCs w:val="21"/>
        </w:rPr>
        <w:t>咨询通告”</w:t>
      </w:r>
      <w:r w:rsidR="00757DB5" w:rsidRPr="00403876">
        <w:rPr>
          <w:rFonts w:hAnsi="宋体" w:hint="eastAsia"/>
          <w:color w:val="000000" w:themeColor="text1"/>
          <w:szCs w:val="21"/>
        </w:rPr>
        <w:t>以及公司《特殊运行手册》</w:t>
      </w:r>
      <w:r w:rsidR="001B3291" w:rsidRPr="00403876">
        <w:rPr>
          <w:rFonts w:hAnsi="宋体" w:hint="eastAsia"/>
          <w:color w:val="000000" w:themeColor="text1"/>
          <w:szCs w:val="21"/>
        </w:rPr>
        <w:t>第一</w:t>
      </w:r>
      <w:r w:rsidR="001B3291" w:rsidRPr="00AE0DB5">
        <w:rPr>
          <w:rFonts w:hint="eastAsia"/>
        </w:rPr>
        <w:t>章</w:t>
      </w:r>
      <w:r w:rsidRPr="00AE0DB5">
        <w:rPr>
          <w:rFonts w:hint="eastAsia"/>
        </w:rPr>
        <w:t>。</w:t>
      </w:r>
      <w:bookmarkEnd w:id="480"/>
    </w:p>
    <w:p w14:paraId="5F716B88" w14:textId="77777777" w:rsidR="001227E4" w:rsidRPr="00AE0DB5" w:rsidRDefault="00570E5C" w:rsidP="005959F9">
      <w:pPr>
        <w:pStyle w:val="3"/>
        <w:keepNext w:val="0"/>
        <w:numPr>
          <w:ilvl w:val="0"/>
          <w:numId w:val="176"/>
        </w:numPr>
        <w:kinsoku w:val="0"/>
        <w:overflowPunct w:val="0"/>
        <w:autoSpaceDE w:val="0"/>
        <w:autoSpaceDN w:val="0"/>
        <w:ind w:left="851" w:hanging="851"/>
      </w:pPr>
      <w:bookmarkStart w:id="481" w:name="_Toc503360660"/>
      <w:r w:rsidRPr="00936B76">
        <w:t>PBN</w:t>
      </w:r>
      <w:r w:rsidR="0056174B" w:rsidRPr="00B74B39">
        <w:rPr>
          <w:rFonts w:hint="eastAsia"/>
        </w:rPr>
        <w:t>导航</w:t>
      </w:r>
      <w:r w:rsidR="001227E4" w:rsidRPr="00B74B39">
        <w:rPr>
          <w:rFonts w:hint="eastAsia"/>
        </w:rPr>
        <w:t>运行</w:t>
      </w:r>
      <w:bookmarkEnd w:id="481"/>
    </w:p>
    <w:p w14:paraId="5F716B89" w14:textId="77777777" w:rsidR="001227E4" w:rsidRPr="00AE0DB5" w:rsidRDefault="001227E4" w:rsidP="00403876">
      <w:pPr>
        <w:kinsoku w:val="0"/>
        <w:overflowPunct w:val="0"/>
        <w:autoSpaceDE w:val="0"/>
        <w:autoSpaceDN w:val="0"/>
        <w:ind w:left="851"/>
      </w:pPr>
      <w:r w:rsidRPr="00AE0DB5">
        <w:rPr>
          <w:rFonts w:hint="eastAsia"/>
        </w:rPr>
        <w:t>在</w:t>
      </w:r>
      <w:r w:rsidRPr="00AE0DB5">
        <w:rPr>
          <w:rFonts w:hint="eastAsia"/>
        </w:rPr>
        <w:t>RNP</w:t>
      </w:r>
      <w:r w:rsidRPr="00AE0DB5">
        <w:rPr>
          <w:rFonts w:hint="eastAsia"/>
        </w:rPr>
        <w:t>飞行计划制定过程中，飞行签派员除按正常程序制作飞行计划外，应特别注意可能影响在</w:t>
      </w:r>
      <w:r w:rsidRPr="00AE0DB5">
        <w:rPr>
          <w:rFonts w:hint="eastAsia"/>
        </w:rPr>
        <w:t>RNP</w:t>
      </w:r>
      <w:r w:rsidRPr="00AE0DB5">
        <w:rPr>
          <w:rFonts w:hint="eastAsia"/>
        </w:rPr>
        <w:t>空域运行的条件，增加</w:t>
      </w:r>
      <w:r w:rsidRPr="00AE0DB5">
        <w:rPr>
          <w:rFonts w:hint="eastAsia"/>
        </w:rPr>
        <w:t xml:space="preserve">RNP </w:t>
      </w:r>
      <w:r w:rsidRPr="00AE0DB5">
        <w:rPr>
          <w:rFonts w:hint="eastAsia"/>
        </w:rPr>
        <w:t>运行有关的如下项目：</w:t>
      </w:r>
    </w:p>
    <w:p w14:paraId="5F716B8A" w14:textId="77777777" w:rsidR="00390989" w:rsidRPr="00403876" w:rsidRDefault="001227E4" w:rsidP="005959F9">
      <w:pPr>
        <w:pStyle w:val="3"/>
        <w:keepNext w:val="0"/>
        <w:numPr>
          <w:ilvl w:val="0"/>
          <w:numId w:val="180"/>
        </w:numPr>
        <w:kinsoku w:val="0"/>
        <w:overflowPunct w:val="0"/>
        <w:autoSpaceDE w:val="0"/>
        <w:autoSpaceDN w:val="0"/>
        <w:ind w:left="851" w:hanging="851"/>
        <w:rPr>
          <w:rFonts w:hAnsi="宋体"/>
          <w:color w:val="000000" w:themeColor="text1"/>
          <w:szCs w:val="21"/>
        </w:rPr>
      </w:pPr>
      <w:bookmarkStart w:id="482" w:name="_Toc503360661"/>
      <w:r w:rsidRPr="00403876">
        <w:rPr>
          <w:rFonts w:hAnsi="宋体" w:hint="eastAsia"/>
          <w:color w:val="000000" w:themeColor="text1"/>
          <w:szCs w:val="21"/>
        </w:rPr>
        <w:t>确认航空器已经得到了</w:t>
      </w:r>
      <w:r w:rsidR="000A6AB2" w:rsidRPr="00403876">
        <w:rPr>
          <w:rFonts w:hAnsi="宋体" w:hint="eastAsia"/>
          <w:color w:val="000000" w:themeColor="text1"/>
          <w:szCs w:val="21"/>
        </w:rPr>
        <w:t>区域导航的</w:t>
      </w:r>
      <w:r w:rsidRPr="00403876">
        <w:rPr>
          <w:rFonts w:hAnsi="宋体" w:hint="eastAsia"/>
          <w:color w:val="000000" w:themeColor="text1"/>
          <w:szCs w:val="21"/>
        </w:rPr>
        <w:t>运行批准，确保该飞机符合</w:t>
      </w:r>
      <w:r w:rsidR="000A6AB2" w:rsidRPr="00403876">
        <w:rPr>
          <w:rFonts w:hAnsi="宋体" w:hint="eastAsia"/>
          <w:color w:val="000000" w:themeColor="text1"/>
          <w:szCs w:val="21"/>
        </w:rPr>
        <w:t>区域导航的精度要求</w:t>
      </w:r>
      <w:r w:rsidRPr="00403876">
        <w:rPr>
          <w:rFonts w:hAnsi="宋体" w:hint="eastAsia"/>
          <w:color w:val="000000" w:themeColor="text1"/>
          <w:szCs w:val="21"/>
        </w:rPr>
        <w:t>，以</w:t>
      </w:r>
      <w:r w:rsidRPr="00403876">
        <w:rPr>
          <w:rFonts w:hAnsi="宋体" w:hint="eastAsia"/>
          <w:color w:val="000000" w:themeColor="text1"/>
          <w:szCs w:val="21"/>
        </w:rPr>
        <w:t>RNP-10</w:t>
      </w:r>
      <w:r w:rsidRPr="00403876">
        <w:rPr>
          <w:rFonts w:hAnsi="宋体" w:hint="eastAsia"/>
          <w:color w:val="000000" w:themeColor="text1"/>
          <w:szCs w:val="21"/>
        </w:rPr>
        <w:t>为例，要求的导航性能是所有飞机在</w:t>
      </w:r>
      <w:r w:rsidRPr="00403876">
        <w:rPr>
          <w:rFonts w:hAnsi="宋体" w:hint="eastAsia"/>
          <w:color w:val="000000" w:themeColor="text1"/>
          <w:szCs w:val="21"/>
        </w:rPr>
        <w:t>RNP-10</w:t>
      </w:r>
      <w:r w:rsidRPr="00403876">
        <w:rPr>
          <w:rFonts w:hAnsi="宋体" w:hint="eastAsia"/>
          <w:color w:val="000000" w:themeColor="text1"/>
          <w:szCs w:val="21"/>
        </w:rPr>
        <w:t>空域中</w:t>
      </w:r>
      <w:r w:rsidRPr="00403876">
        <w:rPr>
          <w:rFonts w:hAnsi="宋体" w:hint="eastAsia"/>
          <w:color w:val="000000" w:themeColor="text1"/>
          <w:szCs w:val="21"/>
        </w:rPr>
        <w:t>95%</w:t>
      </w:r>
      <w:r w:rsidRPr="00403876">
        <w:rPr>
          <w:rFonts w:hAnsi="宋体" w:hint="eastAsia"/>
          <w:color w:val="000000" w:themeColor="text1"/>
          <w:szCs w:val="21"/>
        </w:rPr>
        <w:t>的飞行时间内应满足航径保持精确性等于或小于±</w:t>
      </w:r>
      <w:r w:rsidRPr="00403876">
        <w:rPr>
          <w:rFonts w:hAnsi="宋体" w:hint="eastAsia"/>
          <w:color w:val="000000" w:themeColor="text1"/>
          <w:szCs w:val="21"/>
        </w:rPr>
        <w:t>10</w:t>
      </w:r>
      <w:r w:rsidRPr="00403876">
        <w:rPr>
          <w:rFonts w:hAnsi="宋体" w:hint="eastAsia"/>
          <w:color w:val="000000" w:themeColor="text1"/>
          <w:szCs w:val="21"/>
        </w:rPr>
        <w:t>海里以内，其导航设备，在海洋和边远地区进行</w:t>
      </w:r>
      <w:r w:rsidRPr="00403876">
        <w:rPr>
          <w:rFonts w:hAnsi="宋体" w:hint="eastAsia"/>
          <w:color w:val="000000" w:themeColor="text1"/>
          <w:szCs w:val="21"/>
        </w:rPr>
        <w:t>RNP-10</w:t>
      </w:r>
      <w:r w:rsidRPr="00403876">
        <w:rPr>
          <w:rFonts w:hAnsi="宋体" w:hint="eastAsia"/>
          <w:color w:val="000000" w:themeColor="text1"/>
          <w:szCs w:val="21"/>
        </w:rPr>
        <w:t>运行，必须携带至少两套完整的导航系统以保证系统不会提供错误信息。</w:t>
      </w:r>
      <w:bookmarkEnd w:id="482"/>
    </w:p>
    <w:p w14:paraId="5F716B8B" w14:textId="77777777" w:rsidR="001227E4" w:rsidRPr="00403876" w:rsidRDefault="001227E4" w:rsidP="005959F9">
      <w:pPr>
        <w:pStyle w:val="3"/>
        <w:keepNext w:val="0"/>
        <w:numPr>
          <w:ilvl w:val="0"/>
          <w:numId w:val="180"/>
        </w:numPr>
        <w:kinsoku w:val="0"/>
        <w:overflowPunct w:val="0"/>
        <w:autoSpaceDE w:val="0"/>
        <w:autoSpaceDN w:val="0"/>
        <w:ind w:left="851" w:hanging="851"/>
        <w:rPr>
          <w:rFonts w:hAnsi="宋体"/>
          <w:color w:val="000000" w:themeColor="text1"/>
          <w:szCs w:val="21"/>
        </w:rPr>
      </w:pPr>
      <w:bookmarkStart w:id="483" w:name="_Toc503360662"/>
      <w:r w:rsidRPr="00403876">
        <w:rPr>
          <w:rFonts w:hAnsi="宋体" w:hint="eastAsia"/>
          <w:color w:val="000000" w:themeColor="text1"/>
          <w:szCs w:val="21"/>
        </w:rPr>
        <w:t>检查该飞机</w:t>
      </w:r>
      <w:r w:rsidRPr="00403876">
        <w:rPr>
          <w:rFonts w:hAnsi="宋体" w:hint="eastAsia"/>
          <w:color w:val="000000" w:themeColor="text1"/>
          <w:szCs w:val="21"/>
        </w:rPr>
        <w:t>MEL</w:t>
      </w:r>
      <w:r w:rsidRPr="00403876">
        <w:rPr>
          <w:rFonts w:hAnsi="宋体" w:hint="eastAsia"/>
          <w:color w:val="000000" w:themeColor="text1"/>
          <w:szCs w:val="21"/>
        </w:rPr>
        <w:t>信息，保证其导航辅助设备的可用性，必须确保航线上适用的导航辅助设备能用来保证飞机能够导航进入</w:t>
      </w:r>
      <w:r w:rsidR="0056174B" w:rsidRPr="00403876">
        <w:rPr>
          <w:rFonts w:hAnsi="宋体" w:hint="eastAsia"/>
          <w:color w:val="000000" w:themeColor="text1"/>
          <w:szCs w:val="21"/>
        </w:rPr>
        <w:t>区域导航</w:t>
      </w:r>
      <w:r w:rsidRPr="00403876">
        <w:rPr>
          <w:rFonts w:hAnsi="宋体" w:hint="eastAsia"/>
          <w:color w:val="000000" w:themeColor="text1"/>
          <w:szCs w:val="21"/>
        </w:rPr>
        <w:t>区域</w:t>
      </w:r>
      <w:r w:rsidR="0056174B" w:rsidRPr="00403876">
        <w:rPr>
          <w:rFonts w:hAnsi="宋体" w:hint="eastAsia"/>
          <w:color w:val="000000" w:themeColor="text1"/>
          <w:szCs w:val="21"/>
        </w:rPr>
        <w:t>运行</w:t>
      </w:r>
      <w:r w:rsidRPr="00403876">
        <w:rPr>
          <w:rFonts w:hAnsi="宋体" w:hint="eastAsia"/>
          <w:color w:val="000000" w:themeColor="text1"/>
          <w:szCs w:val="21"/>
        </w:rPr>
        <w:t>。</w:t>
      </w:r>
      <w:bookmarkEnd w:id="483"/>
    </w:p>
    <w:p w14:paraId="5F716B8C" w14:textId="77777777" w:rsidR="001227E4" w:rsidRPr="00403876" w:rsidRDefault="001227E4" w:rsidP="005959F9">
      <w:pPr>
        <w:pStyle w:val="3"/>
        <w:keepNext w:val="0"/>
        <w:numPr>
          <w:ilvl w:val="0"/>
          <w:numId w:val="180"/>
        </w:numPr>
        <w:kinsoku w:val="0"/>
        <w:overflowPunct w:val="0"/>
        <w:autoSpaceDE w:val="0"/>
        <w:autoSpaceDN w:val="0"/>
        <w:ind w:left="851" w:hanging="851"/>
        <w:rPr>
          <w:rFonts w:hAnsi="宋体"/>
          <w:color w:val="000000" w:themeColor="text1"/>
          <w:szCs w:val="21"/>
        </w:rPr>
      </w:pPr>
      <w:bookmarkStart w:id="484" w:name="_Toc503360663"/>
      <w:r w:rsidRPr="00403876">
        <w:rPr>
          <w:rFonts w:hAnsi="宋体" w:hint="eastAsia"/>
          <w:color w:val="000000" w:themeColor="text1"/>
          <w:szCs w:val="21"/>
        </w:rPr>
        <w:t>确认飞行机组符合</w:t>
      </w:r>
      <w:r w:rsidRPr="00403876">
        <w:rPr>
          <w:rFonts w:hAnsi="宋体" w:hint="eastAsia"/>
          <w:color w:val="000000" w:themeColor="text1"/>
          <w:szCs w:val="21"/>
        </w:rPr>
        <w:t>RNP</w:t>
      </w:r>
      <w:r w:rsidRPr="00403876">
        <w:rPr>
          <w:rFonts w:hAnsi="宋体" w:hint="eastAsia"/>
          <w:color w:val="000000" w:themeColor="text1"/>
          <w:szCs w:val="21"/>
        </w:rPr>
        <w:t>的有关要求。</w:t>
      </w:r>
      <w:bookmarkEnd w:id="484"/>
    </w:p>
    <w:p w14:paraId="5F716B8D" w14:textId="77777777" w:rsidR="001227E4" w:rsidRPr="00403876" w:rsidRDefault="001227E4" w:rsidP="005959F9">
      <w:pPr>
        <w:pStyle w:val="3"/>
        <w:keepNext w:val="0"/>
        <w:numPr>
          <w:ilvl w:val="0"/>
          <w:numId w:val="180"/>
        </w:numPr>
        <w:kinsoku w:val="0"/>
        <w:overflowPunct w:val="0"/>
        <w:autoSpaceDE w:val="0"/>
        <w:autoSpaceDN w:val="0"/>
        <w:ind w:left="851" w:hanging="851"/>
        <w:rPr>
          <w:rFonts w:hAnsi="宋体"/>
          <w:color w:val="000000" w:themeColor="text1"/>
          <w:szCs w:val="21"/>
        </w:rPr>
      </w:pPr>
      <w:bookmarkStart w:id="485" w:name="_Toc503360664"/>
      <w:r w:rsidRPr="00403876">
        <w:rPr>
          <w:rFonts w:hAnsi="宋体" w:hint="eastAsia"/>
          <w:color w:val="000000" w:themeColor="text1"/>
          <w:szCs w:val="21"/>
        </w:rPr>
        <w:lastRenderedPageBreak/>
        <w:t>在向空中交通服务单位提供的飞行计划（</w:t>
      </w:r>
      <w:r w:rsidRPr="00403876">
        <w:rPr>
          <w:rFonts w:hAnsi="宋体" w:hint="eastAsia"/>
          <w:color w:val="000000" w:themeColor="text1"/>
          <w:szCs w:val="21"/>
        </w:rPr>
        <w:t xml:space="preserve">FPL </w:t>
      </w:r>
      <w:r w:rsidRPr="00403876">
        <w:rPr>
          <w:rFonts w:hAnsi="宋体" w:hint="eastAsia"/>
          <w:color w:val="000000" w:themeColor="text1"/>
          <w:szCs w:val="21"/>
        </w:rPr>
        <w:t>）中应注明航空器和运营人已经得到了</w:t>
      </w:r>
      <w:r w:rsidRPr="00403876">
        <w:rPr>
          <w:rFonts w:hAnsi="宋体" w:hint="eastAsia"/>
          <w:color w:val="000000" w:themeColor="text1"/>
          <w:szCs w:val="21"/>
        </w:rPr>
        <w:t>RNP</w:t>
      </w:r>
      <w:r w:rsidRPr="00403876">
        <w:rPr>
          <w:rFonts w:hAnsi="宋体" w:hint="eastAsia"/>
          <w:color w:val="000000" w:themeColor="text1"/>
          <w:szCs w:val="21"/>
        </w:rPr>
        <w:t>运行的批准。在</w:t>
      </w:r>
      <w:r w:rsidRPr="00403876">
        <w:rPr>
          <w:rFonts w:hAnsi="宋体" w:hint="eastAsia"/>
          <w:color w:val="000000" w:themeColor="text1"/>
          <w:szCs w:val="21"/>
        </w:rPr>
        <w:t>ICAO</w:t>
      </w:r>
      <w:r w:rsidRPr="00403876">
        <w:rPr>
          <w:rFonts w:hAnsi="宋体" w:hint="eastAsia"/>
          <w:color w:val="000000" w:themeColor="text1"/>
          <w:szCs w:val="21"/>
        </w:rPr>
        <w:t>飞行计划的第</w:t>
      </w:r>
      <w:r w:rsidRPr="00403876">
        <w:rPr>
          <w:rFonts w:hAnsi="宋体" w:hint="eastAsia"/>
          <w:color w:val="000000" w:themeColor="text1"/>
          <w:szCs w:val="21"/>
        </w:rPr>
        <w:t>10</w:t>
      </w:r>
      <w:r w:rsidRPr="00403876">
        <w:rPr>
          <w:rFonts w:hAnsi="宋体" w:hint="eastAsia"/>
          <w:color w:val="000000" w:themeColor="text1"/>
          <w:szCs w:val="21"/>
        </w:rPr>
        <w:t>栏注上“</w:t>
      </w:r>
      <w:r w:rsidRPr="00403876">
        <w:rPr>
          <w:rFonts w:hAnsi="宋体" w:hint="eastAsia"/>
          <w:color w:val="000000" w:themeColor="text1"/>
          <w:szCs w:val="21"/>
        </w:rPr>
        <w:t>R</w:t>
      </w:r>
      <w:r w:rsidRPr="00403876">
        <w:rPr>
          <w:rFonts w:hAnsi="宋体" w:hint="eastAsia"/>
          <w:color w:val="000000" w:themeColor="text1"/>
          <w:szCs w:val="21"/>
        </w:rPr>
        <w:t>”以表明已经得到了</w:t>
      </w:r>
      <w:r w:rsidRPr="00403876">
        <w:rPr>
          <w:rFonts w:hAnsi="宋体" w:hint="eastAsia"/>
          <w:color w:val="000000" w:themeColor="text1"/>
          <w:szCs w:val="21"/>
        </w:rPr>
        <w:t>RNP</w:t>
      </w:r>
      <w:r w:rsidRPr="00403876">
        <w:rPr>
          <w:rFonts w:hAnsi="宋体" w:hint="eastAsia"/>
          <w:color w:val="000000" w:themeColor="text1"/>
          <w:szCs w:val="21"/>
        </w:rPr>
        <w:t>的批准。</w:t>
      </w:r>
      <w:bookmarkEnd w:id="485"/>
    </w:p>
    <w:p w14:paraId="5F716B8E" w14:textId="77777777" w:rsidR="001227E4" w:rsidRPr="00403876" w:rsidRDefault="001227E4" w:rsidP="005959F9">
      <w:pPr>
        <w:pStyle w:val="3"/>
        <w:keepNext w:val="0"/>
        <w:numPr>
          <w:ilvl w:val="0"/>
          <w:numId w:val="180"/>
        </w:numPr>
        <w:kinsoku w:val="0"/>
        <w:overflowPunct w:val="0"/>
        <w:autoSpaceDE w:val="0"/>
        <w:autoSpaceDN w:val="0"/>
        <w:ind w:left="851" w:hanging="851"/>
        <w:rPr>
          <w:rFonts w:hAnsi="宋体"/>
          <w:color w:val="000000" w:themeColor="text1"/>
          <w:szCs w:val="21"/>
        </w:rPr>
      </w:pPr>
      <w:bookmarkStart w:id="486" w:name="_Toc503360665"/>
      <w:r w:rsidRPr="00403876">
        <w:rPr>
          <w:rFonts w:hAnsi="宋体" w:hint="eastAsia"/>
          <w:color w:val="000000" w:themeColor="text1"/>
          <w:szCs w:val="21"/>
        </w:rPr>
        <w:t>如果要求使用指定的导航系统，应考虑到与</w:t>
      </w:r>
      <w:r w:rsidR="000A6AB2" w:rsidRPr="00403876">
        <w:rPr>
          <w:rFonts w:hAnsi="宋体" w:hint="eastAsia"/>
          <w:color w:val="000000" w:themeColor="text1"/>
          <w:szCs w:val="21"/>
        </w:rPr>
        <w:t>区域导航</w:t>
      </w:r>
      <w:r w:rsidRPr="00403876">
        <w:rPr>
          <w:rFonts w:hAnsi="宋体" w:hint="eastAsia"/>
          <w:color w:val="000000" w:themeColor="text1"/>
          <w:szCs w:val="21"/>
        </w:rPr>
        <w:t>许可相关的任何运行限制。</w:t>
      </w:r>
      <w:bookmarkEnd w:id="486"/>
    </w:p>
    <w:p w14:paraId="5F716B8F" w14:textId="77777777" w:rsidR="00DF3445" w:rsidRPr="00403876" w:rsidRDefault="001227E4" w:rsidP="005959F9">
      <w:pPr>
        <w:pStyle w:val="3"/>
        <w:keepNext w:val="0"/>
        <w:numPr>
          <w:ilvl w:val="0"/>
          <w:numId w:val="180"/>
        </w:numPr>
        <w:kinsoku w:val="0"/>
        <w:overflowPunct w:val="0"/>
        <w:autoSpaceDE w:val="0"/>
        <w:autoSpaceDN w:val="0"/>
        <w:ind w:left="851" w:hanging="851"/>
        <w:rPr>
          <w:rFonts w:hAnsi="宋体"/>
          <w:color w:val="000000" w:themeColor="text1"/>
          <w:szCs w:val="21"/>
        </w:rPr>
      </w:pPr>
      <w:bookmarkStart w:id="487" w:name="_Toc503360666"/>
      <w:r w:rsidRPr="00403876">
        <w:rPr>
          <w:rFonts w:hAnsi="宋体" w:hint="eastAsia"/>
          <w:color w:val="000000" w:themeColor="text1"/>
          <w:szCs w:val="21"/>
        </w:rPr>
        <w:t>提醒机组在对飞机的外部检查期间，应对导航天线的情况和所有天线附近的机身表皮情况特别注意是否存在不正常现象。</w:t>
      </w:r>
      <w:bookmarkEnd w:id="487"/>
    </w:p>
    <w:p w14:paraId="5F716B90" w14:textId="77777777" w:rsidR="00130D5F" w:rsidRPr="00AE0DB5" w:rsidRDefault="00130D5F" w:rsidP="005959F9">
      <w:pPr>
        <w:pStyle w:val="3"/>
        <w:keepNext w:val="0"/>
        <w:numPr>
          <w:ilvl w:val="0"/>
          <w:numId w:val="176"/>
        </w:numPr>
        <w:kinsoku w:val="0"/>
        <w:overflowPunct w:val="0"/>
        <w:autoSpaceDE w:val="0"/>
        <w:autoSpaceDN w:val="0"/>
        <w:ind w:left="851" w:hanging="851"/>
        <w:rPr>
          <w:rFonts w:hAnsi="宋体" w:cs="宋体"/>
          <w:color w:val="000000" w:themeColor="text1"/>
          <w:kern w:val="0"/>
          <w:szCs w:val="21"/>
        </w:rPr>
      </w:pPr>
      <w:bookmarkStart w:id="488" w:name="_Toc503360667"/>
      <w:r w:rsidRPr="00AE0DB5">
        <w:rPr>
          <w:rFonts w:hAnsi="宋体" w:cs="宋体"/>
          <w:color w:val="000000" w:themeColor="text1"/>
          <w:kern w:val="0"/>
          <w:szCs w:val="21"/>
        </w:rPr>
        <w:t>RNAV2</w:t>
      </w:r>
      <w:r w:rsidRPr="00AE0DB5">
        <w:rPr>
          <w:rFonts w:hAnsi="宋体" w:cs="宋体" w:hint="eastAsia"/>
          <w:color w:val="000000" w:themeColor="text1"/>
          <w:kern w:val="0"/>
          <w:szCs w:val="21"/>
        </w:rPr>
        <w:t>运行</w:t>
      </w:r>
      <w:bookmarkEnd w:id="488"/>
    </w:p>
    <w:p w14:paraId="5F716B91" w14:textId="77777777" w:rsidR="00390989" w:rsidRPr="00403876" w:rsidRDefault="00130D5F" w:rsidP="005959F9">
      <w:pPr>
        <w:pStyle w:val="3"/>
        <w:keepNext w:val="0"/>
        <w:numPr>
          <w:ilvl w:val="0"/>
          <w:numId w:val="181"/>
        </w:numPr>
        <w:kinsoku w:val="0"/>
        <w:overflowPunct w:val="0"/>
        <w:autoSpaceDE w:val="0"/>
        <w:autoSpaceDN w:val="0"/>
        <w:ind w:left="851" w:hanging="851"/>
        <w:rPr>
          <w:rFonts w:hAnsi="宋体"/>
          <w:color w:val="000000" w:themeColor="text1"/>
          <w:szCs w:val="21"/>
        </w:rPr>
      </w:pPr>
      <w:bookmarkStart w:id="489" w:name="_Toc503360668"/>
      <w:r w:rsidRPr="00403876">
        <w:rPr>
          <w:rFonts w:hAnsi="宋体" w:hint="eastAsia"/>
          <w:color w:val="000000" w:themeColor="text1"/>
          <w:szCs w:val="21"/>
        </w:rPr>
        <w:t>只有获得</w:t>
      </w:r>
      <w:r w:rsidRPr="00403876">
        <w:rPr>
          <w:rFonts w:hAnsi="宋体"/>
          <w:color w:val="000000" w:themeColor="text1"/>
          <w:szCs w:val="21"/>
        </w:rPr>
        <w:t>RNAV2</w:t>
      </w:r>
      <w:r w:rsidRPr="00403876">
        <w:rPr>
          <w:rFonts w:hAnsi="宋体" w:hint="eastAsia"/>
          <w:color w:val="000000" w:themeColor="text1"/>
          <w:szCs w:val="21"/>
        </w:rPr>
        <w:t>运行批准后，才能提出</w:t>
      </w:r>
      <w:r w:rsidRPr="00403876">
        <w:rPr>
          <w:rFonts w:hAnsi="宋体"/>
          <w:color w:val="000000" w:themeColor="text1"/>
          <w:szCs w:val="21"/>
        </w:rPr>
        <w:t>RNAV2</w:t>
      </w:r>
      <w:r w:rsidRPr="00403876">
        <w:rPr>
          <w:rFonts w:hAnsi="宋体" w:hint="eastAsia"/>
          <w:color w:val="000000" w:themeColor="text1"/>
          <w:szCs w:val="21"/>
        </w:rPr>
        <w:t>航路申请。如果不满足相关标准的飞机收到</w:t>
      </w:r>
      <w:r w:rsidRPr="00403876">
        <w:rPr>
          <w:rFonts w:hAnsi="宋体"/>
          <w:color w:val="000000" w:themeColor="text1"/>
          <w:szCs w:val="21"/>
        </w:rPr>
        <w:t>ATC</w:t>
      </w:r>
      <w:r w:rsidRPr="00403876">
        <w:rPr>
          <w:rFonts w:hAnsi="宋体" w:hint="eastAsia"/>
          <w:color w:val="000000" w:themeColor="text1"/>
          <w:szCs w:val="21"/>
        </w:rPr>
        <w:t>发布的</w:t>
      </w:r>
      <w:r w:rsidRPr="00403876">
        <w:rPr>
          <w:rFonts w:hAnsi="宋体"/>
          <w:color w:val="000000" w:themeColor="text1"/>
          <w:szCs w:val="21"/>
        </w:rPr>
        <w:t>RNAV</w:t>
      </w:r>
      <w:r w:rsidRPr="00403876">
        <w:rPr>
          <w:rFonts w:hAnsi="宋体" w:hint="eastAsia"/>
          <w:color w:val="000000" w:themeColor="text1"/>
          <w:szCs w:val="21"/>
        </w:rPr>
        <w:t>许可，飞行机组必须通知</w:t>
      </w:r>
      <w:r w:rsidRPr="00403876">
        <w:rPr>
          <w:rFonts w:hAnsi="宋体"/>
          <w:color w:val="000000" w:themeColor="text1"/>
          <w:szCs w:val="21"/>
        </w:rPr>
        <w:t>ATC</w:t>
      </w:r>
      <w:r w:rsidRPr="00403876">
        <w:rPr>
          <w:rFonts w:hAnsi="宋体" w:hint="eastAsia"/>
          <w:color w:val="000000" w:themeColor="text1"/>
          <w:szCs w:val="21"/>
        </w:rPr>
        <w:t>不能接受此许可，并申请其他指令；</w:t>
      </w:r>
      <w:bookmarkEnd w:id="489"/>
    </w:p>
    <w:p w14:paraId="5F716B92" w14:textId="77777777" w:rsidR="00390989" w:rsidRPr="00403876" w:rsidRDefault="00130D5F" w:rsidP="005959F9">
      <w:pPr>
        <w:pStyle w:val="3"/>
        <w:keepNext w:val="0"/>
        <w:numPr>
          <w:ilvl w:val="0"/>
          <w:numId w:val="181"/>
        </w:numPr>
        <w:kinsoku w:val="0"/>
        <w:overflowPunct w:val="0"/>
        <w:autoSpaceDE w:val="0"/>
        <w:autoSpaceDN w:val="0"/>
        <w:ind w:left="851" w:hanging="851"/>
        <w:rPr>
          <w:rFonts w:hAnsi="宋体"/>
          <w:color w:val="000000" w:themeColor="text1"/>
          <w:szCs w:val="21"/>
        </w:rPr>
      </w:pPr>
      <w:bookmarkStart w:id="490" w:name="_Toc503360669"/>
      <w:r w:rsidRPr="00403876">
        <w:rPr>
          <w:rFonts w:hAnsi="宋体" w:hint="eastAsia"/>
          <w:color w:val="000000" w:themeColor="text1"/>
          <w:szCs w:val="21"/>
        </w:rPr>
        <w:t>检查和了解预计实施</w:t>
      </w:r>
      <w:r w:rsidRPr="00403876">
        <w:rPr>
          <w:rFonts w:hAnsi="宋体"/>
          <w:color w:val="000000" w:themeColor="text1"/>
          <w:szCs w:val="21"/>
        </w:rPr>
        <w:t>RNAV2</w:t>
      </w:r>
      <w:r w:rsidRPr="00403876">
        <w:rPr>
          <w:rFonts w:hAnsi="宋体" w:hint="eastAsia"/>
          <w:color w:val="000000" w:themeColor="text1"/>
          <w:szCs w:val="21"/>
        </w:rPr>
        <w:t>运行航路航图，确认相关信息，尤其是</w:t>
      </w:r>
      <w:r w:rsidRPr="00403876">
        <w:rPr>
          <w:rFonts w:hAnsi="宋体"/>
          <w:color w:val="000000" w:themeColor="text1"/>
          <w:szCs w:val="21"/>
        </w:rPr>
        <w:t>RNAV</w:t>
      </w:r>
      <w:r w:rsidRPr="00403876">
        <w:rPr>
          <w:rFonts w:hAnsi="宋体" w:hint="eastAsia"/>
          <w:color w:val="000000" w:themeColor="text1"/>
          <w:szCs w:val="21"/>
        </w:rPr>
        <w:t>运行要求导航设备及其工作状况（</w:t>
      </w:r>
      <w:r w:rsidRPr="00403876">
        <w:rPr>
          <w:rFonts w:hAnsi="宋体"/>
          <w:color w:val="000000" w:themeColor="text1"/>
          <w:szCs w:val="21"/>
        </w:rPr>
        <w:t>DME/DME/IRU</w:t>
      </w:r>
      <w:r w:rsidRPr="00403876">
        <w:rPr>
          <w:rFonts w:hAnsi="宋体" w:hint="eastAsia"/>
          <w:color w:val="000000" w:themeColor="text1"/>
          <w:szCs w:val="21"/>
        </w:rPr>
        <w:t>）；</w:t>
      </w:r>
      <w:bookmarkEnd w:id="490"/>
    </w:p>
    <w:p w14:paraId="5F716B93" w14:textId="77777777" w:rsidR="00390989" w:rsidRPr="005B2636" w:rsidRDefault="00130D5F" w:rsidP="005959F9">
      <w:pPr>
        <w:pStyle w:val="3"/>
        <w:keepNext w:val="0"/>
        <w:numPr>
          <w:ilvl w:val="0"/>
          <w:numId w:val="181"/>
        </w:numPr>
        <w:kinsoku w:val="0"/>
        <w:overflowPunct w:val="0"/>
        <w:autoSpaceDE w:val="0"/>
        <w:autoSpaceDN w:val="0"/>
        <w:ind w:left="851" w:hanging="851"/>
      </w:pPr>
      <w:bookmarkStart w:id="491" w:name="_Toc503360670"/>
      <w:r w:rsidRPr="00403876">
        <w:rPr>
          <w:rFonts w:hAnsi="宋体" w:hint="eastAsia"/>
          <w:color w:val="000000" w:themeColor="text1"/>
          <w:szCs w:val="21"/>
        </w:rPr>
        <w:t>对于基于</w:t>
      </w:r>
      <w:r w:rsidRPr="005B2636">
        <w:t>DME</w:t>
      </w:r>
      <w:r w:rsidRPr="005B2636">
        <w:rPr>
          <w:rFonts w:hint="eastAsia"/>
        </w:rPr>
        <w:t>的导航（飞机无</w:t>
      </w:r>
      <w:r w:rsidRPr="005B2636">
        <w:t>GPS</w:t>
      </w:r>
      <w:r w:rsidRPr="005B2636">
        <w:rPr>
          <w:rFonts w:hint="eastAsia"/>
        </w:rPr>
        <w:t>设备，只能使用</w:t>
      </w:r>
      <w:r w:rsidRPr="005B2636">
        <w:t>DME/DME/IRU</w:t>
      </w:r>
      <w:r w:rsidRPr="005B2636">
        <w:rPr>
          <w:rFonts w:hint="eastAsia"/>
        </w:rPr>
        <w:t>运行</w:t>
      </w:r>
      <w:r w:rsidRPr="005B2636">
        <w:t>RNAV</w:t>
      </w:r>
      <w:r w:rsidRPr="005B2636">
        <w:rPr>
          <w:rFonts w:hint="eastAsia"/>
        </w:rPr>
        <w:t>），签派放行人员和飞行机组应检查</w:t>
      </w:r>
      <w:r w:rsidRPr="005B2636">
        <w:t>NOTAM</w:t>
      </w:r>
      <w:r w:rsidRPr="005B2636">
        <w:rPr>
          <w:rFonts w:hint="eastAsia"/>
        </w:rPr>
        <w:t>和相关信息，确认关键</w:t>
      </w:r>
      <w:r w:rsidRPr="005B2636">
        <w:t>DME</w:t>
      </w:r>
      <w:r w:rsidRPr="005B2636">
        <w:rPr>
          <w:rFonts w:hint="eastAsia"/>
        </w:rPr>
        <w:t>的可用性。飞行运行人员必须明确，我公司飞机没有安装</w:t>
      </w:r>
      <w:r w:rsidRPr="005B2636">
        <w:t>GNSS/GPS</w:t>
      </w:r>
      <w:r w:rsidRPr="005B2636">
        <w:rPr>
          <w:rFonts w:hint="eastAsia"/>
        </w:rPr>
        <w:t>设备，导航必须使用</w:t>
      </w:r>
      <w:r w:rsidRPr="005B2636">
        <w:t>DME/DME/IRU</w:t>
      </w:r>
      <w:r w:rsidRPr="005B2636">
        <w:rPr>
          <w:rFonts w:hint="eastAsia"/>
        </w:rPr>
        <w:t>进行位置更新（使用至少</w:t>
      </w:r>
      <w:r w:rsidRPr="005B2636">
        <w:rPr>
          <w:rFonts w:hint="eastAsia"/>
        </w:rPr>
        <w:lastRenderedPageBreak/>
        <w:t>两个</w:t>
      </w:r>
      <w:r w:rsidRPr="005B2636">
        <w:t>DME</w:t>
      </w:r>
      <w:r w:rsidRPr="005B2636">
        <w:rPr>
          <w:rFonts w:hint="eastAsia"/>
        </w:rPr>
        <w:t>台进行定位）。如果关键</w:t>
      </w:r>
      <w:r w:rsidRPr="005B2636">
        <w:t>DME</w:t>
      </w:r>
      <w:r w:rsidRPr="005B2636">
        <w:rPr>
          <w:rFonts w:hint="eastAsia"/>
        </w:rPr>
        <w:t>失效，驾驶员应评估在飞行中飞机位置更新能力下降影响导航能力和必须采取的必要措施（雷达监测导航、传统领航方法或飞往备降场）；</w:t>
      </w:r>
      <w:bookmarkEnd w:id="491"/>
    </w:p>
    <w:p w14:paraId="5F716B94" w14:textId="77777777" w:rsidR="00390989" w:rsidRPr="00AE0DB5" w:rsidRDefault="00130D5F" w:rsidP="005959F9">
      <w:pPr>
        <w:pStyle w:val="3"/>
        <w:keepNext w:val="0"/>
        <w:numPr>
          <w:ilvl w:val="0"/>
          <w:numId w:val="181"/>
        </w:numPr>
        <w:kinsoku w:val="0"/>
        <w:overflowPunct w:val="0"/>
        <w:autoSpaceDE w:val="0"/>
        <w:autoSpaceDN w:val="0"/>
        <w:ind w:left="851" w:hanging="851"/>
      </w:pPr>
      <w:bookmarkStart w:id="492" w:name="_Toc503360671"/>
      <w:r w:rsidRPr="00AE0DB5">
        <w:rPr>
          <w:rFonts w:hint="eastAsia"/>
        </w:rPr>
        <w:t>应急程序</w:t>
      </w:r>
      <w:bookmarkEnd w:id="492"/>
    </w:p>
    <w:p w14:paraId="5F716B95" w14:textId="77777777" w:rsidR="00390989" w:rsidRPr="00AE0DB5" w:rsidRDefault="00130D5F" w:rsidP="005959F9">
      <w:pPr>
        <w:pStyle w:val="aff0"/>
        <w:numPr>
          <w:ilvl w:val="0"/>
          <w:numId w:val="135"/>
        </w:numPr>
        <w:kinsoku w:val="0"/>
        <w:overflowPunct w:val="0"/>
        <w:autoSpaceDE w:val="0"/>
        <w:autoSpaceDN w:val="0"/>
        <w:ind w:left="851" w:firstLineChars="0" w:hanging="851"/>
      </w:pPr>
      <w:r w:rsidRPr="00AE0DB5">
        <w:rPr>
          <w:rFonts w:hint="eastAsia"/>
        </w:rPr>
        <w:t>驾驶员必须将遇到的任何</w:t>
      </w:r>
      <w:r w:rsidRPr="00AE0DB5">
        <w:t>RNAV</w:t>
      </w:r>
      <w:r w:rsidRPr="00AE0DB5">
        <w:rPr>
          <w:rFonts w:hint="eastAsia"/>
        </w:rPr>
        <w:t>能力丢失的情况及时通知</w:t>
      </w:r>
      <w:r w:rsidRPr="00AE0DB5">
        <w:t>ATC</w:t>
      </w:r>
      <w:r w:rsidRPr="00AE0DB5">
        <w:rPr>
          <w:rFonts w:hint="eastAsia"/>
        </w:rPr>
        <w:t>，同时报告拟采取的措施。如果不能满足</w:t>
      </w:r>
      <w:r w:rsidRPr="00AE0DB5">
        <w:t>RNAV</w:t>
      </w:r>
      <w:r w:rsidRPr="00AE0DB5">
        <w:rPr>
          <w:rFonts w:hint="eastAsia"/>
        </w:rPr>
        <w:t>运行要求，驾驶员必须尽快通知</w:t>
      </w:r>
      <w:r w:rsidRPr="00AE0DB5">
        <w:t>ATC</w:t>
      </w:r>
      <w:r w:rsidRPr="00AE0DB5">
        <w:rPr>
          <w:rFonts w:hint="eastAsia"/>
        </w:rPr>
        <w:t>；飞行签派人员在得知任何</w:t>
      </w:r>
      <w:r w:rsidRPr="00AE0DB5">
        <w:rPr>
          <w:rFonts w:hint="eastAsia"/>
        </w:rPr>
        <w:t>RNAV</w:t>
      </w:r>
      <w:r w:rsidRPr="00AE0DB5">
        <w:rPr>
          <w:rFonts w:hint="eastAsia"/>
        </w:rPr>
        <w:t>能力丢失的信息，应尽可能的给飞行机组提供技术支援。</w:t>
      </w:r>
    </w:p>
    <w:p w14:paraId="5F716B96" w14:textId="77777777" w:rsidR="002C1DAA" w:rsidRPr="00E82544" w:rsidRDefault="00130D5F" w:rsidP="005959F9">
      <w:pPr>
        <w:pStyle w:val="aff0"/>
        <w:numPr>
          <w:ilvl w:val="0"/>
          <w:numId w:val="135"/>
        </w:numPr>
        <w:kinsoku w:val="0"/>
        <w:overflowPunct w:val="0"/>
        <w:autoSpaceDE w:val="0"/>
        <w:autoSpaceDN w:val="0"/>
        <w:adjustRightInd w:val="0"/>
        <w:snapToGrid w:val="0"/>
        <w:spacing w:line="360" w:lineRule="exact"/>
        <w:ind w:left="851" w:firstLineChars="0" w:hanging="851"/>
        <w:jc w:val="left"/>
        <w:rPr>
          <w:rFonts w:hAnsi="宋体" w:cs="宋体"/>
          <w:color w:val="000000" w:themeColor="text1"/>
          <w:kern w:val="0"/>
          <w:szCs w:val="21"/>
        </w:rPr>
      </w:pPr>
      <w:r w:rsidRPr="00AE0DB5">
        <w:rPr>
          <w:rFonts w:hint="eastAsia"/>
        </w:rPr>
        <w:t>一旦出现通信失效，机组应按照公布的通信失效程序继续执行</w:t>
      </w:r>
      <w:r w:rsidRPr="00AE0DB5">
        <w:t>RNAV</w:t>
      </w:r>
      <w:r w:rsidRPr="00AE0DB5">
        <w:rPr>
          <w:rFonts w:hint="eastAsia"/>
        </w:rPr>
        <w:t>程序；</w:t>
      </w:r>
    </w:p>
    <w:p w14:paraId="5F716B97" w14:textId="77777777" w:rsidR="00390989" w:rsidRPr="00DE76D5" w:rsidRDefault="00570E5C" w:rsidP="005959F9">
      <w:pPr>
        <w:pStyle w:val="3"/>
        <w:keepNext w:val="0"/>
        <w:numPr>
          <w:ilvl w:val="0"/>
          <w:numId w:val="175"/>
        </w:numPr>
        <w:kinsoku w:val="0"/>
        <w:overflowPunct w:val="0"/>
        <w:autoSpaceDE w:val="0"/>
        <w:autoSpaceDN w:val="0"/>
        <w:rPr>
          <w:rFonts w:ascii="ËÎÌå" w:hAnsi="宋体" w:cs="宋体"/>
          <w:color w:val="000000" w:themeColor="text1"/>
          <w:kern w:val="0"/>
          <w:szCs w:val="21"/>
        </w:rPr>
      </w:pPr>
      <w:bookmarkStart w:id="493" w:name="_Toc503360672"/>
      <w:r w:rsidRPr="005B2636">
        <w:rPr>
          <w:rFonts w:hAnsi="宋体" w:cs="宋体" w:hint="eastAsia"/>
          <w:color w:val="000000" w:themeColor="text1"/>
          <w:kern w:val="0"/>
          <w:szCs w:val="21"/>
        </w:rPr>
        <w:t>稳定进近和连续下降进近</w:t>
      </w:r>
      <w:r w:rsidRPr="005B2636">
        <w:rPr>
          <w:rFonts w:ascii="ËÎÌå" w:hAnsi="宋体" w:cs="宋体"/>
          <w:color w:val="000000" w:themeColor="text1"/>
          <w:kern w:val="0"/>
          <w:szCs w:val="21"/>
        </w:rPr>
        <w:t>(CDFA)</w:t>
      </w:r>
      <w:bookmarkEnd w:id="493"/>
    </w:p>
    <w:p w14:paraId="5F716B98" w14:textId="77777777" w:rsidR="00AC3B84" w:rsidRPr="005B2636" w:rsidRDefault="00AC3B84" w:rsidP="005959F9">
      <w:pPr>
        <w:pStyle w:val="aff0"/>
        <w:numPr>
          <w:ilvl w:val="0"/>
          <w:numId w:val="29"/>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5B2636">
        <w:rPr>
          <w:rFonts w:ascii="宋体" w:hAnsi="宋体" w:hint="eastAsia"/>
          <w:color w:val="000000" w:themeColor="text1"/>
          <w:szCs w:val="21"/>
        </w:rPr>
        <w:t>定义</w:t>
      </w:r>
    </w:p>
    <w:p w14:paraId="5F716B99" w14:textId="77777777" w:rsidR="00AC3B84" w:rsidRPr="00AE0DB5" w:rsidRDefault="00AC3B84" w:rsidP="00403876">
      <w:pPr>
        <w:kinsoku w:val="0"/>
        <w:overflowPunct w:val="0"/>
        <w:autoSpaceDE w:val="0"/>
        <w:autoSpaceDN w:val="0"/>
        <w:ind w:left="851"/>
      </w:pPr>
      <w:r w:rsidRPr="00AE0DB5">
        <w:rPr>
          <w:rFonts w:hint="eastAsia"/>
        </w:rPr>
        <w:t>一种飞行技术，在非精密仪表进近程序的最后进近阶段连续下降，没有平飞，从高于或等于最后进近定位点高度</w:t>
      </w:r>
      <w:r w:rsidRPr="00AE0DB5">
        <w:rPr>
          <w:rFonts w:ascii="ËÎÌå" w:hAnsi="ËÎÌå" w:cs="ËÎÌå"/>
        </w:rPr>
        <w:t>/</w:t>
      </w:r>
      <w:r w:rsidRPr="00AE0DB5">
        <w:rPr>
          <w:rFonts w:hint="eastAsia"/>
        </w:rPr>
        <w:t>高下降到高于着陆跑道入口大约</w:t>
      </w:r>
      <w:r w:rsidRPr="00AE0DB5">
        <w:rPr>
          <w:rFonts w:ascii="ËÎÌå" w:hAnsi="ËÎÌå" w:cs="ËÎÌå"/>
        </w:rPr>
        <w:t xml:space="preserve">15 </w:t>
      </w:r>
      <w:r w:rsidRPr="00AE0DB5">
        <w:rPr>
          <w:rFonts w:hint="eastAsia"/>
        </w:rPr>
        <w:t>米（</w:t>
      </w:r>
      <w:r w:rsidRPr="00AE0DB5">
        <w:rPr>
          <w:rFonts w:ascii="ËÎÌå" w:hAnsi="ËÎÌå" w:cs="ËÎÌå"/>
        </w:rPr>
        <w:t xml:space="preserve">50 </w:t>
      </w:r>
      <w:r w:rsidRPr="00AE0DB5">
        <w:rPr>
          <w:rFonts w:hint="eastAsia"/>
        </w:rPr>
        <w:t>英尺）的点或者到该机型开始拉平操作的点。</w:t>
      </w:r>
    </w:p>
    <w:p w14:paraId="5F716B9A" w14:textId="77777777" w:rsidR="00AC3B84" w:rsidRPr="005B2636" w:rsidRDefault="00AC3B84" w:rsidP="005959F9">
      <w:pPr>
        <w:pStyle w:val="aff0"/>
        <w:numPr>
          <w:ilvl w:val="0"/>
          <w:numId w:val="29"/>
        </w:numPr>
        <w:kinsoku w:val="0"/>
        <w:overflowPunct w:val="0"/>
        <w:autoSpaceDE w:val="0"/>
        <w:autoSpaceDN w:val="0"/>
        <w:adjustRightInd w:val="0"/>
        <w:snapToGrid w:val="0"/>
        <w:spacing w:line="360" w:lineRule="exact"/>
        <w:ind w:left="851" w:firstLineChars="0" w:hanging="851"/>
        <w:jc w:val="left"/>
        <w:rPr>
          <w:rFonts w:ascii="宋体" w:cs="宋体"/>
          <w:color w:val="000000" w:themeColor="text1"/>
          <w:kern w:val="0"/>
          <w:szCs w:val="21"/>
        </w:rPr>
      </w:pPr>
      <w:r w:rsidRPr="00403876">
        <w:rPr>
          <w:rFonts w:ascii="宋体" w:hAnsi="宋体" w:hint="eastAsia"/>
          <w:color w:val="000000" w:themeColor="text1"/>
          <w:szCs w:val="21"/>
        </w:rPr>
        <w:t>CDFA</w:t>
      </w:r>
      <w:r w:rsidRPr="005B2636">
        <w:rPr>
          <w:rFonts w:ascii="宋体" w:cs="宋体" w:hint="eastAsia"/>
          <w:color w:val="000000" w:themeColor="text1"/>
          <w:kern w:val="0"/>
          <w:szCs w:val="21"/>
        </w:rPr>
        <w:t>技术的适用性</w:t>
      </w:r>
    </w:p>
    <w:p w14:paraId="5F716B9B" w14:textId="77777777" w:rsidR="00AC3B84" w:rsidRPr="00AE0DB5" w:rsidRDefault="00AC3B84" w:rsidP="00403876">
      <w:pPr>
        <w:kinsoku w:val="0"/>
        <w:overflowPunct w:val="0"/>
        <w:autoSpaceDE w:val="0"/>
        <w:autoSpaceDN w:val="0"/>
        <w:ind w:left="851"/>
        <w:rPr>
          <w:rFonts w:ascii="宋体" w:cs="宋体"/>
        </w:rPr>
      </w:pPr>
      <w:r w:rsidRPr="00AE0DB5">
        <w:t xml:space="preserve">CDFA </w:t>
      </w:r>
      <w:r w:rsidRPr="00AE0DB5">
        <w:rPr>
          <w:rFonts w:ascii="宋体" w:cs="宋体" w:hint="eastAsia"/>
        </w:rPr>
        <w:t>技术适用于下列公布了垂直下降梯度或下滑角度的</w:t>
      </w:r>
      <w:r w:rsidRPr="00AE0DB5">
        <w:rPr>
          <w:rFonts w:ascii="宋体" w:cs="宋体" w:hint="eastAsia"/>
        </w:rPr>
        <w:lastRenderedPageBreak/>
        <w:t>非精密进近程序：</w:t>
      </w:r>
      <w:r w:rsidRPr="00AE0DB5">
        <w:t>VOR</w:t>
      </w:r>
      <w:r w:rsidRPr="00AE0DB5">
        <w:rPr>
          <w:rFonts w:ascii="宋体" w:cs="宋体" w:hint="eastAsia"/>
        </w:rPr>
        <w:t>，</w:t>
      </w:r>
      <w:r w:rsidRPr="00AE0DB5">
        <w:t>VOR/DME</w:t>
      </w:r>
      <w:r w:rsidRPr="00AE0DB5">
        <w:rPr>
          <w:rFonts w:ascii="宋体" w:cs="宋体" w:hint="eastAsia"/>
        </w:rPr>
        <w:t>，</w:t>
      </w:r>
      <w:r w:rsidRPr="00AE0DB5">
        <w:t>NDB</w:t>
      </w:r>
      <w:r w:rsidRPr="00AE0DB5">
        <w:rPr>
          <w:rFonts w:ascii="宋体" w:cs="宋体" w:hint="eastAsia"/>
        </w:rPr>
        <w:t>，</w:t>
      </w:r>
      <w:r w:rsidRPr="00AE0DB5">
        <w:t>NDB/DME</w:t>
      </w:r>
      <w:r w:rsidRPr="00AE0DB5">
        <w:rPr>
          <w:rFonts w:ascii="宋体" w:cs="宋体" w:hint="eastAsia"/>
        </w:rPr>
        <w:t>，</w:t>
      </w:r>
      <w:r w:rsidRPr="00AE0DB5">
        <w:t>LOC</w:t>
      </w:r>
      <w:r w:rsidRPr="00AE0DB5">
        <w:rPr>
          <w:rFonts w:ascii="宋体" w:cs="宋体" w:hint="eastAsia"/>
        </w:rPr>
        <w:t>，</w:t>
      </w:r>
      <w:r w:rsidRPr="00AE0DB5">
        <w:t>LOC/DME</w:t>
      </w:r>
      <w:r w:rsidRPr="00AE0DB5">
        <w:rPr>
          <w:rFonts w:ascii="宋体" w:cs="宋体" w:hint="eastAsia"/>
        </w:rPr>
        <w:t>，</w:t>
      </w:r>
      <w:r w:rsidRPr="00AE0DB5">
        <w:t>GNSS</w:t>
      </w:r>
      <w:r w:rsidRPr="00AE0DB5">
        <w:rPr>
          <w:rFonts w:ascii="宋体" w:cs="宋体" w:hint="eastAsia"/>
        </w:rPr>
        <w:t>；在境外运行时，还可能包括</w:t>
      </w:r>
      <w:r w:rsidRPr="00AE0DB5">
        <w:t>LOC-BC</w:t>
      </w:r>
      <w:r w:rsidRPr="00AE0DB5">
        <w:rPr>
          <w:rFonts w:ascii="宋体" w:cs="宋体" w:hint="eastAsia"/>
        </w:rPr>
        <w:t>，</w:t>
      </w:r>
      <w:r w:rsidRPr="00AE0DB5">
        <w:t>LDA</w:t>
      </w:r>
      <w:r w:rsidRPr="00AE0DB5">
        <w:rPr>
          <w:rFonts w:ascii="宋体" w:cs="宋体" w:hint="eastAsia"/>
        </w:rPr>
        <w:t>，</w:t>
      </w:r>
      <w:r w:rsidRPr="00AE0DB5">
        <w:t>LDA/DME</w:t>
      </w:r>
      <w:r w:rsidRPr="00AE0DB5">
        <w:rPr>
          <w:rFonts w:ascii="宋体" w:cs="宋体" w:hint="eastAsia"/>
        </w:rPr>
        <w:t>，</w:t>
      </w:r>
      <w:r w:rsidRPr="00AE0DB5">
        <w:t>SDF</w:t>
      </w:r>
      <w:r w:rsidRPr="00AE0DB5">
        <w:rPr>
          <w:rFonts w:ascii="宋体" w:cs="宋体" w:hint="eastAsia"/>
        </w:rPr>
        <w:t>，</w:t>
      </w:r>
      <w:r w:rsidRPr="00AE0DB5">
        <w:t xml:space="preserve">SDF/DME </w:t>
      </w:r>
      <w:r w:rsidRPr="00AE0DB5">
        <w:rPr>
          <w:rFonts w:ascii="宋体" w:cs="宋体" w:hint="eastAsia"/>
        </w:rPr>
        <w:t>等。</w:t>
      </w:r>
    </w:p>
    <w:p w14:paraId="5F716B9C" w14:textId="77777777" w:rsidR="00DF3445" w:rsidRPr="00AE0DB5" w:rsidRDefault="00AC3B84" w:rsidP="000A3D28">
      <w:pPr>
        <w:kinsoku w:val="0"/>
        <w:overflowPunct w:val="0"/>
        <w:autoSpaceDE w:val="0"/>
        <w:autoSpaceDN w:val="0"/>
      </w:pPr>
      <w:r w:rsidRPr="00AE0DB5">
        <w:rPr>
          <w:rFonts w:hint="eastAsia"/>
        </w:rPr>
        <w:t>注：</w:t>
      </w:r>
      <w:r w:rsidRPr="00AE0DB5">
        <w:rPr>
          <w:rFonts w:ascii="ËÎÌå" w:cs="ËÎÌå"/>
        </w:rPr>
        <w:t xml:space="preserve">CDFA </w:t>
      </w:r>
      <w:r w:rsidRPr="00AE0DB5">
        <w:rPr>
          <w:rFonts w:hint="eastAsia"/>
        </w:rPr>
        <w:t>技术不适用于目视盘旋进近。</w:t>
      </w:r>
    </w:p>
    <w:p w14:paraId="5F716B9D" w14:textId="77777777" w:rsidR="00F56F71" w:rsidRPr="005B2636" w:rsidRDefault="00F56F71" w:rsidP="005959F9">
      <w:pPr>
        <w:pStyle w:val="aff0"/>
        <w:numPr>
          <w:ilvl w:val="0"/>
          <w:numId w:val="29"/>
        </w:numPr>
        <w:kinsoku w:val="0"/>
        <w:overflowPunct w:val="0"/>
        <w:autoSpaceDE w:val="0"/>
        <w:autoSpaceDN w:val="0"/>
        <w:adjustRightInd w:val="0"/>
        <w:snapToGrid w:val="0"/>
        <w:spacing w:line="360" w:lineRule="exact"/>
        <w:ind w:left="851" w:firstLineChars="0" w:hanging="851"/>
        <w:jc w:val="left"/>
        <w:rPr>
          <w:rFonts w:ascii="宋体" w:cs="宋体"/>
          <w:color w:val="000000" w:themeColor="text1"/>
          <w:kern w:val="0"/>
          <w:szCs w:val="21"/>
        </w:rPr>
      </w:pPr>
      <w:r w:rsidRPr="005B2636">
        <w:rPr>
          <w:rFonts w:ascii="宋体" w:cs="宋体" w:hint="eastAsia"/>
          <w:color w:val="000000" w:themeColor="text1"/>
          <w:kern w:val="0"/>
          <w:szCs w:val="21"/>
        </w:rPr>
        <w:t>进近类型要求</w:t>
      </w:r>
    </w:p>
    <w:p w14:paraId="5F716B9E" w14:textId="77777777" w:rsidR="00F56F71" w:rsidRPr="00AE0DB5" w:rsidRDefault="00F56F71" w:rsidP="00403876">
      <w:pPr>
        <w:kinsoku w:val="0"/>
        <w:overflowPunct w:val="0"/>
        <w:autoSpaceDE w:val="0"/>
        <w:autoSpaceDN w:val="0"/>
        <w:ind w:left="851"/>
      </w:pPr>
      <w:r w:rsidRPr="00AE0DB5">
        <w:rPr>
          <w:rFonts w:ascii="ËÎÌå" w:hAnsi="ËÎÌå" w:cs="ËÎÌå"/>
        </w:rPr>
        <w:t xml:space="preserve">CDFA </w:t>
      </w:r>
      <w:r w:rsidRPr="00AE0DB5">
        <w:rPr>
          <w:rFonts w:hint="eastAsia"/>
        </w:rPr>
        <w:t>要求使用仪表进近程序中公布的垂直下降梯度或气压垂直引导下滑角度。安装有飞行管理系统（</w:t>
      </w:r>
      <w:r w:rsidRPr="00AE0DB5">
        <w:rPr>
          <w:rFonts w:ascii="ËÎÌå" w:hAnsi="ËÎÌå" w:cs="ËÎÌå"/>
        </w:rPr>
        <w:t>FMS</w:t>
      </w:r>
      <w:r w:rsidRPr="00AE0DB5">
        <w:rPr>
          <w:rFonts w:hint="eastAsia"/>
        </w:rPr>
        <w:t>）、气压垂直导航（</w:t>
      </w:r>
      <w:proofErr w:type="spellStart"/>
      <w:r w:rsidRPr="00AE0DB5">
        <w:rPr>
          <w:rFonts w:ascii="ËÎÌå" w:hAnsi="ËÎÌå" w:cs="ËÎÌå"/>
        </w:rPr>
        <w:t>baro</w:t>
      </w:r>
      <w:proofErr w:type="spellEnd"/>
      <w:r w:rsidRPr="00AE0DB5">
        <w:rPr>
          <w:rFonts w:ascii="ËÎÌå" w:hAnsi="ËÎÌå" w:cs="ËÎÌå"/>
        </w:rPr>
        <w:t>-VNAV</w:t>
      </w:r>
      <w:r w:rsidRPr="00AE0DB5">
        <w:rPr>
          <w:rFonts w:hint="eastAsia"/>
        </w:rPr>
        <w:t>）、广域增强系统（</w:t>
      </w:r>
      <w:r w:rsidRPr="00AE0DB5">
        <w:rPr>
          <w:rFonts w:ascii="ËÎÌå" w:hAnsi="ËÎÌå" w:cs="ËÎÌå"/>
        </w:rPr>
        <w:t>WAAS</w:t>
      </w:r>
      <w:r w:rsidRPr="00AE0DB5">
        <w:rPr>
          <w:rFonts w:hint="eastAsia"/>
        </w:rPr>
        <w:t>）或类似设备的航空器，当从数据库中选定仪表进近程序时，通常会提供公布的垂直下降角（</w:t>
      </w:r>
      <w:r w:rsidRPr="00AE0DB5">
        <w:rPr>
          <w:rFonts w:ascii="ËÎÌå" w:hAnsi="ËÎÌå" w:cs="ËÎÌå"/>
        </w:rPr>
        <w:t>VDA</w:t>
      </w:r>
      <w:r w:rsidRPr="00AE0DB5">
        <w:rPr>
          <w:rFonts w:hint="eastAsia"/>
        </w:rPr>
        <w:t>）或下滑角度。具有飞行航迹角（</w:t>
      </w:r>
      <w:r w:rsidRPr="00AE0DB5">
        <w:rPr>
          <w:rFonts w:ascii="ËÎÌå" w:hAnsi="ËÎÌå" w:cs="ËÎÌå"/>
        </w:rPr>
        <w:t>FPA</w:t>
      </w:r>
      <w:r w:rsidRPr="00AE0DB5">
        <w:rPr>
          <w:rFonts w:hint="eastAsia"/>
        </w:rPr>
        <w:t>）模式的航空器允许飞行员根据公布的垂直下降梯度或下滑角度输入一个电子的下滑角。如果所驾驶的航空器没有这类设备，那么飞行员必须计算需要的下降率。</w:t>
      </w:r>
    </w:p>
    <w:p w14:paraId="5F716B9F" w14:textId="77777777" w:rsidR="00F56F71" w:rsidRPr="005B2636" w:rsidRDefault="00F56F71" w:rsidP="005959F9">
      <w:pPr>
        <w:pStyle w:val="aff0"/>
        <w:numPr>
          <w:ilvl w:val="0"/>
          <w:numId w:val="29"/>
        </w:numPr>
        <w:kinsoku w:val="0"/>
        <w:overflowPunct w:val="0"/>
        <w:autoSpaceDE w:val="0"/>
        <w:autoSpaceDN w:val="0"/>
        <w:adjustRightInd w:val="0"/>
        <w:snapToGrid w:val="0"/>
        <w:spacing w:line="360" w:lineRule="exact"/>
        <w:ind w:left="851" w:firstLineChars="0" w:hanging="851"/>
        <w:jc w:val="left"/>
        <w:rPr>
          <w:rFonts w:ascii="宋体" w:cs="宋体"/>
          <w:color w:val="000000" w:themeColor="text1"/>
          <w:kern w:val="0"/>
          <w:szCs w:val="21"/>
        </w:rPr>
      </w:pPr>
      <w:r w:rsidRPr="005B2636">
        <w:rPr>
          <w:rFonts w:ascii="宋体" w:cs="宋体" w:hint="eastAsia"/>
          <w:color w:val="000000" w:themeColor="text1"/>
          <w:kern w:val="0"/>
          <w:szCs w:val="21"/>
        </w:rPr>
        <w:t>计算需要的下降率</w:t>
      </w:r>
    </w:p>
    <w:p w14:paraId="5F716BA0" w14:textId="77777777" w:rsidR="005B2636" w:rsidRDefault="00F56F71" w:rsidP="00403876">
      <w:pPr>
        <w:kinsoku w:val="0"/>
        <w:overflowPunct w:val="0"/>
        <w:autoSpaceDE w:val="0"/>
        <w:autoSpaceDN w:val="0"/>
        <w:ind w:left="851"/>
      </w:pPr>
      <w:r w:rsidRPr="00AE0DB5">
        <w:rPr>
          <w:rFonts w:hint="eastAsia"/>
        </w:rPr>
        <w:t>中国民航局公布的仪表进近图中提供了下降率表。飞行员可以使用这个表根据地速直接查出或使用插值法计算出使用</w:t>
      </w:r>
      <w:r w:rsidRPr="00AE0DB5">
        <w:rPr>
          <w:rFonts w:ascii="ËÎÌå" w:hAnsi="ËÎÌå" w:cs="ËÎÌå"/>
        </w:rPr>
        <w:t xml:space="preserve">CDFA </w:t>
      </w:r>
      <w:r w:rsidRPr="00AE0DB5">
        <w:rPr>
          <w:rFonts w:hint="eastAsia"/>
        </w:rPr>
        <w:t>技术所需要的下降率。</w:t>
      </w:r>
    </w:p>
    <w:p w14:paraId="5F716BA1" w14:textId="77777777" w:rsidR="00F56F71" w:rsidRPr="005B2636" w:rsidRDefault="00F56F71" w:rsidP="005959F9">
      <w:pPr>
        <w:pStyle w:val="aff0"/>
        <w:numPr>
          <w:ilvl w:val="0"/>
          <w:numId w:val="29"/>
        </w:numPr>
        <w:kinsoku w:val="0"/>
        <w:overflowPunct w:val="0"/>
        <w:autoSpaceDE w:val="0"/>
        <w:autoSpaceDN w:val="0"/>
        <w:adjustRightInd w:val="0"/>
        <w:snapToGrid w:val="0"/>
        <w:spacing w:line="360" w:lineRule="exact"/>
        <w:ind w:left="851" w:firstLineChars="0" w:hanging="851"/>
        <w:jc w:val="left"/>
        <w:rPr>
          <w:rFonts w:ascii="宋体" w:cs="宋体"/>
          <w:color w:val="000000" w:themeColor="text1"/>
          <w:kern w:val="0"/>
          <w:szCs w:val="21"/>
        </w:rPr>
      </w:pPr>
      <w:r w:rsidRPr="005B2636">
        <w:rPr>
          <w:rFonts w:ascii="宋体" w:cs="宋体" w:hint="eastAsia"/>
          <w:color w:val="000000" w:themeColor="text1"/>
          <w:kern w:val="0"/>
          <w:szCs w:val="21"/>
        </w:rPr>
        <w:t>最后进近定位点后包括梯级下降定位点的飞行程序。</w:t>
      </w:r>
    </w:p>
    <w:p w14:paraId="5F716BA2" w14:textId="77777777" w:rsidR="00F56F71" w:rsidRPr="00AE0DB5" w:rsidRDefault="00F56F71" w:rsidP="00403876">
      <w:pPr>
        <w:kinsoku w:val="0"/>
        <w:overflowPunct w:val="0"/>
        <w:autoSpaceDE w:val="0"/>
        <w:autoSpaceDN w:val="0"/>
        <w:ind w:left="851"/>
      </w:pPr>
      <w:r w:rsidRPr="00AE0DB5">
        <w:rPr>
          <w:rFonts w:hint="eastAsia"/>
        </w:rPr>
        <w:t>在某些情况下，最后进近定位点后包括梯级下降定位点，</w:t>
      </w:r>
      <w:r w:rsidRPr="00AE0DB5">
        <w:rPr>
          <w:rFonts w:hint="eastAsia"/>
        </w:rPr>
        <w:lastRenderedPageBreak/>
        <w:t>仪表进近程序会公布梯级下降定位点和之后相应的垂直下降梯度。对于最后进近定位点后包括梯级下降定位点的程序，机组使用公布的一个垂直下降梯度或下滑角度，确保垂直航迹高于梯级下降定位点的超障高度。对于由最后进近定位点高度</w:t>
      </w:r>
      <w:r w:rsidRPr="00AE0DB5">
        <w:rPr>
          <w:rFonts w:ascii="ËÎÌå" w:hAnsi="ËÎÌå" w:cs="ËÎÌå"/>
        </w:rPr>
        <w:t>/</w:t>
      </w:r>
      <w:r w:rsidRPr="00AE0DB5">
        <w:rPr>
          <w:rFonts w:hint="eastAsia"/>
        </w:rPr>
        <w:t>高和梯级下降定位点高度</w:t>
      </w:r>
      <w:r w:rsidRPr="00AE0DB5">
        <w:rPr>
          <w:rFonts w:ascii="ËÎÌå" w:hAnsi="ËÎÌå" w:cs="ËÎÌå"/>
        </w:rPr>
        <w:t>/</w:t>
      </w:r>
      <w:r w:rsidRPr="00AE0DB5">
        <w:rPr>
          <w:rFonts w:hint="eastAsia"/>
        </w:rPr>
        <w:t>高确定的下降梯度或下滑角度略小于梯级下降定位点和跑道之间航段所公布的垂直下降梯度或下滑角度的程序，机组采用以下方法实施进近：从通过最后进近定位点以后的一点开始下降，使航空器以相应公布的垂直下降梯度下降并且在飞越梯级下降定位点时满足高度限制要求。在实施进近过程中，飞行员都应该沿着一条满足所有高度限制的连续下降航迹来实施进近。</w:t>
      </w:r>
    </w:p>
    <w:p w14:paraId="5F716BA3" w14:textId="77777777" w:rsidR="00F56F71" w:rsidRPr="005B2636" w:rsidRDefault="00F56F71" w:rsidP="005959F9">
      <w:pPr>
        <w:pStyle w:val="aff0"/>
        <w:numPr>
          <w:ilvl w:val="0"/>
          <w:numId w:val="29"/>
        </w:numPr>
        <w:kinsoku w:val="0"/>
        <w:overflowPunct w:val="0"/>
        <w:autoSpaceDE w:val="0"/>
        <w:autoSpaceDN w:val="0"/>
        <w:adjustRightInd w:val="0"/>
        <w:snapToGrid w:val="0"/>
        <w:spacing w:line="360" w:lineRule="exact"/>
        <w:ind w:left="851" w:firstLineChars="0" w:hanging="851"/>
        <w:jc w:val="left"/>
        <w:rPr>
          <w:rFonts w:ascii="宋体" w:hAnsi="ËÎÌå" w:cs="宋体"/>
          <w:color w:val="000000" w:themeColor="text1"/>
          <w:kern w:val="0"/>
          <w:szCs w:val="21"/>
        </w:rPr>
      </w:pPr>
      <w:r w:rsidRPr="005B2636">
        <w:rPr>
          <w:rFonts w:ascii="ËÎÌå" w:hAnsi="ËÎÌå" w:cs="ËÎÌå"/>
          <w:color w:val="000000" w:themeColor="text1"/>
          <w:kern w:val="0"/>
          <w:szCs w:val="21"/>
        </w:rPr>
        <w:t xml:space="preserve">CDFA </w:t>
      </w:r>
      <w:r w:rsidRPr="005B2636">
        <w:rPr>
          <w:rFonts w:ascii="宋体" w:hAnsi="ËÎÌå" w:cs="宋体" w:hint="eastAsia"/>
          <w:color w:val="000000" w:themeColor="text1"/>
          <w:kern w:val="0"/>
          <w:szCs w:val="21"/>
        </w:rPr>
        <w:t>特定决断高度</w:t>
      </w:r>
      <w:r w:rsidRPr="005B2636">
        <w:rPr>
          <w:rFonts w:ascii="ËÎÌå" w:hAnsi="ËÎÌå" w:cs="ËÎÌå"/>
          <w:color w:val="000000" w:themeColor="text1"/>
          <w:kern w:val="0"/>
          <w:szCs w:val="21"/>
        </w:rPr>
        <w:t>/</w:t>
      </w:r>
      <w:r w:rsidRPr="005B2636">
        <w:rPr>
          <w:rFonts w:ascii="宋体" w:hAnsi="ËÎÌå" w:cs="宋体" w:hint="eastAsia"/>
          <w:color w:val="000000" w:themeColor="text1"/>
          <w:kern w:val="0"/>
          <w:szCs w:val="21"/>
        </w:rPr>
        <w:t>高（</w:t>
      </w:r>
      <w:r w:rsidRPr="005B2636">
        <w:rPr>
          <w:rFonts w:ascii="ËÎÌå" w:hAnsi="ËÎÌå" w:cs="ËÎÌå"/>
          <w:color w:val="000000" w:themeColor="text1"/>
          <w:kern w:val="0"/>
          <w:szCs w:val="21"/>
        </w:rPr>
        <w:t>MDA/H</w:t>
      </w:r>
      <w:r w:rsidRPr="005B2636">
        <w:rPr>
          <w:rFonts w:ascii="宋体" w:hAnsi="ËÎÌå" w:cs="宋体" w:hint="eastAsia"/>
          <w:color w:val="000000" w:themeColor="text1"/>
          <w:kern w:val="0"/>
          <w:szCs w:val="21"/>
        </w:rPr>
        <w:t>）</w:t>
      </w:r>
    </w:p>
    <w:p w14:paraId="5F716BA4" w14:textId="77777777" w:rsidR="009E4877" w:rsidRPr="00AE0DB5" w:rsidRDefault="00F56F71" w:rsidP="00403876">
      <w:pPr>
        <w:kinsoku w:val="0"/>
        <w:overflowPunct w:val="0"/>
        <w:autoSpaceDE w:val="0"/>
        <w:autoSpaceDN w:val="0"/>
        <w:ind w:left="851"/>
      </w:pPr>
      <w:r w:rsidRPr="00AE0DB5">
        <w:rPr>
          <w:rFonts w:hint="eastAsia"/>
        </w:rPr>
        <w:t>飞行员在使用</w:t>
      </w:r>
      <w:r w:rsidRPr="00AE0DB5">
        <w:rPr>
          <w:rFonts w:ascii="ËÎÌå" w:cs="ËÎÌå"/>
        </w:rPr>
        <w:t xml:space="preserve">CDFA </w:t>
      </w:r>
      <w:r w:rsidRPr="00AE0DB5">
        <w:rPr>
          <w:rFonts w:hint="eastAsia"/>
        </w:rPr>
        <w:t>技术的过程中执行复飞时</w:t>
      </w:r>
      <w:r w:rsidRPr="00AE0DB5">
        <w:rPr>
          <w:rFonts w:ascii="ËÎÌå" w:cs="ËÎÌå"/>
        </w:rPr>
        <w:t>,</w:t>
      </w:r>
      <w:r w:rsidRPr="00AE0DB5">
        <w:rPr>
          <w:rFonts w:hint="eastAsia"/>
        </w:rPr>
        <w:t>不得下降到最低下降高度</w:t>
      </w:r>
      <w:r w:rsidRPr="00AE0DB5">
        <w:rPr>
          <w:rFonts w:ascii="ËÎÌå" w:cs="ËÎÌå"/>
        </w:rPr>
        <w:t>/</w:t>
      </w:r>
      <w:r w:rsidRPr="00AE0DB5">
        <w:rPr>
          <w:rFonts w:hint="eastAsia"/>
        </w:rPr>
        <w:t>高以下。考虑到航空器在复飞时可能的高度损失，飞行机组在：在公布的最低下降高度</w:t>
      </w:r>
      <w:r w:rsidRPr="00AE0DB5">
        <w:rPr>
          <w:rFonts w:ascii="ËÎÌå" w:cs="ËÎÌå"/>
        </w:rPr>
        <w:t>/</w:t>
      </w:r>
      <w:r w:rsidRPr="00AE0DB5">
        <w:rPr>
          <w:rFonts w:hint="eastAsia"/>
        </w:rPr>
        <w:t>高上增加</w:t>
      </w:r>
      <w:r w:rsidRPr="00AE0DB5">
        <w:rPr>
          <w:rFonts w:ascii="ËÎÌå" w:cs="ËÎÌå"/>
        </w:rPr>
        <w:t>15</w:t>
      </w:r>
      <w:r w:rsidRPr="00AE0DB5">
        <w:rPr>
          <w:rFonts w:hint="eastAsia"/>
        </w:rPr>
        <w:t>米（</w:t>
      </w:r>
      <w:r w:rsidRPr="00AE0DB5">
        <w:rPr>
          <w:rFonts w:ascii="ËÎÌå" w:cs="ËÎÌå"/>
        </w:rPr>
        <w:t xml:space="preserve">50 </w:t>
      </w:r>
      <w:r w:rsidRPr="00AE0DB5">
        <w:rPr>
          <w:rFonts w:hint="eastAsia"/>
        </w:rPr>
        <w:t>英尺）开始复飞，以确保航空器不会下降到公布的最低下降高度</w:t>
      </w:r>
      <w:r w:rsidRPr="00AE0DB5">
        <w:rPr>
          <w:rFonts w:ascii="ËÎÌå" w:cs="ËÎÌå"/>
        </w:rPr>
        <w:t>/</w:t>
      </w:r>
      <w:r w:rsidRPr="00AE0DB5">
        <w:rPr>
          <w:rFonts w:hint="eastAsia"/>
        </w:rPr>
        <w:t>高以下。</w:t>
      </w:r>
    </w:p>
    <w:p w14:paraId="5F716BA5" w14:textId="77777777" w:rsidR="00F56F71" w:rsidRPr="005B2636" w:rsidRDefault="00F56F71" w:rsidP="005959F9">
      <w:pPr>
        <w:pStyle w:val="aff0"/>
        <w:numPr>
          <w:ilvl w:val="0"/>
          <w:numId w:val="29"/>
        </w:numPr>
        <w:kinsoku w:val="0"/>
        <w:overflowPunct w:val="0"/>
        <w:autoSpaceDE w:val="0"/>
        <w:autoSpaceDN w:val="0"/>
        <w:adjustRightInd w:val="0"/>
        <w:snapToGrid w:val="0"/>
        <w:spacing w:line="360" w:lineRule="exact"/>
        <w:ind w:left="851" w:firstLineChars="0" w:hanging="851"/>
        <w:jc w:val="left"/>
        <w:rPr>
          <w:rFonts w:ascii="宋体" w:cs="宋体"/>
          <w:color w:val="000000" w:themeColor="text1"/>
          <w:kern w:val="0"/>
          <w:szCs w:val="21"/>
        </w:rPr>
      </w:pPr>
      <w:r w:rsidRPr="005B2636">
        <w:rPr>
          <w:rFonts w:ascii="宋体" w:cs="宋体" w:hint="eastAsia"/>
          <w:color w:val="000000" w:themeColor="text1"/>
          <w:kern w:val="0"/>
          <w:szCs w:val="21"/>
        </w:rPr>
        <w:t>在接近最低下降高度</w:t>
      </w:r>
      <w:r w:rsidRPr="005B2636">
        <w:rPr>
          <w:rFonts w:ascii="ËÎÌå" w:hAnsi="ËÎÌå" w:cs="ËÎÌå"/>
          <w:color w:val="000000" w:themeColor="text1"/>
          <w:kern w:val="0"/>
          <w:szCs w:val="21"/>
        </w:rPr>
        <w:t>/</w:t>
      </w:r>
      <w:r w:rsidRPr="005B2636">
        <w:rPr>
          <w:rFonts w:ascii="宋体" w:cs="宋体" w:hint="eastAsia"/>
          <w:color w:val="000000" w:themeColor="text1"/>
          <w:kern w:val="0"/>
          <w:szCs w:val="21"/>
        </w:rPr>
        <w:t>高时决断</w:t>
      </w:r>
    </w:p>
    <w:p w14:paraId="5F716BA6" w14:textId="77777777" w:rsidR="00F56F71" w:rsidRPr="00AE0DB5" w:rsidRDefault="00F56F71" w:rsidP="00403876">
      <w:pPr>
        <w:kinsoku w:val="0"/>
        <w:overflowPunct w:val="0"/>
        <w:autoSpaceDE w:val="0"/>
        <w:autoSpaceDN w:val="0"/>
        <w:ind w:left="851"/>
      </w:pPr>
      <w:r w:rsidRPr="00AE0DB5">
        <w:rPr>
          <w:rFonts w:hint="eastAsia"/>
        </w:rPr>
        <w:t>沿公布的垂直下降梯度或下滑角度飞行时，航空器将会在</w:t>
      </w:r>
      <w:r w:rsidRPr="00AE0DB5">
        <w:rPr>
          <w:rFonts w:hint="eastAsia"/>
        </w:rPr>
        <w:lastRenderedPageBreak/>
        <w:t>复飞点前达到最低下降高度</w:t>
      </w:r>
      <w:r w:rsidRPr="00AE0DB5">
        <w:rPr>
          <w:rFonts w:ascii="ËÎÌå" w:hAnsi="ËÎÌå" w:cs="ËÎÌå"/>
        </w:rPr>
        <w:t>/</w:t>
      </w:r>
      <w:r w:rsidRPr="00AE0DB5">
        <w:rPr>
          <w:rFonts w:hint="eastAsia"/>
        </w:rPr>
        <w:t>高（</w:t>
      </w:r>
      <w:r w:rsidRPr="00AE0DB5">
        <w:rPr>
          <w:rFonts w:ascii="ËÎÌå" w:hAnsi="ËÎÌå" w:cs="ËÎÌå"/>
        </w:rPr>
        <w:t>MDA/H</w:t>
      </w:r>
      <w:r w:rsidRPr="00AE0DB5">
        <w:rPr>
          <w:rFonts w:hint="eastAsia"/>
        </w:rPr>
        <w:t>）或</w:t>
      </w:r>
      <w:r w:rsidRPr="00AE0DB5">
        <w:rPr>
          <w:rFonts w:ascii="ËÎÌå" w:hAnsi="ËÎÌå" w:cs="ËÎÌå"/>
        </w:rPr>
        <w:t xml:space="preserve">CDFA </w:t>
      </w:r>
      <w:r w:rsidRPr="00AE0DB5">
        <w:rPr>
          <w:rFonts w:hint="eastAsia"/>
        </w:rPr>
        <w:t>特定决断高度</w:t>
      </w:r>
      <w:r w:rsidRPr="00AE0DB5">
        <w:rPr>
          <w:rFonts w:ascii="ËÎÌå" w:hAnsi="ËÎÌå" w:cs="ËÎÌå"/>
        </w:rPr>
        <w:t>/</w:t>
      </w:r>
      <w:r w:rsidRPr="00AE0DB5">
        <w:rPr>
          <w:rFonts w:hint="eastAsia"/>
        </w:rPr>
        <w:t>高（</w:t>
      </w:r>
      <w:r w:rsidRPr="00AE0DB5">
        <w:rPr>
          <w:rFonts w:ascii="ËÎÌå" w:hAnsi="ËÎÌå" w:cs="ËÎÌå"/>
        </w:rPr>
        <w:t>DDA/H</w:t>
      </w:r>
      <w:r w:rsidRPr="00AE0DB5">
        <w:rPr>
          <w:rFonts w:hint="eastAsia"/>
        </w:rPr>
        <w:t>）。在接近最低下降高度</w:t>
      </w:r>
      <w:r w:rsidRPr="00AE0DB5">
        <w:rPr>
          <w:rFonts w:ascii="ËÎÌå" w:hAnsi="ËÎÌå" w:cs="ËÎÌå"/>
        </w:rPr>
        <w:t>/</w:t>
      </w:r>
      <w:r w:rsidRPr="00AE0DB5">
        <w:rPr>
          <w:rFonts w:hint="eastAsia"/>
        </w:rPr>
        <w:t>高时，飞行员有且只有两种选择：清楚看到和辨认要求的目视参考时方可继续下降至着陆；或者执行复飞，且不允许航空器下降到最低下降高度</w:t>
      </w:r>
      <w:r w:rsidRPr="00AE0DB5">
        <w:rPr>
          <w:rFonts w:ascii="ËÎÌå" w:hAnsi="ËÎÌå" w:cs="ËÎÌå"/>
        </w:rPr>
        <w:t>/</w:t>
      </w:r>
      <w:r w:rsidRPr="00AE0DB5">
        <w:rPr>
          <w:rFonts w:hint="eastAsia"/>
        </w:rPr>
        <w:t>高以下。</w:t>
      </w:r>
    </w:p>
    <w:p w14:paraId="5F716BA7" w14:textId="77777777" w:rsidR="00F56F71" w:rsidRPr="005B2636" w:rsidRDefault="00F56F71" w:rsidP="005959F9">
      <w:pPr>
        <w:pStyle w:val="aff0"/>
        <w:numPr>
          <w:ilvl w:val="0"/>
          <w:numId w:val="29"/>
        </w:numPr>
        <w:kinsoku w:val="0"/>
        <w:overflowPunct w:val="0"/>
        <w:autoSpaceDE w:val="0"/>
        <w:autoSpaceDN w:val="0"/>
        <w:adjustRightInd w:val="0"/>
        <w:snapToGrid w:val="0"/>
        <w:spacing w:line="360" w:lineRule="exact"/>
        <w:ind w:left="851" w:firstLineChars="0" w:hanging="851"/>
        <w:jc w:val="left"/>
        <w:rPr>
          <w:rFonts w:ascii="宋体" w:cs="宋体"/>
          <w:color w:val="000000" w:themeColor="text1"/>
          <w:kern w:val="0"/>
          <w:szCs w:val="21"/>
        </w:rPr>
      </w:pPr>
      <w:r w:rsidRPr="005B2636">
        <w:rPr>
          <w:rFonts w:ascii="宋体" w:cs="宋体" w:hint="eastAsia"/>
          <w:color w:val="000000" w:themeColor="text1"/>
          <w:kern w:val="0"/>
          <w:szCs w:val="21"/>
        </w:rPr>
        <w:t>在复飞点前开始复飞</w:t>
      </w:r>
    </w:p>
    <w:p w14:paraId="5F716BA8" w14:textId="77777777" w:rsidR="00F56F71" w:rsidRPr="00AE0DB5" w:rsidRDefault="00F56F71" w:rsidP="00403876">
      <w:pPr>
        <w:kinsoku w:val="0"/>
        <w:overflowPunct w:val="0"/>
        <w:autoSpaceDE w:val="0"/>
        <w:autoSpaceDN w:val="0"/>
        <w:ind w:left="851"/>
      </w:pPr>
      <w:r w:rsidRPr="00AE0DB5">
        <w:rPr>
          <w:rFonts w:hint="eastAsia"/>
        </w:rPr>
        <w:t>当在复飞点之前执行复飞并且未取得空中交通管制的指令时，应按照公布的复飞程序飞行，飞越复飞点后才可以起始沿公布的复飞程序转弯。</w:t>
      </w:r>
    </w:p>
    <w:p w14:paraId="5F716BA9" w14:textId="77777777" w:rsidR="00F56F71" w:rsidRPr="005B2636" w:rsidRDefault="00F56F71" w:rsidP="005959F9">
      <w:pPr>
        <w:pStyle w:val="aff0"/>
        <w:numPr>
          <w:ilvl w:val="0"/>
          <w:numId w:val="29"/>
        </w:numPr>
        <w:kinsoku w:val="0"/>
        <w:overflowPunct w:val="0"/>
        <w:autoSpaceDE w:val="0"/>
        <w:autoSpaceDN w:val="0"/>
        <w:adjustRightInd w:val="0"/>
        <w:snapToGrid w:val="0"/>
        <w:spacing w:line="360" w:lineRule="exact"/>
        <w:ind w:left="851" w:firstLineChars="0" w:hanging="851"/>
        <w:jc w:val="left"/>
        <w:rPr>
          <w:rFonts w:ascii="宋体" w:cs="宋体"/>
          <w:color w:val="000000" w:themeColor="text1"/>
          <w:kern w:val="0"/>
          <w:szCs w:val="21"/>
        </w:rPr>
      </w:pPr>
      <w:r w:rsidRPr="005B2636">
        <w:rPr>
          <w:rFonts w:ascii="宋体" w:cs="宋体" w:hint="eastAsia"/>
          <w:color w:val="000000" w:themeColor="text1"/>
          <w:kern w:val="0"/>
          <w:szCs w:val="21"/>
        </w:rPr>
        <w:t>不使用</w:t>
      </w:r>
      <w:r w:rsidRPr="005B2636">
        <w:rPr>
          <w:rFonts w:ascii="ËÎÌå" w:hAnsi="ËÎÌå" w:cs="ËÎÌå"/>
          <w:color w:val="000000" w:themeColor="text1"/>
          <w:kern w:val="0"/>
          <w:szCs w:val="21"/>
        </w:rPr>
        <w:t xml:space="preserve">CDFA </w:t>
      </w:r>
      <w:r w:rsidRPr="005B2636">
        <w:rPr>
          <w:rFonts w:ascii="宋体" w:cs="宋体" w:hint="eastAsia"/>
          <w:color w:val="000000" w:themeColor="text1"/>
          <w:kern w:val="0"/>
          <w:szCs w:val="21"/>
        </w:rPr>
        <w:t>技术的能见度最低标准</w:t>
      </w:r>
    </w:p>
    <w:p w14:paraId="5F716BAA" w14:textId="77777777" w:rsidR="00F56F71" w:rsidRPr="00AE0DB5" w:rsidRDefault="00F56F71" w:rsidP="00403876">
      <w:pPr>
        <w:kinsoku w:val="0"/>
        <w:overflowPunct w:val="0"/>
        <w:autoSpaceDE w:val="0"/>
        <w:autoSpaceDN w:val="0"/>
        <w:ind w:left="851"/>
      </w:pPr>
      <w:r w:rsidRPr="00AE0DB5">
        <w:rPr>
          <w:rFonts w:hint="eastAsia"/>
        </w:rPr>
        <w:t>对于在境内运行，如果在非精密进近中不采用</w:t>
      </w:r>
      <w:r w:rsidRPr="00AE0DB5">
        <w:rPr>
          <w:rFonts w:ascii="ËÎÌå" w:hAnsi="ËÎÌå" w:cs="ËÎÌå"/>
        </w:rPr>
        <w:t xml:space="preserve">CDFA </w:t>
      </w:r>
      <w:r w:rsidRPr="00AE0DB5">
        <w:rPr>
          <w:rFonts w:hint="eastAsia"/>
        </w:rPr>
        <w:t>技术，公司所确定的其机场运行最低标准一般应在局方批准的该机场最低标准之上。公司现有机型属</w:t>
      </w:r>
      <w:r w:rsidRPr="00AE0DB5">
        <w:rPr>
          <w:rFonts w:ascii="ËÎÌå" w:hAnsi="ËÎÌå" w:cs="ËÎÌå"/>
        </w:rPr>
        <w:t xml:space="preserve">D </w:t>
      </w:r>
      <w:r w:rsidRPr="00AE0DB5">
        <w:rPr>
          <w:rFonts w:hint="eastAsia"/>
        </w:rPr>
        <w:t>类飞机，</w:t>
      </w:r>
      <w:r w:rsidRPr="00AE0DB5">
        <w:rPr>
          <w:rFonts w:ascii="ËÎÌå" w:hAnsi="ËÎÌå" w:cs="ËÎÌå"/>
        </w:rPr>
        <w:t>RVR/VIS</w:t>
      </w:r>
      <w:r w:rsidRPr="00AE0DB5">
        <w:rPr>
          <w:rFonts w:hint="eastAsia"/>
        </w:rPr>
        <w:t>至少增加</w:t>
      </w:r>
      <w:r w:rsidRPr="00AE0DB5">
        <w:rPr>
          <w:rFonts w:ascii="ËÎÌå" w:hAnsi="ËÎÌå" w:cs="ËÎÌå"/>
        </w:rPr>
        <w:t xml:space="preserve">400 </w:t>
      </w:r>
      <w:r w:rsidRPr="00AE0DB5">
        <w:rPr>
          <w:rFonts w:hint="eastAsia"/>
        </w:rPr>
        <w:t>米。增加上述能见度最低标准，目的是使不采用</w:t>
      </w:r>
      <w:r w:rsidRPr="00AE0DB5">
        <w:rPr>
          <w:rFonts w:ascii="ËÎÌå" w:hAnsi="ËÎÌå" w:cs="ËÎÌå"/>
        </w:rPr>
        <w:t xml:space="preserve">CDFA </w:t>
      </w:r>
      <w:r w:rsidRPr="00AE0DB5">
        <w:rPr>
          <w:rFonts w:hint="eastAsia"/>
        </w:rPr>
        <w:t>技术的飞行员在最低下降高度</w:t>
      </w:r>
      <w:r w:rsidRPr="00AE0DB5">
        <w:rPr>
          <w:rFonts w:ascii="ËÎÌå" w:hAnsi="ËÎÌå" w:cs="ËÎÌå"/>
        </w:rPr>
        <w:t>/</w:t>
      </w:r>
      <w:r w:rsidRPr="00AE0DB5">
        <w:rPr>
          <w:rFonts w:hint="eastAsia"/>
        </w:rPr>
        <w:t>高平飞时有足够的余度来获得恰当的目视参考，并转换至目视下降，以便在接地区着陆。</w:t>
      </w:r>
    </w:p>
    <w:p w14:paraId="5F716BAB" w14:textId="77777777" w:rsidR="00055C0A" w:rsidRPr="00AE0DB5" w:rsidRDefault="00055C0A" w:rsidP="000A3D28">
      <w:pPr>
        <w:kinsoku w:val="0"/>
        <w:overflowPunct w:val="0"/>
        <w:autoSpaceDE w:val="0"/>
        <w:autoSpaceDN w:val="0"/>
        <w:adjustRightInd w:val="0"/>
        <w:ind w:leftChars="88" w:left="185"/>
        <w:jc w:val="left"/>
        <w:rPr>
          <w:rFonts w:ascii="宋体" w:cs="宋体"/>
          <w:color w:val="000000" w:themeColor="text1"/>
          <w:kern w:val="0"/>
          <w:szCs w:val="21"/>
        </w:rPr>
      </w:pPr>
    </w:p>
    <w:tbl>
      <w:tblPr>
        <w:tblW w:w="6397"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1403"/>
        <w:gridCol w:w="1371"/>
        <w:gridCol w:w="1371"/>
        <w:gridCol w:w="1186"/>
      </w:tblGrid>
      <w:tr w:rsidR="00083A11" w:rsidRPr="00AE0DB5" w14:paraId="5F716BB2" w14:textId="77777777" w:rsidTr="005B2636">
        <w:trPr>
          <w:trHeight w:val="323"/>
        </w:trPr>
        <w:tc>
          <w:tcPr>
            <w:tcW w:w="1066" w:type="dxa"/>
          </w:tcPr>
          <w:p w14:paraId="5F716BAC" w14:textId="77777777" w:rsidR="00C93708" w:rsidRPr="00AE0DB5" w:rsidRDefault="00E633C3" w:rsidP="000A3D28">
            <w:pPr>
              <w:kinsoku w:val="0"/>
              <w:overflowPunct w:val="0"/>
              <w:autoSpaceDE w:val="0"/>
              <w:autoSpaceDN w:val="0"/>
              <w:adjustRightInd w:val="0"/>
              <w:spacing w:line="240" w:lineRule="auto"/>
              <w:ind w:left="0" w:firstLineChars="200" w:firstLine="420"/>
              <w:jc w:val="left"/>
              <w:rPr>
                <w:rFonts w:ascii="宋体" w:hAnsi="宋体"/>
                <w:color w:val="000000" w:themeColor="text1"/>
                <w:szCs w:val="21"/>
              </w:rPr>
            </w:pPr>
            <w:r>
              <w:rPr>
                <w:rFonts w:ascii="宋体" w:hAnsi="宋体"/>
                <w:noProof/>
                <w:color w:val="000000" w:themeColor="text1"/>
                <w:szCs w:val="21"/>
              </w:rPr>
              <w:pict w14:anchorId="5F717DDE">
                <v:shapetype id="_x0000_t32" coordsize="21600,21600" o:spt="32" o:oned="t" path="m,l21600,21600e" filled="f">
                  <v:path arrowok="t" fillok="f" o:connecttype="none"/>
                  <o:lock v:ext="edit" shapetype="t"/>
                </v:shapetype>
                <v:shape id="AutoShape 1239" o:spid="_x0000_s1145" type="#_x0000_t32" style="position:absolute;left:0;text-align:left;margin-left:-5.35pt;margin-top:.05pt;width:52.5pt;height:24.75pt;z-index:2516582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"/>
              </w:pict>
            </w:r>
            <w:r w:rsidR="00083A11" w:rsidRPr="00AE0DB5">
              <w:rPr>
                <w:rFonts w:ascii="宋体" w:hAnsi="宋体" w:hint="eastAsia"/>
                <w:color w:val="000000" w:themeColor="text1"/>
                <w:szCs w:val="21"/>
              </w:rPr>
              <w:t>标准</w:t>
            </w:r>
          </w:p>
          <w:p w14:paraId="5F716BAD" w14:textId="77777777" w:rsidR="00083A11" w:rsidRPr="00AE0DB5" w:rsidRDefault="00083A11"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设施</w:t>
            </w:r>
          </w:p>
        </w:tc>
        <w:tc>
          <w:tcPr>
            <w:tcW w:w="1403" w:type="dxa"/>
          </w:tcPr>
          <w:p w14:paraId="5F716BAE"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VOR/DME(米)</w:t>
            </w:r>
          </w:p>
        </w:tc>
        <w:tc>
          <w:tcPr>
            <w:tcW w:w="1371" w:type="dxa"/>
          </w:tcPr>
          <w:p w14:paraId="5F716BAF"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VOR/NDB（米）</w:t>
            </w:r>
          </w:p>
        </w:tc>
        <w:tc>
          <w:tcPr>
            <w:tcW w:w="1371" w:type="dxa"/>
          </w:tcPr>
          <w:p w14:paraId="5F716BB0"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LOC（米）</w:t>
            </w:r>
          </w:p>
        </w:tc>
        <w:tc>
          <w:tcPr>
            <w:tcW w:w="1186" w:type="dxa"/>
          </w:tcPr>
          <w:p w14:paraId="5F716BB1"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目视盘旋（米）</w:t>
            </w:r>
          </w:p>
        </w:tc>
      </w:tr>
      <w:tr w:rsidR="00083A11" w:rsidRPr="00AE0DB5" w14:paraId="5F716BB8" w14:textId="77777777" w:rsidTr="005B2636">
        <w:trPr>
          <w:trHeight w:val="323"/>
        </w:trPr>
        <w:tc>
          <w:tcPr>
            <w:tcW w:w="1066" w:type="dxa"/>
          </w:tcPr>
          <w:p w14:paraId="5F716BB3"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RVR/VIS</w:t>
            </w:r>
          </w:p>
        </w:tc>
        <w:tc>
          <w:tcPr>
            <w:tcW w:w="1403" w:type="dxa"/>
          </w:tcPr>
          <w:p w14:paraId="5F716BB4"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RVR/VIS+400</w:t>
            </w:r>
          </w:p>
        </w:tc>
        <w:tc>
          <w:tcPr>
            <w:tcW w:w="1371" w:type="dxa"/>
          </w:tcPr>
          <w:p w14:paraId="5F716BB5"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RVR/VIS+400</w:t>
            </w:r>
          </w:p>
        </w:tc>
        <w:tc>
          <w:tcPr>
            <w:tcW w:w="1371" w:type="dxa"/>
          </w:tcPr>
          <w:p w14:paraId="5F716BB6"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RVR/VIS+400</w:t>
            </w:r>
          </w:p>
        </w:tc>
        <w:tc>
          <w:tcPr>
            <w:tcW w:w="1186" w:type="dxa"/>
          </w:tcPr>
          <w:p w14:paraId="5F716BB7"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5000</w:t>
            </w:r>
          </w:p>
        </w:tc>
      </w:tr>
      <w:tr w:rsidR="00083A11" w:rsidRPr="00AE0DB5" w14:paraId="5F716BBE" w14:textId="77777777" w:rsidTr="005B2636">
        <w:trPr>
          <w:trHeight w:val="323"/>
        </w:trPr>
        <w:tc>
          <w:tcPr>
            <w:tcW w:w="1066" w:type="dxa"/>
          </w:tcPr>
          <w:p w14:paraId="5F716BB9"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lastRenderedPageBreak/>
              <w:t>MDA（H</w:t>
            </w:r>
            <w:r w:rsidRPr="00AE0DB5">
              <w:rPr>
                <w:rFonts w:ascii="宋体" w:hAnsi="宋体"/>
                <w:color w:val="000000" w:themeColor="text1"/>
                <w:szCs w:val="21"/>
              </w:rPr>
              <w:t>）</w:t>
            </w:r>
          </w:p>
        </w:tc>
        <w:tc>
          <w:tcPr>
            <w:tcW w:w="1403" w:type="dxa"/>
          </w:tcPr>
          <w:p w14:paraId="5F716BBA"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MDA(H)+50</w:t>
            </w:r>
          </w:p>
        </w:tc>
        <w:tc>
          <w:tcPr>
            <w:tcW w:w="1371" w:type="dxa"/>
          </w:tcPr>
          <w:p w14:paraId="5F716BBB"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MDA(H)+50</w:t>
            </w:r>
          </w:p>
        </w:tc>
        <w:tc>
          <w:tcPr>
            <w:tcW w:w="1371" w:type="dxa"/>
          </w:tcPr>
          <w:p w14:paraId="5F716BBC"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MDA(H)+40</w:t>
            </w:r>
          </w:p>
        </w:tc>
        <w:tc>
          <w:tcPr>
            <w:tcW w:w="1186" w:type="dxa"/>
          </w:tcPr>
          <w:p w14:paraId="5F716BBD" w14:textId="77777777" w:rsidR="00C93708" w:rsidRPr="00AE0DB5" w:rsidRDefault="00C93708"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MDA(H)+60</w:t>
            </w:r>
          </w:p>
        </w:tc>
      </w:tr>
    </w:tbl>
    <w:p w14:paraId="5F716BBF" w14:textId="77777777" w:rsidR="00083A11" w:rsidRPr="005B2636" w:rsidRDefault="00083A11" w:rsidP="005959F9">
      <w:pPr>
        <w:pStyle w:val="aff0"/>
        <w:numPr>
          <w:ilvl w:val="0"/>
          <w:numId w:val="29"/>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5B2636">
        <w:rPr>
          <w:rFonts w:ascii="宋体" w:hAnsi="宋体" w:hint="eastAsia"/>
          <w:color w:val="000000" w:themeColor="text1"/>
          <w:szCs w:val="21"/>
        </w:rPr>
        <w:t>进近使用CDFA是着陆标准（NPA）</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406"/>
        <w:gridCol w:w="1261"/>
        <w:gridCol w:w="1164"/>
      </w:tblGrid>
      <w:tr w:rsidR="00083A11" w:rsidRPr="00AE0DB5" w14:paraId="5F716BC5" w14:textId="77777777" w:rsidTr="00936B76">
        <w:trPr>
          <w:trHeight w:val="382"/>
        </w:trPr>
        <w:tc>
          <w:tcPr>
            <w:tcW w:w="1418" w:type="dxa"/>
          </w:tcPr>
          <w:p w14:paraId="5F716BC0" w14:textId="77777777" w:rsidR="00083A11" w:rsidRPr="00AE0DB5" w:rsidRDefault="00E633C3" w:rsidP="000A3D28">
            <w:pPr>
              <w:kinsoku w:val="0"/>
              <w:overflowPunct w:val="0"/>
              <w:autoSpaceDE w:val="0"/>
              <w:autoSpaceDN w:val="0"/>
              <w:adjustRightInd w:val="0"/>
              <w:spacing w:line="240" w:lineRule="auto"/>
              <w:ind w:left="0" w:firstLineChars="200" w:firstLine="420"/>
              <w:jc w:val="left"/>
              <w:rPr>
                <w:rFonts w:ascii="宋体" w:hAnsi="宋体"/>
                <w:color w:val="000000" w:themeColor="text1"/>
                <w:szCs w:val="21"/>
              </w:rPr>
            </w:pPr>
            <w:r>
              <w:rPr>
                <w:rFonts w:ascii="宋体" w:hAnsi="宋体"/>
                <w:noProof/>
                <w:color w:val="000000" w:themeColor="text1"/>
                <w:szCs w:val="21"/>
              </w:rPr>
              <w:pict w14:anchorId="5F717DDF">
                <v:shape id="AutoShape 1241" o:spid="_x0000_s1144" type="#_x0000_t32" style="position:absolute;left:0;text-align:left;margin-left:-5.45pt;margin-top:.1pt;width:70.7pt;height:26.25pt;z-index:251658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"/>
              </w:pict>
            </w:r>
            <w:r w:rsidR="00083A11" w:rsidRPr="00AE0DB5">
              <w:rPr>
                <w:rFonts w:ascii="宋体" w:hAnsi="宋体" w:hint="eastAsia"/>
                <w:color w:val="000000" w:themeColor="text1"/>
                <w:szCs w:val="21"/>
              </w:rPr>
              <w:t>标准</w:t>
            </w:r>
          </w:p>
          <w:p w14:paraId="5F716BC1" w14:textId="77777777" w:rsidR="00083A11" w:rsidRPr="00AE0DB5" w:rsidRDefault="00083A11"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设施</w:t>
            </w:r>
          </w:p>
        </w:tc>
        <w:tc>
          <w:tcPr>
            <w:tcW w:w="1417" w:type="dxa"/>
          </w:tcPr>
          <w:p w14:paraId="5F716BC2" w14:textId="77777777" w:rsidR="00083A11" w:rsidRPr="00AE0DB5" w:rsidRDefault="00083A11"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VOR/DME(米)</w:t>
            </w:r>
          </w:p>
        </w:tc>
        <w:tc>
          <w:tcPr>
            <w:tcW w:w="1266" w:type="dxa"/>
          </w:tcPr>
          <w:p w14:paraId="5F716BC3" w14:textId="77777777" w:rsidR="00083A11" w:rsidRPr="00AE0DB5" w:rsidRDefault="00083A11"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VOR/NDB（米）</w:t>
            </w:r>
          </w:p>
        </w:tc>
        <w:tc>
          <w:tcPr>
            <w:tcW w:w="1164" w:type="dxa"/>
          </w:tcPr>
          <w:p w14:paraId="5F716BC4" w14:textId="77777777" w:rsidR="00083A11" w:rsidRPr="00AE0DB5" w:rsidRDefault="00083A11"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LOC（米）</w:t>
            </w:r>
          </w:p>
        </w:tc>
      </w:tr>
      <w:tr w:rsidR="00083A11" w:rsidRPr="00AE0DB5" w14:paraId="5F716BCA" w14:textId="77777777" w:rsidTr="00936B76">
        <w:trPr>
          <w:trHeight w:val="382"/>
        </w:trPr>
        <w:tc>
          <w:tcPr>
            <w:tcW w:w="1418" w:type="dxa"/>
          </w:tcPr>
          <w:p w14:paraId="5F716BC6" w14:textId="77777777" w:rsidR="00083A11" w:rsidRPr="00AE0DB5" w:rsidRDefault="00083A11"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MDA（H</w:t>
            </w:r>
            <w:r w:rsidRPr="00AE0DB5">
              <w:rPr>
                <w:rFonts w:ascii="宋体" w:hAnsi="宋体"/>
                <w:color w:val="000000" w:themeColor="text1"/>
                <w:szCs w:val="21"/>
              </w:rPr>
              <w:t>）</w:t>
            </w:r>
          </w:p>
        </w:tc>
        <w:tc>
          <w:tcPr>
            <w:tcW w:w="1417" w:type="dxa"/>
          </w:tcPr>
          <w:p w14:paraId="5F716BC7" w14:textId="77777777" w:rsidR="00083A11" w:rsidRPr="00AE0DB5" w:rsidRDefault="00083A11"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MDA(H)+15</w:t>
            </w:r>
          </w:p>
        </w:tc>
        <w:tc>
          <w:tcPr>
            <w:tcW w:w="1266" w:type="dxa"/>
          </w:tcPr>
          <w:p w14:paraId="5F716BC8" w14:textId="77777777" w:rsidR="00083A11" w:rsidRPr="00AE0DB5" w:rsidRDefault="00083A11"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MDA(H)+15</w:t>
            </w:r>
          </w:p>
        </w:tc>
        <w:tc>
          <w:tcPr>
            <w:tcW w:w="1164" w:type="dxa"/>
          </w:tcPr>
          <w:p w14:paraId="5F716BC9" w14:textId="77777777" w:rsidR="00083A11" w:rsidRPr="00AE0DB5" w:rsidRDefault="00083A11" w:rsidP="000A3D28">
            <w:pPr>
              <w:kinsoku w:val="0"/>
              <w:overflowPunct w:val="0"/>
              <w:autoSpaceDE w:val="0"/>
              <w:autoSpaceDN w:val="0"/>
              <w:adjustRightInd w:val="0"/>
              <w:spacing w:line="240" w:lineRule="auto"/>
              <w:ind w:left="0"/>
              <w:jc w:val="left"/>
              <w:rPr>
                <w:rFonts w:ascii="宋体" w:hAnsi="宋体"/>
                <w:color w:val="000000" w:themeColor="text1"/>
                <w:szCs w:val="21"/>
              </w:rPr>
            </w:pPr>
            <w:r w:rsidRPr="00AE0DB5">
              <w:rPr>
                <w:rFonts w:ascii="宋体" w:hAnsi="宋体" w:hint="eastAsia"/>
                <w:color w:val="000000" w:themeColor="text1"/>
                <w:szCs w:val="21"/>
              </w:rPr>
              <w:t>MDA(H)+15</w:t>
            </w:r>
          </w:p>
        </w:tc>
      </w:tr>
    </w:tbl>
    <w:p w14:paraId="5F716BCB" w14:textId="77777777" w:rsidR="00A22ECF" w:rsidRPr="00AE0DB5" w:rsidRDefault="00A22ECF" w:rsidP="005959F9">
      <w:pPr>
        <w:pStyle w:val="3"/>
        <w:keepNext w:val="0"/>
        <w:numPr>
          <w:ilvl w:val="0"/>
          <w:numId w:val="182"/>
        </w:numPr>
        <w:kinsoku w:val="0"/>
        <w:overflowPunct w:val="0"/>
        <w:autoSpaceDE w:val="0"/>
        <w:autoSpaceDN w:val="0"/>
        <w:ind w:left="851" w:hanging="851"/>
      </w:pPr>
      <w:bookmarkStart w:id="494" w:name="_Toc503360673"/>
      <w:r w:rsidRPr="00AE0DB5">
        <w:rPr>
          <w:rFonts w:hAnsi="宋体" w:hint="eastAsia"/>
        </w:rPr>
        <w:t>航班放行</w:t>
      </w:r>
      <w:r w:rsidRPr="00AE0DB5">
        <w:rPr>
          <w:rFonts w:hint="eastAsia"/>
        </w:rPr>
        <w:t>程序</w:t>
      </w:r>
      <w:bookmarkEnd w:id="494"/>
    </w:p>
    <w:p w14:paraId="5F716BCC" w14:textId="77777777" w:rsidR="005B2636" w:rsidRPr="005B2636" w:rsidRDefault="005B2636" w:rsidP="005959F9">
      <w:pPr>
        <w:pStyle w:val="aff0"/>
        <w:numPr>
          <w:ilvl w:val="0"/>
          <w:numId w:val="30"/>
        </w:numPr>
        <w:kinsoku w:val="0"/>
        <w:overflowPunct w:val="0"/>
        <w:autoSpaceDE w:val="0"/>
        <w:autoSpaceDN w:val="0"/>
        <w:snapToGrid w:val="0"/>
        <w:ind w:firstLineChars="0"/>
        <w:jc w:val="left"/>
        <w:outlineLvl w:val="2"/>
        <w:rPr>
          <w:vanish/>
          <w:szCs w:val="20"/>
        </w:rPr>
      </w:pPr>
      <w:bookmarkStart w:id="495" w:name="_Toc503360674"/>
      <w:bookmarkEnd w:id="495"/>
    </w:p>
    <w:p w14:paraId="5F716BCD" w14:textId="77777777" w:rsidR="005B2636" w:rsidRPr="005B2636" w:rsidRDefault="005B2636" w:rsidP="005959F9">
      <w:pPr>
        <w:pStyle w:val="aff0"/>
        <w:numPr>
          <w:ilvl w:val="0"/>
          <w:numId w:val="30"/>
        </w:numPr>
        <w:kinsoku w:val="0"/>
        <w:overflowPunct w:val="0"/>
        <w:autoSpaceDE w:val="0"/>
        <w:autoSpaceDN w:val="0"/>
        <w:snapToGrid w:val="0"/>
        <w:ind w:firstLineChars="0"/>
        <w:jc w:val="left"/>
        <w:outlineLvl w:val="2"/>
        <w:rPr>
          <w:vanish/>
          <w:szCs w:val="20"/>
        </w:rPr>
      </w:pPr>
      <w:bookmarkStart w:id="496" w:name="_Toc503360675"/>
      <w:bookmarkEnd w:id="496"/>
    </w:p>
    <w:p w14:paraId="5F716BCE" w14:textId="77777777" w:rsidR="005B2636" w:rsidRPr="005B2636" w:rsidRDefault="005B2636" w:rsidP="005959F9">
      <w:pPr>
        <w:pStyle w:val="aff0"/>
        <w:numPr>
          <w:ilvl w:val="0"/>
          <w:numId w:val="30"/>
        </w:numPr>
        <w:kinsoku w:val="0"/>
        <w:overflowPunct w:val="0"/>
        <w:autoSpaceDE w:val="0"/>
        <w:autoSpaceDN w:val="0"/>
        <w:snapToGrid w:val="0"/>
        <w:ind w:firstLineChars="0"/>
        <w:jc w:val="left"/>
        <w:outlineLvl w:val="2"/>
        <w:rPr>
          <w:vanish/>
          <w:szCs w:val="20"/>
        </w:rPr>
      </w:pPr>
      <w:bookmarkStart w:id="497" w:name="_Toc503360676"/>
      <w:bookmarkEnd w:id="497"/>
    </w:p>
    <w:p w14:paraId="5F716BCF" w14:textId="77777777" w:rsidR="005B2636" w:rsidRPr="005B2636" w:rsidRDefault="005B2636" w:rsidP="005959F9">
      <w:pPr>
        <w:pStyle w:val="aff0"/>
        <w:numPr>
          <w:ilvl w:val="0"/>
          <w:numId w:val="30"/>
        </w:numPr>
        <w:kinsoku w:val="0"/>
        <w:overflowPunct w:val="0"/>
        <w:autoSpaceDE w:val="0"/>
        <w:autoSpaceDN w:val="0"/>
        <w:snapToGrid w:val="0"/>
        <w:ind w:firstLineChars="0"/>
        <w:jc w:val="left"/>
        <w:outlineLvl w:val="2"/>
        <w:rPr>
          <w:vanish/>
          <w:szCs w:val="20"/>
        </w:rPr>
      </w:pPr>
      <w:bookmarkStart w:id="498" w:name="_Toc503360677"/>
      <w:bookmarkEnd w:id="498"/>
    </w:p>
    <w:p w14:paraId="5F716BD0" w14:textId="77777777" w:rsidR="005B2636" w:rsidRPr="005B2636" w:rsidRDefault="005B2636" w:rsidP="005959F9">
      <w:pPr>
        <w:pStyle w:val="aff0"/>
        <w:numPr>
          <w:ilvl w:val="1"/>
          <w:numId w:val="30"/>
        </w:numPr>
        <w:kinsoku w:val="0"/>
        <w:overflowPunct w:val="0"/>
        <w:autoSpaceDE w:val="0"/>
        <w:autoSpaceDN w:val="0"/>
        <w:snapToGrid w:val="0"/>
        <w:ind w:firstLineChars="0"/>
        <w:jc w:val="left"/>
        <w:outlineLvl w:val="2"/>
        <w:rPr>
          <w:vanish/>
          <w:szCs w:val="20"/>
        </w:rPr>
      </w:pPr>
      <w:bookmarkStart w:id="499" w:name="_Toc503360678"/>
      <w:bookmarkEnd w:id="499"/>
    </w:p>
    <w:p w14:paraId="5F716BD1" w14:textId="77777777" w:rsidR="005B2636" w:rsidRPr="005B2636" w:rsidRDefault="005B2636" w:rsidP="005959F9">
      <w:pPr>
        <w:pStyle w:val="aff0"/>
        <w:numPr>
          <w:ilvl w:val="1"/>
          <w:numId w:val="30"/>
        </w:numPr>
        <w:kinsoku w:val="0"/>
        <w:overflowPunct w:val="0"/>
        <w:autoSpaceDE w:val="0"/>
        <w:autoSpaceDN w:val="0"/>
        <w:snapToGrid w:val="0"/>
        <w:ind w:firstLineChars="0"/>
        <w:jc w:val="left"/>
        <w:outlineLvl w:val="2"/>
        <w:rPr>
          <w:vanish/>
          <w:szCs w:val="20"/>
        </w:rPr>
      </w:pPr>
      <w:bookmarkStart w:id="500" w:name="_Toc503360679"/>
      <w:bookmarkEnd w:id="500"/>
    </w:p>
    <w:p w14:paraId="5F716BD2" w14:textId="77777777" w:rsidR="005B2636" w:rsidRPr="005B2636" w:rsidRDefault="005B2636" w:rsidP="005959F9">
      <w:pPr>
        <w:pStyle w:val="aff0"/>
        <w:numPr>
          <w:ilvl w:val="1"/>
          <w:numId w:val="30"/>
        </w:numPr>
        <w:kinsoku w:val="0"/>
        <w:overflowPunct w:val="0"/>
        <w:autoSpaceDE w:val="0"/>
        <w:autoSpaceDN w:val="0"/>
        <w:snapToGrid w:val="0"/>
        <w:ind w:firstLineChars="0"/>
        <w:jc w:val="left"/>
        <w:outlineLvl w:val="2"/>
        <w:rPr>
          <w:vanish/>
          <w:szCs w:val="20"/>
        </w:rPr>
      </w:pPr>
      <w:bookmarkStart w:id="501" w:name="_Toc503360680"/>
      <w:bookmarkEnd w:id="501"/>
    </w:p>
    <w:p w14:paraId="5F716BD3" w14:textId="77777777" w:rsidR="005B2636" w:rsidRPr="005B2636" w:rsidRDefault="005B2636" w:rsidP="005959F9">
      <w:pPr>
        <w:pStyle w:val="aff0"/>
        <w:numPr>
          <w:ilvl w:val="1"/>
          <w:numId w:val="30"/>
        </w:numPr>
        <w:kinsoku w:val="0"/>
        <w:overflowPunct w:val="0"/>
        <w:autoSpaceDE w:val="0"/>
        <w:autoSpaceDN w:val="0"/>
        <w:snapToGrid w:val="0"/>
        <w:ind w:firstLineChars="0"/>
        <w:jc w:val="left"/>
        <w:outlineLvl w:val="2"/>
        <w:rPr>
          <w:vanish/>
          <w:szCs w:val="20"/>
        </w:rPr>
      </w:pPr>
      <w:bookmarkStart w:id="502" w:name="_Toc503360681"/>
      <w:bookmarkEnd w:id="502"/>
    </w:p>
    <w:p w14:paraId="5F716BD4" w14:textId="77777777" w:rsidR="005B2636" w:rsidRPr="005B2636" w:rsidRDefault="005B2636" w:rsidP="005959F9">
      <w:pPr>
        <w:pStyle w:val="aff0"/>
        <w:numPr>
          <w:ilvl w:val="1"/>
          <w:numId w:val="30"/>
        </w:numPr>
        <w:kinsoku w:val="0"/>
        <w:overflowPunct w:val="0"/>
        <w:autoSpaceDE w:val="0"/>
        <w:autoSpaceDN w:val="0"/>
        <w:snapToGrid w:val="0"/>
        <w:ind w:firstLineChars="0"/>
        <w:jc w:val="left"/>
        <w:outlineLvl w:val="2"/>
        <w:rPr>
          <w:vanish/>
          <w:szCs w:val="20"/>
        </w:rPr>
      </w:pPr>
      <w:bookmarkStart w:id="503" w:name="_Toc503360682"/>
      <w:bookmarkEnd w:id="503"/>
    </w:p>
    <w:p w14:paraId="5F716BD5" w14:textId="77777777" w:rsidR="005B2636" w:rsidRPr="005B2636" w:rsidRDefault="005B2636" w:rsidP="005959F9">
      <w:pPr>
        <w:pStyle w:val="aff0"/>
        <w:numPr>
          <w:ilvl w:val="1"/>
          <w:numId w:val="30"/>
        </w:numPr>
        <w:kinsoku w:val="0"/>
        <w:overflowPunct w:val="0"/>
        <w:autoSpaceDE w:val="0"/>
        <w:autoSpaceDN w:val="0"/>
        <w:snapToGrid w:val="0"/>
        <w:ind w:firstLineChars="0"/>
        <w:jc w:val="left"/>
        <w:outlineLvl w:val="2"/>
        <w:rPr>
          <w:vanish/>
          <w:szCs w:val="20"/>
        </w:rPr>
      </w:pPr>
      <w:bookmarkStart w:id="504" w:name="_Toc503360683"/>
      <w:bookmarkEnd w:id="504"/>
    </w:p>
    <w:p w14:paraId="5F716BD6" w14:textId="77777777" w:rsidR="005B2636" w:rsidRPr="005B2636" w:rsidRDefault="005B2636" w:rsidP="005959F9">
      <w:pPr>
        <w:pStyle w:val="aff0"/>
        <w:numPr>
          <w:ilvl w:val="1"/>
          <w:numId w:val="30"/>
        </w:numPr>
        <w:kinsoku w:val="0"/>
        <w:overflowPunct w:val="0"/>
        <w:autoSpaceDE w:val="0"/>
        <w:autoSpaceDN w:val="0"/>
        <w:snapToGrid w:val="0"/>
        <w:ind w:firstLineChars="0"/>
        <w:jc w:val="left"/>
        <w:outlineLvl w:val="2"/>
        <w:rPr>
          <w:vanish/>
          <w:szCs w:val="20"/>
        </w:rPr>
      </w:pPr>
      <w:bookmarkStart w:id="505" w:name="_Toc503360684"/>
      <w:bookmarkEnd w:id="505"/>
    </w:p>
    <w:p w14:paraId="5F716BD7" w14:textId="77777777" w:rsidR="005B2636" w:rsidRPr="005B2636" w:rsidRDefault="005B2636" w:rsidP="005959F9">
      <w:pPr>
        <w:pStyle w:val="aff0"/>
        <w:numPr>
          <w:ilvl w:val="2"/>
          <w:numId w:val="30"/>
        </w:numPr>
        <w:kinsoku w:val="0"/>
        <w:overflowPunct w:val="0"/>
        <w:autoSpaceDE w:val="0"/>
        <w:autoSpaceDN w:val="0"/>
        <w:snapToGrid w:val="0"/>
        <w:ind w:firstLineChars="0"/>
        <w:jc w:val="left"/>
        <w:outlineLvl w:val="2"/>
        <w:rPr>
          <w:vanish/>
          <w:szCs w:val="20"/>
        </w:rPr>
      </w:pPr>
      <w:bookmarkStart w:id="506" w:name="_Toc503360685"/>
      <w:bookmarkEnd w:id="506"/>
    </w:p>
    <w:p w14:paraId="5F716BD8" w14:textId="77777777" w:rsidR="005B2636" w:rsidRPr="005B2636" w:rsidRDefault="005B2636" w:rsidP="005959F9">
      <w:pPr>
        <w:pStyle w:val="aff0"/>
        <w:numPr>
          <w:ilvl w:val="2"/>
          <w:numId w:val="30"/>
        </w:numPr>
        <w:kinsoku w:val="0"/>
        <w:overflowPunct w:val="0"/>
        <w:autoSpaceDE w:val="0"/>
        <w:autoSpaceDN w:val="0"/>
        <w:snapToGrid w:val="0"/>
        <w:ind w:firstLineChars="0"/>
        <w:jc w:val="left"/>
        <w:outlineLvl w:val="2"/>
        <w:rPr>
          <w:vanish/>
          <w:szCs w:val="20"/>
        </w:rPr>
      </w:pPr>
      <w:bookmarkStart w:id="507" w:name="_Toc503360686"/>
      <w:bookmarkEnd w:id="507"/>
    </w:p>
    <w:p w14:paraId="5F716BD9" w14:textId="77777777" w:rsidR="005B2636" w:rsidRPr="005B2636" w:rsidRDefault="005B2636" w:rsidP="005959F9">
      <w:pPr>
        <w:pStyle w:val="aff0"/>
        <w:numPr>
          <w:ilvl w:val="2"/>
          <w:numId w:val="30"/>
        </w:numPr>
        <w:kinsoku w:val="0"/>
        <w:overflowPunct w:val="0"/>
        <w:autoSpaceDE w:val="0"/>
        <w:autoSpaceDN w:val="0"/>
        <w:snapToGrid w:val="0"/>
        <w:ind w:firstLineChars="0"/>
        <w:jc w:val="left"/>
        <w:outlineLvl w:val="2"/>
        <w:rPr>
          <w:vanish/>
          <w:szCs w:val="20"/>
        </w:rPr>
      </w:pPr>
      <w:bookmarkStart w:id="508" w:name="_Toc503360687"/>
      <w:bookmarkEnd w:id="508"/>
    </w:p>
    <w:p w14:paraId="5F716BDA" w14:textId="77777777" w:rsidR="00DF3445" w:rsidRPr="00AE0DB5" w:rsidRDefault="00A22ECF" w:rsidP="005959F9">
      <w:pPr>
        <w:pStyle w:val="3"/>
        <w:keepNext w:val="0"/>
        <w:numPr>
          <w:ilvl w:val="3"/>
          <w:numId w:val="30"/>
        </w:numPr>
        <w:kinsoku w:val="0"/>
        <w:overflowPunct w:val="0"/>
        <w:autoSpaceDE w:val="0"/>
        <w:autoSpaceDN w:val="0"/>
        <w:ind w:left="851" w:hanging="851"/>
      </w:pPr>
      <w:bookmarkStart w:id="509" w:name="_Toc503360688"/>
      <w:r w:rsidRPr="005B2636">
        <w:rPr>
          <w:rFonts w:hint="eastAsia"/>
        </w:rPr>
        <w:t>放行跟踪席位在航班预计起飞前</w:t>
      </w:r>
      <w:r w:rsidRPr="005B2636">
        <w:t>3</w:t>
      </w:r>
      <w:r w:rsidRPr="005B2636">
        <w:rPr>
          <w:rFonts w:hint="eastAsia"/>
        </w:rPr>
        <w:t>小时</w:t>
      </w:r>
      <w:r w:rsidR="005D7DEF" w:rsidRPr="00936B76">
        <w:rPr>
          <w:rFonts w:hint="eastAsia"/>
        </w:rPr>
        <w:t>通过</w:t>
      </w:r>
      <w:r w:rsidR="005D7DEF" w:rsidRPr="00936B76">
        <w:rPr>
          <w:rFonts w:hint="eastAsia"/>
        </w:rPr>
        <w:t>FOC</w:t>
      </w:r>
      <w:r w:rsidR="005D7DEF" w:rsidRPr="00936B76">
        <w:rPr>
          <w:rFonts w:hint="eastAsia"/>
        </w:rPr>
        <w:t>及其他可用系统完成</w:t>
      </w:r>
      <w:r w:rsidRPr="005B2636">
        <w:rPr>
          <w:rFonts w:hint="eastAsia"/>
        </w:rPr>
        <w:t>航班的放行评估工作</w:t>
      </w:r>
      <w:r w:rsidRPr="005B2636">
        <w:rPr>
          <w:rFonts w:hint="eastAsia"/>
        </w:rPr>
        <w:t>,</w:t>
      </w:r>
      <w:r w:rsidR="00570E5C" w:rsidRPr="00936B76">
        <w:rPr>
          <w:rFonts w:hint="eastAsia"/>
        </w:rPr>
        <w:t>预计</w:t>
      </w:r>
      <w:r w:rsidRPr="005B2636">
        <w:rPr>
          <w:rFonts w:hint="eastAsia"/>
        </w:rPr>
        <w:t>起飞前</w:t>
      </w:r>
      <w:r w:rsidR="00FF2C6E" w:rsidRPr="005B2636">
        <w:t>2</w:t>
      </w:r>
      <w:r w:rsidRPr="005B2636">
        <w:rPr>
          <w:rFonts w:hint="eastAsia"/>
        </w:rPr>
        <w:t>小时签派员将打好包的放行资料</w:t>
      </w:r>
      <w:r w:rsidR="005D7DEF" w:rsidRPr="00936B76">
        <w:rPr>
          <w:rFonts w:hint="eastAsia"/>
        </w:rPr>
        <w:t>提供</w:t>
      </w:r>
      <w:r w:rsidRPr="00936B76">
        <w:rPr>
          <w:rFonts w:hint="eastAsia"/>
        </w:rPr>
        <w:t>给</w:t>
      </w:r>
      <w:r w:rsidRPr="005B2636">
        <w:rPr>
          <w:rFonts w:hint="eastAsia"/>
        </w:rPr>
        <w:t>当班机组，并向其进行飞行前讲解。</w:t>
      </w:r>
      <w:bookmarkEnd w:id="509"/>
    </w:p>
    <w:p w14:paraId="5F716BDB" w14:textId="77777777" w:rsidR="00A22ECF" w:rsidRPr="005B2636" w:rsidRDefault="00A22ECF" w:rsidP="005959F9">
      <w:pPr>
        <w:pStyle w:val="3"/>
        <w:keepNext w:val="0"/>
        <w:numPr>
          <w:ilvl w:val="3"/>
          <w:numId w:val="30"/>
        </w:numPr>
        <w:kinsoku w:val="0"/>
        <w:overflowPunct w:val="0"/>
        <w:autoSpaceDE w:val="0"/>
        <w:autoSpaceDN w:val="0"/>
        <w:ind w:left="851" w:hanging="851"/>
      </w:pPr>
      <w:bookmarkStart w:id="510" w:name="_Toc503360689"/>
      <w:r w:rsidRPr="005B2636">
        <w:rPr>
          <w:rFonts w:hint="eastAsia"/>
        </w:rPr>
        <w:t>由机务工程部确认放行航空器的状态，遇有不适航情况或有限制运行时通知放行跟踪席位</w:t>
      </w:r>
      <w:r w:rsidR="005D7DEF" w:rsidRPr="00936B76">
        <w:rPr>
          <w:rFonts w:hint="eastAsia"/>
        </w:rPr>
        <w:t>并将故障保留信息录入</w:t>
      </w:r>
      <w:r w:rsidR="005D7DEF" w:rsidRPr="00936B76">
        <w:rPr>
          <w:rFonts w:hint="eastAsia"/>
        </w:rPr>
        <w:t>FOC</w:t>
      </w:r>
      <w:r w:rsidR="005D7DEF" w:rsidRPr="00936B76">
        <w:rPr>
          <w:rFonts w:hint="eastAsia"/>
        </w:rPr>
        <w:t>系统</w:t>
      </w:r>
      <w:r w:rsidRPr="005B2636">
        <w:rPr>
          <w:rFonts w:hint="eastAsia"/>
        </w:rPr>
        <w:t>。放行签派员查看</w:t>
      </w:r>
      <w:r w:rsidR="005D7DEF" w:rsidRPr="00936B76">
        <w:rPr>
          <w:rFonts w:hint="eastAsia"/>
        </w:rPr>
        <w:t>FOC</w:t>
      </w:r>
      <w:r w:rsidR="005D7DEF" w:rsidRPr="00936B76">
        <w:rPr>
          <w:rFonts w:hint="eastAsia"/>
        </w:rPr>
        <w:t>系统中该航空器的</w:t>
      </w:r>
      <w:r w:rsidRPr="005B2636">
        <w:rPr>
          <w:rFonts w:hint="eastAsia"/>
        </w:rPr>
        <w:t>故障保留单</w:t>
      </w:r>
      <w:r w:rsidR="005D7DEF" w:rsidRPr="00936B76">
        <w:rPr>
          <w:rFonts w:hint="eastAsia"/>
        </w:rPr>
        <w:t>情况</w:t>
      </w:r>
      <w:r w:rsidRPr="005B2636">
        <w:rPr>
          <w:rFonts w:hint="eastAsia"/>
        </w:rPr>
        <w:t>，如有影响该次飞行的保留故障，应向机务工程部进行确认。</w:t>
      </w:r>
      <w:bookmarkEnd w:id="510"/>
    </w:p>
    <w:p w14:paraId="5F716BDC" w14:textId="77777777" w:rsidR="005A1C2A" w:rsidRPr="00403876" w:rsidRDefault="00A22ECF" w:rsidP="00403876">
      <w:pPr>
        <w:kinsoku w:val="0"/>
        <w:overflowPunct w:val="0"/>
        <w:autoSpaceDE w:val="0"/>
        <w:autoSpaceDN w:val="0"/>
        <w:ind w:left="851"/>
      </w:pPr>
      <w:r w:rsidRPr="00AE0DB5">
        <w:rPr>
          <w:rFonts w:hint="eastAsia"/>
        </w:rPr>
        <w:t>如果保留故障涉及</w:t>
      </w:r>
      <w:r w:rsidRPr="00AE0DB5">
        <w:rPr>
          <w:rFonts w:hint="eastAsia"/>
        </w:rPr>
        <w:t>RVSM</w:t>
      </w:r>
      <w:r w:rsidR="00FC5BFA" w:rsidRPr="00AE0DB5">
        <w:rPr>
          <w:rFonts w:hint="eastAsia"/>
        </w:rPr>
        <w:t>、二次放行，按公司《特殊运行</w:t>
      </w:r>
      <w:r w:rsidRPr="00AE0DB5">
        <w:rPr>
          <w:rFonts w:hint="eastAsia"/>
        </w:rPr>
        <w:t>册》和</w:t>
      </w:r>
      <w:r w:rsidRPr="00AE0DB5">
        <w:rPr>
          <w:rFonts w:hint="eastAsia"/>
        </w:rPr>
        <w:t>MEL</w:t>
      </w:r>
      <w:r w:rsidRPr="00AE0DB5">
        <w:rPr>
          <w:rFonts w:hint="eastAsia"/>
        </w:rPr>
        <w:t>的有关规定执行。</w:t>
      </w:r>
    </w:p>
    <w:p w14:paraId="5F716BDD" w14:textId="77777777" w:rsidR="00794EE9" w:rsidRPr="005A1C2A" w:rsidRDefault="00A22ECF" w:rsidP="005959F9">
      <w:pPr>
        <w:pStyle w:val="3"/>
        <w:keepNext w:val="0"/>
        <w:numPr>
          <w:ilvl w:val="3"/>
          <w:numId w:val="30"/>
        </w:numPr>
        <w:kinsoku w:val="0"/>
        <w:overflowPunct w:val="0"/>
        <w:autoSpaceDE w:val="0"/>
        <w:autoSpaceDN w:val="0"/>
        <w:ind w:left="851" w:hanging="851"/>
        <w:rPr>
          <w:rFonts w:ascii="宋体" w:hAnsi="宋体"/>
          <w:color w:val="000000" w:themeColor="text1"/>
          <w:szCs w:val="21"/>
        </w:rPr>
      </w:pPr>
      <w:bookmarkStart w:id="511" w:name="_Toc503360690"/>
      <w:r w:rsidRPr="00403876">
        <w:rPr>
          <w:rFonts w:hint="eastAsia"/>
        </w:rPr>
        <w:t>放行</w:t>
      </w:r>
      <w:r w:rsidRPr="005A1C2A">
        <w:rPr>
          <w:rFonts w:ascii="宋体" w:hAnsi="宋体" w:hint="eastAsia"/>
          <w:color w:val="000000" w:themeColor="text1"/>
          <w:szCs w:val="21"/>
        </w:rPr>
        <w:t>/</w:t>
      </w:r>
      <w:r w:rsidR="00336262" w:rsidRPr="005A1C2A">
        <w:rPr>
          <w:rFonts w:ascii="宋体" w:hAnsi="宋体" w:hint="eastAsia"/>
          <w:color w:val="000000" w:themeColor="text1"/>
          <w:szCs w:val="21"/>
        </w:rPr>
        <w:t>跟踪席位</w:t>
      </w:r>
      <w:r w:rsidRPr="005A1C2A">
        <w:rPr>
          <w:rFonts w:ascii="宋体" w:hAnsi="宋体" w:hint="eastAsia"/>
          <w:color w:val="000000" w:themeColor="text1"/>
          <w:szCs w:val="21"/>
        </w:rPr>
        <w:t>对放行航班的航行通告、天气资料进行评估：</w:t>
      </w:r>
      <w:bookmarkEnd w:id="511"/>
    </w:p>
    <w:p w14:paraId="5F716BDE" w14:textId="77777777" w:rsidR="00E82544" w:rsidRPr="00936B76" w:rsidRDefault="00A22ECF" w:rsidP="005959F9">
      <w:pPr>
        <w:pStyle w:val="3"/>
        <w:keepNext w:val="0"/>
        <w:numPr>
          <w:ilvl w:val="0"/>
          <w:numId w:val="258"/>
        </w:numPr>
        <w:kinsoku w:val="0"/>
        <w:overflowPunct w:val="0"/>
        <w:autoSpaceDE w:val="0"/>
        <w:autoSpaceDN w:val="0"/>
        <w:ind w:left="851" w:hanging="851"/>
      </w:pPr>
      <w:bookmarkStart w:id="512" w:name="_Toc503360691"/>
      <w:r w:rsidRPr="00936B76">
        <w:rPr>
          <w:rFonts w:hint="eastAsia"/>
        </w:rPr>
        <w:t>机场评估</w:t>
      </w:r>
      <w:bookmarkStart w:id="513" w:name="_Hlk482259333"/>
      <w:bookmarkEnd w:id="512"/>
    </w:p>
    <w:p w14:paraId="5F716BDF" w14:textId="77777777" w:rsidR="00A22ECF" w:rsidRPr="00F63284" w:rsidRDefault="005D7DEF" w:rsidP="005959F9">
      <w:pPr>
        <w:pStyle w:val="ad"/>
        <w:numPr>
          <w:ilvl w:val="1"/>
          <w:numId w:val="32"/>
        </w:numPr>
        <w:kinsoku w:val="0"/>
        <w:overflowPunct w:val="0"/>
        <w:autoSpaceDE w:val="0"/>
        <w:autoSpaceDN w:val="0"/>
        <w:adjustRightInd w:val="0"/>
        <w:snapToGrid w:val="0"/>
        <w:spacing w:line="360" w:lineRule="exact"/>
        <w:ind w:leftChars="0" w:left="851" w:hanging="851"/>
        <w:jc w:val="left"/>
        <w:rPr>
          <w:rFonts w:asciiTheme="minorEastAsia" w:eastAsiaTheme="minorEastAsia" w:hAnsiTheme="minorEastAsia"/>
          <w:sz w:val="21"/>
          <w:szCs w:val="21"/>
        </w:rPr>
      </w:pPr>
      <w:r w:rsidRPr="00936B76">
        <w:rPr>
          <w:rFonts w:hint="eastAsia"/>
          <w:sz w:val="21"/>
          <w:szCs w:val="20"/>
        </w:rPr>
        <w:t>通过</w:t>
      </w:r>
      <w:r w:rsidRPr="00936B76">
        <w:rPr>
          <w:rFonts w:hint="eastAsia"/>
          <w:sz w:val="21"/>
          <w:szCs w:val="20"/>
        </w:rPr>
        <w:t>FOC</w:t>
      </w:r>
      <w:r w:rsidRPr="00936B76">
        <w:rPr>
          <w:rFonts w:hint="eastAsia"/>
          <w:sz w:val="21"/>
          <w:szCs w:val="20"/>
        </w:rPr>
        <w:t>及</w:t>
      </w:r>
      <w:proofErr w:type="spellStart"/>
      <w:r w:rsidRPr="00936B76">
        <w:rPr>
          <w:sz w:val="21"/>
          <w:szCs w:val="20"/>
        </w:rPr>
        <w:t>Jetplanner</w:t>
      </w:r>
      <w:proofErr w:type="spellEnd"/>
      <w:r w:rsidRPr="00936B76">
        <w:rPr>
          <w:rFonts w:hint="eastAsia"/>
          <w:sz w:val="21"/>
          <w:szCs w:val="20"/>
        </w:rPr>
        <w:t>等获取的天气</w:t>
      </w:r>
      <w:bookmarkEnd w:id="513"/>
      <w:r w:rsidR="00A22ECF" w:rsidRPr="00936B76">
        <w:rPr>
          <w:rFonts w:hint="eastAsia"/>
          <w:sz w:val="21"/>
          <w:szCs w:val="20"/>
        </w:rPr>
        <w:t>评估起飞机场天气，确</w:t>
      </w:r>
      <w:r w:rsidR="00A22ECF" w:rsidRPr="00936B76">
        <w:rPr>
          <w:rFonts w:hint="eastAsia"/>
          <w:sz w:val="21"/>
          <w:szCs w:val="20"/>
        </w:rPr>
        <w:lastRenderedPageBreak/>
        <w:t>认符合放行标准，考虑是否需要选择起飞机场备降场。</w:t>
      </w:r>
      <w:r w:rsidRPr="00936B76">
        <w:rPr>
          <w:rFonts w:hint="eastAsia"/>
          <w:sz w:val="21"/>
          <w:szCs w:val="20"/>
        </w:rPr>
        <w:t>通过</w:t>
      </w:r>
      <w:r w:rsidRPr="00936B76">
        <w:rPr>
          <w:rFonts w:hint="eastAsia"/>
          <w:sz w:val="21"/>
          <w:szCs w:val="20"/>
        </w:rPr>
        <w:t>FOC</w:t>
      </w:r>
      <w:r w:rsidRPr="00936B76">
        <w:rPr>
          <w:rFonts w:hint="eastAsia"/>
          <w:sz w:val="21"/>
          <w:szCs w:val="20"/>
        </w:rPr>
        <w:t>及</w:t>
      </w:r>
      <w:proofErr w:type="spellStart"/>
      <w:r w:rsidRPr="00936B76">
        <w:rPr>
          <w:sz w:val="21"/>
          <w:szCs w:val="20"/>
        </w:rPr>
        <w:t>Jetplanner</w:t>
      </w:r>
      <w:proofErr w:type="spellEnd"/>
      <w:r w:rsidRPr="00936B76">
        <w:rPr>
          <w:rFonts w:hint="eastAsia"/>
          <w:sz w:val="21"/>
          <w:szCs w:val="20"/>
        </w:rPr>
        <w:t>等获取的通告</w:t>
      </w:r>
      <w:r w:rsidR="00A22ECF" w:rsidRPr="00936B76">
        <w:rPr>
          <w:rFonts w:hint="eastAsia"/>
          <w:sz w:val="21"/>
          <w:szCs w:val="20"/>
        </w:rPr>
        <w:t>评估起飞机场的航行通告，确认不</w:t>
      </w:r>
      <w:r w:rsidR="00A22ECF" w:rsidRPr="00F63284">
        <w:rPr>
          <w:rFonts w:asciiTheme="minorEastAsia" w:eastAsiaTheme="minorEastAsia" w:hAnsiTheme="minorEastAsia" w:hint="eastAsia"/>
          <w:sz w:val="21"/>
          <w:szCs w:val="21"/>
        </w:rPr>
        <w:t>影响本次航班的运行；</w:t>
      </w:r>
    </w:p>
    <w:p w14:paraId="5F716BE0" w14:textId="77777777" w:rsidR="00A22ECF" w:rsidRPr="00F63284" w:rsidRDefault="00E06E44" w:rsidP="005959F9">
      <w:pPr>
        <w:pStyle w:val="ad"/>
        <w:numPr>
          <w:ilvl w:val="1"/>
          <w:numId w:val="32"/>
        </w:numPr>
        <w:kinsoku w:val="0"/>
        <w:overflowPunct w:val="0"/>
        <w:autoSpaceDE w:val="0"/>
        <w:autoSpaceDN w:val="0"/>
        <w:adjustRightInd w:val="0"/>
        <w:snapToGrid w:val="0"/>
        <w:spacing w:line="360" w:lineRule="exact"/>
        <w:ind w:leftChars="0" w:left="851" w:hanging="851"/>
        <w:jc w:val="left"/>
        <w:rPr>
          <w:rFonts w:asciiTheme="minorEastAsia" w:eastAsiaTheme="minorEastAsia" w:hAnsiTheme="minorEastAsia"/>
          <w:sz w:val="21"/>
          <w:szCs w:val="21"/>
        </w:rPr>
      </w:pPr>
      <w:r w:rsidRPr="00F63284">
        <w:rPr>
          <w:rFonts w:asciiTheme="minorEastAsia" w:eastAsiaTheme="minorEastAsia" w:hAnsiTheme="minorEastAsia" w:hint="eastAsia"/>
          <w:sz w:val="21"/>
          <w:szCs w:val="21"/>
        </w:rPr>
        <w:t>通过FOC及</w:t>
      </w:r>
      <w:proofErr w:type="spellStart"/>
      <w:r w:rsidRPr="00F63284">
        <w:rPr>
          <w:rFonts w:asciiTheme="minorEastAsia" w:eastAsiaTheme="minorEastAsia" w:hAnsiTheme="minorEastAsia"/>
          <w:sz w:val="21"/>
          <w:szCs w:val="21"/>
        </w:rPr>
        <w:t>Jetplanner</w:t>
      </w:r>
      <w:proofErr w:type="spellEnd"/>
      <w:r w:rsidRPr="00F63284">
        <w:rPr>
          <w:rFonts w:asciiTheme="minorEastAsia" w:eastAsiaTheme="minorEastAsia" w:hAnsiTheme="minorEastAsia" w:hint="eastAsia"/>
          <w:sz w:val="21"/>
          <w:szCs w:val="21"/>
        </w:rPr>
        <w:t>等获取的天气</w:t>
      </w:r>
      <w:r w:rsidR="00A22ECF" w:rsidRPr="00F63284">
        <w:rPr>
          <w:rFonts w:asciiTheme="minorEastAsia" w:eastAsiaTheme="minorEastAsia" w:hAnsiTheme="minorEastAsia" w:hint="eastAsia"/>
          <w:sz w:val="21"/>
          <w:szCs w:val="21"/>
        </w:rPr>
        <w:t>评估目的地机场天气，确认符合放行标准。</w:t>
      </w:r>
      <w:r w:rsidRPr="00F63284">
        <w:rPr>
          <w:rFonts w:asciiTheme="minorEastAsia" w:eastAsiaTheme="minorEastAsia" w:hAnsiTheme="minorEastAsia" w:hint="eastAsia"/>
          <w:sz w:val="21"/>
          <w:szCs w:val="21"/>
        </w:rPr>
        <w:t>通过FOC及</w:t>
      </w:r>
      <w:proofErr w:type="spellStart"/>
      <w:r w:rsidRPr="00F63284">
        <w:rPr>
          <w:rFonts w:asciiTheme="minorEastAsia" w:eastAsiaTheme="minorEastAsia" w:hAnsiTheme="minorEastAsia"/>
          <w:sz w:val="21"/>
          <w:szCs w:val="21"/>
        </w:rPr>
        <w:t>Jetplanner</w:t>
      </w:r>
      <w:proofErr w:type="spellEnd"/>
      <w:r w:rsidRPr="00F63284">
        <w:rPr>
          <w:rFonts w:asciiTheme="minorEastAsia" w:eastAsiaTheme="minorEastAsia" w:hAnsiTheme="minorEastAsia" w:hint="eastAsia"/>
          <w:sz w:val="21"/>
          <w:szCs w:val="21"/>
        </w:rPr>
        <w:t>等获取的通告</w:t>
      </w:r>
      <w:r w:rsidR="00A22ECF" w:rsidRPr="00F63284">
        <w:rPr>
          <w:rFonts w:asciiTheme="minorEastAsia" w:eastAsiaTheme="minorEastAsia" w:hAnsiTheme="minorEastAsia" w:hint="eastAsia"/>
          <w:sz w:val="21"/>
          <w:szCs w:val="21"/>
        </w:rPr>
        <w:t>评估目的地机场的航行通告，确认不影响本次航班的运行；</w:t>
      </w:r>
    </w:p>
    <w:p w14:paraId="5F716BE1" w14:textId="77777777" w:rsidR="00A22ECF" w:rsidRPr="00F63284" w:rsidRDefault="00E06E44" w:rsidP="005959F9">
      <w:pPr>
        <w:pStyle w:val="ad"/>
        <w:numPr>
          <w:ilvl w:val="1"/>
          <w:numId w:val="32"/>
        </w:numPr>
        <w:kinsoku w:val="0"/>
        <w:overflowPunct w:val="0"/>
        <w:autoSpaceDE w:val="0"/>
        <w:autoSpaceDN w:val="0"/>
        <w:adjustRightInd w:val="0"/>
        <w:snapToGrid w:val="0"/>
        <w:spacing w:line="360" w:lineRule="exact"/>
        <w:ind w:leftChars="0" w:left="851" w:hanging="851"/>
        <w:jc w:val="left"/>
        <w:rPr>
          <w:rFonts w:asciiTheme="minorEastAsia" w:eastAsiaTheme="minorEastAsia" w:hAnsiTheme="minorEastAsia"/>
          <w:sz w:val="21"/>
          <w:szCs w:val="21"/>
        </w:rPr>
      </w:pPr>
      <w:bookmarkStart w:id="514" w:name="_Hlk482349647"/>
      <w:r w:rsidRPr="00F63284">
        <w:rPr>
          <w:rFonts w:asciiTheme="minorEastAsia" w:eastAsiaTheme="minorEastAsia" w:hAnsiTheme="minorEastAsia" w:hint="eastAsia"/>
          <w:sz w:val="21"/>
          <w:szCs w:val="21"/>
        </w:rPr>
        <w:t>通过FOC及</w:t>
      </w:r>
      <w:proofErr w:type="spellStart"/>
      <w:r w:rsidRPr="00F63284">
        <w:rPr>
          <w:rFonts w:asciiTheme="minorEastAsia" w:eastAsiaTheme="minorEastAsia" w:hAnsiTheme="minorEastAsia"/>
          <w:sz w:val="21"/>
          <w:szCs w:val="21"/>
        </w:rPr>
        <w:t>Jetplanner</w:t>
      </w:r>
      <w:proofErr w:type="spellEnd"/>
      <w:r w:rsidRPr="00F63284">
        <w:rPr>
          <w:rFonts w:asciiTheme="minorEastAsia" w:eastAsiaTheme="minorEastAsia" w:hAnsiTheme="minorEastAsia" w:hint="eastAsia"/>
          <w:sz w:val="21"/>
          <w:szCs w:val="21"/>
        </w:rPr>
        <w:t>等系统</w:t>
      </w:r>
      <w:bookmarkEnd w:id="514"/>
      <w:r w:rsidR="00A22ECF" w:rsidRPr="00F63284">
        <w:rPr>
          <w:rFonts w:asciiTheme="minorEastAsia" w:eastAsiaTheme="minorEastAsia" w:hAnsiTheme="minorEastAsia" w:hint="eastAsia"/>
          <w:sz w:val="21"/>
          <w:szCs w:val="21"/>
        </w:rPr>
        <w:t>评估相关机场的天气和航行通告，选择相应的目的地机场备降机场，如果需要，还必须选择起飞机场备降机场、航路备降机场；</w:t>
      </w:r>
    </w:p>
    <w:p w14:paraId="5F716BE2" w14:textId="77777777" w:rsidR="00A22ECF" w:rsidRPr="00F63284" w:rsidRDefault="00E06E44" w:rsidP="005959F9">
      <w:pPr>
        <w:pStyle w:val="ad"/>
        <w:numPr>
          <w:ilvl w:val="1"/>
          <w:numId w:val="32"/>
        </w:numPr>
        <w:kinsoku w:val="0"/>
        <w:overflowPunct w:val="0"/>
        <w:autoSpaceDE w:val="0"/>
        <w:autoSpaceDN w:val="0"/>
        <w:adjustRightInd w:val="0"/>
        <w:snapToGrid w:val="0"/>
        <w:spacing w:line="360" w:lineRule="exact"/>
        <w:ind w:leftChars="0" w:left="851" w:hanging="851"/>
        <w:jc w:val="left"/>
        <w:rPr>
          <w:rFonts w:asciiTheme="minorEastAsia" w:eastAsiaTheme="minorEastAsia" w:hAnsiTheme="minorEastAsia"/>
          <w:sz w:val="21"/>
          <w:szCs w:val="21"/>
        </w:rPr>
      </w:pPr>
      <w:r w:rsidRPr="00F63284">
        <w:rPr>
          <w:rFonts w:asciiTheme="minorEastAsia" w:eastAsiaTheme="minorEastAsia" w:hAnsiTheme="minorEastAsia" w:hint="eastAsia"/>
          <w:sz w:val="21"/>
          <w:szCs w:val="21"/>
        </w:rPr>
        <w:t>通过FOC及</w:t>
      </w:r>
      <w:proofErr w:type="spellStart"/>
      <w:r w:rsidRPr="00F63284">
        <w:rPr>
          <w:rFonts w:asciiTheme="minorEastAsia" w:eastAsiaTheme="minorEastAsia" w:hAnsiTheme="minorEastAsia"/>
          <w:sz w:val="21"/>
          <w:szCs w:val="21"/>
        </w:rPr>
        <w:t>Jetplanner</w:t>
      </w:r>
      <w:proofErr w:type="spellEnd"/>
      <w:r w:rsidRPr="00F63284">
        <w:rPr>
          <w:rFonts w:asciiTheme="minorEastAsia" w:eastAsiaTheme="minorEastAsia" w:hAnsiTheme="minorEastAsia" w:hint="eastAsia"/>
          <w:sz w:val="21"/>
          <w:szCs w:val="21"/>
        </w:rPr>
        <w:t>等系统</w:t>
      </w:r>
      <w:r w:rsidR="00A22ECF" w:rsidRPr="00F63284">
        <w:rPr>
          <w:rFonts w:asciiTheme="minorEastAsia" w:eastAsiaTheme="minorEastAsia" w:hAnsiTheme="minorEastAsia" w:hint="eastAsia"/>
          <w:sz w:val="21"/>
          <w:szCs w:val="21"/>
        </w:rPr>
        <w:t>查看相应的重要天气图、高空风图、卫星云图，了解本次航班运行区域的天气情况，重点关注台风、热带风暴、火山活动、结冰等重要天气。</w:t>
      </w:r>
    </w:p>
    <w:p w14:paraId="5F716BE3" w14:textId="77777777" w:rsidR="00A22ECF" w:rsidRPr="00AE0DB5" w:rsidRDefault="00A22ECF" w:rsidP="005959F9">
      <w:pPr>
        <w:pStyle w:val="3"/>
        <w:keepNext w:val="0"/>
        <w:numPr>
          <w:ilvl w:val="0"/>
          <w:numId w:val="258"/>
        </w:numPr>
        <w:kinsoku w:val="0"/>
        <w:overflowPunct w:val="0"/>
        <w:autoSpaceDE w:val="0"/>
        <w:autoSpaceDN w:val="0"/>
        <w:ind w:left="851" w:hanging="851"/>
      </w:pPr>
      <w:bookmarkStart w:id="515" w:name="_Toc503360692"/>
      <w:r w:rsidRPr="00AE0DB5">
        <w:rPr>
          <w:rFonts w:hint="eastAsia"/>
        </w:rPr>
        <w:t>制作计算机飞行计划</w:t>
      </w:r>
      <w:bookmarkEnd w:id="515"/>
    </w:p>
    <w:p w14:paraId="5F716BE4" w14:textId="58336794" w:rsidR="00D27BE0" w:rsidRPr="002042C1" w:rsidRDefault="00D27BE0" w:rsidP="00D27BE0">
      <w:pPr>
        <w:kinsoku w:val="0"/>
        <w:overflowPunct w:val="0"/>
        <w:autoSpaceDE w:val="0"/>
        <w:autoSpaceDN w:val="0"/>
        <w:ind w:left="851"/>
        <w:rPr>
          <w:highlight w:val="yellow"/>
        </w:rPr>
      </w:pPr>
      <w:r w:rsidRPr="00AE0DB5">
        <w:rPr>
          <w:rFonts w:hint="eastAsia"/>
        </w:rPr>
        <w:t>放行</w:t>
      </w:r>
      <w:r w:rsidRPr="00AE0DB5">
        <w:rPr>
          <w:rFonts w:hint="eastAsia"/>
        </w:rPr>
        <w:t>/</w:t>
      </w:r>
      <w:r w:rsidRPr="00AE0DB5">
        <w:rPr>
          <w:rFonts w:hint="eastAsia"/>
        </w:rPr>
        <w:t>跟踪席位签派员不迟于航班预计起飞前</w:t>
      </w:r>
      <w:r w:rsidRPr="00AE0DB5">
        <w:rPr>
          <w:rFonts w:hint="eastAsia"/>
        </w:rPr>
        <w:t>2</w:t>
      </w:r>
      <w:r w:rsidRPr="00AE0DB5">
        <w:t>小时</w:t>
      </w:r>
      <w:r w:rsidRPr="00AE0DB5">
        <w:rPr>
          <w:rFonts w:hint="eastAsia"/>
        </w:rPr>
        <w:t>完成</w:t>
      </w:r>
      <w:r w:rsidRPr="00AE0DB5">
        <w:t>计算机飞行计划</w:t>
      </w:r>
      <w:r w:rsidRPr="00AE0DB5">
        <w:rPr>
          <w:rFonts w:hint="eastAsia"/>
        </w:rPr>
        <w:t>的</w:t>
      </w:r>
      <w:r w:rsidRPr="00AE0DB5">
        <w:t>制作。</w:t>
      </w:r>
      <w:r w:rsidRPr="00AE0DB5">
        <w:rPr>
          <w:rFonts w:hint="eastAsia"/>
        </w:rPr>
        <w:t>放行</w:t>
      </w:r>
      <w:r w:rsidRPr="00AE0DB5">
        <w:rPr>
          <w:rFonts w:hint="eastAsia"/>
        </w:rPr>
        <w:t>/</w:t>
      </w:r>
      <w:r w:rsidRPr="00AE0DB5">
        <w:rPr>
          <w:rFonts w:hint="eastAsia"/>
        </w:rPr>
        <w:t>跟踪席位签派员根据所选择的备降机场、本次</w:t>
      </w:r>
      <w:r w:rsidRPr="00584527">
        <w:rPr>
          <w:rFonts w:hint="eastAsia"/>
        </w:rPr>
        <w:t>航班的业载（业载在航班预计起飞前</w:t>
      </w:r>
      <w:r w:rsidRPr="00584527">
        <w:rPr>
          <w:rFonts w:hint="eastAsia"/>
        </w:rPr>
        <w:t>3</w:t>
      </w:r>
      <w:r w:rsidRPr="00584527">
        <w:rPr>
          <w:rFonts w:hint="eastAsia"/>
        </w:rPr>
        <w:t>小时由配载部门提供），使用</w:t>
      </w:r>
      <w:proofErr w:type="spellStart"/>
      <w:r w:rsidRPr="00584527">
        <w:rPr>
          <w:rFonts w:hint="eastAsia"/>
        </w:rPr>
        <w:t>Jetplanner</w:t>
      </w:r>
      <w:proofErr w:type="spellEnd"/>
      <w:r w:rsidRPr="00584527">
        <w:rPr>
          <w:rFonts w:hint="eastAsia"/>
        </w:rPr>
        <w:t>或</w:t>
      </w:r>
      <w:r w:rsidRPr="00584527">
        <w:rPr>
          <w:rFonts w:hint="eastAsia"/>
        </w:rPr>
        <w:t>FOC</w:t>
      </w:r>
      <w:r w:rsidRPr="00584527">
        <w:rPr>
          <w:rFonts w:hint="eastAsia"/>
        </w:rPr>
        <w:t>后台调用</w:t>
      </w:r>
      <w:proofErr w:type="spellStart"/>
      <w:r w:rsidRPr="00584527">
        <w:t>Jetplanner</w:t>
      </w:r>
      <w:proofErr w:type="spellEnd"/>
      <w:r w:rsidRPr="00584527">
        <w:rPr>
          <w:rFonts w:hint="eastAsia"/>
        </w:rPr>
        <w:t>接口制作计算机飞行计划。</w:t>
      </w:r>
      <w:r w:rsidRPr="004E7CE3">
        <w:rPr>
          <w:rFonts w:hint="eastAsia"/>
          <w:highlight w:val="yellow"/>
        </w:rPr>
        <w:t>航班的业载变化程度</w:t>
      </w:r>
      <w:r w:rsidR="004E7CE3" w:rsidRPr="004E7CE3">
        <w:rPr>
          <w:rFonts w:hint="eastAsia"/>
          <w:highlight w:val="yellow"/>
        </w:rPr>
        <w:t>根据机型如下表时</w:t>
      </w:r>
      <w:r w:rsidRPr="002042C1">
        <w:rPr>
          <w:rFonts w:hint="eastAsia"/>
          <w:highlight w:val="yellow"/>
        </w:rPr>
        <w:t>大于</w:t>
      </w:r>
      <w:r w:rsidRPr="002042C1">
        <w:rPr>
          <w:rFonts w:hint="eastAsia"/>
          <w:color w:val="FF0000"/>
          <w:highlight w:val="yellow"/>
        </w:rPr>
        <w:t>900</w:t>
      </w:r>
      <w:r w:rsidRPr="002042C1">
        <w:rPr>
          <w:color w:val="FF0000"/>
          <w:highlight w:val="yellow"/>
        </w:rPr>
        <w:t>公斤</w:t>
      </w:r>
      <w:r w:rsidRPr="002042C1">
        <w:rPr>
          <w:rFonts w:hint="eastAsia"/>
          <w:highlight w:val="yellow"/>
        </w:rPr>
        <w:t>，需重新制作计算机飞行计划，在预计起飞前</w:t>
      </w:r>
      <w:r w:rsidRPr="002042C1">
        <w:rPr>
          <w:rFonts w:hint="eastAsia"/>
          <w:highlight w:val="yellow"/>
        </w:rPr>
        <w:t>1</w:t>
      </w:r>
      <w:r w:rsidRPr="002042C1">
        <w:rPr>
          <w:rFonts w:hint="eastAsia"/>
          <w:highlight w:val="yellow"/>
        </w:rPr>
        <w:t>小时</w:t>
      </w:r>
      <w:r w:rsidRPr="002042C1">
        <w:rPr>
          <w:rFonts w:hint="eastAsia"/>
          <w:highlight w:val="yellow"/>
        </w:rPr>
        <w:t>30</w:t>
      </w:r>
      <w:r w:rsidRPr="002042C1">
        <w:rPr>
          <w:rFonts w:hint="eastAsia"/>
          <w:highlight w:val="yellow"/>
        </w:rPr>
        <w:t>分之内，不允许增加载量。</w:t>
      </w:r>
    </w:p>
    <w:tbl>
      <w:tblPr>
        <w:tblStyle w:val="afb"/>
        <w:tblW w:w="0" w:type="auto"/>
        <w:tblInd w:w="851" w:type="dxa"/>
        <w:tblLook w:val="04A0" w:firstRow="1" w:lastRow="0" w:firstColumn="1" w:lastColumn="0" w:noHBand="0" w:noVBand="1"/>
      </w:tblPr>
      <w:tblGrid>
        <w:gridCol w:w="2759"/>
        <w:gridCol w:w="2730"/>
      </w:tblGrid>
      <w:tr w:rsidR="002042C1" w:rsidRPr="002042C1" w14:paraId="71D880C2" w14:textId="77777777" w:rsidTr="004E7CE3">
        <w:tc>
          <w:tcPr>
            <w:tcW w:w="3170" w:type="dxa"/>
          </w:tcPr>
          <w:p w14:paraId="5416B201" w14:textId="6AE9E54E" w:rsidR="004E7CE3" w:rsidRPr="002042C1" w:rsidRDefault="004E7CE3" w:rsidP="004E7CE3">
            <w:pPr>
              <w:kinsoku w:val="0"/>
              <w:overflowPunct w:val="0"/>
              <w:autoSpaceDE w:val="0"/>
              <w:autoSpaceDN w:val="0"/>
              <w:ind w:left="0"/>
              <w:jc w:val="center"/>
              <w:rPr>
                <w:highlight w:val="yellow"/>
              </w:rPr>
            </w:pPr>
            <w:r w:rsidRPr="002042C1">
              <w:rPr>
                <w:rFonts w:hint="eastAsia"/>
                <w:highlight w:val="yellow"/>
              </w:rPr>
              <w:t>机型</w:t>
            </w:r>
          </w:p>
        </w:tc>
        <w:tc>
          <w:tcPr>
            <w:tcW w:w="3170" w:type="dxa"/>
          </w:tcPr>
          <w:p w14:paraId="05B7A8EF" w14:textId="694282C7" w:rsidR="004E7CE3" w:rsidRPr="002042C1" w:rsidRDefault="002042C1" w:rsidP="004E7CE3">
            <w:pPr>
              <w:kinsoku w:val="0"/>
              <w:overflowPunct w:val="0"/>
              <w:autoSpaceDE w:val="0"/>
              <w:autoSpaceDN w:val="0"/>
              <w:ind w:left="0"/>
              <w:jc w:val="center"/>
              <w:rPr>
                <w:highlight w:val="yellow"/>
              </w:rPr>
            </w:pPr>
            <w:r w:rsidRPr="002042C1">
              <w:rPr>
                <w:rFonts w:hint="eastAsia"/>
                <w:highlight w:val="yellow"/>
              </w:rPr>
              <w:t>业载变化</w:t>
            </w:r>
          </w:p>
        </w:tc>
      </w:tr>
      <w:tr w:rsidR="002042C1" w:rsidRPr="002042C1" w14:paraId="0092E1E2" w14:textId="77777777" w:rsidTr="004E7CE3">
        <w:tc>
          <w:tcPr>
            <w:tcW w:w="3170" w:type="dxa"/>
          </w:tcPr>
          <w:p w14:paraId="19D08B90" w14:textId="7F99B37E" w:rsidR="004E7CE3" w:rsidRPr="002042C1" w:rsidRDefault="002042C1" w:rsidP="002042C1">
            <w:pPr>
              <w:kinsoku w:val="0"/>
              <w:overflowPunct w:val="0"/>
              <w:autoSpaceDE w:val="0"/>
              <w:autoSpaceDN w:val="0"/>
              <w:ind w:left="0"/>
              <w:jc w:val="center"/>
              <w:rPr>
                <w:highlight w:val="yellow"/>
              </w:rPr>
            </w:pPr>
            <w:r w:rsidRPr="002042C1">
              <w:rPr>
                <w:rFonts w:hint="eastAsia"/>
                <w:highlight w:val="yellow"/>
              </w:rPr>
              <w:t>A300-600</w:t>
            </w:r>
          </w:p>
        </w:tc>
        <w:tc>
          <w:tcPr>
            <w:tcW w:w="3170" w:type="dxa"/>
          </w:tcPr>
          <w:p w14:paraId="7086DB2B" w14:textId="16494FCC" w:rsidR="004E7CE3" w:rsidRPr="002042C1" w:rsidRDefault="002042C1" w:rsidP="002042C1">
            <w:pPr>
              <w:kinsoku w:val="0"/>
              <w:overflowPunct w:val="0"/>
              <w:autoSpaceDE w:val="0"/>
              <w:autoSpaceDN w:val="0"/>
              <w:ind w:left="0"/>
              <w:jc w:val="center"/>
              <w:rPr>
                <w:highlight w:val="yellow"/>
              </w:rPr>
            </w:pPr>
            <w:r w:rsidRPr="002042C1">
              <w:rPr>
                <w:rFonts w:hint="eastAsia"/>
                <w:highlight w:val="yellow"/>
              </w:rPr>
              <w:t>&gt;900</w:t>
            </w:r>
            <w:r w:rsidRPr="002042C1">
              <w:rPr>
                <w:rFonts w:hint="eastAsia"/>
                <w:highlight w:val="yellow"/>
              </w:rPr>
              <w:t>公斤</w:t>
            </w:r>
          </w:p>
        </w:tc>
      </w:tr>
      <w:tr w:rsidR="002042C1" w14:paraId="4E099343" w14:textId="77777777" w:rsidTr="004E7CE3">
        <w:tc>
          <w:tcPr>
            <w:tcW w:w="3170" w:type="dxa"/>
          </w:tcPr>
          <w:p w14:paraId="1DF045E3" w14:textId="3EA7A434" w:rsidR="004E7CE3" w:rsidRDefault="002042C1" w:rsidP="002042C1">
            <w:pPr>
              <w:kinsoku w:val="0"/>
              <w:overflowPunct w:val="0"/>
              <w:autoSpaceDE w:val="0"/>
              <w:autoSpaceDN w:val="0"/>
              <w:ind w:left="0"/>
              <w:jc w:val="center"/>
            </w:pPr>
            <w:r w:rsidRPr="002042C1">
              <w:rPr>
                <w:rFonts w:hint="eastAsia"/>
                <w:highlight w:val="yellow"/>
              </w:rPr>
              <w:lastRenderedPageBreak/>
              <w:t>B747-400</w:t>
            </w:r>
          </w:p>
        </w:tc>
        <w:tc>
          <w:tcPr>
            <w:tcW w:w="3170" w:type="dxa"/>
          </w:tcPr>
          <w:p w14:paraId="25B5E471" w14:textId="3EB30337" w:rsidR="00E05939" w:rsidRDefault="00E05939" w:rsidP="00D27BE0">
            <w:pPr>
              <w:kinsoku w:val="0"/>
              <w:overflowPunct w:val="0"/>
              <w:autoSpaceDE w:val="0"/>
              <w:autoSpaceDN w:val="0"/>
              <w:ind w:left="0"/>
            </w:pPr>
            <w:commentRangeStart w:id="516"/>
            <w:r>
              <w:rPr>
                <w:rFonts w:hint="eastAsia"/>
              </w:rPr>
              <w:t>&gt;</w:t>
            </w:r>
            <w:r>
              <w:t>5000lb</w:t>
            </w:r>
            <w:commentRangeEnd w:id="516"/>
            <w:r>
              <w:rPr>
                <w:rStyle w:val="afc"/>
              </w:rPr>
              <w:commentReference w:id="516"/>
            </w:r>
          </w:p>
        </w:tc>
      </w:tr>
    </w:tbl>
    <w:p w14:paraId="47196BB6" w14:textId="77777777" w:rsidR="004E7CE3" w:rsidRPr="00584527" w:rsidRDefault="004E7CE3" w:rsidP="00D27BE0">
      <w:pPr>
        <w:kinsoku w:val="0"/>
        <w:overflowPunct w:val="0"/>
        <w:autoSpaceDE w:val="0"/>
        <w:autoSpaceDN w:val="0"/>
        <w:ind w:left="851"/>
      </w:pPr>
    </w:p>
    <w:p w14:paraId="5F716BE5" w14:textId="77777777" w:rsidR="00A22ECF" w:rsidRPr="007E5F42" w:rsidRDefault="00D27BE0" w:rsidP="00D27BE0">
      <w:pPr>
        <w:kinsoku w:val="0"/>
        <w:overflowPunct w:val="0"/>
        <w:autoSpaceDE w:val="0"/>
        <w:autoSpaceDN w:val="0"/>
        <w:ind w:left="851"/>
      </w:pPr>
      <w:r w:rsidRPr="00D27BE0">
        <w:rPr>
          <w:rFonts w:hint="eastAsia"/>
        </w:rPr>
        <w:t>对于异地放行的航班，放行跟踪席位签派员需要在航班预计起飞前</w:t>
      </w:r>
      <w:r w:rsidRPr="00D27BE0">
        <w:t>3</w:t>
      </w:r>
      <w:r w:rsidRPr="00D27BE0">
        <w:t>小时</w:t>
      </w:r>
      <w:r w:rsidRPr="007E5F42">
        <w:rPr>
          <w:rFonts w:hint="eastAsia"/>
        </w:rPr>
        <w:t>在</w:t>
      </w:r>
      <w:r w:rsidRPr="007E5F42">
        <w:rPr>
          <w:rFonts w:hint="eastAsia"/>
        </w:rPr>
        <w:t>FOC</w:t>
      </w:r>
      <w:r w:rsidRPr="007E5F42">
        <w:rPr>
          <w:rFonts w:hint="eastAsia"/>
        </w:rPr>
        <w:t>系统中</w:t>
      </w:r>
      <w:r w:rsidRPr="00D27BE0">
        <w:rPr>
          <w:rFonts w:hint="eastAsia"/>
        </w:rPr>
        <w:t>查询该航班的</w:t>
      </w:r>
      <w:r w:rsidRPr="007E5F42">
        <w:rPr>
          <w:rFonts w:hint="eastAsia"/>
        </w:rPr>
        <w:t>业载</w:t>
      </w:r>
      <w:r w:rsidRPr="00D27BE0">
        <w:rPr>
          <w:rFonts w:hint="eastAsia"/>
        </w:rPr>
        <w:t>。如果没有，则联系</w:t>
      </w:r>
      <w:r w:rsidRPr="007E5F42">
        <w:rPr>
          <w:rFonts w:hint="eastAsia"/>
        </w:rPr>
        <w:t>配载</w:t>
      </w:r>
      <w:r>
        <w:rPr>
          <w:rFonts w:hint="eastAsia"/>
        </w:rPr>
        <w:t>平衡人员</w:t>
      </w:r>
      <w:r w:rsidRPr="007E5F42">
        <w:rPr>
          <w:rFonts w:hint="eastAsia"/>
        </w:rPr>
        <w:t>获取</w:t>
      </w:r>
      <w:r w:rsidRPr="00AE0DB5">
        <w:rPr>
          <w:rFonts w:hint="eastAsia"/>
          <w:color w:val="000000" w:themeColor="text1"/>
        </w:rPr>
        <w:t>。</w:t>
      </w:r>
    </w:p>
    <w:p w14:paraId="5F716BE6" w14:textId="77777777" w:rsidR="00A22ECF" w:rsidRPr="005A1C2A" w:rsidRDefault="00A22ECF" w:rsidP="005959F9">
      <w:pPr>
        <w:pStyle w:val="3"/>
        <w:keepNext w:val="0"/>
        <w:numPr>
          <w:ilvl w:val="0"/>
          <w:numId w:val="258"/>
        </w:numPr>
        <w:kinsoku w:val="0"/>
        <w:overflowPunct w:val="0"/>
        <w:autoSpaceDE w:val="0"/>
        <w:autoSpaceDN w:val="0"/>
        <w:ind w:left="851" w:hanging="851"/>
      </w:pPr>
      <w:bookmarkStart w:id="517" w:name="_Toc503360693"/>
      <w:r w:rsidRPr="005A1C2A">
        <w:rPr>
          <w:rFonts w:hint="eastAsia"/>
        </w:rPr>
        <w:t>航线评估</w:t>
      </w:r>
      <w:bookmarkEnd w:id="517"/>
    </w:p>
    <w:p w14:paraId="5F716BE7" w14:textId="77777777" w:rsidR="00A22ECF" w:rsidRPr="00AE0DB5" w:rsidRDefault="00A22ECF" w:rsidP="00F63284">
      <w:pPr>
        <w:kinsoku w:val="0"/>
        <w:overflowPunct w:val="0"/>
        <w:autoSpaceDE w:val="0"/>
        <w:autoSpaceDN w:val="0"/>
        <w:ind w:left="851"/>
      </w:pPr>
      <w:r w:rsidRPr="00AE0DB5">
        <w:rPr>
          <w:rFonts w:hint="eastAsia"/>
        </w:rPr>
        <w:t>确定本次航班执行的航线。评估相应航行通告</w:t>
      </w:r>
      <w:r w:rsidRPr="00AE0DB5">
        <w:rPr>
          <w:rFonts w:hint="eastAsia"/>
        </w:rPr>
        <w:t>,</w:t>
      </w:r>
      <w:r w:rsidRPr="00AE0DB5">
        <w:rPr>
          <w:rFonts w:hint="eastAsia"/>
        </w:rPr>
        <w:t>如有疑问，需要向相关的空管部门核实。</w:t>
      </w:r>
    </w:p>
    <w:p w14:paraId="5F716BE8" w14:textId="77777777" w:rsidR="00A22ECF" w:rsidRPr="00AE0DB5" w:rsidRDefault="00A22ECF" w:rsidP="00F63284">
      <w:pPr>
        <w:kinsoku w:val="0"/>
        <w:overflowPunct w:val="0"/>
        <w:autoSpaceDE w:val="0"/>
        <w:autoSpaceDN w:val="0"/>
        <w:ind w:left="851"/>
      </w:pPr>
      <w:r w:rsidRPr="00AE0DB5">
        <w:rPr>
          <w:rFonts w:hint="eastAsia"/>
        </w:rPr>
        <w:t>对于优选航路航班，需要先查看</w:t>
      </w:r>
      <w:r w:rsidR="00570E5C" w:rsidRPr="00903853">
        <w:rPr>
          <w:rFonts w:hint="eastAsia"/>
        </w:rPr>
        <w:t>制作</w:t>
      </w:r>
      <w:r w:rsidRPr="00B74B39">
        <w:rPr>
          <w:rFonts w:hint="eastAsia"/>
        </w:rPr>
        <w:t>的计算机</w:t>
      </w:r>
      <w:r w:rsidRPr="00AE0DB5">
        <w:rPr>
          <w:rFonts w:hint="eastAsia"/>
        </w:rPr>
        <w:t>飞行计划，根据计算机飞行计划所选择的最优航路，确定本次航班的航路，然后查看该航路的航行通告。如果有航行通告显示该航路不能正常使用，重新制作其它航路的计算机飞行计划。</w:t>
      </w:r>
    </w:p>
    <w:p w14:paraId="5F716BE9" w14:textId="77777777" w:rsidR="00A22ECF" w:rsidRPr="00C57995" w:rsidRDefault="00570E5C" w:rsidP="00F63284">
      <w:pPr>
        <w:kinsoku w:val="0"/>
        <w:overflowPunct w:val="0"/>
        <w:autoSpaceDE w:val="0"/>
        <w:autoSpaceDN w:val="0"/>
        <w:ind w:left="851"/>
      </w:pPr>
      <w:r w:rsidRPr="00C57995">
        <w:rPr>
          <w:rFonts w:hint="eastAsia"/>
        </w:rPr>
        <w:t>对于二次放行的航班，要首先查看起飞机场、目的地机场、一放机场及相关备降场天气情况和各机场的有效的航行通告</w:t>
      </w:r>
      <w:r w:rsidRPr="00C57995">
        <w:t>(</w:t>
      </w:r>
      <w:r w:rsidRPr="00C57995">
        <w:t>包括长期生效的通告</w:t>
      </w:r>
      <w:r w:rsidRPr="00C57995">
        <w:t>)</w:t>
      </w:r>
      <w:r w:rsidRPr="00C57995">
        <w:t>。只有在所有机场均符</w:t>
      </w:r>
      <w:r w:rsidRPr="00C57995">
        <w:rPr>
          <w:rFonts w:hint="eastAsia"/>
        </w:rPr>
        <w:t>合相应的要求时，才可执行二次放行。计算机飞行计划使用</w:t>
      </w:r>
      <w:proofErr w:type="spellStart"/>
      <w:r w:rsidRPr="00C57995">
        <w:t>Jetplanner</w:t>
      </w:r>
      <w:proofErr w:type="spellEnd"/>
      <w:r w:rsidRPr="00C57995">
        <w:t>制作。</w:t>
      </w:r>
    </w:p>
    <w:p w14:paraId="5F716BEA" w14:textId="77777777" w:rsidR="00A22ECF" w:rsidRPr="00AE0DB5" w:rsidRDefault="00570E5C" w:rsidP="00F63284">
      <w:pPr>
        <w:kinsoku w:val="0"/>
        <w:overflowPunct w:val="0"/>
        <w:autoSpaceDE w:val="0"/>
        <w:autoSpaceDN w:val="0"/>
        <w:ind w:left="851"/>
      </w:pPr>
      <w:r w:rsidRPr="00C57995">
        <w:rPr>
          <w:rFonts w:hint="eastAsia"/>
        </w:rPr>
        <w:t>对于优选航路加二次放行的航班，应按先优选航路，再对</w:t>
      </w:r>
      <w:r w:rsidRPr="00C57995">
        <w:rPr>
          <w:rFonts w:hint="eastAsia"/>
        </w:rPr>
        <w:lastRenderedPageBreak/>
        <w:t>该航路进行二次放行的顺序制作飞行计划。</w:t>
      </w:r>
    </w:p>
    <w:p w14:paraId="5F716BEB" w14:textId="77777777" w:rsidR="00A22ECF" w:rsidRPr="00AE0DB5" w:rsidRDefault="00A22ECF" w:rsidP="005959F9">
      <w:pPr>
        <w:pStyle w:val="3"/>
        <w:keepNext w:val="0"/>
        <w:numPr>
          <w:ilvl w:val="0"/>
          <w:numId w:val="258"/>
        </w:numPr>
        <w:kinsoku w:val="0"/>
        <w:overflowPunct w:val="0"/>
        <w:autoSpaceDE w:val="0"/>
        <w:autoSpaceDN w:val="0"/>
        <w:ind w:left="851" w:hanging="851"/>
      </w:pPr>
      <w:bookmarkStart w:id="518" w:name="_Toc503360694"/>
      <w:r w:rsidRPr="00AE0DB5">
        <w:rPr>
          <w:rFonts w:hint="eastAsia"/>
        </w:rPr>
        <w:t>影响本次飞行的其它信息</w:t>
      </w:r>
      <w:bookmarkEnd w:id="518"/>
    </w:p>
    <w:p w14:paraId="5F716BEC" w14:textId="77777777" w:rsidR="00A22ECF" w:rsidRPr="00AE0DB5" w:rsidRDefault="00A22ECF" w:rsidP="00F63284">
      <w:pPr>
        <w:kinsoku w:val="0"/>
        <w:overflowPunct w:val="0"/>
        <w:autoSpaceDE w:val="0"/>
        <w:autoSpaceDN w:val="0"/>
        <w:ind w:left="851"/>
      </w:pPr>
      <w:r w:rsidRPr="00AE0DB5">
        <w:rPr>
          <w:rFonts w:hint="eastAsia"/>
        </w:rPr>
        <w:t>是否有对此次飞行产生影响的空中交通管制、机场、导航设施和地面保障情况等方面的信息。</w:t>
      </w:r>
    </w:p>
    <w:p w14:paraId="5F716BED" w14:textId="77777777" w:rsidR="00A22ECF" w:rsidRPr="00AE0DB5" w:rsidRDefault="00A22ECF" w:rsidP="005959F9">
      <w:pPr>
        <w:pStyle w:val="3"/>
        <w:keepNext w:val="0"/>
        <w:numPr>
          <w:ilvl w:val="0"/>
          <w:numId w:val="258"/>
        </w:numPr>
        <w:kinsoku w:val="0"/>
        <w:overflowPunct w:val="0"/>
        <w:autoSpaceDE w:val="0"/>
        <w:autoSpaceDN w:val="0"/>
        <w:ind w:left="851" w:hanging="851"/>
      </w:pPr>
      <w:bookmarkStart w:id="519" w:name="_Toc503360695"/>
      <w:r w:rsidRPr="00AE0DB5">
        <w:rPr>
          <w:rFonts w:hint="eastAsia"/>
        </w:rPr>
        <w:t>检查计算机飞行计划</w:t>
      </w:r>
      <w:bookmarkEnd w:id="519"/>
    </w:p>
    <w:p w14:paraId="5F716BEE" w14:textId="77777777" w:rsidR="00A22ECF" w:rsidRPr="00AE0DB5" w:rsidRDefault="00A22ECF" w:rsidP="00F63284">
      <w:pPr>
        <w:kinsoku w:val="0"/>
        <w:overflowPunct w:val="0"/>
        <w:autoSpaceDE w:val="0"/>
        <w:autoSpaceDN w:val="0"/>
        <w:ind w:left="851"/>
      </w:pPr>
      <w:r w:rsidRPr="00AE0DB5">
        <w:rPr>
          <w:rFonts w:hint="eastAsia"/>
        </w:rPr>
        <w:t>放行</w:t>
      </w:r>
      <w:r w:rsidRPr="00AE0DB5">
        <w:rPr>
          <w:rFonts w:hint="eastAsia"/>
        </w:rPr>
        <w:t>/</w:t>
      </w:r>
      <w:r w:rsidRPr="00AE0DB5">
        <w:rPr>
          <w:rFonts w:hint="eastAsia"/>
        </w:rPr>
        <w:t>跟踪席位签派员对制作完成后的计算机飞行计划，进行检查：</w:t>
      </w:r>
    </w:p>
    <w:p w14:paraId="5F716BEF" w14:textId="77777777" w:rsidR="00A22ECF" w:rsidRPr="00AE0DB5" w:rsidRDefault="00A22ECF" w:rsidP="005959F9">
      <w:pPr>
        <w:pStyle w:val="3"/>
        <w:keepNext w:val="0"/>
        <w:numPr>
          <w:ilvl w:val="0"/>
          <w:numId w:val="33"/>
        </w:numPr>
        <w:kinsoku w:val="0"/>
        <w:overflowPunct w:val="0"/>
        <w:autoSpaceDE w:val="0"/>
        <w:autoSpaceDN w:val="0"/>
        <w:ind w:left="851" w:hanging="851"/>
      </w:pPr>
      <w:bookmarkStart w:id="520" w:name="_Toc503360696"/>
      <w:r w:rsidRPr="00AE0DB5">
        <w:rPr>
          <w:rFonts w:hint="eastAsia"/>
        </w:rPr>
        <w:t>计算机飞行计划是否完整。否则应重新制作。</w:t>
      </w:r>
      <w:bookmarkEnd w:id="520"/>
    </w:p>
    <w:p w14:paraId="5F716BF0" w14:textId="77777777" w:rsidR="00A22ECF" w:rsidRPr="00AE0DB5" w:rsidRDefault="00A22ECF" w:rsidP="005959F9">
      <w:pPr>
        <w:pStyle w:val="3"/>
        <w:keepNext w:val="0"/>
        <w:numPr>
          <w:ilvl w:val="0"/>
          <w:numId w:val="33"/>
        </w:numPr>
        <w:kinsoku w:val="0"/>
        <w:overflowPunct w:val="0"/>
        <w:autoSpaceDE w:val="0"/>
        <w:autoSpaceDN w:val="0"/>
        <w:ind w:left="851" w:hanging="851"/>
      </w:pPr>
      <w:bookmarkStart w:id="521" w:name="_Toc503360697"/>
      <w:r w:rsidRPr="00AE0DB5">
        <w:rPr>
          <w:rFonts w:hint="eastAsia"/>
        </w:rPr>
        <w:t>计算机飞行计划中的</w:t>
      </w:r>
      <w:r w:rsidR="007E5F42" w:rsidRPr="00903853">
        <w:rPr>
          <w:rFonts w:hint="eastAsia"/>
        </w:rPr>
        <w:t>业载</w:t>
      </w:r>
      <w:r w:rsidRPr="00AE0DB5">
        <w:rPr>
          <w:rFonts w:hint="eastAsia"/>
        </w:rPr>
        <w:t>是否与</w:t>
      </w:r>
      <w:r w:rsidR="00570E5C" w:rsidRPr="00903853">
        <w:rPr>
          <w:rFonts w:hint="eastAsia"/>
        </w:rPr>
        <w:t>配载平衡人员</w:t>
      </w:r>
      <w:r w:rsidRPr="00AE0DB5">
        <w:rPr>
          <w:rFonts w:hint="eastAsia"/>
        </w:rPr>
        <w:t>上报的</w:t>
      </w:r>
      <w:r w:rsidR="007E5F42" w:rsidRPr="00903853">
        <w:rPr>
          <w:rFonts w:hint="eastAsia"/>
        </w:rPr>
        <w:t>业载数据</w:t>
      </w:r>
      <w:r w:rsidRPr="00AE0DB5">
        <w:rPr>
          <w:rFonts w:hint="eastAsia"/>
        </w:rPr>
        <w:t>是否一致。必要时，需通知</w:t>
      </w:r>
      <w:r w:rsidR="00570E5C" w:rsidRPr="00903853">
        <w:rPr>
          <w:rFonts w:hint="eastAsia"/>
        </w:rPr>
        <w:t>配载平衡人员</w:t>
      </w:r>
      <w:r w:rsidRPr="00AE0DB5">
        <w:rPr>
          <w:rFonts w:hint="eastAsia"/>
        </w:rPr>
        <w:t>减载</w:t>
      </w:r>
      <w:r w:rsidRPr="00AE0DB5">
        <w:rPr>
          <w:rFonts w:hint="eastAsia"/>
        </w:rPr>
        <w:t>,</w:t>
      </w:r>
      <w:r w:rsidRPr="00AE0DB5">
        <w:rPr>
          <w:rFonts w:hint="eastAsia"/>
        </w:rPr>
        <w:t>并报告公司值班领导。</w:t>
      </w:r>
      <w:bookmarkEnd w:id="521"/>
    </w:p>
    <w:p w14:paraId="5F716BF1" w14:textId="77777777" w:rsidR="00E82544" w:rsidRDefault="00A22ECF" w:rsidP="005959F9">
      <w:pPr>
        <w:pStyle w:val="3"/>
        <w:keepNext w:val="0"/>
        <w:numPr>
          <w:ilvl w:val="0"/>
          <w:numId w:val="258"/>
        </w:numPr>
        <w:kinsoku w:val="0"/>
        <w:overflowPunct w:val="0"/>
        <w:autoSpaceDE w:val="0"/>
        <w:autoSpaceDN w:val="0"/>
        <w:ind w:left="851" w:hanging="851"/>
      </w:pPr>
      <w:bookmarkStart w:id="522" w:name="_Toc503360698"/>
      <w:r w:rsidRPr="00AE0DB5">
        <w:rPr>
          <w:rFonts w:hint="eastAsia"/>
        </w:rPr>
        <w:t>计算机飞行计划</w:t>
      </w:r>
      <w:r w:rsidRPr="00AE0DB5">
        <w:rPr>
          <w:rFonts w:hint="eastAsia"/>
        </w:rPr>
        <w:t>FPL</w:t>
      </w:r>
      <w:r w:rsidRPr="00AE0DB5">
        <w:rPr>
          <w:rFonts w:hint="eastAsia"/>
        </w:rPr>
        <w:t>中的航路、飞越情报区、飞行高度层是否一致。如飞越</w:t>
      </w:r>
      <w:r w:rsidRPr="00AE0DB5">
        <w:rPr>
          <w:rFonts w:hint="eastAsia"/>
        </w:rPr>
        <w:t>RVSM</w:t>
      </w:r>
      <w:r w:rsidRPr="00AE0DB5">
        <w:rPr>
          <w:rFonts w:hint="eastAsia"/>
        </w:rPr>
        <w:t>区域，要检查</w:t>
      </w:r>
      <w:r w:rsidRPr="00AE0DB5">
        <w:rPr>
          <w:rFonts w:hint="eastAsia"/>
        </w:rPr>
        <w:t>FPL</w:t>
      </w:r>
      <w:r w:rsidRPr="00AE0DB5">
        <w:rPr>
          <w:rFonts w:hint="eastAsia"/>
        </w:rPr>
        <w:t>相对应项目是否填写正确。若不一致，需要根据航行情报的核实情况制作新的计算机飞行计划。</w:t>
      </w:r>
      <w:bookmarkEnd w:id="522"/>
    </w:p>
    <w:p w14:paraId="5F716BF2" w14:textId="77777777" w:rsidR="00A22ECF" w:rsidRPr="00AE0DB5" w:rsidRDefault="00A22ECF" w:rsidP="005959F9">
      <w:pPr>
        <w:pStyle w:val="3"/>
        <w:keepNext w:val="0"/>
        <w:numPr>
          <w:ilvl w:val="0"/>
          <w:numId w:val="258"/>
        </w:numPr>
        <w:kinsoku w:val="0"/>
        <w:overflowPunct w:val="0"/>
        <w:autoSpaceDE w:val="0"/>
        <w:autoSpaceDN w:val="0"/>
        <w:ind w:left="851" w:hanging="851"/>
      </w:pPr>
      <w:bookmarkStart w:id="523" w:name="_Toc503360699"/>
      <w:r w:rsidRPr="00AE0DB5">
        <w:rPr>
          <w:rFonts w:hint="eastAsia"/>
        </w:rPr>
        <w:t>确定起飞油量</w:t>
      </w:r>
      <w:bookmarkEnd w:id="523"/>
    </w:p>
    <w:p w14:paraId="5F716BF3" w14:textId="77777777" w:rsidR="00A22ECF" w:rsidRPr="00903853" w:rsidRDefault="00A22ECF" w:rsidP="005959F9">
      <w:pPr>
        <w:pStyle w:val="3"/>
        <w:keepNext w:val="0"/>
        <w:numPr>
          <w:ilvl w:val="0"/>
          <w:numId w:val="34"/>
        </w:numPr>
        <w:kinsoku w:val="0"/>
        <w:overflowPunct w:val="0"/>
        <w:autoSpaceDE w:val="0"/>
        <w:autoSpaceDN w:val="0"/>
        <w:ind w:left="851" w:hanging="851"/>
        <w:rPr>
          <w:szCs w:val="24"/>
        </w:rPr>
      </w:pPr>
      <w:bookmarkStart w:id="524" w:name="_Toc503360700"/>
      <w:r w:rsidRPr="00AE0DB5">
        <w:rPr>
          <w:rFonts w:hint="eastAsia"/>
        </w:rPr>
        <w:t>放行</w:t>
      </w:r>
      <w:r w:rsidRPr="00AE0DB5">
        <w:rPr>
          <w:rFonts w:hint="eastAsia"/>
        </w:rPr>
        <w:t>/</w:t>
      </w:r>
      <w:r w:rsidRPr="00AE0DB5">
        <w:rPr>
          <w:rFonts w:hint="eastAsia"/>
        </w:rPr>
        <w:t>跟踪席位按计算机飞行计划中给出的油量通知加油，如果在航班预计起飞</w:t>
      </w:r>
      <w:r w:rsidRPr="00B74B39">
        <w:rPr>
          <w:rFonts w:hint="eastAsia"/>
        </w:rPr>
        <w:t>前</w:t>
      </w:r>
      <w:r w:rsidRPr="00B74B39">
        <w:t>1</w:t>
      </w:r>
      <w:r w:rsidRPr="00B74B39">
        <w:t>小</w:t>
      </w:r>
      <w:r w:rsidRPr="00AE0DB5">
        <w:t>时还</w:t>
      </w:r>
      <w:r w:rsidRPr="00AE0DB5">
        <w:rPr>
          <w:rFonts w:hint="eastAsia"/>
        </w:rPr>
        <w:t>未制定出</w:t>
      </w:r>
      <w:r w:rsidRPr="00AE0DB5">
        <w:t>计算机飞行计划，</w:t>
      </w:r>
      <w:r w:rsidRPr="00AE0DB5">
        <w:rPr>
          <w:rFonts w:hint="eastAsia"/>
        </w:rPr>
        <w:t>放行</w:t>
      </w:r>
      <w:r w:rsidRPr="00AE0DB5">
        <w:rPr>
          <w:rFonts w:hint="eastAsia"/>
        </w:rPr>
        <w:t>/</w:t>
      </w:r>
      <w:r w:rsidRPr="00AE0DB5">
        <w:rPr>
          <w:rFonts w:hint="eastAsia"/>
        </w:rPr>
        <w:t>跟踪席位</w:t>
      </w:r>
      <w:r w:rsidRPr="00AE0DB5">
        <w:t>应决定按</w:t>
      </w:r>
      <w:r w:rsidR="00390989" w:rsidRPr="00DE76D5">
        <w:rPr>
          <w:rFonts w:hint="eastAsia"/>
        </w:rPr>
        <w:t>签派中心应急数据卡</w:t>
      </w:r>
      <w:r w:rsidRPr="00AE0DB5">
        <w:t>油量</w:t>
      </w:r>
      <w:r w:rsidRPr="00903853">
        <w:rPr>
          <w:szCs w:val="24"/>
        </w:rPr>
        <w:t>执行</w:t>
      </w:r>
      <w:r w:rsidRPr="00903853">
        <w:rPr>
          <w:szCs w:val="24"/>
        </w:rPr>
        <w:t>,</w:t>
      </w:r>
      <w:r w:rsidRPr="00903853">
        <w:rPr>
          <w:szCs w:val="24"/>
        </w:rPr>
        <w:t>并报告</w:t>
      </w:r>
      <w:r w:rsidRPr="00903853">
        <w:rPr>
          <w:rFonts w:hint="eastAsia"/>
          <w:szCs w:val="24"/>
        </w:rPr>
        <w:t>公司值班领导；</w:t>
      </w:r>
      <w:bookmarkEnd w:id="524"/>
    </w:p>
    <w:p w14:paraId="5F716BF4" w14:textId="77777777" w:rsidR="00A22ECF" w:rsidRPr="00903853" w:rsidRDefault="00A22ECF" w:rsidP="005959F9">
      <w:pPr>
        <w:pStyle w:val="3"/>
        <w:keepNext w:val="0"/>
        <w:numPr>
          <w:ilvl w:val="0"/>
          <w:numId w:val="34"/>
        </w:numPr>
        <w:kinsoku w:val="0"/>
        <w:overflowPunct w:val="0"/>
        <w:autoSpaceDE w:val="0"/>
        <w:autoSpaceDN w:val="0"/>
        <w:ind w:left="851" w:hanging="851"/>
        <w:rPr>
          <w:szCs w:val="24"/>
        </w:rPr>
      </w:pPr>
      <w:bookmarkStart w:id="525" w:name="_Toc503360701"/>
      <w:r w:rsidRPr="00903853">
        <w:rPr>
          <w:rFonts w:hint="eastAsia"/>
          <w:szCs w:val="24"/>
        </w:rPr>
        <w:lastRenderedPageBreak/>
        <w:t>如果既不使用计算机飞行计划</w:t>
      </w:r>
      <w:r w:rsidR="00903853">
        <w:rPr>
          <w:rFonts w:hint="eastAsia"/>
          <w:szCs w:val="24"/>
        </w:rPr>
        <w:t>，</w:t>
      </w:r>
      <w:r w:rsidR="003D026E" w:rsidRPr="00903853">
        <w:rPr>
          <w:szCs w:val="24"/>
        </w:rPr>
        <w:t>FOC</w:t>
      </w:r>
      <w:r w:rsidRPr="00903853">
        <w:rPr>
          <w:rFonts w:hint="eastAsia"/>
          <w:szCs w:val="24"/>
        </w:rPr>
        <w:t>系统中又没有相应公司油量规定，或者因天气等原因需要多增加起飞油量时，放行</w:t>
      </w:r>
      <w:r w:rsidRPr="00903853">
        <w:rPr>
          <w:rFonts w:hint="eastAsia"/>
          <w:szCs w:val="24"/>
        </w:rPr>
        <w:t>/</w:t>
      </w:r>
      <w:r w:rsidRPr="00903853">
        <w:rPr>
          <w:rFonts w:hint="eastAsia"/>
          <w:szCs w:val="24"/>
        </w:rPr>
        <w:t>跟踪席位签派员应与执行此次航班任务的机长协商确定起飞油量，</w:t>
      </w:r>
      <w:r w:rsidRPr="00903853">
        <w:rPr>
          <w:szCs w:val="24"/>
        </w:rPr>
        <w:t>并报告</w:t>
      </w:r>
      <w:r w:rsidRPr="00903853">
        <w:rPr>
          <w:rFonts w:hint="eastAsia"/>
          <w:szCs w:val="24"/>
        </w:rPr>
        <w:t>公司值班领导同意；</w:t>
      </w:r>
      <w:bookmarkEnd w:id="525"/>
    </w:p>
    <w:p w14:paraId="5F716BF5" w14:textId="77777777" w:rsidR="00A22ECF" w:rsidRPr="00903853" w:rsidRDefault="00A22ECF" w:rsidP="005959F9">
      <w:pPr>
        <w:pStyle w:val="3"/>
        <w:keepNext w:val="0"/>
        <w:numPr>
          <w:ilvl w:val="0"/>
          <w:numId w:val="34"/>
        </w:numPr>
        <w:kinsoku w:val="0"/>
        <w:overflowPunct w:val="0"/>
        <w:autoSpaceDE w:val="0"/>
        <w:autoSpaceDN w:val="0"/>
        <w:ind w:left="851" w:hanging="851"/>
        <w:rPr>
          <w:szCs w:val="24"/>
        </w:rPr>
      </w:pPr>
      <w:bookmarkStart w:id="526" w:name="_Toc503360702"/>
      <w:r w:rsidRPr="00903853">
        <w:rPr>
          <w:rFonts w:hint="eastAsia"/>
          <w:szCs w:val="24"/>
        </w:rPr>
        <w:t>对于出港航班，放行</w:t>
      </w:r>
      <w:r w:rsidRPr="00903853">
        <w:rPr>
          <w:rFonts w:hint="eastAsia"/>
          <w:szCs w:val="24"/>
        </w:rPr>
        <w:t>/</w:t>
      </w:r>
      <w:r w:rsidRPr="00903853">
        <w:rPr>
          <w:rFonts w:hint="eastAsia"/>
          <w:szCs w:val="24"/>
        </w:rPr>
        <w:t>跟踪席位</w:t>
      </w:r>
      <w:r w:rsidR="003D026E" w:rsidRPr="00903853">
        <w:rPr>
          <w:rFonts w:hint="eastAsia"/>
          <w:szCs w:val="24"/>
        </w:rPr>
        <w:t>在</w:t>
      </w:r>
      <w:r w:rsidR="003D026E" w:rsidRPr="00903853">
        <w:rPr>
          <w:rFonts w:hint="eastAsia"/>
          <w:szCs w:val="24"/>
        </w:rPr>
        <w:t>FOC</w:t>
      </w:r>
      <w:r w:rsidR="003D026E" w:rsidRPr="00903853">
        <w:rPr>
          <w:rFonts w:hint="eastAsia"/>
          <w:szCs w:val="24"/>
        </w:rPr>
        <w:t>系统中完成航班放行后，</w:t>
      </w:r>
      <w:r w:rsidR="00FD32C1" w:rsidRPr="00903853">
        <w:rPr>
          <w:rFonts w:hint="eastAsia"/>
          <w:szCs w:val="24"/>
        </w:rPr>
        <w:t>机务部门根据</w:t>
      </w:r>
      <w:r w:rsidR="00FD32C1" w:rsidRPr="00903853">
        <w:rPr>
          <w:szCs w:val="24"/>
        </w:rPr>
        <w:t>FOC</w:t>
      </w:r>
      <w:r w:rsidR="00FD32C1" w:rsidRPr="00903853">
        <w:rPr>
          <w:rFonts w:hint="eastAsia"/>
          <w:szCs w:val="24"/>
        </w:rPr>
        <w:t>系统中该航班的油量信息</w:t>
      </w:r>
      <w:r w:rsidRPr="00903853">
        <w:rPr>
          <w:rFonts w:hint="eastAsia"/>
          <w:szCs w:val="24"/>
        </w:rPr>
        <w:t>进行加油。</w:t>
      </w:r>
      <w:r w:rsidR="00FD32C1" w:rsidRPr="00903853">
        <w:rPr>
          <w:rFonts w:hint="eastAsia"/>
          <w:szCs w:val="24"/>
        </w:rPr>
        <w:t>配载部门根据</w:t>
      </w:r>
      <w:r w:rsidR="00FD32C1" w:rsidRPr="00903853">
        <w:rPr>
          <w:rFonts w:hint="eastAsia"/>
          <w:szCs w:val="24"/>
        </w:rPr>
        <w:t>FOC</w:t>
      </w:r>
      <w:r w:rsidR="00FD32C1" w:rsidRPr="00903853">
        <w:rPr>
          <w:rFonts w:hint="eastAsia"/>
          <w:szCs w:val="24"/>
        </w:rPr>
        <w:t>系统中该航班的油量信息</w:t>
      </w:r>
      <w:r w:rsidRPr="00903853">
        <w:rPr>
          <w:rFonts w:hint="eastAsia"/>
          <w:szCs w:val="24"/>
        </w:rPr>
        <w:t>制作载重平衡</w:t>
      </w:r>
      <w:r w:rsidRPr="00903853">
        <w:rPr>
          <w:szCs w:val="24"/>
        </w:rPr>
        <w:t>。</w:t>
      </w:r>
      <w:bookmarkEnd w:id="526"/>
    </w:p>
    <w:p w14:paraId="5F716BF6" w14:textId="77777777" w:rsidR="00A22ECF" w:rsidRPr="00AE0DB5" w:rsidRDefault="00A22ECF" w:rsidP="005959F9">
      <w:pPr>
        <w:pStyle w:val="3"/>
        <w:keepNext w:val="0"/>
        <w:numPr>
          <w:ilvl w:val="0"/>
          <w:numId w:val="258"/>
        </w:numPr>
        <w:kinsoku w:val="0"/>
        <w:overflowPunct w:val="0"/>
        <w:autoSpaceDE w:val="0"/>
        <w:autoSpaceDN w:val="0"/>
        <w:ind w:left="851" w:hanging="851"/>
      </w:pPr>
      <w:bookmarkStart w:id="527" w:name="_Toc503360703"/>
      <w:r w:rsidRPr="00AE0DB5">
        <w:rPr>
          <w:rFonts w:hint="eastAsia"/>
        </w:rPr>
        <w:t>签署放行单并进行放行资料打包</w:t>
      </w:r>
      <w:bookmarkEnd w:id="527"/>
    </w:p>
    <w:p w14:paraId="5F716BF7" w14:textId="77777777" w:rsidR="00A22ECF" w:rsidRPr="00AE0DB5" w:rsidRDefault="00A22ECF" w:rsidP="00F63284">
      <w:pPr>
        <w:kinsoku w:val="0"/>
        <w:overflowPunct w:val="0"/>
        <w:autoSpaceDE w:val="0"/>
        <w:autoSpaceDN w:val="0"/>
        <w:ind w:left="851"/>
      </w:pPr>
      <w:r w:rsidRPr="00AE0DB5">
        <w:rPr>
          <w:rFonts w:hint="eastAsia"/>
        </w:rPr>
        <w:t>如果通过上述评估，没有影响本次航班正常运行的情况，放行跟踪席位签派员在电子《飞行放行单》上签署本人的汉语拼音全名并打包。</w:t>
      </w:r>
    </w:p>
    <w:p w14:paraId="5F716BF8" w14:textId="77777777" w:rsidR="00A22ECF" w:rsidRPr="00AE0DB5" w:rsidRDefault="00A22ECF" w:rsidP="00F63284">
      <w:pPr>
        <w:kinsoku w:val="0"/>
        <w:overflowPunct w:val="0"/>
        <w:autoSpaceDE w:val="0"/>
        <w:autoSpaceDN w:val="0"/>
        <w:ind w:left="851"/>
      </w:pPr>
      <w:r w:rsidRPr="00AE0DB5">
        <w:rPr>
          <w:rFonts w:hint="eastAsia"/>
        </w:rPr>
        <w:t>如果通过评估，本次航班不能正常放行，放行跟踪席位签派员应</w:t>
      </w:r>
      <w:r w:rsidRPr="00AE0DB5">
        <w:t>通报</w:t>
      </w:r>
      <w:r w:rsidR="00D93C21" w:rsidRPr="00903853">
        <w:rPr>
          <w:rFonts w:hint="eastAsia"/>
        </w:rPr>
        <w:t>签派带班主任</w:t>
      </w:r>
      <w:r w:rsidRPr="00AE0DB5">
        <w:t>。</w:t>
      </w:r>
    </w:p>
    <w:p w14:paraId="5F716BF9" w14:textId="77777777" w:rsidR="00A22ECF" w:rsidRPr="00903853" w:rsidRDefault="00A22ECF" w:rsidP="005959F9">
      <w:pPr>
        <w:pStyle w:val="3"/>
        <w:keepNext w:val="0"/>
        <w:numPr>
          <w:ilvl w:val="0"/>
          <w:numId w:val="258"/>
        </w:numPr>
        <w:kinsoku w:val="0"/>
        <w:overflowPunct w:val="0"/>
        <w:autoSpaceDE w:val="0"/>
        <w:autoSpaceDN w:val="0"/>
        <w:ind w:left="851" w:hanging="851"/>
        <w:rPr>
          <w:szCs w:val="24"/>
        </w:rPr>
      </w:pPr>
      <w:bookmarkStart w:id="528" w:name="_Toc503360704"/>
      <w:r w:rsidRPr="00903853">
        <w:rPr>
          <w:rFonts w:hint="eastAsia"/>
          <w:szCs w:val="24"/>
        </w:rPr>
        <w:t>发送</w:t>
      </w:r>
      <w:r w:rsidRPr="00F63284">
        <w:rPr>
          <w:rFonts w:hint="eastAsia"/>
        </w:rPr>
        <w:t>FPL</w:t>
      </w:r>
      <w:r w:rsidRPr="00903853">
        <w:rPr>
          <w:rFonts w:hint="eastAsia"/>
          <w:szCs w:val="24"/>
        </w:rPr>
        <w:t>申请</w:t>
      </w:r>
      <w:bookmarkEnd w:id="528"/>
    </w:p>
    <w:p w14:paraId="5F716BFA" w14:textId="77777777" w:rsidR="00A22ECF" w:rsidRPr="00AE0DB5" w:rsidRDefault="00A22ECF" w:rsidP="00F63284">
      <w:pPr>
        <w:kinsoku w:val="0"/>
        <w:overflowPunct w:val="0"/>
        <w:autoSpaceDE w:val="0"/>
        <w:autoSpaceDN w:val="0"/>
        <w:ind w:left="851"/>
      </w:pPr>
      <w:r w:rsidRPr="00AE0DB5">
        <w:rPr>
          <w:rFonts w:hint="eastAsia"/>
        </w:rPr>
        <w:t>本次航班放行后，放行跟踪席位应不迟于飞机起飞前</w:t>
      </w:r>
      <w:r w:rsidRPr="00B74B39">
        <w:t>1</w:t>
      </w:r>
      <w:r w:rsidRPr="00AE0DB5">
        <w:rPr>
          <w:rFonts w:hint="eastAsia"/>
        </w:rPr>
        <w:t>小时向空中交通报告室发送本次航班的</w:t>
      </w:r>
      <w:r w:rsidRPr="00AE0DB5">
        <w:rPr>
          <w:rFonts w:hint="eastAsia"/>
        </w:rPr>
        <w:t>FPL</w:t>
      </w:r>
      <w:r w:rsidRPr="00AE0DB5">
        <w:rPr>
          <w:rFonts w:hint="eastAsia"/>
        </w:rPr>
        <w:t>。</w:t>
      </w:r>
    </w:p>
    <w:p w14:paraId="5F716BFB" w14:textId="77777777" w:rsidR="00A22ECF" w:rsidRPr="00903853" w:rsidRDefault="00A22ECF" w:rsidP="005959F9">
      <w:pPr>
        <w:pStyle w:val="3"/>
        <w:keepNext w:val="0"/>
        <w:numPr>
          <w:ilvl w:val="0"/>
          <w:numId w:val="258"/>
        </w:numPr>
        <w:kinsoku w:val="0"/>
        <w:overflowPunct w:val="0"/>
        <w:autoSpaceDE w:val="0"/>
        <w:autoSpaceDN w:val="0"/>
        <w:ind w:left="851" w:hanging="851"/>
      </w:pPr>
      <w:bookmarkStart w:id="529" w:name="_Toc503360705"/>
      <w:r w:rsidRPr="00903853">
        <w:rPr>
          <w:rFonts w:hint="eastAsia"/>
        </w:rPr>
        <w:t>保存全部放行评估资料</w:t>
      </w:r>
      <w:bookmarkEnd w:id="529"/>
    </w:p>
    <w:p w14:paraId="5F716BFC" w14:textId="77777777" w:rsidR="00A22ECF" w:rsidRPr="00AE0DB5" w:rsidRDefault="00A22ECF" w:rsidP="00F63284">
      <w:pPr>
        <w:kinsoku w:val="0"/>
        <w:overflowPunct w:val="0"/>
        <w:autoSpaceDE w:val="0"/>
        <w:autoSpaceDN w:val="0"/>
        <w:ind w:left="851"/>
      </w:pPr>
      <w:r w:rsidRPr="00AE0DB5">
        <w:rPr>
          <w:rFonts w:hint="eastAsia"/>
        </w:rPr>
        <w:t>通过</w:t>
      </w:r>
      <w:r w:rsidR="00D93C21" w:rsidRPr="00903853">
        <w:t>FOC</w:t>
      </w:r>
      <w:r w:rsidRPr="00AE0DB5">
        <w:rPr>
          <w:rFonts w:hint="eastAsia"/>
        </w:rPr>
        <w:t>系统</w:t>
      </w:r>
      <w:r w:rsidR="00D34146" w:rsidRPr="00AE0DB5">
        <w:rPr>
          <w:rFonts w:hint="eastAsia"/>
        </w:rPr>
        <w:t>或纸质文档</w:t>
      </w:r>
      <w:r w:rsidRPr="00AE0DB5">
        <w:rPr>
          <w:rFonts w:hint="eastAsia"/>
        </w:rPr>
        <w:t>，保存所评估的放行资料。</w:t>
      </w:r>
    </w:p>
    <w:p w14:paraId="5F716BFD" w14:textId="77777777" w:rsidR="00A22ECF" w:rsidRPr="00AE0DB5" w:rsidRDefault="00A22ECF" w:rsidP="005959F9">
      <w:pPr>
        <w:pStyle w:val="3"/>
        <w:keepNext w:val="0"/>
        <w:numPr>
          <w:ilvl w:val="3"/>
          <w:numId w:val="30"/>
        </w:numPr>
        <w:kinsoku w:val="0"/>
        <w:overflowPunct w:val="0"/>
        <w:autoSpaceDE w:val="0"/>
        <w:autoSpaceDN w:val="0"/>
        <w:ind w:left="851" w:hanging="851"/>
        <w:rPr>
          <w:rFonts w:ascii="宋体" w:hAnsi="宋体"/>
          <w:color w:val="000000" w:themeColor="text1"/>
          <w:szCs w:val="21"/>
        </w:rPr>
      </w:pPr>
      <w:bookmarkStart w:id="530" w:name="_Toc503360706"/>
      <w:r w:rsidRPr="00F63284">
        <w:rPr>
          <w:rFonts w:hint="eastAsia"/>
        </w:rPr>
        <w:lastRenderedPageBreak/>
        <w:t>《飞行放行单》</w:t>
      </w:r>
      <w:r w:rsidRPr="00AE0DB5">
        <w:rPr>
          <w:rFonts w:ascii="宋体" w:hAnsi="宋体" w:hint="eastAsia"/>
          <w:color w:val="000000" w:themeColor="text1"/>
          <w:szCs w:val="21"/>
        </w:rPr>
        <w:t>的更改</w:t>
      </w:r>
      <w:bookmarkEnd w:id="530"/>
      <w:r w:rsidRPr="00AE0DB5">
        <w:rPr>
          <w:rFonts w:ascii="宋体" w:hAnsi="宋体" w:hint="eastAsia"/>
          <w:color w:val="000000" w:themeColor="text1"/>
          <w:szCs w:val="21"/>
        </w:rPr>
        <w:t xml:space="preserve"> </w:t>
      </w:r>
    </w:p>
    <w:p w14:paraId="5F716BFE" w14:textId="77777777" w:rsidR="00A22ECF" w:rsidRPr="00AE0DB5" w:rsidRDefault="00A22ECF" w:rsidP="00F63284">
      <w:pPr>
        <w:kinsoku w:val="0"/>
        <w:overflowPunct w:val="0"/>
        <w:autoSpaceDE w:val="0"/>
        <w:autoSpaceDN w:val="0"/>
        <w:ind w:left="851"/>
      </w:pPr>
      <w:r w:rsidRPr="00AE0DB5">
        <w:rPr>
          <w:rFonts w:ascii="宋体" w:hAnsi="宋体" w:hint="eastAsia"/>
          <w:color w:val="000000" w:themeColor="text1"/>
          <w:szCs w:val="21"/>
        </w:rPr>
        <w:t>飞机在航路上飞行时，任何人不得擅自更改初始《飞行放行单》上指定的初始目的地机场或备降机场。如确有必要改变</w:t>
      </w:r>
      <w:r w:rsidRPr="00AE0DB5">
        <w:rPr>
          <w:rFonts w:hint="eastAsia"/>
        </w:rPr>
        <w:t>为另外的机场时，则该机场应当是经批准用于该型飞机的。在航路上更改《飞行放行单》时，飞行签派员或机长利用公司通讯手段，相互联系共同决定，重新放行或更改《飞行放行单》，并记录更改的内容。当涉及更改飞行计划时，应当预先和有关的空中交通管制部门进行协调。</w:t>
      </w:r>
    </w:p>
    <w:p w14:paraId="5F716BFF" w14:textId="77777777" w:rsidR="00A22ECF" w:rsidRPr="00AE0DB5" w:rsidRDefault="00A22ECF" w:rsidP="00F63284">
      <w:pPr>
        <w:kinsoku w:val="0"/>
        <w:overflowPunct w:val="0"/>
        <w:autoSpaceDE w:val="0"/>
        <w:autoSpaceDN w:val="0"/>
        <w:ind w:left="851"/>
      </w:pPr>
      <w:r w:rsidRPr="00AE0DB5">
        <w:rPr>
          <w:rFonts w:hint="eastAsia"/>
        </w:rPr>
        <w:t>在改变飞行计划时，应考虑飞机剩余油量，飞行高度和可选航路，落地机场和备降机场的天气条件符合最低气象标准，以及落地机场具备保障能力。</w:t>
      </w:r>
    </w:p>
    <w:p w14:paraId="5F716C00" w14:textId="77777777" w:rsidR="00A22ECF" w:rsidRPr="00AE0DB5" w:rsidRDefault="00A22ECF" w:rsidP="005959F9">
      <w:pPr>
        <w:pStyle w:val="3"/>
        <w:keepNext w:val="0"/>
        <w:numPr>
          <w:ilvl w:val="1"/>
          <w:numId w:val="35"/>
        </w:numPr>
        <w:kinsoku w:val="0"/>
        <w:overflowPunct w:val="0"/>
        <w:autoSpaceDE w:val="0"/>
        <w:autoSpaceDN w:val="0"/>
        <w:ind w:left="851" w:hanging="851"/>
      </w:pPr>
      <w:bookmarkStart w:id="531" w:name="_Toc503360707"/>
      <w:r w:rsidRPr="00AE0DB5">
        <w:rPr>
          <w:rFonts w:hint="eastAsia"/>
        </w:rPr>
        <w:t>当机长和放行跟踪席位签派员对放行决定意见不一致时，放行跟踪席位应报告公司值班领导。在此期间，如影响航班按时起飞，放行跟踪席位需通知</w:t>
      </w:r>
      <w:r w:rsidR="00570E5C" w:rsidRPr="0011114A">
        <w:rPr>
          <w:rFonts w:ascii="宋体" w:hAnsi="宋体" w:cs="宋体" w:hint="eastAsia"/>
          <w:color w:val="000000" w:themeColor="text1"/>
          <w:kern w:val="0"/>
          <w:szCs w:val="21"/>
        </w:rPr>
        <w:t>进行运行监控的运行计划控制</w:t>
      </w:r>
      <w:r w:rsidRPr="00AE0DB5">
        <w:rPr>
          <w:rFonts w:hint="eastAsia"/>
        </w:rPr>
        <w:t>席位。</w:t>
      </w:r>
      <w:bookmarkEnd w:id="531"/>
    </w:p>
    <w:p w14:paraId="5F716C01" w14:textId="77777777" w:rsidR="00A22ECF" w:rsidRPr="00AE0DB5" w:rsidRDefault="00A22ECF" w:rsidP="005959F9">
      <w:pPr>
        <w:pStyle w:val="3"/>
        <w:keepNext w:val="0"/>
        <w:numPr>
          <w:ilvl w:val="1"/>
          <w:numId w:val="35"/>
        </w:numPr>
        <w:kinsoku w:val="0"/>
        <w:overflowPunct w:val="0"/>
        <w:autoSpaceDE w:val="0"/>
        <w:autoSpaceDN w:val="0"/>
        <w:ind w:left="851" w:hanging="851"/>
      </w:pPr>
      <w:bookmarkStart w:id="532" w:name="_Toc503360708"/>
      <w:r w:rsidRPr="00AE0DB5">
        <w:rPr>
          <w:rFonts w:hint="eastAsia"/>
        </w:rPr>
        <w:t>当发生下列情况，放行跟踪席位必须与机长共同决定，修改、重新签发《飞行放行单》，通知机组，进行重新放行或终止放行</w:t>
      </w:r>
      <w:r w:rsidRPr="00AE0DB5">
        <w:t>。</w:t>
      </w:r>
      <w:bookmarkEnd w:id="532"/>
    </w:p>
    <w:p w14:paraId="5F716C02" w14:textId="77777777" w:rsidR="00A22ECF" w:rsidRPr="00AE0DB5" w:rsidRDefault="00A22ECF" w:rsidP="005959F9">
      <w:pPr>
        <w:pStyle w:val="aff0"/>
        <w:numPr>
          <w:ilvl w:val="1"/>
          <w:numId w:val="36"/>
        </w:numPr>
        <w:kinsoku w:val="0"/>
        <w:overflowPunct w:val="0"/>
        <w:autoSpaceDE w:val="0"/>
        <w:autoSpaceDN w:val="0"/>
        <w:ind w:left="851" w:firstLineChars="0" w:hanging="851"/>
      </w:pPr>
      <w:r w:rsidRPr="00AE0DB5">
        <w:rPr>
          <w:rFonts w:hint="eastAsia"/>
        </w:rPr>
        <w:t>发生影响航空器安全的情况；</w:t>
      </w:r>
    </w:p>
    <w:p w14:paraId="5F716C03" w14:textId="77777777" w:rsidR="00A22ECF" w:rsidRPr="00AE0DB5" w:rsidRDefault="00A22ECF" w:rsidP="005959F9">
      <w:pPr>
        <w:pStyle w:val="aff0"/>
        <w:numPr>
          <w:ilvl w:val="1"/>
          <w:numId w:val="36"/>
        </w:numPr>
        <w:kinsoku w:val="0"/>
        <w:overflowPunct w:val="0"/>
        <w:autoSpaceDE w:val="0"/>
        <w:autoSpaceDN w:val="0"/>
        <w:ind w:left="851" w:firstLineChars="0" w:hanging="851"/>
      </w:pPr>
      <w:r w:rsidRPr="00AE0DB5">
        <w:rPr>
          <w:rFonts w:hint="eastAsia"/>
        </w:rPr>
        <w:t>发生其它情况，放行跟踪席位或机长认为继续飞行对安全</w:t>
      </w:r>
      <w:r w:rsidRPr="00AE0DB5">
        <w:rPr>
          <w:rFonts w:hint="eastAsia"/>
        </w:rPr>
        <w:lastRenderedPageBreak/>
        <w:t>不利。</w:t>
      </w:r>
    </w:p>
    <w:p w14:paraId="5F716C04" w14:textId="77777777" w:rsidR="00A22ECF" w:rsidRPr="00F63284" w:rsidRDefault="00A22ECF" w:rsidP="005959F9">
      <w:pPr>
        <w:pStyle w:val="3"/>
        <w:keepNext w:val="0"/>
        <w:numPr>
          <w:ilvl w:val="1"/>
          <w:numId w:val="35"/>
        </w:numPr>
        <w:kinsoku w:val="0"/>
        <w:overflowPunct w:val="0"/>
        <w:autoSpaceDE w:val="0"/>
        <w:autoSpaceDN w:val="0"/>
        <w:ind w:left="851" w:hanging="851"/>
      </w:pPr>
      <w:bookmarkStart w:id="533" w:name="_Toc503360709"/>
      <w:r w:rsidRPr="005A1C2A">
        <w:rPr>
          <w:rFonts w:ascii="宋体" w:hAnsi="宋体" w:hint="eastAsia"/>
          <w:color w:val="000000" w:themeColor="text1"/>
          <w:szCs w:val="21"/>
        </w:rPr>
        <w:t>当</w:t>
      </w:r>
      <w:r w:rsidRPr="00F63284">
        <w:rPr>
          <w:rFonts w:hint="eastAsia"/>
        </w:rPr>
        <w:t>航班出现备降时，放行跟踪席位与机长共同决定再次放行的时间和起飞油量，双方达成一致时进行口头放行，但需做好放行记录。</w:t>
      </w:r>
      <w:bookmarkEnd w:id="533"/>
    </w:p>
    <w:p w14:paraId="5F716C05" w14:textId="77777777" w:rsidR="00A22ECF" w:rsidRPr="005A1C2A" w:rsidRDefault="00A22ECF" w:rsidP="005959F9">
      <w:pPr>
        <w:pStyle w:val="3"/>
        <w:keepNext w:val="0"/>
        <w:numPr>
          <w:ilvl w:val="1"/>
          <w:numId w:val="35"/>
        </w:numPr>
        <w:kinsoku w:val="0"/>
        <w:overflowPunct w:val="0"/>
        <w:autoSpaceDE w:val="0"/>
        <w:autoSpaceDN w:val="0"/>
        <w:ind w:left="851" w:hanging="851"/>
        <w:rPr>
          <w:rFonts w:ascii="宋体" w:hAnsi="宋体"/>
          <w:color w:val="000000" w:themeColor="text1"/>
          <w:szCs w:val="21"/>
        </w:rPr>
      </w:pPr>
      <w:bookmarkStart w:id="534" w:name="_Toc503360710"/>
      <w:r w:rsidRPr="00F63284">
        <w:rPr>
          <w:rFonts w:hint="eastAsia"/>
        </w:rPr>
        <w:t>机长考虑安全因素，在无法征求签派员意见的情况下，可选择《飞</w:t>
      </w:r>
      <w:r w:rsidRPr="005A1C2A">
        <w:rPr>
          <w:rFonts w:ascii="宋体" w:hAnsi="宋体" w:hint="eastAsia"/>
          <w:color w:val="000000" w:themeColor="text1"/>
          <w:szCs w:val="21"/>
        </w:rPr>
        <w:t>行放行单》所列机场以外的其它机场着陆，但机组必须在《飞行任务书》上注明原因。飞行结束后对飞行运行情况进行分析，并将结果报送公司</w:t>
      </w:r>
      <w:r w:rsidR="003A7521" w:rsidRPr="005A1C2A">
        <w:rPr>
          <w:rFonts w:ascii="宋体" w:hAnsi="宋体" w:hint="eastAsia"/>
          <w:color w:val="000000" w:themeColor="text1"/>
          <w:szCs w:val="21"/>
        </w:rPr>
        <w:t>运行标准部</w:t>
      </w:r>
      <w:r w:rsidRPr="005A1C2A">
        <w:rPr>
          <w:rFonts w:ascii="宋体" w:hAnsi="宋体" w:hint="eastAsia"/>
          <w:color w:val="000000" w:themeColor="text1"/>
          <w:szCs w:val="21"/>
        </w:rPr>
        <w:t>。</w:t>
      </w:r>
      <w:bookmarkEnd w:id="534"/>
      <w:r w:rsidRPr="005A1C2A">
        <w:rPr>
          <w:rFonts w:ascii="宋体" w:hAnsi="宋体" w:hint="eastAsia"/>
          <w:color w:val="000000" w:themeColor="text1"/>
          <w:szCs w:val="21"/>
        </w:rPr>
        <w:t xml:space="preserve">  </w:t>
      </w:r>
    </w:p>
    <w:p w14:paraId="5F716C06" w14:textId="77777777" w:rsidR="00E82544" w:rsidRDefault="00A22ECF" w:rsidP="005959F9">
      <w:pPr>
        <w:pStyle w:val="3"/>
        <w:keepNext w:val="0"/>
        <w:numPr>
          <w:ilvl w:val="3"/>
          <w:numId w:val="30"/>
        </w:numPr>
        <w:kinsoku w:val="0"/>
        <w:overflowPunct w:val="0"/>
        <w:autoSpaceDE w:val="0"/>
        <w:autoSpaceDN w:val="0"/>
        <w:ind w:left="851" w:hanging="851"/>
        <w:rPr>
          <w:rFonts w:ascii="宋体" w:hAnsi="宋体"/>
          <w:color w:val="000000" w:themeColor="text1"/>
          <w:szCs w:val="21"/>
        </w:rPr>
      </w:pPr>
      <w:bookmarkStart w:id="535" w:name="_Toc503360711"/>
      <w:r w:rsidRPr="00AE0DB5">
        <w:rPr>
          <w:rFonts w:ascii="宋体" w:hAnsi="宋体" w:hint="eastAsia"/>
          <w:color w:val="000000" w:themeColor="text1"/>
          <w:szCs w:val="21"/>
        </w:rPr>
        <w:t>联系</w:t>
      </w:r>
      <w:r w:rsidRPr="00F63284">
        <w:rPr>
          <w:rFonts w:hint="eastAsia"/>
        </w:rPr>
        <w:t>保持</w:t>
      </w:r>
      <w:bookmarkEnd w:id="535"/>
    </w:p>
    <w:p w14:paraId="5F716C07" w14:textId="77777777" w:rsidR="00A22ECF" w:rsidRPr="00AE0DB5" w:rsidRDefault="00A22ECF" w:rsidP="00F63284">
      <w:pPr>
        <w:kinsoku w:val="0"/>
        <w:overflowPunct w:val="0"/>
        <w:autoSpaceDE w:val="0"/>
        <w:autoSpaceDN w:val="0"/>
        <w:ind w:left="851"/>
      </w:pPr>
      <w:r w:rsidRPr="00AE0DB5">
        <w:rPr>
          <w:rFonts w:hint="eastAsia"/>
        </w:rPr>
        <w:t>放行</w:t>
      </w:r>
      <w:r w:rsidRPr="00AE0DB5">
        <w:rPr>
          <w:rFonts w:hint="eastAsia"/>
        </w:rPr>
        <w:t>/</w:t>
      </w:r>
      <w:r w:rsidRPr="00AE0DB5">
        <w:rPr>
          <w:rFonts w:hint="eastAsia"/>
        </w:rPr>
        <w:t>跟踪席位应通过以下方式与机组保持双向联系，随时解决机组对于此次飞行的疑问，并给予必要的帮助和技术支持。</w:t>
      </w:r>
    </w:p>
    <w:p w14:paraId="5F716C08" w14:textId="77777777" w:rsidR="00A22ECF" w:rsidRPr="00AE0DB5" w:rsidRDefault="00A22ECF" w:rsidP="005959F9">
      <w:pPr>
        <w:pStyle w:val="aff0"/>
        <w:numPr>
          <w:ilvl w:val="0"/>
          <w:numId w:val="37"/>
        </w:numPr>
        <w:kinsoku w:val="0"/>
        <w:overflowPunct w:val="0"/>
        <w:autoSpaceDE w:val="0"/>
        <w:autoSpaceDN w:val="0"/>
        <w:ind w:left="851" w:firstLineChars="0" w:hanging="851"/>
      </w:pPr>
      <w:r w:rsidRPr="00AE0DB5">
        <w:rPr>
          <w:rFonts w:hint="eastAsia"/>
        </w:rPr>
        <w:t>放行签派员在放行单中所注明的联系电话；</w:t>
      </w:r>
    </w:p>
    <w:p w14:paraId="5F716C09" w14:textId="77777777" w:rsidR="00A22ECF" w:rsidRPr="00DE76D5" w:rsidRDefault="00390989" w:rsidP="005959F9">
      <w:pPr>
        <w:pStyle w:val="aff0"/>
        <w:numPr>
          <w:ilvl w:val="0"/>
          <w:numId w:val="37"/>
        </w:numPr>
        <w:kinsoku w:val="0"/>
        <w:overflowPunct w:val="0"/>
        <w:autoSpaceDE w:val="0"/>
        <w:autoSpaceDN w:val="0"/>
        <w:ind w:left="851" w:firstLineChars="0" w:hanging="851"/>
      </w:pPr>
      <w:r w:rsidRPr="00DE76D5">
        <w:rPr>
          <w:rFonts w:hint="eastAsia"/>
        </w:rPr>
        <w:t>在航路上通过斯德哥尔摩电台保持联系；</w:t>
      </w:r>
    </w:p>
    <w:p w14:paraId="5F716C0A" w14:textId="77777777" w:rsidR="00A22ECF" w:rsidRPr="005A1C2A" w:rsidRDefault="00A22ECF" w:rsidP="005959F9">
      <w:pPr>
        <w:pStyle w:val="aff0"/>
        <w:numPr>
          <w:ilvl w:val="0"/>
          <w:numId w:val="37"/>
        </w:numPr>
        <w:kinsoku w:val="0"/>
        <w:overflowPunct w:val="0"/>
        <w:autoSpaceDE w:val="0"/>
        <w:autoSpaceDN w:val="0"/>
        <w:ind w:left="851" w:firstLineChars="0" w:hanging="851"/>
      </w:pPr>
      <w:r w:rsidRPr="005A1C2A">
        <w:rPr>
          <w:rFonts w:hint="eastAsia"/>
        </w:rPr>
        <w:t>在本场时通过现场指挥员或者空中交通管制员将信息传递给机组；</w:t>
      </w:r>
    </w:p>
    <w:p w14:paraId="5F716C0B" w14:textId="77777777" w:rsidR="00A22ECF" w:rsidRPr="00AE0DB5" w:rsidRDefault="00A22ECF" w:rsidP="005959F9">
      <w:pPr>
        <w:pStyle w:val="aff0"/>
        <w:numPr>
          <w:ilvl w:val="0"/>
          <w:numId w:val="37"/>
        </w:numPr>
        <w:kinsoku w:val="0"/>
        <w:overflowPunct w:val="0"/>
        <w:autoSpaceDE w:val="0"/>
        <w:autoSpaceDN w:val="0"/>
        <w:ind w:left="851" w:firstLineChars="0" w:hanging="851"/>
      </w:pPr>
      <w:r w:rsidRPr="00AE0DB5">
        <w:rPr>
          <w:rFonts w:hint="eastAsia"/>
        </w:rPr>
        <w:t>在本场时保持甚高频</w:t>
      </w:r>
      <w:r w:rsidRPr="00AE0DB5">
        <w:rPr>
          <w:rFonts w:hint="eastAsia"/>
        </w:rPr>
        <w:t>131.50MHZ</w:t>
      </w:r>
      <w:r w:rsidRPr="00AE0DB5">
        <w:rPr>
          <w:rFonts w:hint="eastAsia"/>
        </w:rPr>
        <w:t>处于守听状态；</w:t>
      </w:r>
    </w:p>
    <w:p w14:paraId="5F716C0C" w14:textId="77777777" w:rsidR="00942032" w:rsidRPr="00DE76D5" w:rsidRDefault="00390989" w:rsidP="005959F9">
      <w:pPr>
        <w:pStyle w:val="aff0"/>
        <w:numPr>
          <w:ilvl w:val="0"/>
          <w:numId w:val="37"/>
        </w:numPr>
        <w:kinsoku w:val="0"/>
        <w:overflowPunct w:val="0"/>
        <w:autoSpaceDE w:val="0"/>
        <w:autoSpaceDN w:val="0"/>
        <w:ind w:left="851" w:firstLineChars="0" w:hanging="851"/>
      </w:pPr>
      <w:r w:rsidRPr="00DE76D5">
        <w:rPr>
          <w:rFonts w:hint="eastAsia"/>
        </w:rPr>
        <w:t>对于装有</w:t>
      </w:r>
      <w:r w:rsidRPr="00DE76D5">
        <w:t>ACARS</w:t>
      </w:r>
      <w:r w:rsidRPr="00DE76D5">
        <w:t>的飞机应保持</w:t>
      </w:r>
      <w:r w:rsidRPr="00DE76D5">
        <w:rPr>
          <w:rFonts w:hint="eastAsia"/>
        </w:rPr>
        <w:t>与机组</w:t>
      </w:r>
      <w:r w:rsidR="004421D3" w:rsidRPr="00AE0DB5">
        <w:rPr>
          <w:rFonts w:hint="eastAsia"/>
        </w:rPr>
        <w:t>联系</w:t>
      </w:r>
    </w:p>
    <w:p w14:paraId="5F716C0D" w14:textId="77777777" w:rsidR="00A22ECF" w:rsidRPr="00AE0DB5" w:rsidRDefault="00A22ECF" w:rsidP="005959F9">
      <w:pPr>
        <w:pStyle w:val="aff0"/>
        <w:numPr>
          <w:ilvl w:val="0"/>
          <w:numId w:val="37"/>
        </w:numPr>
        <w:kinsoku w:val="0"/>
        <w:overflowPunct w:val="0"/>
        <w:autoSpaceDE w:val="0"/>
        <w:autoSpaceDN w:val="0"/>
        <w:ind w:left="851" w:firstLineChars="0" w:hanging="851"/>
      </w:pPr>
      <w:r w:rsidRPr="00AE0DB5">
        <w:rPr>
          <w:rFonts w:hint="eastAsia"/>
        </w:rPr>
        <w:t>可通过民航数据公司电话转接高频或甚高频服务进行联系</w:t>
      </w:r>
      <w:r w:rsidRPr="00AE0DB5">
        <w:rPr>
          <w:rFonts w:hint="eastAsia"/>
        </w:rPr>
        <w:lastRenderedPageBreak/>
        <w:t>。</w:t>
      </w:r>
    </w:p>
    <w:p w14:paraId="24DCB7B9" w14:textId="77777777" w:rsidR="00643903" w:rsidRPr="00643903" w:rsidRDefault="00643903" w:rsidP="00643903">
      <w:pPr>
        <w:pStyle w:val="aff0"/>
        <w:numPr>
          <w:ilvl w:val="0"/>
          <w:numId w:val="262"/>
        </w:numPr>
        <w:kinsoku w:val="0"/>
        <w:overflowPunct w:val="0"/>
        <w:autoSpaceDE w:val="0"/>
        <w:autoSpaceDN w:val="0"/>
        <w:spacing w:beforeLines="100" w:before="312" w:afterLines="50" w:after="156"/>
        <w:ind w:firstLineChars="0"/>
        <w:jc w:val="left"/>
        <w:outlineLvl w:val="0"/>
        <w:rPr>
          <w:b/>
          <w:vanish/>
          <w:sz w:val="32"/>
          <w:szCs w:val="32"/>
        </w:rPr>
      </w:pPr>
      <w:bookmarkStart w:id="536" w:name="_Toc503360712"/>
    </w:p>
    <w:p w14:paraId="5F716C0E" w14:textId="1090FA3D" w:rsidR="00A22ECF" w:rsidRPr="00AE0DB5" w:rsidRDefault="00643903" w:rsidP="00643903">
      <w:pPr>
        <w:pStyle w:val="3"/>
        <w:numPr>
          <w:ilvl w:val="2"/>
          <w:numId w:val="262"/>
        </w:numPr>
      </w:pPr>
      <w:r>
        <w:t xml:space="preserve"> </w:t>
      </w:r>
      <w:commentRangeStart w:id="537"/>
      <w:r w:rsidRPr="00AE0DB5">
        <w:rPr>
          <w:rFonts w:hint="eastAsia"/>
        </w:rPr>
        <w:t>特殊条件下的放行要求</w:t>
      </w:r>
      <w:bookmarkEnd w:id="536"/>
      <w:commentRangeEnd w:id="537"/>
      <w:r w:rsidR="0018564F">
        <w:rPr>
          <w:rStyle w:val="afc"/>
        </w:rPr>
        <w:commentReference w:id="537"/>
      </w:r>
    </w:p>
    <w:p w14:paraId="5F716C0F" w14:textId="5381FCC2" w:rsidR="00A22ECF" w:rsidRPr="00AE0DB5" w:rsidRDefault="00643903" w:rsidP="00643903">
      <w:pPr>
        <w:pStyle w:val="3"/>
        <w:keepNext w:val="0"/>
        <w:numPr>
          <w:ilvl w:val="3"/>
          <w:numId w:val="262"/>
        </w:numPr>
        <w:kinsoku w:val="0"/>
        <w:overflowPunct w:val="0"/>
        <w:autoSpaceDE w:val="0"/>
        <w:autoSpaceDN w:val="0"/>
      </w:pPr>
      <w:bookmarkStart w:id="538" w:name="_Toc503360713"/>
      <w:r>
        <w:rPr>
          <w:rFonts w:hint="eastAsia"/>
        </w:rPr>
        <w:t xml:space="preserve"> </w:t>
      </w:r>
      <w:r w:rsidRPr="00AE0DB5">
        <w:rPr>
          <w:rFonts w:hint="eastAsia"/>
        </w:rPr>
        <w:t>雷暴</w:t>
      </w:r>
      <w:r w:rsidRPr="00AE0DB5">
        <w:rPr>
          <w:rFonts w:hint="eastAsia"/>
        </w:rPr>
        <w:t>/</w:t>
      </w:r>
      <w:r w:rsidRPr="00AE0DB5">
        <w:rPr>
          <w:rFonts w:hint="eastAsia"/>
        </w:rPr>
        <w:t>台风</w:t>
      </w:r>
      <w:bookmarkEnd w:id="538"/>
    </w:p>
    <w:p w14:paraId="5F716C10" w14:textId="77777777" w:rsidR="00A22ECF" w:rsidRPr="00AE0DB5" w:rsidRDefault="00A22ECF" w:rsidP="00F63284">
      <w:pPr>
        <w:kinsoku w:val="0"/>
        <w:overflowPunct w:val="0"/>
        <w:autoSpaceDE w:val="0"/>
        <w:autoSpaceDN w:val="0"/>
        <w:ind w:left="851"/>
      </w:pPr>
      <w:r w:rsidRPr="00AE0DB5">
        <w:rPr>
          <w:rFonts w:hint="eastAsia"/>
        </w:rPr>
        <w:t>放行飞机前，放行跟踪席位根据最新的天气预报，分析、研究雷暴</w:t>
      </w:r>
      <w:r w:rsidRPr="00AE0DB5">
        <w:rPr>
          <w:rFonts w:hint="eastAsia"/>
        </w:rPr>
        <w:t>/</w:t>
      </w:r>
      <w:r w:rsidRPr="00AE0DB5">
        <w:rPr>
          <w:rFonts w:hint="eastAsia"/>
        </w:rPr>
        <w:t>台风的性质、发展趋势、移动方向和速度，必要时选择绕飞雷暴</w:t>
      </w:r>
      <w:r w:rsidRPr="00AE0DB5">
        <w:rPr>
          <w:rFonts w:hint="eastAsia"/>
        </w:rPr>
        <w:t>/</w:t>
      </w:r>
      <w:r w:rsidRPr="00AE0DB5">
        <w:rPr>
          <w:rFonts w:hint="eastAsia"/>
        </w:rPr>
        <w:t>台风的航线和巡航高度，增加必要的航线备份油量，与机长共同协商放行飞机。</w:t>
      </w:r>
    </w:p>
    <w:p w14:paraId="5F716C11" w14:textId="77777777" w:rsidR="00A22ECF" w:rsidRPr="00AE0DB5" w:rsidRDefault="00A22ECF" w:rsidP="00F63284">
      <w:pPr>
        <w:kinsoku w:val="0"/>
        <w:overflowPunct w:val="0"/>
        <w:autoSpaceDE w:val="0"/>
        <w:autoSpaceDN w:val="0"/>
        <w:ind w:left="851"/>
      </w:pPr>
      <w:r w:rsidRPr="00AE0DB5">
        <w:rPr>
          <w:rFonts w:hint="eastAsia"/>
        </w:rPr>
        <w:t>当预报有强雷暴</w:t>
      </w:r>
      <w:r w:rsidRPr="00AE0DB5">
        <w:rPr>
          <w:rFonts w:hint="eastAsia"/>
        </w:rPr>
        <w:t>/</w:t>
      </w:r>
      <w:r w:rsidRPr="00AE0DB5">
        <w:rPr>
          <w:rFonts w:hint="eastAsia"/>
        </w:rPr>
        <w:t>台风天气活动，并且不能进行预期的绕飞时，或机载气象雷达系统不能正常工作时，不能放行飞机。</w:t>
      </w:r>
    </w:p>
    <w:p w14:paraId="5F716C12" w14:textId="77777777" w:rsidR="00A22ECF" w:rsidRPr="00AE0DB5" w:rsidRDefault="00A22ECF" w:rsidP="00F63284">
      <w:pPr>
        <w:kinsoku w:val="0"/>
        <w:overflowPunct w:val="0"/>
        <w:autoSpaceDE w:val="0"/>
        <w:autoSpaceDN w:val="0"/>
        <w:ind w:left="851"/>
      </w:pPr>
      <w:r w:rsidRPr="00AE0DB5">
        <w:rPr>
          <w:rFonts w:hint="eastAsia"/>
        </w:rPr>
        <w:t>放行后或飞行中，放行跟踪席位监控雷暴</w:t>
      </w:r>
      <w:r w:rsidRPr="00AE0DB5">
        <w:rPr>
          <w:rFonts w:hint="eastAsia"/>
        </w:rPr>
        <w:t>/</w:t>
      </w:r>
      <w:r w:rsidRPr="00AE0DB5">
        <w:rPr>
          <w:rFonts w:hint="eastAsia"/>
        </w:rPr>
        <w:t>台风天气的变化情况，当影响飞行安全时，将变化的情况使用公司通信手段通知飞行机组。</w:t>
      </w:r>
    </w:p>
    <w:p w14:paraId="5F716C13" w14:textId="141D2C2E" w:rsidR="00390989" w:rsidRPr="00AE0DB5" w:rsidRDefault="001B1227" w:rsidP="001B1227">
      <w:pPr>
        <w:pStyle w:val="3"/>
        <w:keepNext w:val="0"/>
        <w:numPr>
          <w:ilvl w:val="3"/>
          <w:numId w:val="262"/>
        </w:numPr>
        <w:kinsoku w:val="0"/>
        <w:overflowPunct w:val="0"/>
        <w:autoSpaceDE w:val="0"/>
        <w:autoSpaceDN w:val="0"/>
      </w:pPr>
      <w:bookmarkStart w:id="539" w:name="_Toc503360714"/>
      <w:r>
        <w:rPr>
          <w:rFonts w:hint="eastAsia"/>
        </w:rPr>
        <w:t xml:space="preserve"> </w:t>
      </w:r>
      <w:r w:rsidR="00643903" w:rsidRPr="00AE0DB5">
        <w:rPr>
          <w:rFonts w:hint="eastAsia"/>
        </w:rPr>
        <w:t>风切变</w:t>
      </w:r>
      <w:bookmarkEnd w:id="539"/>
    </w:p>
    <w:p w14:paraId="5F716C14" w14:textId="77777777" w:rsidR="00A22ECF" w:rsidRPr="00AE0DB5" w:rsidRDefault="00A22ECF" w:rsidP="00F63284">
      <w:pPr>
        <w:kinsoku w:val="0"/>
        <w:overflowPunct w:val="0"/>
        <w:autoSpaceDE w:val="0"/>
        <w:autoSpaceDN w:val="0"/>
        <w:ind w:left="851"/>
      </w:pPr>
      <w:r w:rsidRPr="00AE0DB5">
        <w:rPr>
          <w:rFonts w:hint="eastAsia"/>
        </w:rPr>
        <w:t>当放行跟踪席位得到起飞机场或着陆机场的风切变报告时，应立即通知相关机长。</w:t>
      </w:r>
    </w:p>
    <w:p w14:paraId="5F716C15" w14:textId="61A86450" w:rsidR="00390989" w:rsidRPr="00AE0DB5" w:rsidRDefault="001B1227" w:rsidP="001B1227">
      <w:pPr>
        <w:pStyle w:val="3"/>
      </w:pPr>
      <w:bookmarkStart w:id="540" w:name="_Toc503360715"/>
      <w:r>
        <w:rPr>
          <w:rFonts w:hint="eastAsia"/>
        </w:rPr>
        <w:t>4.7.4.3</w:t>
      </w:r>
      <w:r>
        <w:t xml:space="preserve">  </w:t>
      </w:r>
      <w:r w:rsidRPr="00AE0DB5">
        <w:rPr>
          <w:rFonts w:hint="eastAsia"/>
        </w:rPr>
        <w:t>结冰</w:t>
      </w:r>
      <w:bookmarkEnd w:id="540"/>
    </w:p>
    <w:p w14:paraId="5F716C16" w14:textId="77777777" w:rsidR="00390989" w:rsidRPr="00AE0DB5" w:rsidRDefault="00A22ECF" w:rsidP="00F63284">
      <w:pPr>
        <w:kinsoku w:val="0"/>
        <w:overflowPunct w:val="0"/>
        <w:autoSpaceDE w:val="0"/>
        <w:autoSpaceDN w:val="0"/>
        <w:ind w:left="851"/>
      </w:pPr>
      <w:r w:rsidRPr="00AE0DB5">
        <w:rPr>
          <w:rFonts w:hint="eastAsia"/>
        </w:rPr>
        <w:t>当地面有结冰条件，有霜、雪、冰附着在飞机机翼、发动机进气口、操纵</w:t>
      </w:r>
      <w:proofErr w:type="gramStart"/>
      <w:r w:rsidRPr="00AE0DB5">
        <w:rPr>
          <w:rFonts w:hint="eastAsia"/>
        </w:rPr>
        <w:t>舵</w:t>
      </w:r>
      <w:proofErr w:type="gramEnd"/>
      <w:r w:rsidRPr="00AE0DB5">
        <w:rPr>
          <w:rFonts w:hint="eastAsia"/>
        </w:rPr>
        <w:t>面上时，必须确定飞机已经按公司《地面除冰</w:t>
      </w:r>
      <w:r w:rsidRPr="00AE0DB5">
        <w:rPr>
          <w:rFonts w:hint="eastAsia"/>
        </w:rPr>
        <w:t>/</w:t>
      </w:r>
      <w:r w:rsidRPr="00AE0DB5">
        <w:rPr>
          <w:rFonts w:hint="eastAsia"/>
        </w:rPr>
        <w:t>防冰大纲》进行了清理，否则不得放行飞机。</w:t>
      </w:r>
    </w:p>
    <w:p w14:paraId="5F716C17" w14:textId="77777777" w:rsidR="00A22ECF" w:rsidRPr="00AE0DB5" w:rsidRDefault="00A22ECF" w:rsidP="00F63284">
      <w:pPr>
        <w:kinsoku w:val="0"/>
        <w:overflowPunct w:val="0"/>
        <w:autoSpaceDE w:val="0"/>
        <w:autoSpaceDN w:val="0"/>
        <w:ind w:left="851"/>
      </w:pPr>
      <w:r w:rsidRPr="00AE0DB5">
        <w:rPr>
          <w:rFonts w:hint="eastAsia"/>
        </w:rPr>
        <w:lastRenderedPageBreak/>
        <w:t>当预报航线有积冰区，在选择航线和飞行高度时，考虑飞机结冰的影响。检查飞机保留故障项目，必须保证机载防冰、除冰系统工作正常。在确信结冰状况对飞行安全会造成严重影响时，不得放行飞机或继续在结冰区内飞行。</w:t>
      </w:r>
    </w:p>
    <w:p w14:paraId="5F716C18" w14:textId="2EF3E075" w:rsidR="00A22ECF" w:rsidRPr="00AE0DB5" w:rsidRDefault="001B1227" w:rsidP="001B1227">
      <w:pPr>
        <w:pStyle w:val="3"/>
      </w:pPr>
      <w:bookmarkStart w:id="541" w:name="_Toc503360716"/>
      <w:r>
        <w:rPr>
          <w:rFonts w:hint="eastAsia"/>
        </w:rPr>
        <w:t>4.7.4.4</w:t>
      </w:r>
      <w:r>
        <w:t xml:space="preserve">   </w:t>
      </w:r>
      <w:r w:rsidRPr="00AE0DB5">
        <w:rPr>
          <w:rFonts w:hint="eastAsia"/>
        </w:rPr>
        <w:t>火山活动</w:t>
      </w:r>
      <w:bookmarkEnd w:id="541"/>
    </w:p>
    <w:p w14:paraId="5F716C19" w14:textId="77777777" w:rsidR="00A22ECF" w:rsidRPr="00AE0DB5" w:rsidRDefault="00A22ECF" w:rsidP="00F63284">
      <w:pPr>
        <w:kinsoku w:val="0"/>
        <w:overflowPunct w:val="0"/>
        <w:autoSpaceDE w:val="0"/>
        <w:autoSpaceDN w:val="0"/>
        <w:ind w:left="851"/>
      </w:pPr>
      <w:r w:rsidRPr="00AE0DB5">
        <w:rPr>
          <w:rFonts w:hint="eastAsia"/>
        </w:rPr>
        <w:t>火山爆发时，喷出的极微小的浮石微粒和岩石的粉尘在大气层中形成火山灰云。这种火山灰云按照火山喷发的规模和持续的时间可能漫延数百公里，并达到很高高度。虽然火山灰云不是一种天气现象，但火山灰云是一种极其危险的自然现象，会造成飞机推力下降，甚至使发动机熄火，空速管堵塞、机翼前缘和风挡玻璃严重损害，在飞行中必须避开。</w:t>
      </w:r>
    </w:p>
    <w:p w14:paraId="5F716C1A" w14:textId="77777777" w:rsidR="00A22ECF" w:rsidRPr="00AE0DB5" w:rsidRDefault="00A22ECF" w:rsidP="00F63284">
      <w:pPr>
        <w:kinsoku w:val="0"/>
        <w:overflowPunct w:val="0"/>
        <w:autoSpaceDE w:val="0"/>
        <w:autoSpaceDN w:val="0"/>
        <w:ind w:left="851"/>
      </w:pPr>
      <w:r w:rsidRPr="00AE0DB5">
        <w:rPr>
          <w:rFonts w:hint="eastAsia"/>
        </w:rPr>
        <w:t>当放行跟踪席位放行飞机前获得在航路附近有火山活动报告时，根据预报或航行通告的火山灰云的漂动方向和影响范围，确定对飞行的影响。向飞行机组提供有关的航行通告或其他相关报告，调整飞行计划避开火山灰云区域，保持在火山灰云的上风方向飞行。</w:t>
      </w:r>
    </w:p>
    <w:p w14:paraId="5F716C1B" w14:textId="77777777" w:rsidR="00A22ECF" w:rsidRPr="00AE0DB5" w:rsidRDefault="00A22ECF" w:rsidP="00F63284">
      <w:pPr>
        <w:kinsoku w:val="0"/>
        <w:overflowPunct w:val="0"/>
        <w:autoSpaceDE w:val="0"/>
        <w:autoSpaceDN w:val="0"/>
        <w:ind w:left="851"/>
      </w:pPr>
      <w:r w:rsidRPr="00AE0DB5">
        <w:rPr>
          <w:rFonts w:hint="eastAsia"/>
        </w:rPr>
        <w:t>实际飞行时如遇到突发的火山活动，应根据空中风向、空域类型、最低安全高度等情况综合考虑，采取改变高度、</w:t>
      </w:r>
      <w:r w:rsidRPr="00AE0DB5">
        <w:rPr>
          <w:rFonts w:hint="eastAsia"/>
        </w:rPr>
        <w:lastRenderedPageBreak/>
        <w:t>航向等方法尽快脱离受影响的区域。</w:t>
      </w:r>
    </w:p>
    <w:p w14:paraId="5F716C1C" w14:textId="66595C10" w:rsidR="00A22ECF" w:rsidRPr="00AE0DB5" w:rsidRDefault="001B1227" w:rsidP="001B1227">
      <w:pPr>
        <w:pStyle w:val="3"/>
      </w:pPr>
      <w:bookmarkStart w:id="542" w:name="_Toc503360717"/>
      <w:r>
        <w:rPr>
          <w:rFonts w:hint="eastAsia"/>
        </w:rPr>
        <w:t>4.7.4.5</w:t>
      </w:r>
      <w:r>
        <w:t xml:space="preserve">   </w:t>
      </w:r>
      <w:r w:rsidRPr="00AE0DB5">
        <w:rPr>
          <w:rFonts w:hint="eastAsia"/>
        </w:rPr>
        <w:t>高温机场</w:t>
      </w:r>
      <w:bookmarkEnd w:id="542"/>
    </w:p>
    <w:p w14:paraId="5F716C1D" w14:textId="77777777" w:rsidR="00A22ECF" w:rsidRPr="00AE0DB5" w:rsidRDefault="00A22ECF" w:rsidP="00F63284">
      <w:pPr>
        <w:kinsoku w:val="0"/>
        <w:overflowPunct w:val="0"/>
        <w:autoSpaceDE w:val="0"/>
        <w:autoSpaceDN w:val="0"/>
        <w:ind w:left="851"/>
      </w:pPr>
      <w:r w:rsidRPr="00AE0DB5">
        <w:rPr>
          <w:rFonts w:hint="eastAsia"/>
        </w:rPr>
        <w:t>在高温条件下，放行</w:t>
      </w:r>
      <w:r w:rsidRPr="00AE0DB5">
        <w:rPr>
          <w:rFonts w:hint="eastAsia"/>
        </w:rPr>
        <w:t>/</w:t>
      </w:r>
      <w:r w:rsidRPr="00AE0DB5">
        <w:rPr>
          <w:rFonts w:hint="eastAsia"/>
        </w:rPr>
        <w:t>跟踪席位和飞行员在放行和操纵飞机起飞前，必须严格按照《机场起飞分析手册》考虑飞机的最大起飞全重符合限制条件。</w:t>
      </w:r>
    </w:p>
    <w:p w14:paraId="5F716C1E" w14:textId="2BCD1608" w:rsidR="00A22ECF" w:rsidRPr="00AE0DB5" w:rsidRDefault="001B1227" w:rsidP="001B1227">
      <w:pPr>
        <w:pStyle w:val="3"/>
      </w:pPr>
      <w:bookmarkStart w:id="543" w:name="_Toc503360718"/>
      <w:r>
        <w:rPr>
          <w:rFonts w:hint="eastAsia"/>
        </w:rPr>
        <w:t>4.7.4.</w:t>
      </w:r>
      <w:r w:rsidR="00C25581">
        <w:rPr>
          <w:rFonts w:hint="eastAsia"/>
        </w:rPr>
        <w:t>6</w:t>
      </w:r>
      <w:r w:rsidR="00C25581">
        <w:t xml:space="preserve">   </w:t>
      </w:r>
      <w:r w:rsidRPr="00AE0DB5">
        <w:rPr>
          <w:rFonts w:hint="eastAsia"/>
        </w:rPr>
        <w:t>飞至或飞离加油机场或临时使用机场</w:t>
      </w:r>
      <w:bookmarkEnd w:id="543"/>
    </w:p>
    <w:p w14:paraId="5F716C1F" w14:textId="77777777" w:rsidR="00A22ECF" w:rsidRPr="00AE0DB5" w:rsidRDefault="00A22ECF" w:rsidP="00F63284">
      <w:pPr>
        <w:kinsoku w:val="0"/>
        <w:overflowPunct w:val="0"/>
        <w:autoSpaceDE w:val="0"/>
        <w:autoSpaceDN w:val="0"/>
        <w:ind w:left="851"/>
      </w:pPr>
      <w:r w:rsidRPr="00AE0DB5">
        <w:rPr>
          <w:rFonts w:hint="eastAsia"/>
        </w:rPr>
        <w:t>在放行飞机飞至或飞离加油机场或临时使用机场时，该机场应当符合于正常使用机场的要求。</w:t>
      </w:r>
    </w:p>
    <w:p w14:paraId="5F716C20" w14:textId="2CDDD6BD" w:rsidR="00E82544" w:rsidRDefault="001811AE" w:rsidP="001811AE">
      <w:pPr>
        <w:pStyle w:val="3"/>
      </w:pPr>
      <w:bookmarkStart w:id="544" w:name="_Toc503360719"/>
      <w:r>
        <w:rPr>
          <w:rFonts w:hint="eastAsia"/>
        </w:rPr>
        <w:t>4.7.4.7</w:t>
      </w:r>
      <w:r>
        <w:t xml:space="preserve">  </w:t>
      </w:r>
      <w:r w:rsidRPr="001811AE">
        <w:rPr>
          <w:rFonts w:hint="eastAsia"/>
          <w:szCs w:val="24"/>
        </w:rPr>
        <w:t>未经局方批准，公司不得从未列入《运行规范》的机场</w:t>
      </w:r>
      <w:r w:rsidR="004C0040">
        <w:rPr>
          <w:rFonts w:hint="eastAsia"/>
          <w:szCs w:val="24"/>
        </w:rPr>
        <w:t>起</w:t>
      </w:r>
      <w:r w:rsidRPr="001811AE">
        <w:rPr>
          <w:rFonts w:hint="eastAsia"/>
          <w:szCs w:val="24"/>
        </w:rPr>
        <w:t>飞。</w:t>
      </w:r>
      <w:smartTag w:uri="urn:schemas-microsoft-com:office:smarttags" w:element="chsdate">
        <w:smartTagPr>
          <w:attr w:name="IsROCDate" w:val="False"/>
          <w:attr w:name="IsLunarDate" w:val="False"/>
          <w:attr w:name="Day" w:val="30"/>
          <w:attr w:name="Month" w:val="12"/>
          <w:attr w:name="Year" w:val="1899"/>
        </w:smartTagPr>
      </w:smartTag>
      <w:bookmarkEnd w:id="544"/>
    </w:p>
    <w:p w14:paraId="5F716C21" w14:textId="71FB0311" w:rsidR="00A22ECF" w:rsidRPr="00AE0DB5" w:rsidRDefault="004C0040" w:rsidP="004C0040">
      <w:pPr>
        <w:pStyle w:val="3"/>
      </w:pPr>
      <w:bookmarkStart w:id="545" w:name="_Toc503360720"/>
      <w:r>
        <w:rPr>
          <w:rFonts w:hint="eastAsia"/>
        </w:rPr>
        <w:t>4.7.4.8</w:t>
      </w:r>
      <w:r>
        <w:t xml:space="preserve">   </w:t>
      </w:r>
      <w:r w:rsidRPr="00AE0DB5">
        <w:rPr>
          <w:rFonts w:hint="eastAsia"/>
        </w:rPr>
        <w:t>机场消防等级</w:t>
      </w:r>
      <w:bookmarkEnd w:id="545"/>
    </w:p>
    <w:p w14:paraId="5F716C22" w14:textId="77777777" w:rsidR="00F52FE5" w:rsidRPr="00AE0DB5" w:rsidRDefault="00A22ECF" w:rsidP="00F63284">
      <w:pPr>
        <w:kinsoku w:val="0"/>
        <w:overflowPunct w:val="0"/>
        <w:autoSpaceDE w:val="0"/>
        <w:autoSpaceDN w:val="0"/>
        <w:ind w:left="851"/>
      </w:pPr>
      <w:r w:rsidRPr="00AE0DB5">
        <w:rPr>
          <w:rFonts w:hint="eastAsia"/>
        </w:rPr>
        <w:t>当获悉机场消防等级降低时，飞行签派员通告机长，机长应通告全体飞行机组成员，做好预案。（当机场消防等级低于机型等级两个级别时，</w:t>
      </w:r>
      <w:r w:rsidR="00F52FE5" w:rsidRPr="00AE0DB5">
        <w:rPr>
          <w:rFonts w:hint="eastAsia"/>
        </w:rPr>
        <w:t>则应考虑是否放行。）</w:t>
      </w:r>
    </w:p>
    <w:p w14:paraId="5F716C23" w14:textId="77777777" w:rsidR="00A22ECF" w:rsidRPr="001D4A48" w:rsidRDefault="00A22ECF" w:rsidP="000A3D28">
      <w:pPr>
        <w:kinsoku w:val="0"/>
        <w:overflowPunct w:val="0"/>
        <w:autoSpaceDE w:val="0"/>
        <w:autoSpaceDN w:val="0"/>
      </w:pPr>
      <w:r w:rsidRPr="009447F9">
        <w:rPr>
          <w:rFonts w:hint="eastAsia"/>
          <w:b/>
        </w:rPr>
        <w:t>机场消防等级分类</w:t>
      </w:r>
      <w:r w:rsidRPr="001D4A48">
        <w:rPr>
          <w:rFonts w:hint="eastAsia"/>
        </w:rPr>
        <w:t>：</w:t>
      </w:r>
    </w:p>
    <w:tbl>
      <w:tblPr>
        <w:tblW w:w="3272" w:type="pct"/>
        <w:tblInd w:w="185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155"/>
        <w:gridCol w:w="1360"/>
        <w:gridCol w:w="1634"/>
      </w:tblGrid>
      <w:tr w:rsidR="00A571EC" w:rsidRPr="00AE0DB5" w14:paraId="5F716C27" w14:textId="77777777" w:rsidTr="00F52FE5">
        <w:trPr>
          <w:trHeight w:val="445"/>
        </w:trPr>
        <w:tc>
          <w:tcPr>
            <w:tcW w:w="1391" w:type="pct"/>
            <w:vAlign w:val="center"/>
          </w:tcPr>
          <w:p w14:paraId="5F716C24"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机场类别</w:t>
            </w:r>
          </w:p>
        </w:tc>
        <w:tc>
          <w:tcPr>
            <w:tcW w:w="1639" w:type="pct"/>
            <w:vAlign w:val="center"/>
          </w:tcPr>
          <w:p w14:paraId="5F716C25"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机身全长（米）</w:t>
            </w:r>
          </w:p>
        </w:tc>
        <w:tc>
          <w:tcPr>
            <w:tcW w:w="1969" w:type="pct"/>
            <w:vAlign w:val="center"/>
          </w:tcPr>
          <w:p w14:paraId="5F716C26"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最大机身宽度（米）</w:t>
            </w:r>
          </w:p>
        </w:tc>
      </w:tr>
      <w:tr w:rsidR="00A571EC" w:rsidRPr="00AE0DB5" w14:paraId="5F716C2B" w14:textId="77777777" w:rsidTr="00F52FE5">
        <w:trPr>
          <w:trHeight w:val="445"/>
        </w:trPr>
        <w:tc>
          <w:tcPr>
            <w:tcW w:w="1391" w:type="pct"/>
            <w:vAlign w:val="center"/>
          </w:tcPr>
          <w:p w14:paraId="5F716C28"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（1）</w:t>
            </w:r>
          </w:p>
        </w:tc>
        <w:tc>
          <w:tcPr>
            <w:tcW w:w="1639" w:type="pct"/>
            <w:vAlign w:val="center"/>
          </w:tcPr>
          <w:p w14:paraId="5F716C29"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（2）</w:t>
            </w:r>
          </w:p>
        </w:tc>
        <w:tc>
          <w:tcPr>
            <w:tcW w:w="1969" w:type="pct"/>
            <w:vAlign w:val="center"/>
          </w:tcPr>
          <w:p w14:paraId="5F716C2A"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（3）</w:t>
            </w:r>
          </w:p>
        </w:tc>
      </w:tr>
      <w:tr w:rsidR="00A571EC" w:rsidRPr="00AE0DB5" w14:paraId="5F716C2F" w14:textId="77777777" w:rsidTr="00F52FE5">
        <w:trPr>
          <w:trHeight w:val="445"/>
        </w:trPr>
        <w:tc>
          <w:tcPr>
            <w:tcW w:w="1391" w:type="pct"/>
            <w:vAlign w:val="center"/>
          </w:tcPr>
          <w:p w14:paraId="5F716C2C"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1</w:t>
            </w:r>
          </w:p>
        </w:tc>
        <w:tc>
          <w:tcPr>
            <w:tcW w:w="1639" w:type="pct"/>
            <w:vAlign w:val="center"/>
          </w:tcPr>
          <w:p w14:paraId="5F716C2D"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0－&lt;9</w:t>
            </w:r>
          </w:p>
        </w:tc>
        <w:tc>
          <w:tcPr>
            <w:tcW w:w="1969" w:type="pct"/>
            <w:vAlign w:val="center"/>
          </w:tcPr>
          <w:p w14:paraId="5F716C2E"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2</w:t>
            </w:r>
          </w:p>
        </w:tc>
      </w:tr>
      <w:tr w:rsidR="00A571EC" w:rsidRPr="00AE0DB5" w14:paraId="5F716C33" w14:textId="77777777" w:rsidTr="00F52FE5">
        <w:trPr>
          <w:trHeight w:val="445"/>
        </w:trPr>
        <w:tc>
          <w:tcPr>
            <w:tcW w:w="1391" w:type="pct"/>
            <w:vAlign w:val="center"/>
          </w:tcPr>
          <w:p w14:paraId="5F716C30"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2</w:t>
            </w:r>
          </w:p>
        </w:tc>
        <w:tc>
          <w:tcPr>
            <w:tcW w:w="1639" w:type="pct"/>
            <w:vAlign w:val="center"/>
          </w:tcPr>
          <w:p w14:paraId="5F716C31"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9－&lt;12</w:t>
            </w:r>
          </w:p>
        </w:tc>
        <w:tc>
          <w:tcPr>
            <w:tcW w:w="1969" w:type="pct"/>
            <w:vAlign w:val="center"/>
          </w:tcPr>
          <w:p w14:paraId="5F716C32"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2</w:t>
            </w:r>
          </w:p>
        </w:tc>
      </w:tr>
      <w:tr w:rsidR="00A571EC" w:rsidRPr="00AE0DB5" w14:paraId="5F716C37" w14:textId="77777777" w:rsidTr="00F52FE5">
        <w:trPr>
          <w:trHeight w:val="445"/>
        </w:trPr>
        <w:tc>
          <w:tcPr>
            <w:tcW w:w="1391" w:type="pct"/>
            <w:vAlign w:val="center"/>
          </w:tcPr>
          <w:p w14:paraId="5F716C34"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lastRenderedPageBreak/>
              <w:t>机场类别</w:t>
            </w:r>
          </w:p>
        </w:tc>
        <w:tc>
          <w:tcPr>
            <w:tcW w:w="1639" w:type="pct"/>
            <w:vAlign w:val="center"/>
          </w:tcPr>
          <w:p w14:paraId="5F716C35"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机身全长（米）</w:t>
            </w:r>
          </w:p>
        </w:tc>
        <w:tc>
          <w:tcPr>
            <w:tcW w:w="1969" w:type="pct"/>
            <w:vAlign w:val="center"/>
          </w:tcPr>
          <w:p w14:paraId="5F716C36"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最大机身宽度（米）</w:t>
            </w:r>
          </w:p>
        </w:tc>
      </w:tr>
      <w:tr w:rsidR="00A571EC" w:rsidRPr="00AE0DB5" w14:paraId="5F716C3B" w14:textId="77777777" w:rsidTr="00F52FE5">
        <w:trPr>
          <w:trHeight w:val="445"/>
        </w:trPr>
        <w:tc>
          <w:tcPr>
            <w:tcW w:w="1391" w:type="pct"/>
            <w:vAlign w:val="center"/>
          </w:tcPr>
          <w:p w14:paraId="5F716C38"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3</w:t>
            </w:r>
          </w:p>
        </w:tc>
        <w:tc>
          <w:tcPr>
            <w:tcW w:w="1639" w:type="pct"/>
            <w:vAlign w:val="center"/>
          </w:tcPr>
          <w:p w14:paraId="5F716C39"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12-&lt;18</w:t>
            </w:r>
          </w:p>
        </w:tc>
        <w:tc>
          <w:tcPr>
            <w:tcW w:w="1969" w:type="pct"/>
            <w:vAlign w:val="center"/>
          </w:tcPr>
          <w:p w14:paraId="5F716C3A"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3</w:t>
            </w:r>
          </w:p>
        </w:tc>
      </w:tr>
      <w:tr w:rsidR="00A571EC" w:rsidRPr="00AE0DB5" w14:paraId="5F716C3F" w14:textId="77777777" w:rsidTr="00F52FE5">
        <w:trPr>
          <w:trHeight w:val="445"/>
        </w:trPr>
        <w:tc>
          <w:tcPr>
            <w:tcW w:w="1391" w:type="pct"/>
            <w:vAlign w:val="center"/>
          </w:tcPr>
          <w:p w14:paraId="5F716C3C"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4</w:t>
            </w:r>
          </w:p>
        </w:tc>
        <w:tc>
          <w:tcPr>
            <w:tcW w:w="1639" w:type="pct"/>
            <w:vAlign w:val="center"/>
          </w:tcPr>
          <w:p w14:paraId="5F716C3D"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18-&lt;24</w:t>
            </w:r>
          </w:p>
        </w:tc>
        <w:tc>
          <w:tcPr>
            <w:tcW w:w="1969" w:type="pct"/>
            <w:vAlign w:val="center"/>
          </w:tcPr>
          <w:p w14:paraId="5F716C3E"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4</w:t>
            </w:r>
          </w:p>
        </w:tc>
      </w:tr>
      <w:tr w:rsidR="00A571EC" w:rsidRPr="00AE0DB5" w14:paraId="5F716C43" w14:textId="77777777" w:rsidTr="00F52FE5">
        <w:trPr>
          <w:trHeight w:val="445"/>
        </w:trPr>
        <w:tc>
          <w:tcPr>
            <w:tcW w:w="1391" w:type="pct"/>
            <w:vAlign w:val="center"/>
          </w:tcPr>
          <w:p w14:paraId="5F716C40"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5</w:t>
            </w:r>
          </w:p>
        </w:tc>
        <w:tc>
          <w:tcPr>
            <w:tcW w:w="1639" w:type="pct"/>
            <w:vAlign w:val="center"/>
          </w:tcPr>
          <w:p w14:paraId="5F716C41"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24-&lt;28</w:t>
            </w:r>
          </w:p>
        </w:tc>
        <w:tc>
          <w:tcPr>
            <w:tcW w:w="1969" w:type="pct"/>
            <w:vAlign w:val="center"/>
          </w:tcPr>
          <w:p w14:paraId="5F716C42"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4</w:t>
            </w:r>
          </w:p>
        </w:tc>
      </w:tr>
      <w:tr w:rsidR="00A571EC" w:rsidRPr="00AE0DB5" w14:paraId="5F716C47" w14:textId="77777777" w:rsidTr="00F52FE5">
        <w:trPr>
          <w:trHeight w:val="445"/>
        </w:trPr>
        <w:tc>
          <w:tcPr>
            <w:tcW w:w="1391" w:type="pct"/>
            <w:vAlign w:val="center"/>
          </w:tcPr>
          <w:p w14:paraId="5F716C44"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6</w:t>
            </w:r>
          </w:p>
        </w:tc>
        <w:tc>
          <w:tcPr>
            <w:tcW w:w="1639" w:type="pct"/>
            <w:vAlign w:val="center"/>
          </w:tcPr>
          <w:p w14:paraId="5F716C45"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28-&lt;39</w:t>
            </w:r>
          </w:p>
        </w:tc>
        <w:tc>
          <w:tcPr>
            <w:tcW w:w="1969" w:type="pct"/>
            <w:vAlign w:val="center"/>
          </w:tcPr>
          <w:p w14:paraId="5F716C46"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5</w:t>
            </w:r>
          </w:p>
        </w:tc>
      </w:tr>
      <w:tr w:rsidR="00A571EC" w:rsidRPr="00AE0DB5" w14:paraId="5F716C4B" w14:textId="77777777" w:rsidTr="00F52FE5">
        <w:trPr>
          <w:trHeight w:val="445"/>
        </w:trPr>
        <w:tc>
          <w:tcPr>
            <w:tcW w:w="1391" w:type="pct"/>
            <w:vAlign w:val="center"/>
          </w:tcPr>
          <w:p w14:paraId="5F716C48"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7</w:t>
            </w:r>
          </w:p>
        </w:tc>
        <w:tc>
          <w:tcPr>
            <w:tcW w:w="1639" w:type="pct"/>
            <w:vAlign w:val="center"/>
          </w:tcPr>
          <w:p w14:paraId="5F716C49"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39-&lt;49</w:t>
            </w:r>
          </w:p>
        </w:tc>
        <w:tc>
          <w:tcPr>
            <w:tcW w:w="1969" w:type="pct"/>
            <w:vAlign w:val="center"/>
          </w:tcPr>
          <w:p w14:paraId="5F716C4A"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5</w:t>
            </w:r>
          </w:p>
        </w:tc>
      </w:tr>
      <w:tr w:rsidR="00A571EC" w:rsidRPr="00AE0DB5" w14:paraId="5F716C4F" w14:textId="77777777" w:rsidTr="00F52FE5">
        <w:trPr>
          <w:trHeight w:val="445"/>
        </w:trPr>
        <w:tc>
          <w:tcPr>
            <w:tcW w:w="1391" w:type="pct"/>
            <w:vAlign w:val="center"/>
          </w:tcPr>
          <w:p w14:paraId="5F716C4C"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8</w:t>
            </w:r>
          </w:p>
        </w:tc>
        <w:tc>
          <w:tcPr>
            <w:tcW w:w="1639" w:type="pct"/>
            <w:vAlign w:val="center"/>
          </w:tcPr>
          <w:p w14:paraId="5F716C4D"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49-&lt;61</w:t>
            </w:r>
          </w:p>
        </w:tc>
        <w:tc>
          <w:tcPr>
            <w:tcW w:w="1969" w:type="pct"/>
            <w:vAlign w:val="center"/>
          </w:tcPr>
          <w:p w14:paraId="5F716C4E"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7</w:t>
            </w:r>
          </w:p>
        </w:tc>
      </w:tr>
      <w:tr w:rsidR="00A571EC" w:rsidRPr="00AE0DB5" w14:paraId="5F716C53" w14:textId="77777777" w:rsidTr="00F52FE5">
        <w:trPr>
          <w:trHeight w:val="285"/>
        </w:trPr>
        <w:tc>
          <w:tcPr>
            <w:tcW w:w="1391" w:type="pct"/>
            <w:vAlign w:val="center"/>
          </w:tcPr>
          <w:p w14:paraId="5F716C50"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9</w:t>
            </w:r>
          </w:p>
        </w:tc>
        <w:tc>
          <w:tcPr>
            <w:tcW w:w="1639" w:type="pct"/>
            <w:vAlign w:val="center"/>
          </w:tcPr>
          <w:p w14:paraId="5F716C51"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61-&lt;76</w:t>
            </w:r>
          </w:p>
        </w:tc>
        <w:tc>
          <w:tcPr>
            <w:tcW w:w="1969" w:type="pct"/>
            <w:vAlign w:val="center"/>
          </w:tcPr>
          <w:p w14:paraId="5F716C52" w14:textId="77777777" w:rsidR="00A22ECF" w:rsidRPr="00AE0DB5" w:rsidRDefault="00A22ECF" w:rsidP="000A3D28">
            <w:pPr>
              <w:kinsoku w:val="0"/>
              <w:overflowPunct w:val="0"/>
              <w:autoSpaceDE w:val="0"/>
              <w:autoSpaceDN w:val="0"/>
              <w:adjustRightInd w:val="0"/>
              <w:snapToGrid w:val="0"/>
              <w:spacing w:line="24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7</w:t>
            </w:r>
          </w:p>
        </w:tc>
      </w:tr>
    </w:tbl>
    <w:p w14:paraId="5F716C54" w14:textId="77777777" w:rsidR="00A22ECF" w:rsidRPr="00903853" w:rsidRDefault="00A22ECF" w:rsidP="000A3D28">
      <w:pPr>
        <w:kinsoku w:val="0"/>
        <w:overflowPunct w:val="0"/>
        <w:autoSpaceDE w:val="0"/>
        <w:autoSpaceDN w:val="0"/>
      </w:pPr>
      <w:r w:rsidRPr="00903853">
        <w:rPr>
          <w:rFonts w:hint="eastAsia"/>
        </w:rPr>
        <w:t>注：首先使用机身长度，其次使用机身宽度，机身宽度超出时，类别提高一挡。</w:t>
      </w:r>
    </w:p>
    <w:p w14:paraId="5F716C55" w14:textId="77777777" w:rsidR="00A22ECF" w:rsidRPr="00CA4120" w:rsidRDefault="00A22ECF" w:rsidP="005959F9">
      <w:pPr>
        <w:pStyle w:val="aff0"/>
        <w:numPr>
          <w:ilvl w:val="0"/>
          <w:numId w:val="248"/>
        </w:numPr>
        <w:ind w:firstLineChars="0" w:hanging="851"/>
        <w:outlineLvl w:val="1"/>
        <w:rPr>
          <w:b/>
        </w:rPr>
      </w:pPr>
      <w:bookmarkStart w:id="546" w:name="_Toc503360721"/>
      <w:r w:rsidRPr="00CA4120">
        <w:rPr>
          <w:rFonts w:hint="eastAsia"/>
          <w:b/>
        </w:rPr>
        <w:t>飞行跟踪程序</w:t>
      </w:r>
      <w:bookmarkEnd w:id="546"/>
    </w:p>
    <w:p w14:paraId="5F716C56" w14:textId="77777777" w:rsidR="00A22ECF" w:rsidRPr="00AE0DB5" w:rsidRDefault="00A22ECF" w:rsidP="005959F9">
      <w:pPr>
        <w:pStyle w:val="3"/>
        <w:keepNext w:val="0"/>
        <w:numPr>
          <w:ilvl w:val="0"/>
          <w:numId w:val="185"/>
        </w:numPr>
        <w:kinsoku w:val="0"/>
        <w:overflowPunct w:val="0"/>
        <w:autoSpaceDE w:val="0"/>
        <w:autoSpaceDN w:val="0"/>
        <w:ind w:left="851" w:hanging="851"/>
      </w:pPr>
      <w:bookmarkStart w:id="547" w:name="_Toc503360722"/>
      <w:r w:rsidRPr="00AE0DB5">
        <w:rPr>
          <w:rFonts w:hint="eastAsia"/>
        </w:rPr>
        <w:t>飞行跟踪的目的</w:t>
      </w:r>
      <w:bookmarkEnd w:id="547"/>
    </w:p>
    <w:p w14:paraId="5F716C57" w14:textId="77777777" w:rsidR="00A22ECF" w:rsidRPr="00AE0DB5" w:rsidRDefault="00A22ECF" w:rsidP="00B07A58">
      <w:pPr>
        <w:kinsoku w:val="0"/>
        <w:overflowPunct w:val="0"/>
        <w:autoSpaceDE w:val="0"/>
        <w:autoSpaceDN w:val="0"/>
        <w:ind w:left="851"/>
        <w:rPr>
          <w:rFonts w:ascii="宋体" w:hAnsi="宋体"/>
          <w:color w:val="000000" w:themeColor="text1"/>
          <w:szCs w:val="21"/>
        </w:rPr>
      </w:pPr>
      <w:r w:rsidRPr="00AE0DB5">
        <w:rPr>
          <w:rFonts w:hint="eastAsia"/>
        </w:rPr>
        <w:t>通过对每次飞行进程的跟踪，从始发机场起飞到目的地机场</w:t>
      </w:r>
      <w:r w:rsidRPr="00AE0DB5">
        <w:rPr>
          <w:rFonts w:ascii="宋体" w:hAnsi="宋体" w:hint="eastAsia"/>
          <w:color w:val="000000" w:themeColor="text1"/>
          <w:szCs w:val="21"/>
        </w:rPr>
        <w:t>降落（空中飞行阶段除外），包括由于故障、天气、机场运行等不正常原因造成中途停留、改航备降，在这些机场所遇到的等待、维修等情况进行适当的监控；并保证机长能够得到安全飞行必需的所有资料，以确保航班运行计划的顺利实施。</w:t>
      </w:r>
    </w:p>
    <w:p w14:paraId="5F716C58" w14:textId="77777777" w:rsidR="00A22ECF" w:rsidRPr="00AE0DB5" w:rsidRDefault="00A22ECF" w:rsidP="005959F9">
      <w:pPr>
        <w:pStyle w:val="3"/>
        <w:keepNext w:val="0"/>
        <w:numPr>
          <w:ilvl w:val="0"/>
          <w:numId w:val="185"/>
        </w:numPr>
        <w:kinsoku w:val="0"/>
        <w:overflowPunct w:val="0"/>
        <w:autoSpaceDE w:val="0"/>
        <w:autoSpaceDN w:val="0"/>
        <w:ind w:left="851" w:hanging="851"/>
      </w:pPr>
      <w:bookmarkStart w:id="548" w:name="_Toc503360723"/>
      <w:r w:rsidRPr="00AE0DB5">
        <w:rPr>
          <w:rFonts w:hint="eastAsia"/>
        </w:rPr>
        <w:t>飞行跟踪的依据</w:t>
      </w:r>
      <w:bookmarkEnd w:id="548"/>
    </w:p>
    <w:p w14:paraId="5F716C59" w14:textId="77777777" w:rsidR="00A22ECF" w:rsidRPr="00AE0DB5" w:rsidRDefault="00A22ECF" w:rsidP="00B07A58">
      <w:pPr>
        <w:kinsoku w:val="0"/>
        <w:overflowPunct w:val="0"/>
        <w:autoSpaceDE w:val="0"/>
        <w:autoSpaceDN w:val="0"/>
        <w:ind w:left="851"/>
      </w:pPr>
      <w:r w:rsidRPr="00AE0DB5">
        <w:rPr>
          <w:rFonts w:hint="eastAsia"/>
        </w:rPr>
        <w:lastRenderedPageBreak/>
        <w:t>按照</w:t>
      </w:r>
      <w:r w:rsidRPr="00AE0DB5">
        <w:rPr>
          <w:rFonts w:hint="eastAsia"/>
        </w:rPr>
        <w:t>CCAR-121.125</w:t>
      </w:r>
      <w:r w:rsidRPr="00AE0DB5">
        <w:rPr>
          <w:rFonts w:hint="eastAsia"/>
        </w:rPr>
        <w:t>条的要求，公司使用</w:t>
      </w:r>
      <w:r w:rsidR="00D90094" w:rsidRPr="00903853">
        <w:t>FOC</w:t>
      </w:r>
      <w:r w:rsidRPr="00AE0DB5">
        <w:rPr>
          <w:rFonts w:hint="eastAsia"/>
        </w:rPr>
        <w:t>系统、电话、无线电</w:t>
      </w:r>
      <w:r w:rsidR="00FB2ED3" w:rsidRPr="00AE0DB5">
        <w:rPr>
          <w:rFonts w:hint="eastAsia"/>
        </w:rPr>
        <w:t>、</w:t>
      </w:r>
      <w:r w:rsidR="00390989" w:rsidRPr="00DE76D5">
        <w:t>ACARS</w:t>
      </w:r>
      <w:r w:rsidRPr="00AE0DB5">
        <w:rPr>
          <w:rFonts w:hint="eastAsia"/>
        </w:rPr>
        <w:t>、电报对航班进行适当的监控。</w:t>
      </w:r>
    </w:p>
    <w:p w14:paraId="5F716C5A" w14:textId="77777777" w:rsidR="00A22ECF" w:rsidRPr="00B74B39" w:rsidRDefault="00A22ECF" w:rsidP="005959F9">
      <w:pPr>
        <w:pStyle w:val="3"/>
        <w:keepNext w:val="0"/>
        <w:numPr>
          <w:ilvl w:val="0"/>
          <w:numId w:val="185"/>
        </w:numPr>
        <w:kinsoku w:val="0"/>
        <w:overflowPunct w:val="0"/>
        <w:autoSpaceDE w:val="0"/>
        <w:autoSpaceDN w:val="0"/>
        <w:ind w:left="851" w:hanging="851"/>
      </w:pPr>
      <w:bookmarkStart w:id="549" w:name="_Toc503360724"/>
      <w:r w:rsidRPr="00B74B39">
        <w:rPr>
          <w:rFonts w:hint="eastAsia"/>
        </w:rPr>
        <w:t>飞行跟踪的程序</w:t>
      </w:r>
      <w:bookmarkEnd w:id="549"/>
    </w:p>
    <w:p w14:paraId="5F716C5B" w14:textId="77777777" w:rsidR="00A22ECF" w:rsidRPr="00B74B39" w:rsidRDefault="00A22ECF" w:rsidP="005959F9">
      <w:pPr>
        <w:pStyle w:val="3"/>
        <w:keepNext w:val="0"/>
        <w:numPr>
          <w:ilvl w:val="1"/>
          <w:numId w:val="38"/>
        </w:numPr>
        <w:kinsoku w:val="0"/>
        <w:overflowPunct w:val="0"/>
        <w:autoSpaceDE w:val="0"/>
        <w:autoSpaceDN w:val="0"/>
        <w:ind w:left="851" w:hanging="851"/>
      </w:pPr>
      <w:bookmarkStart w:id="550" w:name="_Toc503360725"/>
      <w:r w:rsidRPr="00B74B39">
        <w:t>飞机从本站起飞、落地后，放行跟踪席位负责向相关机场代理部门拍发</w:t>
      </w:r>
      <w:r w:rsidRPr="00B74B39">
        <w:t>SITA</w:t>
      </w:r>
      <w:r w:rsidRPr="00B74B39">
        <w:t>格式起飞、落地电报；飞机从外站起飞、落地后，放行跟踪席位负责查收</w:t>
      </w:r>
      <w:r w:rsidR="00390989" w:rsidRPr="00B74B39">
        <w:t>ACARS</w:t>
      </w:r>
      <w:r w:rsidR="00390989" w:rsidRPr="00B74B39">
        <w:rPr>
          <w:rFonts w:hint="eastAsia"/>
        </w:rPr>
        <w:t>报文</w:t>
      </w:r>
      <w:r w:rsidR="00F41060" w:rsidRPr="00B74B39">
        <w:rPr>
          <w:rFonts w:hint="eastAsia"/>
        </w:rPr>
        <w:t>或</w:t>
      </w:r>
      <w:r w:rsidRPr="00B74B39">
        <w:rPr>
          <w:rFonts w:hint="eastAsia"/>
        </w:rPr>
        <w:t>相关机场代理部门拍发的</w:t>
      </w:r>
      <w:r w:rsidRPr="00B74B39">
        <w:t>SITA</w:t>
      </w:r>
      <w:r w:rsidRPr="00B74B39">
        <w:t>格式起飞、落地电报；当飞机未按预计的</w:t>
      </w:r>
      <w:r w:rsidR="00390989" w:rsidRPr="00B74B39">
        <w:rPr>
          <w:rFonts w:hint="eastAsia"/>
        </w:rPr>
        <w:t>时刻</w:t>
      </w:r>
      <w:r w:rsidRPr="00B74B39">
        <w:rPr>
          <w:rFonts w:hint="eastAsia"/>
        </w:rPr>
        <w:t>起飞时值班签派员应及时询问，了解不正常情况；</w:t>
      </w:r>
      <w:r w:rsidR="00390989" w:rsidRPr="00B74B39">
        <w:rPr>
          <w:rFonts w:hint="eastAsia"/>
        </w:rPr>
        <w:t>当飞机未按预计落地时间着陆超过</w:t>
      </w:r>
      <w:r w:rsidR="00390989" w:rsidRPr="00B74B39">
        <w:t>15</w:t>
      </w:r>
      <w:r w:rsidR="00390989" w:rsidRPr="00B74B39">
        <w:t>分钟，签派员应及时联系机组或</w:t>
      </w:r>
      <w:r w:rsidR="00390989" w:rsidRPr="00B74B39">
        <w:rPr>
          <w:rFonts w:hint="eastAsia"/>
        </w:rPr>
        <w:t>代理了解情况，必要时可联系管制部门获取飞机信息。</w:t>
      </w:r>
      <w:bookmarkEnd w:id="550"/>
    </w:p>
    <w:p w14:paraId="5F716C5C" w14:textId="77777777" w:rsidR="00390989" w:rsidRPr="00B74B39" w:rsidRDefault="00A22ECF" w:rsidP="005959F9">
      <w:pPr>
        <w:pStyle w:val="3"/>
        <w:keepNext w:val="0"/>
        <w:numPr>
          <w:ilvl w:val="1"/>
          <w:numId w:val="38"/>
        </w:numPr>
        <w:kinsoku w:val="0"/>
        <w:overflowPunct w:val="0"/>
        <w:autoSpaceDE w:val="0"/>
        <w:autoSpaceDN w:val="0"/>
        <w:ind w:left="851" w:hanging="851"/>
      </w:pPr>
      <w:bookmarkStart w:id="551" w:name="_Toc503360726"/>
      <w:r w:rsidRPr="00B74B39">
        <w:rPr>
          <w:rFonts w:hint="eastAsia"/>
        </w:rPr>
        <w:t>飞机出现中途停留、改航备降时，放行跟踪席位通过公司通讯手段及时掌握飞机的不正常情况，向公司值班领导汇报并通报运行计划控制席位进行相应处理；</w:t>
      </w:r>
      <w:bookmarkEnd w:id="551"/>
    </w:p>
    <w:p w14:paraId="5F716C5D" w14:textId="77777777" w:rsidR="00390989" w:rsidRPr="00B74B39" w:rsidRDefault="00A22ECF" w:rsidP="005959F9">
      <w:pPr>
        <w:pStyle w:val="3"/>
        <w:keepNext w:val="0"/>
        <w:numPr>
          <w:ilvl w:val="1"/>
          <w:numId w:val="38"/>
        </w:numPr>
        <w:kinsoku w:val="0"/>
        <w:overflowPunct w:val="0"/>
        <w:autoSpaceDE w:val="0"/>
        <w:autoSpaceDN w:val="0"/>
        <w:ind w:left="851" w:hanging="851"/>
      </w:pPr>
      <w:bookmarkStart w:id="552" w:name="_Toc503360727"/>
      <w:r w:rsidRPr="00B74B39">
        <w:rPr>
          <w:rFonts w:hint="eastAsia"/>
        </w:rPr>
        <w:t>在飞行过程中出现不正常或发生紧急情况时，飞行机组除按规定向空中管制部门报告外，应主动使用公司地空通信手段向公司签派中心报告。收到飞机报告的飞行签派员应全力协助机组处置，飞行签派员必须将收到的飞行机组报告及时通报值班领导和相关部门；</w:t>
      </w:r>
      <w:bookmarkEnd w:id="552"/>
    </w:p>
    <w:p w14:paraId="5F716C5E" w14:textId="77777777" w:rsidR="00390989" w:rsidRPr="00AE0DB5" w:rsidRDefault="00A22ECF" w:rsidP="005959F9">
      <w:pPr>
        <w:pStyle w:val="3"/>
        <w:keepNext w:val="0"/>
        <w:numPr>
          <w:ilvl w:val="1"/>
          <w:numId w:val="38"/>
        </w:numPr>
        <w:kinsoku w:val="0"/>
        <w:overflowPunct w:val="0"/>
        <w:autoSpaceDE w:val="0"/>
        <w:autoSpaceDN w:val="0"/>
        <w:ind w:left="851" w:hanging="851"/>
      </w:pPr>
      <w:bookmarkStart w:id="553" w:name="_Toc503360728"/>
      <w:r w:rsidRPr="00B74B39">
        <w:rPr>
          <w:rFonts w:hint="eastAsia"/>
        </w:rPr>
        <w:t>公司使用现有高频及甚高频</w:t>
      </w:r>
      <w:r w:rsidR="0059140B" w:rsidRPr="00B74B39">
        <w:rPr>
          <w:rFonts w:hint="eastAsia"/>
        </w:rPr>
        <w:t>、</w:t>
      </w:r>
      <w:r w:rsidR="00390989" w:rsidRPr="00B74B39">
        <w:t>ACARS</w:t>
      </w:r>
      <w:r w:rsidRPr="00B74B39">
        <w:rPr>
          <w:rFonts w:hint="eastAsia"/>
        </w:rPr>
        <w:t>进行通信，在频率覆</w:t>
      </w:r>
      <w:r w:rsidRPr="00B74B39">
        <w:rPr>
          <w:rFonts w:hint="eastAsia"/>
        </w:rPr>
        <w:lastRenderedPageBreak/>
        <w:t>盖范围内作为飞行跟踪的辅助手段。</w:t>
      </w:r>
      <w:bookmarkEnd w:id="553"/>
    </w:p>
    <w:p w14:paraId="5F716C5F" w14:textId="77777777" w:rsidR="00390989" w:rsidRPr="00AE0DB5" w:rsidRDefault="0073057E" w:rsidP="005959F9">
      <w:pPr>
        <w:pStyle w:val="3"/>
        <w:keepNext w:val="0"/>
        <w:numPr>
          <w:ilvl w:val="0"/>
          <w:numId w:val="185"/>
        </w:numPr>
        <w:kinsoku w:val="0"/>
        <w:overflowPunct w:val="0"/>
        <w:autoSpaceDE w:val="0"/>
        <w:autoSpaceDN w:val="0"/>
        <w:ind w:left="851" w:hanging="851"/>
      </w:pPr>
      <w:bookmarkStart w:id="554" w:name="_Toc503360729"/>
      <w:r w:rsidRPr="00AE0DB5">
        <w:rPr>
          <w:rFonts w:hint="eastAsia"/>
        </w:rPr>
        <w:t>飞行中的燃油检查和监控</w:t>
      </w:r>
      <w:bookmarkEnd w:id="554"/>
    </w:p>
    <w:p w14:paraId="5F716C60" w14:textId="77777777" w:rsidR="00390989" w:rsidRPr="00AE0DB5" w:rsidRDefault="0073057E" w:rsidP="00B07A58">
      <w:pPr>
        <w:kinsoku w:val="0"/>
        <w:overflowPunct w:val="0"/>
        <w:autoSpaceDE w:val="0"/>
        <w:autoSpaceDN w:val="0"/>
        <w:ind w:left="851"/>
        <w:rPr>
          <w:color w:val="000000" w:themeColor="text1"/>
          <w:szCs w:val="21"/>
        </w:rPr>
      </w:pPr>
      <w:r w:rsidRPr="00AE0DB5">
        <w:rPr>
          <w:rFonts w:hint="eastAsia"/>
        </w:rPr>
        <w:t>每次飞行，飞行签派人员应对飞机的燃油消耗情况和预计的飞机到达着陆机场时的剩余燃油进行监控并及时做出相应的决策。飞行中的燃油管理包括：如果飞行中燃油检查的结果</w:t>
      </w:r>
      <w:r w:rsidRPr="00AE0DB5">
        <w:rPr>
          <w:rFonts w:hint="eastAsia"/>
          <w:color w:val="000000" w:themeColor="text1"/>
          <w:szCs w:val="21"/>
        </w:rPr>
        <w:t>表明，到达目的地机场的预计剩余燃油仅能满足备降燃油加上能以等待空速在高于备降机场标高</w:t>
      </w:r>
      <w:r w:rsidRPr="00AE0DB5">
        <w:rPr>
          <w:rFonts w:hint="eastAsia"/>
          <w:color w:val="000000" w:themeColor="text1"/>
          <w:szCs w:val="21"/>
        </w:rPr>
        <w:t>450</w:t>
      </w:r>
      <w:r w:rsidRPr="00AE0DB5">
        <w:rPr>
          <w:rFonts w:hint="eastAsia"/>
          <w:color w:val="000000" w:themeColor="text1"/>
          <w:szCs w:val="21"/>
        </w:rPr>
        <w:t>米（</w:t>
      </w:r>
      <w:r w:rsidRPr="00AE0DB5">
        <w:rPr>
          <w:rFonts w:hint="eastAsia"/>
          <w:color w:val="000000" w:themeColor="text1"/>
          <w:szCs w:val="21"/>
        </w:rPr>
        <w:t>1500</w:t>
      </w:r>
      <w:r w:rsidRPr="00AE0DB5">
        <w:rPr>
          <w:rFonts w:hint="eastAsia"/>
          <w:color w:val="000000" w:themeColor="text1"/>
          <w:szCs w:val="21"/>
        </w:rPr>
        <w:t>英尺）的高度上飞行</w:t>
      </w:r>
      <w:r w:rsidRPr="00AE0DB5">
        <w:rPr>
          <w:rFonts w:hint="eastAsia"/>
          <w:color w:val="000000" w:themeColor="text1"/>
          <w:szCs w:val="21"/>
        </w:rPr>
        <w:t>30</w:t>
      </w:r>
      <w:r w:rsidRPr="00AE0DB5">
        <w:rPr>
          <w:rFonts w:hint="eastAsia"/>
          <w:color w:val="000000" w:themeColor="text1"/>
          <w:szCs w:val="21"/>
        </w:rPr>
        <w:t>分钟所需的燃油量时，机长在决定继续飞往目的地机场还是改航时，必须考虑目的地机场、改航至备降机场的航路以及备降机场的主要空中交通情况和天气趋势、导航设备开放情况等运行条件，以确保飞机能够安全的在合适机场着陆。</w:t>
      </w:r>
    </w:p>
    <w:p w14:paraId="5F716C61" w14:textId="77777777" w:rsidR="0073057E" w:rsidRPr="00AE0DB5" w:rsidRDefault="0073057E" w:rsidP="005959F9">
      <w:pPr>
        <w:pStyle w:val="3"/>
        <w:keepNext w:val="0"/>
        <w:numPr>
          <w:ilvl w:val="0"/>
          <w:numId w:val="186"/>
        </w:numPr>
        <w:kinsoku w:val="0"/>
        <w:overflowPunct w:val="0"/>
        <w:autoSpaceDE w:val="0"/>
        <w:autoSpaceDN w:val="0"/>
      </w:pPr>
      <w:bookmarkStart w:id="555" w:name="_Toc503360730"/>
      <w:r w:rsidRPr="00AE0DB5">
        <w:rPr>
          <w:rFonts w:hint="eastAsia"/>
        </w:rPr>
        <w:t>最低油量的宣布</w:t>
      </w:r>
      <w:bookmarkEnd w:id="555"/>
    </w:p>
    <w:p w14:paraId="5F716C62" w14:textId="77777777" w:rsidR="00791276" w:rsidRPr="00AE0DB5" w:rsidRDefault="0073057E" w:rsidP="00B07A58">
      <w:pPr>
        <w:kinsoku w:val="0"/>
        <w:overflowPunct w:val="0"/>
        <w:autoSpaceDE w:val="0"/>
        <w:autoSpaceDN w:val="0"/>
        <w:ind w:left="851"/>
      </w:pPr>
      <w:r w:rsidRPr="00B07A58">
        <w:rPr>
          <w:rFonts w:hint="eastAsia"/>
          <w:color w:val="000000" w:themeColor="text1"/>
          <w:szCs w:val="21"/>
        </w:rPr>
        <w:t>机长</w:t>
      </w:r>
      <w:r w:rsidRPr="00AE0DB5">
        <w:rPr>
          <w:rFonts w:hint="eastAsia"/>
        </w:rPr>
        <w:t>在考虑规定的燃油指示系统的误差后，计算当时飞机的剩余油量只能使飞机按预选航线飞抵着陆机场后，以等待空速在高于机场标高</w:t>
      </w:r>
      <w:smartTag w:uri="urn:schemas-microsoft-com:office:smarttags" w:element="chmetcnv">
        <w:smartTagPr>
          <w:attr w:name="TCSC" w:val="0"/>
          <w:attr w:name="NumberType" w:val="1"/>
          <w:attr w:name="Negative" w:val="False"/>
          <w:attr w:name="HasSpace" w:val="False"/>
          <w:attr w:name="SourceValue" w:val="450"/>
          <w:attr w:name="UnitName" w:val="米"/>
        </w:smartTagPr>
        <w:r w:rsidRPr="00AE0DB5">
          <w:t>450</w:t>
        </w:r>
        <w:r w:rsidRPr="00AE0DB5">
          <w:rPr>
            <w:rFonts w:hint="eastAsia"/>
          </w:rPr>
          <w:t>米</w:t>
        </w:r>
      </w:smartTag>
      <w:r w:rsidRPr="00AE0DB5">
        <w:t>(1500</w:t>
      </w:r>
      <w:r w:rsidRPr="00AE0DB5">
        <w:rPr>
          <w:rFonts w:hint="eastAsia"/>
        </w:rPr>
        <w:t>英尺</w:t>
      </w:r>
      <w:r w:rsidRPr="00AE0DB5">
        <w:t>)</w:t>
      </w:r>
      <w:r w:rsidRPr="00AE0DB5">
        <w:rPr>
          <w:rFonts w:hint="eastAsia"/>
        </w:rPr>
        <w:t>的高度上飞行</w:t>
      </w:r>
      <w:r w:rsidRPr="00AE0DB5">
        <w:t>30</w:t>
      </w:r>
      <w:r w:rsidRPr="00AE0DB5">
        <w:rPr>
          <w:rFonts w:hint="eastAsia"/>
        </w:rPr>
        <w:t>分钟，此时为最低燃油状况；当飞机上的可用燃油达到最低油量时，机长应该向空管部门宣布</w:t>
      </w:r>
      <w:r w:rsidRPr="00AE0DB5">
        <w:t>“</w:t>
      </w:r>
      <w:r w:rsidRPr="00AE0DB5">
        <w:rPr>
          <w:rFonts w:hint="eastAsia"/>
        </w:rPr>
        <w:t>最低油量</w:t>
      </w:r>
      <w:r w:rsidRPr="00AE0DB5">
        <w:t>”</w:t>
      </w:r>
      <w:r w:rsidRPr="00AE0DB5">
        <w:rPr>
          <w:rFonts w:hint="eastAsia"/>
        </w:rPr>
        <w:t>（</w:t>
      </w:r>
      <w:r w:rsidRPr="00AE0DB5">
        <w:rPr>
          <w:rFonts w:hint="eastAsia"/>
        </w:rPr>
        <w:t xml:space="preserve"> MINIMUM FUEL</w:t>
      </w:r>
      <w:r w:rsidRPr="00AE0DB5">
        <w:rPr>
          <w:rFonts w:hint="eastAsia"/>
        </w:rPr>
        <w:t>），最低油量的宣布并不是紧急情况，但</w:t>
      </w:r>
      <w:r w:rsidRPr="00AE0DB5">
        <w:rPr>
          <w:rFonts w:hint="eastAsia"/>
        </w:rPr>
        <w:lastRenderedPageBreak/>
        <w:t>表明该航班不能够接受任何延迟，如果遇到了任何延迟，就可能发生因燃油引起的紧急情况。最低燃油的宣布并不表示需要一定给予优先权，其目的是向空管部门发出可能出现紧急情况的预警。</w:t>
      </w:r>
      <w:r w:rsidR="009A7845" w:rsidRPr="00AE0DB5">
        <w:rPr>
          <w:rFonts w:hint="eastAsia"/>
        </w:rPr>
        <w:t>具体机型最低油量数值见运行手册</w:t>
      </w:r>
      <w:r w:rsidR="009A7845" w:rsidRPr="00AE0DB5">
        <w:rPr>
          <w:rFonts w:hint="eastAsia"/>
        </w:rPr>
        <w:t>5.4.4.4</w:t>
      </w:r>
      <w:r w:rsidR="009A7845" w:rsidRPr="00AE0DB5">
        <w:rPr>
          <w:rFonts w:hint="eastAsia"/>
        </w:rPr>
        <w:t>。</w:t>
      </w:r>
    </w:p>
    <w:p w14:paraId="5F716C63" w14:textId="77777777" w:rsidR="0073057E" w:rsidRPr="00AE0DB5" w:rsidRDefault="0073057E" w:rsidP="005959F9">
      <w:pPr>
        <w:pStyle w:val="3"/>
        <w:keepNext w:val="0"/>
        <w:numPr>
          <w:ilvl w:val="0"/>
          <w:numId w:val="186"/>
        </w:numPr>
        <w:kinsoku w:val="0"/>
        <w:overflowPunct w:val="0"/>
        <w:autoSpaceDE w:val="0"/>
        <w:autoSpaceDN w:val="0"/>
      </w:pPr>
      <w:bookmarkStart w:id="556" w:name="_Toc503360731"/>
      <w:r w:rsidRPr="00AE0DB5">
        <w:rPr>
          <w:rFonts w:hint="eastAsia"/>
        </w:rPr>
        <w:t>燃油紧急状况的宣布</w:t>
      </w:r>
      <w:bookmarkEnd w:id="556"/>
    </w:p>
    <w:p w14:paraId="5F716C64" w14:textId="77777777" w:rsidR="0073057E" w:rsidRPr="00AE0DB5" w:rsidRDefault="0073057E" w:rsidP="00B07A58">
      <w:pPr>
        <w:kinsoku w:val="0"/>
        <w:overflowPunct w:val="0"/>
        <w:autoSpaceDE w:val="0"/>
        <w:autoSpaceDN w:val="0"/>
        <w:ind w:left="851"/>
      </w:pPr>
      <w:r w:rsidRPr="00AE0DB5">
        <w:rPr>
          <w:rFonts w:hint="eastAsia"/>
        </w:rPr>
        <w:t>根据国际通行惯例燃油紧急状况（</w:t>
      </w:r>
      <w:r w:rsidRPr="00AE0DB5">
        <w:rPr>
          <w:rFonts w:hint="eastAsia"/>
        </w:rPr>
        <w:t>EMERGENCY FUEL</w:t>
      </w:r>
      <w:r w:rsidRPr="00AE0DB5">
        <w:t>）</w:t>
      </w:r>
      <w:r w:rsidRPr="00AE0DB5">
        <w:rPr>
          <w:rFonts w:hint="eastAsia"/>
        </w:rPr>
        <w:t>是指：：“在某一点，机长判明由于低油量，需要直飞目的地机场并立即完成着陆”。宣布燃油紧急情况是一种紧急情况，是明确地表明航空器需要空管部门优先处置。最低油量与燃油紧急状况最大区别在于是否需要获得空中交通管制的优先权。这种优先权是基于计划航路与标准进近程序，当由于流量控制等一些原因，空管部门不使用计划航路或标准进近程序，而机长要求使用计划航路和标准程序的情况不属于优先的范畴。通常机组首先宣布“最低油量”，当宣布最低油量后发生</w:t>
      </w:r>
      <w:r w:rsidR="002A4DE4" w:rsidRPr="00AE0DB5">
        <w:rPr>
          <w:rFonts w:hint="eastAsia"/>
        </w:rPr>
        <w:t>了进一步的延误，则机长应宣布“燃油紧急</w:t>
      </w:r>
      <w:r w:rsidRPr="00AE0DB5">
        <w:rPr>
          <w:rFonts w:hint="eastAsia"/>
        </w:rPr>
        <w:t>状况”。机长在运行中应充分考虑目的地机场的天气变化以及在航路上任何可能的延误，这些运行环境因素有可能导致在飞抵预计着陆的机场进近时机上燃油没有达到最低油量，但此时一旦中止进近实施备降，则可能错</w:t>
      </w:r>
      <w:r w:rsidRPr="00AE0DB5">
        <w:rPr>
          <w:rFonts w:hint="eastAsia"/>
        </w:rPr>
        <w:lastRenderedPageBreak/>
        <w:t>过宣布最低油量的时机，直接进入由于燃油引起的紧急情况。</w:t>
      </w:r>
    </w:p>
    <w:p w14:paraId="5F716C65" w14:textId="77777777" w:rsidR="0073057E" w:rsidRPr="00AE0DB5" w:rsidRDefault="0073057E" w:rsidP="00B07A58">
      <w:pPr>
        <w:kinsoku w:val="0"/>
        <w:overflowPunct w:val="0"/>
        <w:autoSpaceDE w:val="0"/>
        <w:autoSpaceDN w:val="0"/>
        <w:ind w:left="851"/>
      </w:pPr>
      <w:r w:rsidRPr="00AE0DB5">
        <w:rPr>
          <w:rFonts w:hint="eastAsia"/>
        </w:rPr>
        <w:t>出现燃油紧急状况的条件是当按预定航线飞行时，在预定着陆机场处的剩余油量只能维持到燃料全部耗尽前</w:t>
      </w:r>
      <w:r w:rsidR="00570E5C" w:rsidRPr="00B45F1F">
        <w:rPr>
          <w:rFonts w:hint="eastAsia"/>
        </w:rPr>
        <w:t>不足</w:t>
      </w:r>
      <w:r w:rsidR="00570E5C" w:rsidRPr="00B45F1F">
        <w:t>20</w:t>
      </w:r>
      <w:r w:rsidR="00570E5C" w:rsidRPr="00B45F1F">
        <w:rPr>
          <w:rFonts w:hint="eastAsia"/>
        </w:rPr>
        <w:t>分钟</w:t>
      </w:r>
      <w:r w:rsidRPr="00AE0DB5">
        <w:rPr>
          <w:rFonts w:hint="eastAsia"/>
        </w:rPr>
        <w:t>的飞行时间。</w:t>
      </w:r>
    </w:p>
    <w:p w14:paraId="5F716C66" w14:textId="77777777" w:rsidR="0073057E" w:rsidRPr="00AE0DB5" w:rsidRDefault="0073057E" w:rsidP="005959F9">
      <w:pPr>
        <w:pStyle w:val="3"/>
        <w:keepNext w:val="0"/>
        <w:numPr>
          <w:ilvl w:val="0"/>
          <w:numId w:val="186"/>
        </w:numPr>
        <w:kinsoku w:val="0"/>
        <w:overflowPunct w:val="0"/>
        <w:autoSpaceDE w:val="0"/>
        <w:autoSpaceDN w:val="0"/>
      </w:pPr>
      <w:bookmarkStart w:id="557" w:name="_Toc503360732"/>
      <w:r w:rsidRPr="00AE0DB5">
        <w:rPr>
          <w:rFonts w:hint="eastAsia"/>
        </w:rPr>
        <w:t>最低油量和燃油紧急状况的宣布处置程序</w:t>
      </w:r>
      <w:bookmarkEnd w:id="557"/>
    </w:p>
    <w:p w14:paraId="5F716C67" w14:textId="77777777" w:rsidR="0073057E" w:rsidRPr="00AE0DB5" w:rsidRDefault="0073057E" w:rsidP="005959F9">
      <w:pPr>
        <w:pStyle w:val="3"/>
        <w:keepNext w:val="0"/>
        <w:numPr>
          <w:ilvl w:val="1"/>
          <w:numId w:val="39"/>
        </w:numPr>
        <w:kinsoku w:val="0"/>
        <w:overflowPunct w:val="0"/>
        <w:autoSpaceDE w:val="0"/>
        <w:autoSpaceDN w:val="0"/>
        <w:ind w:left="851" w:hanging="851"/>
      </w:pPr>
      <w:bookmarkStart w:id="558" w:name="_Toc503360733"/>
      <w:r w:rsidRPr="00AE0DB5">
        <w:rPr>
          <w:rFonts w:hint="eastAsia"/>
        </w:rPr>
        <w:t>在机组宣布最低油量后，签派员应密切监控飞机的飞行状态，与相应的空管部门联系，积极协调确保飞行机组、运控中心和空管部门保持联系和协助，直至飞机安全落地。</w:t>
      </w:r>
      <w:bookmarkEnd w:id="558"/>
    </w:p>
    <w:p w14:paraId="5F716C68" w14:textId="77777777" w:rsidR="0073057E" w:rsidRPr="00AE0DB5" w:rsidRDefault="0073057E" w:rsidP="005959F9">
      <w:pPr>
        <w:pStyle w:val="3"/>
        <w:keepNext w:val="0"/>
        <w:numPr>
          <w:ilvl w:val="1"/>
          <w:numId w:val="39"/>
        </w:numPr>
        <w:kinsoku w:val="0"/>
        <w:overflowPunct w:val="0"/>
        <w:autoSpaceDE w:val="0"/>
        <w:autoSpaceDN w:val="0"/>
        <w:ind w:left="851" w:hanging="851"/>
      </w:pPr>
      <w:bookmarkStart w:id="559" w:name="_Toc503360734"/>
      <w:r w:rsidRPr="00AE0DB5">
        <w:rPr>
          <w:rFonts w:hint="eastAsia"/>
        </w:rPr>
        <w:t>当燃油紧急状况出现时，飞行签派员应当：</w:t>
      </w:r>
      <w:bookmarkEnd w:id="559"/>
    </w:p>
    <w:p w14:paraId="5F716C69" w14:textId="77777777" w:rsidR="0073057E" w:rsidRPr="00AE0DB5" w:rsidRDefault="0073057E" w:rsidP="005959F9">
      <w:pPr>
        <w:pStyle w:val="aff0"/>
        <w:numPr>
          <w:ilvl w:val="0"/>
          <w:numId w:val="40"/>
        </w:numPr>
        <w:kinsoku w:val="0"/>
        <w:overflowPunct w:val="0"/>
        <w:autoSpaceDE w:val="0"/>
        <w:autoSpaceDN w:val="0"/>
        <w:ind w:left="851" w:firstLineChars="0" w:hanging="851"/>
      </w:pPr>
      <w:r w:rsidRPr="00AE0DB5">
        <w:rPr>
          <w:rFonts w:hint="eastAsia"/>
        </w:rPr>
        <w:t>对飞行员提出的要求提供帮助；</w:t>
      </w:r>
    </w:p>
    <w:p w14:paraId="5F716C6A" w14:textId="77777777" w:rsidR="0073057E" w:rsidRPr="00AE0DB5" w:rsidRDefault="0073057E" w:rsidP="005959F9">
      <w:pPr>
        <w:pStyle w:val="aff0"/>
        <w:numPr>
          <w:ilvl w:val="0"/>
          <w:numId w:val="40"/>
        </w:numPr>
        <w:kinsoku w:val="0"/>
        <w:overflowPunct w:val="0"/>
        <w:autoSpaceDE w:val="0"/>
        <w:autoSpaceDN w:val="0"/>
        <w:ind w:left="851" w:firstLineChars="0" w:hanging="851"/>
      </w:pPr>
      <w:r w:rsidRPr="00AE0DB5">
        <w:rPr>
          <w:rFonts w:hint="eastAsia"/>
        </w:rPr>
        <w:t>确保所有相应的</w:t>
      </w:r>
      <w:r w:rsidRPr="00AE0DB5">
        <w:t xml:space="preserve"> ATC </w:t>
      </w:r>
      <w:r w:rsidRPr="00AE0DB5">
        <w:rPr>
          <w:rFonts w:hint="eastAsia"/>
        </w:rPr>
        <w:t>设备是用作燃油紧急状况的通报用，并确保所有相关空管部门获得此燃油紧急状况的信息；</w:t>
      </w:r>
    </w:p>
    <w:p w14:paraId="5F716C6B" w14:textId="77777777" w:rsidR="0073057E" w:rsidRPr="00AE0DB5" w:rsidRDefault="0073057E" w:rsidP="005959F9">
      <w:pPr>
        <w:pStyle w:val="aff0"/>
        <w:numPr>
          <w:ilvl w:val="0"/>
          <w:numId w:val="40"/>
        </w:numPr>
        <w:kinsoku w:val="0"/>
        <w:overflowPunct w:val="0"/>
        <w:autoSpaceDE w:val="0"/>
        <w:autoSpaceDN w:val="0"/>
        <w:ind w:left="851" w:firstLineChars="0" w:hanging="851"/>
      </w:pPr>
      <w:r w:rsidRPr="00AE0DB5">
        <w:rPr>
          <w:rFonts w:hint="eastAsia"/>
        </w:rPr>
        <w:t>确保将燃油紧急状况信息通报给预计着陆机场；</w:t>
      </w:r>
    </w:p>
    <w:p w14:paraId="5F716C6C" w14:textId="77777777" w:rsidR="0073057E" w:rsidRPr="00AE0DB5" w:rsidRDefault="0073057E" w:rsidP="005959F9">
      <w:pPr>
        <w:pStyle w:val="aff0"/>
        <w:numPr>
          <w:ilvl w:val="0"/>
          <w:numId w:val="40"/>
        </w:numPr>
        <w:kinsoku w:val="0"/>
        <w:overflowPunct w:val="0"/>
        <w:autoSpaceDE w:val="0"/>
        <w:autoSpaceDN w:val="0"/>
        <w:ind w:left="851" w:firstLineChars="0" w:hanging="851"/>
      </w:pPr>
      <w:r w:rsidRPr="00AE0DB5">
        <w:rPr>
          <w:rFonts w:hint="eastAsia"/>
        </w:rPr>
        <w:t>确保所有相适用的应急措施和通告程序均已开始得到实施；</w:t>
      </w:r>
    </w:p>
    <w:p w14:paraId="5F716C6D" w14:textId="77777777" w:rsidR="0073057E" w:rsidRPr="00AE0DB5" w:rsidRDefault="0073057E" w:rsidP="005959F9">
      <w:pPr>
        <w:pStyle w:val="aff0"/>
        <w:numPr>
          <w:ilvl w:val="0"/>
          <w:numId w:val="40"/>
        </w:numPr>
        <w:kinsoku w:val="0"/>
        <w:overflowPunct w:val="0"/>
        <w:autoSpaceDE w:val="0"/>
        <w:autoSpaceDN w:val="0"/>
        <w:ind w:left="851" w:firstLineChars="0" w:hanging="851"/>
      </w:pPr>
      <w:r w:rsidRPr="00AE0DB5">
        <w:rPr>
          <w:rFonts w:hint="eastAsia"/>
        </w:rPr>
        <w:t>记录紧急情况和相关的信息。</w:t>
      </w:r>
    </w:p>
    <w:p w14:paraId="5F716C6E" w14:textId="77777777" w:rsidR="00A22ECF" w:rsidRPr="00CA4120" w:rsidRDefault="00A22ECF" w:rsidP="005959F9">
      <w:pPr>
        <w:pStyle w:val="aff0"/>
        <w:numPr>
          <w:ilvl w:val="0"/>
          <w:numId w:val="248"/>
        </w:numPr>
        <w:ind w:firstLineChars="0" w:hanging="851"/>
        <w:outlineLvl w:val="1"/>
        <w:rPr>
          <w:b/>
        </w:rPr>
      </w:pPr>
      <w:bookmarkStart w:id="560" w:name="_Toc503360735"/>
      <w:r w:rsidRPr="00CA4120">
        <w:rPr>
          <w:rFonts w:hint="eastAsia"/>
          <w:b/>
        </w:rPr>
        <w:t>运行计划管理程序</w:t>
      </w:r>
      <w:bookmarkEnd w:id="560"/>
    </w:p>
    <w:p w14:paraId="5F716C6F" w14:textId="77777777" w:rsidR="00A22ECF" w:rsidRPr="00AE0DB5" w:rsidRDefault="00A22ECF" w:rsidP="005959F9">
      <w:pPr>
        <w:pStyle w:val="3"/>
        <w:keepNext w:val="0"/>
        <w:numPr>
          <w:ilvl w:val="0"/>
          <w:numId w:val="187"/>
        </w:numPr>
        <w:kinsoku w:val="0"/>
        <w:overflowPunct w:val="0"/>
        <w:autoSpaceDE w:val="0"/>
        <w:autoSpaceDN w:val="0"/>
        <w:ind w:left="851" w:hanging="851"/>
      </w:pPr>
      <w:bookmarkStart w:id="561" w:name="_Toc503360736"/>
      <w:r w:rsidRPr="00AE0DB5">
        <w:rPr>
          <w:rFonts w:hint="eastAsia"/>
        </w:rPr>
        <w:t>换季航班</w:t>
      </w:r>
      <w:bookmarkEnd w:id="561"/>
    </w:p>
    <w:p w14:paraId="5F716C70" w14:textId="77777777" w:rsidR="001D4A48" w:rsidRDefault="00A22ECF" w:rsidP="00B07A58">
      <w:pPr>
        <w:kinsoku w:val="0"/>
        <w:overflowPunct w:val="0"/>
        <w:autoSpaceDE w:val="0"/>
        <w:autoSpaceDN w:val="0"/>
        <w:ind w:left="851"/>
      </w:pPr>
      <w:r w:rsidRPr="00AE0DB5">
        <w:rPr>
          <w:rFonts w:hint="eastAsia"/>
        </w:rPr>
        <w:lastRenderedPageBreak/>
        <w:t>由运行控制部协调公司各部门进行换季航班的申请。</w:t>
      </w:r>
      <w:smartTag w:uri="urn:schemas-microsoft-com:office:smarttags" w:element="chsdate">
        <w:smartTagPr>
          <w:attr w:name="IsROCDate" w:val="False"/>
          <w:attr w:name="IsLunarDate" w:val="False"/>
          <w:attr w:name="Day" w:val="30"/>
          <w:attr w:name="Month" w:val="12"/>
          <w:attr w:name="Year" w:val="1899"/>
        </w:smartTagPr>
      </w:smartTag>
    </w:p>
    <w:p w14:paraId="5F716C71" w14:textId="77777777" w:rsidR="00A22ECF" w:rsidRPr="00AE0DB5" w:rsidRDefault="00A22ECF" w:rsidP="005959F9">
      <w:pPr>
        <w:pStyle w:val="3"/>
        <w:keepNext w:val="0"/>
        <w:numPr>
          <w:ilvl w:val="0"/>
          <w:numId w:val="187"/>
        </w:numPr>
        <w:kinsoku w:val="0"/>
        <w:overflowPunct w:val="0"/>
        <w:autoSpaceDE w:val="0"/>
        <w:autoSpaceDN w:val="0"/>
        <w:ind w:left="851" w:hanging="851"/>
      </w:pPr>
      <w:bookmarkStart w:id="562" w:name="_Toc503360737"/>
      <w:r w:rsidRPr="00AE0DB5">
        <w:rPr>
          <w:rFonts w:hint="eastAsia"/>
        </w:rPr>
        <w:t>加班、包机航班申请工作程序</w:t>
      </w:r>
      <w:bookmarkEnd w:id="562"/>
    </w:p>
    <w:p w14:paraId="5F716C72" w14:textId="77777777" w:rsidR="00A22ECF" w:rsidRPr="00AE0DB5" w:rsidRDefault="00A22ECF" w:rsidP="005959F9">
      <w:pPr>
        <w:pStyle w:val="3"/>
        <w:keepNext w:val="0"/>
        <w:numPr>
          <w:ilvl w:val="0"/>
          <w:numId w:val="188"/>
        </w:numPr>
        <w:kinsoku w:val="0"/>
        <w:overflowPunct w:val="0"/>
        <w:autoSpaceDE w:val="0"/>
        <w:autoSpaceDN w:val="0"/>
      </w:pPr>
      <w:bookmarkStart w:id="563" w:name="_Toc503360738"/>
      <w:r w:rsidRPr="00AE0DB5">
        <w:rPr>
          <w:rFonts w:hint="eastAsia"/>
        </w:rPr>
        <w:t>任务来源</w:t>
      </w:r>
      <w:bookmarkEnd w:id="563"/>
    </w:p>
    <w:p w14:paraId="5F716C73" w14:textId="77777777" w:rsidR="00A22ECF" w:rsidRPr="00AE0DB5" w:rsidRDefault="00A22ECF" w:rsidP="00B07A58">
      <w:pPr>
        <w:kinsoku w:val="0"/>
        <w:overflowPunct w:val="0"/>
        <w:autoSpaceDE w:val="0"/>
        <w:autoSpaceDN w:val="0"/>
        <w:ind w:left="851"/>
      </w:pPr>
      <w:r w:rsidRPr="00AE0DB5">
        <w:rPr>
          <w:rFonts w:hint="eastAsia"/>
        </w:rPr>
        <w:t>商务部在公司会议批复后，以非定期航班申请单格式递交运行控制部。</w:t>
      </w:r>
    </w:p>
    <w:p w14:paraId="5F716C74" w14:textId="77777777" w:rsidR="00A22ECF" w:rsidRPr="00AE0DB5" w:rsidRDefault="00A22ECF" w:rsidP="005959F9">
      <w:pPr>
        <w:pStyle w:val="3"/>
        <w:keepNext w:val="0"/>
        <w:numPr>
          <w:ilvl w:val="0"/>
          <w:numId w:val="188"/>
        </w:numPr>
        <w:kinsoku w:val="0"/>
        <w:overflowPunct w:val="0"/>
        <w:autoSpaceDE w:val="0"/>
        <w:autoSpaceDN w:val="0"/>
      </w:pPr>
      <w:bookmarkStart w:id="564" w:name="_Toc503360739"/>
      <w:r w:rsidRPr="00AE0DB5">
        <w:rPr>
          <w:rFonts w:hint="eastAsia"/>
        </w:rPr>
        <w:t>进行适航分析</w:t>
      </w:r>
      <w:bookmarkEnd w:id="564"/>
    </w:p>
    <w:p w14:paraId="5F716C75" w14:textId="77777777" w:rsidR="00A22ECF" w:rsidRPr="00AE0DB5" w:rsidRDefault="00A22ECF" w:rsidP="005959F9">
      <w:pPr>
        <w:pStyle w:val="aa"/>
        <w:numPr>
          <w:ilvl w:val="1"/>
          <w:numId w:val="41"/>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准确记录有关机场的中英文名称、三字、四字地名代码、拟用机型；</w:t>
      </w:r>
    </w:p>
    <w:p w14:paraId="5F716C76" w14:textId="77777777" w:rsidR="00A22ECF" w:rsidRPr="00AE0DB5" w:rsidRDefault="00A22ECF" w:rsidP="005959F9">
      <w:pPr>
        <w:pStyle w:val="aa"/>
        <w:numPr>
          <w:ilvl w:val="1"/>
          <w:numId w:val="41"/>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适航分析包括计算飞行距离和时间，机场分析，航班油量和载量，根据计算结果提出减载、加降等建议，并将结果记录通知申报部门。</w:t>
      </w:r>
    </w:p>
    <w:p w14:paraId="5F716C77" w14:textId="77777777" w:rsidR="00A22ECF" w:rsidRPr="00AE0DB5" w:rsidRDefault="00A22ECF" w:rsidP="005959F9">
      <w:pPr>
        <w:pStyle w:val="3"/>
        <w:keepNext w:val="0"/>
        <w:numPr>
          <w:ilvl w:val="0"/>
          <w:numId w:val="188"/>
        </w:numPr>
        <w:kinsoku w:val="0"/>
        <w:overflowPunct w:val="0"/>
        <w:autoSpaceDE w:val="0"/>
        <w:autoSpaceDN w:val="0"/>
      </w:pPr>
      <w:bookmarkStart w:id="565" w:name="_Toc503360740"/>
      <w:r w:rsidRPr="00AE0DB5">
        <w:rPr>
          <w:rFonts w:hint="eastAsia"/>
        </w:rPr>
        <w:t>接受任务</w:t>
      </w:r>
      <w:bookmarkEnd w:id="565"/>
    </w:p>
    <w:p w14:paraId="5F716C78" w14:textId="77777777" w:rsidR="00A22ECF" w:rsidRPr="00AE0DB5" w:rsidRDefault="00A22ECF" w:rsidP="005959F9">
      <w:pPr>
        <w:pStyle w:val="aa"/>
        <w:numPr>
          <w:ilvl w:val="0"/>
          <w:numId w:val="189"/>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申请时限：国际航班提前30天，国内使用空海军机场航班提前15天。根据航班申请时限接受任务，申报时限不够的，报领导决定是否承办；</w:t>
      </w:r>
    </w:p>
    <w:p w14:paraId="5F716C79" w14:textId="77777777" w:rsidR="00A22ECF" w:rsidRPr="00AE0DB5" w:rsidRDefault="00A22ECF" w:rsidP="005959F9">
      <w:pPr>
        <w:pStyle w:val="aa"/>
        <w:numPr>
          <w:ilvl w:val="0"/>
          <w:numId w:val="189"/>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商务部申请加班包机时，任务应先获得民航局运输司航权的批复后再进行申请；</w:t>
      </w:r>
    </w:p>
    <w:p w14:paraId="5F716C7A" w14:textId="77777777" w:rsidR="00A22ECF" w:rsidRPr="00AE0DB5" w:rsidRDefault="00A22ECF" w:rsidP="005959F9">
      <w:pPr>
        <w:pStyle w:val="3"/>
        <w:keepNext w:val="0"/>
        <w:numPr>
          <w:ilvl w:val="0"/>
          <w:numId w:val="188"/>
        </w:numPr>
        <w:kinsoku w:val="0"/>
        <w:overflowPunct w:val="0"/>
        <w:autoSpaceDE w:val="0"/>
        <w:autoSpaceDN w:val="0"/>
      </w:pPr>
      <w:bookmarkStart w:id="566" w:name="_Toc503360741"/>
      <w:r w:rsidRPr="00AE0DB5">
        <w:rPr>
          <w:rFonts w:hint="eastAsia"/>
        </w:rPr>
        <w:t>申请程序</w:t>
      </w:r>
      <w:bookmarkEnd w:id="566"/>
    </w:p>
    <w:p w14:paraId="5F716C7B" w14:textId="77777777" w:rsidR="00A22ECF" w:rsidRPr="00AE0DB5" w:rsidRDefault="00A22ECF" w:rsidP="005959F9">
      <w:pPr>
        <w:pStyle w:val="aa"/>
        <w:numPr>
          <w:ilvl w:val="0"/>
          <w:numId w:val="190"/>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国际航班飞越申请</w:t>
      </w:r>
    </w:p>
    <w:p w14:paraId="5F716C7C" w14:textId="77777777" w:rsidR="00A22ECF" w:rsidRPr="00AE0DB5" w:rsidRDefault="00A22ECF" w:rsidP="005959F9">
      <w:pPr>
        <w:pStyle w:val="3"/>
        <w:keepNext w:val="0"/>
        <w:numPr>
          <w:ilvl w:val="0"/>
          <w:numId w:val="42"/>
        </w:numPr>
        <w:kinsoku w:val="0"/>
        <w:overflowPunct w:val="0"/>
        <w:autoSpaceDE w:val="0"/>
        <w:autoSpaceDN w:val="0"/>
        <w:ind w:left="851" w:hanging="851"/>
      </w:pPr>
      <w:bookmarkStart w:id="567" w:name="_Toc503360742"/>
      <w:r w:rsidRPr="00AE0DB5">
        <w:rPr>
          <w:rFonts w:hint="eastAsia"/>
        </w:rPr>
        <w:t>根据航班计划、</w:t>
      </w:r>
      <w:r w:rsidR="00570E5C" w:rsidRPr="00903853">
        <w:rPr>
          <w:rFonts w:hint="eastAsia"/>
        </w:rPr>
        <w:t>性能情报处</w:t>
      </w:r>
      <w:r w:rsidRPr="00AE0DB5">
        <w:rPr>
          <w:rFonts w:hint="eastAsia"/>
        </w:rPr>
        <w:t>提供的航线及</w:t>
      </w:r>
      <w:r w:rsidR="00390989" w:rsidRPr="00DE76D5">
        <w:t>LIDO</w:t>
      </w:r>
      <w:r w:rsidRPr="00AE0DB5">
        <w:rPr>
          <w:rFonts w:hint="eastAsia"/>
        </w:rPr>
        <w:t>航路手册</w:t>
      </w:r>
      <w:r w:rsidR="00570E5C" w:rsidRPr="00903853">
        <w:rPr>
          <w:rFonts w:hint="eastAsia"/>
        </w:rPr>
        <w:t>、签派中心提供的预计飞行计划</w:t>
      </w:r>
      <w:r w:rsidRPr="00AE0DB5">
        <w:rPr>
          <w:rFonts w:hint="eastAsia"/>
        </w:rPr>
        <w:t>整理出飞越申请所需的资料，主要包括：执行日期、航班号、航线、机型、起飞机场</w:t>
      </w:r>
      <w:r w:rsidRPr="00AE0DB5">
        <w:rPr>
          <w:rFonts w:hint="eastAsia"/>
        </w:rPr>
        <w:lastRenderedPageBreak/>
        <w:t>及时刻、落地机场及时刻、航段距离（总距离和各飞越国家境内距离）、飞行时间（总时间和各飞越国家境内时间）、所飞越国家边境点及进出边境点时间、飞越航路代号、所飞越国家申请部门地址和申请要求等；</w:t>
      </w:r>
      <w:bookmarkEnd w:id="567"/>
    </w:p>
    <w:p w14:paraId="5F716C7D" w14:textId="77777777" w:rsidR="00390989" w:rsidRPr="00AE0DB5" w:rsidRDefault="00A22ECF" w:rsidP="005959F9">
      <w:pPr>
        <w:pStyle w:val="3"/>
        <w:keepNext w:val="0"/>
        <w:numPr>
          <w:ilvl w:val="0"/>
          <w:numId w:val="42"/>
        </w:numPr>
        <w:kinsoku w:val="0"/>
        <w:overflowPunct w:val="0"/>
        <w:autoSpaceDE w:val="0"/>
        <w:autoSpaceDN w:val="0"/>
        <w:ind w:left="851" w:hanging="851"/>
      </w:pPr>
      <w:bookmarkStart w:id="568" w:name="_Toc503360743"/>
      <w:r w:rsidRPr="00AE0DB5">
        <w:rPr>
          <w:rFonts w:hint="eastAsia"/>
        </w:rPr>
        <w:t>准备工作完成后，应根据各飞越国家的时限要求及时发出飞越申请（正常情况应至少提前</w:t>
      </w:r>
      <w:r w:rsidRPr="00AE0DB5">
        <w:rPr>
          <w:rFonts w:hint="eastAsia"/>
        </w:rPr>
        <w:t>15</w:t>
      </w:r>
      <w:r w:rsidRPr="00AE0DB5">
        <w:rPr>
          <w:rFonts w:hint="eastAsia"/>
        </w:rPr>
        <w:t>个工作日）。一般通过</w:t>
      </w:r>
      <w:r w:rsidRPr="00AE0DB5">
        <w:rPr>
          <w:rFonts w:hint="eastAsia"/>
        </w:rPr>
        <w:t>AFTN</w:t>
      </w:r>
      <w:r w:rsidRPr="00AE0DB5">
        <w:rPr>
          <w:rFonts w:hint="eastAsia"/>
        </w:rPr>
        <w:t>或</w:t>
      </w:r>
      <w:r w:rsidRPr="00AE0DB5">
        <w:rPr>
          <w:rFonts w:hint="eastAsia"/>
        </w:rPr>
        <w:t>SITA</w:t>
      </w:r>
      <w:r w:rsidRPr="00AE0DB5">
        <w:rPr>
          <w:rFonts w:hint="eastAsia"/>
        </w:rPr>
        <w:t>格式电传、传真申请；有公司驻外办事处的国家可将申请抄送办事处，由办事处协办；特殊情况可通过中国民航局、外交部或中国驻外使馆进行申请；</w:t>
      </w:r>
      <w:bookmarkEnd w:id="568"/>
    </w:p>
    <w:p w14:paraId="5F716C7E" w14:textId="77777777" w:rsidR="00A22ECF" w:rsidRPr="00AE0DB5" w:rsidRDefault="00A22ECF" w:rsidP="005959F9">
      <w:pPr>
        <w:pStyle w:val="3"/>
        <w:keepNext w:val="0"/>
        <w:numPr>
          <w:ilvl w:val="0"/>
          <w:numId w:val="42"/>
        </w:numPr>
        <w:kinsoku w:val="0"/>
        <w:overflowPunct w:val="0"/>
        <w:autoSpaceDE w:val="0"/>
        <w:autoSpaceDN w:val="0"/>
        <w:ind w:left="851" w:hanging="851"/>
      </w:pPr>
      <w:bookmarkStart w:id="569" w:name="_Toc503360744"/>
      <w:r w:rsidRPr="00AE0DB5">
        <w:rPr>
          <w:rFonts w:hint="eastAsia"/>
        </w:rPr>
        <w:t>收到批复或拒绝的信息后及时通知单位领导和有关航班申报部门。整理飞行资料，包括航线、飞越国家批准号以及特殊要求等，</w:t>
      </w:r>
      <w:r w:rsidR="005F5B7D" w:rsidRPr="00903853">
        <w:rPr>
          <w:rFonts w:hint="eastAsia"/>
        </w:rPr>
        <w:t>并</w:t>
      </w:r>
      <w:r w:rsidR="0023205F" w:rsidRPr="00903853">
        <w:rPr>
          <w:rFonts w:hint="eastAsia"/>
        </w:rPr>
        <w:t>进行</w:t>
      </w:r>
      <w:r w:rsidR="005F5B7D" w:rsidRPr="00903853">
        <w:rPr>
          <w:rFonts w:hint="eastAsia"/>
        </w:rPr>
        <w:t>存档</w:t>
      </w:r>
      <w:r w:rsidRPr="00AE0DB5">
        <w:rPr>
          <w:rFonts w:hint="eastAsia"/>
        </w:rPr>
        <w:t>。</w:t>
      </w:r>
      <w:bookmarkEnd w:id="569"/>
    </w:p>
    <w:p w14:paraId="5F716C7F" w14:textId="77777777" w:rsidR="00A22ECF" w:rsidRPr="00AE0DB5" w:rsidRDefault="00A22ECF" w:rsidP="005959F9">
      <w:pPr>
        <w:pStyle w:val="aa"/>
        <w:numPr>
          <w:ilvl w:val="0"/>
          <w:numId w:val="190"/>
        </w:numPr>
        <w:kinsoku w:val="0"/>
        <w:overflowPunct w:val="0"/>
        <w:autoSpaceDE w:val="0"/>
        <w:autoSpaceDN w:val="0"/>
        <w:adjustRightInd w:val="0"/>
        <w:snapToGrid w:val="0"/>
        <w:spacing w:line="360" w:lineRule="exact"/>
        <w:ind w:left="851" w:hanging="851"/>
        <w:jc w:val="left"/>
      </w:pPr>
      <w:r w:rsidRPr="00AE0DB5">
        <w:rPr>
          <w:rFonts w:hint="eastAsia"/>
        </w:rPr>
        <w:t>国内</w:t>
      </w:r>
      <w:r w:rsidRPr="00B07A58">
        <w:rPr>
          <w:rFonts w:hAnsi="宋体" w:hint="eastAsia"/>
          <w:color w:val="000000" w:themeColor="text1"/>
          <w:szCs w:val="21"/>
        </w:rPr>
        <w:t>申请</w:t>
      </w:r>
      <w:r w:rsidRPr="00AE0DB5">
        <w:rPr>
          <w:rFonts w:hint="eastAsia"/>
        </w:rPr>
        <w:t>空海军机场使用权</w:t>
      </w:r>
    </w:p>
    <w:p w14:paraId="5F716C80" w14:textId="77777777" w:rsidR="00A22ECF" w:rsidRPr="00BD3EA0" w:rsidRDefault="00BD3EA0" w:rsidP="00BD3EA0">
      <w:pPr>
        <w:ind w:left="851"/>
      </w:pPr>
      <w:r w:rsidRPr="00AE0DB5">
        <w:rPr>
          <w:rFonts w:hint="eastAsia"/>
        </w:rPr>
        <w:t>按《民用机场使用空军机场若干规定》和《民用飞机使用海军机场开设航班的暂行规定》执行。根据航班计划，分别向机场所属空海军司令部作战处战场科以书面的形式申请。</w:t>
      </w:r>
      <w:r w:rsidRPr="00861EF4">
        <w:rPr>
          <w:rFonts w:hint="eastAsia"/>
        </w:rPr>
        <w:t>东部、南部、西部、北部、中部战区、海军航空兵等要求以公司红头文件原件形式申请。</w:t>
      </w:r>
    </w:p>
    <w:p w14:paraId="5F716C81" w14:textId="77777777" w:rsidR="00A22ECF" w:rsidRPr="00AE0DB5" w:rsidRDefault="00A22ECF" w:rsidP="005959F9">
      <w:pPr>
        <w:pStyle w:val="3"/>
        <w:keepNext w:val="0"/>
        <w:numPr>
          <w:ilvl w:val="0"/>
          <w:numId w:val="187"/>
        </w:numPr>
        <w:kinsoku w:val="0"/>
        <w:overflowPunct w:val="0"/>
        <w:autoSpaceDE w:val="0"/>
        <w:autoSpaceDN w:val="0"/>
        <w:ind w:left="851" w:hanging="851"/>
      </w:pPr>
      <w:bookmarkStart w:id="570" w:name="_Toc503360745"/>
      <w:r w:rsidRPr="00AE0DB5">
        <w:rPr>
          <w:rFonts w:hint="eastAsia"/>
        </w:rPr>
        <w:t>非赢利飞行</w:t>
      </w:r>
      <w:bookmarkEnd w:id="570"/>
    </w:p>
    <w:p w14:paraId="5F716C82" w14:textId="77777777" w:rsidR="00A22ECF" w:rsidRPr="00AE0DB5" w:rsidRDefault="00A22ECF" w:rsidP="00B07A58">
      <w:pPr>
        <w:kinsoku w:val="0"/>
        <w:overflowPunct w:val="0"/>
        <w:autoSpaceDE w:val="0"/>
        <w:autoSpaceDN w:val="0"/>
        <w:ind w:left="851"/>
      </w:pPr>
      <w:r w:rsidRPr="00AE0DB5">
        <w:rPr>
          <w:rFonts w:hint="eastAsia"/>
        </w:rPr>
        <w:t>非赢利飞行包括：训练飞行、试验飞行和调机飞行，运行</w:t>
      </w:r>
      <w:r w:rsidRPr="00AE0DB5">
        <w:rPr>
          <w:rFonts w:hint="eastAsia"/>
        </w:rPr>
        <w:lastRenderedPageBreak/>
        <w:t>控制部签派中心负责向当地空管部门申请，获得批准后方可实施。</w:t>
      </w:r>
    </w:p>
    <w:p w14:paraId="5F716C83" w14:textId="77777777" w:rsidR="00A22ECF" w:rsidRPr="00AE0DB5" w:rsidRDefault="00A22ECF" w:rsidP="005959F9">
      <w:pPr>
        <w:pStyle w:val="3"/>
        <w:keepNext w:val="0"/>
        <w:numPr>
          <w:ilvl w:val="0"/>
          <w:numId w:val="191"/>
        </w:numPr>
        <w:kinsoku w:val="0"/>
        <w:overflowPunct w:val="0"/>
        <w:autoSpaceDE w:val="0"/>
        <w:autoSpaceDN w:val="0"/>
      </w:pPr>
      <w:bookmarkStart w:id="571" w:name="_Toc503360746"/>
      <w:r w:rsidRPr="00AE0DB5">
        <w:rPr>
          <w:rFonts w:hint="eastAsia"/>
        </w:rPr>
        <w:t>训练</w:t>
      </w:r>
      <w:bookmarkEnd w:id="571"/>
    </w:p>
    <w:p w14:paraId="5F716C84" w14:textId="77777777" w:rsidR="00A22ECF" w:rsidRPr="001D4A48" w:rsidRDefault="00A22ECF" w:rsidP="005959F9">
      <w:pPr>
        <w:pStyle w:val="aff0"/>
        <w:numPr>
          <w:ilvl w:val="0"/>
          <w:numId w:val="43"/>
        </w:numPr>
        <w:kinsoku w:val="0"/>
        <w:overflowPunct w:val="0"/>
        <w:autoSpaceDE w:val="0"/>
        <w:autoSpaceDN w:val="0"/>
        <w:ind w:left="851" w:firstLineChars="0" w:hanging="851"/>
      </w:pPr>
      <w:r w:rsidRPr="001D4A48">
        <w:rPr>
          <w:rFonts w:hint="eastAsia"/>
        </w:rPr>
        <w:t>训练飞行申请</w:t>
      </w:r>
    </w:p>
    <w:p w14:paraId="5F716C85" w14:textId="77777777" w:rsidR="00A22ECF" w:rsidRPr="00AE0DB5" w:rsidRDefault="00A22ECF" w:rsidP="00B07A58">
      <w:pPr>
        <w:kinsoku w:val="0"/>
        <w:overflowPunct w:val="0"/>
        <w:autoSpaceDE w:val="0"/>
        <w:autoSpaceDN w:val="0"/>
        <w:ind w:left="851"/>
      </w:pPr>
      <w:r w:rsidRPr="00AE0DB5">
        <w:rPr>
          <w:rFonts w:hint="eastAsia"/>
        </w:rPr>
        <w:t>训练飞行应由</w:t>
      </w:r>
      <w:r w:rsidR="00C36C1E" w:rsidRPr="00903853">
        <w:rPr>
          <w:rFonts w:hint="eastAsia"/>
        </w:rPr>
        <w:t>飞行管理</w:t>
      </w:r>
      <w:r w:rsidR="00570E5C" w:rsidRPr="00903853">
        <w:rPr>
          <w:rFonts w:hint="eastAsia"/>
        </w:rPr>
        <w:t>部</w:t>
      </w:r>
      <w:r w:rsidRPr="00AE0DB5">
        <w:rPr>
          <w:rFonts w:hint="eastAsia"/>
        </w:rPr>
        <w:t>提出飞行申请，其内容应包括：航空器型别、教员姓名、天气标准、训练日期、预计的起飞时间和持续时间、训练航线或使用机场、训练科目、需要的燃油量，由运行控制部向空管部门提出申请，得到批准后方可实施。</w:t>
      </w:r>
    </w:p>
    <w:p w14:paraId="5F716C86" w14:textId="77777777" w:rsidR="00A22ECF" w:rsidRPr="001D4A48" w:rsidRDefault="00A22ECF" w:rsidP="005959F9">
      <w:pPr>
        <w:pStyle w:val="aff0"/>
        <w:numPr>
          <w:ilvl w:val="0"/>
          <w:numId w:val="43"/>
        </w:numPr>
        <w:kinsoku w:val="0"/>
        <w:overflowPunct w:val="0"/>
        <w:autoSpaceDE w:val="0"/>
        <w:autoSpaceDN w:val="0"/>
        <w:ind w:left="851" w:firstLineChars="0" w:hanging="851"/>
      </w:pPr>
      <w:r w:rsidRPr="001D4A48">
        <w:rPr>
          <w:rFonts w:hint="eastAsia"/>
        </w:rPr>
        <w:t>训练飞行准备</w:t>
      </w:r>
    </w:p>
    <w:p w14:paraId="5F716C87" w14:textId="77777777" w:rsidR="00A22ECF" w:rsidRPr="001D4A48" w:rsidRDefault="00A22ECF" w:rsidP="005959F9">
      <w:pPr>
        <w:pStyle w:val="aff0"/>
        <w:numPr>
          <w:ilvl w:val="1"/>
          <w:numId w:val="44"/>
        </w:numPr>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1D4A48">
        <w:rPr>
          <w:rFonts w:ascii="宋体" w:hAnsi="宋体" w:hint="eastAsia"/>
          <w:color w:val="000000" w:themeColor="text1"/>
          <w:szCs w:val="21"/>
        </w:rPr>
        <w:t>训练飞行应选择熟悉的航线或机场，其设施应满足该型航空器使用手册中规定的要求；</w:t>
      </w:r>
    </w:p>
    <w:p w14:paraId="5F716C88" w14:textId="77777777" w:rsidR="00A22ECF" w:rsidRPr="001D4A48" w:rsidRDefault="00A22ECF" w:rsidP="005959F9">
      <w:pPr>
        <w:pStyle w:val="aff0"/>
        <w:numPr>
          <w:ilvl w:val="1"/>
          <w:numId w:val="44"/>
        </w:numPr>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1D4A48">
        <w:rPr>
          <w:rFonts w:ascii="宋体" w:hAnsi="宋体" w:hint="eastAsia"/>
          <w:color w:val="000000" w:themeColor="text1"/>
          <w:szCs w:val="21"/>
        </w:rPr>
        <w:t>每次训练飞行至少有一名局方的监察员或一名局方认可的具有局方委任代表资格的本场教员担任机长；</w:t>
      </w:r>
    </w:p>
    <w:p w14:paraId="5F716C89" w14:textId="77777777" w:rsidR="00153D0E" w:rsidRPr="00153D0E" w:rsidRDefault="00A22ECF" w:rsidP="005959F9">
      <w:pPr>
        <w:pStyle w:val="aff0"/>
        <w:numPr>
          <w:ilvl w:val="1"/>
          <w:numId w:val="44"/>
        </w:numPr>
        <w:kinsoku w:val="0"/>
        <w:overflowPunct w:val="0"/>
        <w:autoSpaceDE w:val="0"/>
        <w:autoSpaceDN w:val="0"/>
        <w:adjustRightInd w:val="0"/>
        <w:snapToGrid w:val="0"/>
        <w:spacing w:line="360" w:lineRule="exact"/>
        <w:ind w:left="851" w:firstLineChars="0" w:hanging="851"/>
      </w:pPr>
      <w:r w:rsidRPr="00153D0E">
        <w:rPr>
          <w:rFonts w:ascii="宋体" w:hAnsi="宋体" w:hint="eastAsia"/>
          <w:color w:val="000000" w:themeColor="text1"/>
          <w:szCs w:val="21"/>
        </w:rPr>
        <w:t>训练机场或航线上的天气条件必须高于训练科目要求的最低天气标准（见《运行手册》第五章）；</w:t>
      </w:r>
    </w:p>
    <w:p w14:paraId="5F716C8A" w14:textId="77777777" w:rsidR="00A22ECF" w:rsidRPr="001D4A48" w:rsidRDefault="00A22ECF" w:rsidP="005959F9">
      <w:pPr>
        <w:pStyle w:val="aff0"/>
        <w:numPr>
          <w:ilvl w:val="1"/>
          <w:numId w:val="44"/>
        </w:numPr>
        <w:kinsoku w:val="0"/>
        <w:overflowPunct w:val="0"/>
        <w:autoSpaceDE w:val="0"/>
        <w:autoSpaceDN w:val="0"/>
        <w:adjustRightInd w:val="0"/>
        <w:snapToGrid w:val="0"/>
        <w:spacing w:line="360" w:lineRule="exact"/>
        <w:ind w:left="851" w:firstLineChars="0" w:hanging="851"/>
      </w:pPr>
      <w:r w:rsidRPr="001D4A48">
        <w:rPr>
          <w:rFonts w:hint="eastAsia"/>
        </w:rPr>
        <w:t>训练飞行的计划和准备应以定期航班的规定为基础；</w:t>
      </w:r>
    </w:p>
    <w:p w14:paraId="5F716C8B" w14:textId="77777777" w:rsidR="00A22ECF" w:rsidRPr="001D4A48" w:rsidRDefault="00A22ECF" w:rsidP="005959F9">
      <w:pPr>
        <w:pStyle w:val="aff0"/>
        <w:numPr>
          <w:ilvl w:val="1"/>
          <w:numId w:val="44"/>
        </w:numPr>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1D4A48">
        <w:rPr>
          <w:rFonts w:ascii="宋体" w:hAnsi="宋体" w:hint="eastAsia"/>
          <w:color w:val="000000" w:themeColor="text1"/>
          <w:szCs w:val="21"/>
        </w:rPr>
        <w:t>训练飞行所需装载的备份油量应至少能够以正常巡航速度飞行一小时；</w:t>
      </w:r>
    </w:p>
    <w:p w14:paraId="5F716C8C" w14:textId="77777777" w:rsidR="00A22ECF" w:rsidRPr="001D4A48" w:rsidRDefault="00A22ECF" w:rsidP="005959F9">
      <w:pPr>
        <w:pStyle w:val="aff0"/>
        <w:numPr>
          <w:ilvl w:val="1"/>
          <w:numId w:val="44"/>
        </w:numPr>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1D4A48">
        <w:rPr>
          <w:rFonts w:ascii="宋体" w:hAnsi="宋体" w:hint="eastAsia"/>
          <w:color w:val="000000" w:themeColor="text1"/>
          <w:szCs w:val="21"/>
        </w:rPr>
        <w:t>训练飞行不允许装载货物。</w:t>
      </w:r>
    </w:p>
    <w:p w14:paraId="5F716C8D" w14:textId="77777777" w:rsidR="00A22ECF" w:rsidRPr="001D4A48" w:rsidRDefault="00A22ECF" w:rsidP="005959F9">
      <w:pPr>
        <w:pStyle w:val="aff0"/>
        <w:numPr>
          <w:ilvl w:val="0"/>
          <w:numId w:val="43"/>
        </w:numPr>
        <w:kinsoku w:val="0"/>
        <w:overflowPunct w:val="0"/>
        <w:autoSpaceDE w:val="0"/>
        <w:autoSpaceDN w:val="0"/>
        <w:ind w:left="851" w:firstLineChars="0" w:hanging="851"/>
      </w:pPr>
      <w:r w:rsidRPr="001D4A48">
        <w:rPr>
          <w:rFonts w:hint="eastAsia"/>
        </w:rPr>
        <w:t>机组的组成</w:t>
      </w:r>
    </w:p>
    <w:p w14:paraId="5F716C8E" w14:textId="77777777" w:rsidR="00A22ECF" w:rsidRPr="00AE0DB5" w:rsidRDefault="00A22ECF" w:rsidP="00B07A58">
      <w:pPr>
        <w:kinsoku w:val="0"/>
        <w:overflowPunct w:val="0"/>
        <w:autoSpaceDE w:val="0"/>
        <w:autoSpaceDN w:val="0"/>
        <w:ind w:left="851"/>
      </w:pPr>
      <w:r w:rsidRPr="00AE0DB5">
        <w:rPr>
          <w:rFonts w:hint="eastAsia"/>
        </w:rPr>
        <w:lastRenderedPageBreak/>
        <w:t>训练机组成员数量应不少于该航空器使用手册中规定的最少数量。</w:t>
      </w:r>
    </w:p>
    <w:p w14:paraId="5F716C8F" w14:textId="77777777" w:rsidR="00A22ECF" w:rsidRPr="00AE0DB5" w:rsidRDefault="00A22ECF" w:rsidP="005959F9">
      <w:pPr>
        <w:pStyle w:val="3"/>
        <w:keepNext w:val="0"/>
        <w:numPr>
          <w:ilvl w:val="0"/>
          <w:numId w:val="191"/>
        </w:numPr>
        <w:kinsoku w:val="0"/>
        <w:overflowPunct w:val="0"/>
        <w:autoSpaceDE w:val="0"/>
        <w:autoSpaceDN w:val="0"/>
      </w:pPr>
      <w:bookmarkStart w:id="572" w:name="_Toc503360747"/>
      <w:r w:rsidRPr="00AE0DB5">
        <w:rPr>
          <w:rFonts w:hint="eastAsia"/>
        </w:rPr>
        <w:t>试飞</w:t>
      </w:r>
      <w:bookmarkEnd w:id="572"/>
    </w:p>
    <w:p w14:paraId="5F716C90" w14:textId="77777777" w:rsidR="00A22ECF" w:rsidRPr="00AE0DB5" w:rsidRDefault="00A22ECF" w:rsidP="00B07A58">
      <w:pPr>
        <w:kinsoku w:val="0"/>
        <w:overflowPunct w:val="0"/>
        <w:autoSpaceDE w:val="0"/>
        <w:autoSpaceDN w:val="0"/>
        <w:ind w:left="851"/>
      </w:pPr>
      <w:r w:rsidRPr="00AE0DB5">
        <w:rPr>
          <w:rFonts w:hint="eastAsia"/>
        </w:rPr>
        <w:t>机务工程部根据飞机维修计划和排故情况，协商</w:t>
      </w:r>
      <w:r w:rsidR="003A7521" w:rsidRPr="00AE0DB5">
        <w:rPr>
          <w:rFonts w:hint="eastAsia"/>
        </w:rPr>
        <w:t>飞行管理部</w:t>
      </w:r>
      <w:r w:rsidRPr="00AE0DB5">
        <w:rPr>
          <w:rFonts w:hint="eastAsia"/>
        </w:rPr>
        <w:t>后提出试飞计划（附带试飞大纲、维修过程简要），向运行控制部签派中心提出试飞需求，</w:t>
      </w:r>
      <w:r w:rsidRPr="001D4A48">
        <w:rPr>
          <w:rFonts w:hint="eastAsia"/>
        </w:rPr>
        <w:t>由</w:t>
      </w:r>
      <w:r w:rsidR="00570E5C" w:rsidRPr="00B45F1F">
        <w:rPr>
          <w:rFonts w:hAnsi="宋体" w:cs="宋体" w:hint="eastAsia"/>
          <w:color w:val="000000" w:themeColor="text1"/>
          <w:kern w:val="0"/>
          <w:szCs w:val="21"/>
        </w:rPr>
        <w:t>签派中心</w:t>
      </w:r>
      <w:r w:rsidRPr="001D4A48">
        <w:rPr>
          <w:rFonts w:hint="eastAsia"/>
        </w:rPr>
        <w:t>向</w:t>
      </w:r>
      <w:r w:rsidR="00570E5C" w:rsidRPr="00B45F1F">
        <w:rPr>
          <w:rFonts w:hAnsi="宋体" w:cs="宋体" w:hint="eastAsia"/>
          <w:color w:val="000000" w:themeColor="text1"/>
          <w:kern w:val="0"/>
          <w:szCs w:val="21"/>
        </w:rPr>
        <w:t>空管部门</w:t>
      </w:r>
      <w:r w:rsidRPr="00AE0DB5">
        <w:rPr>
          <w:rFonts w:hint="eastAsia"/>
        </w:rPr>
        <w:t>提出申请，当地空管部门正式批复后，方可实施。</w:t>
      </w:r>
    </w:p>
    <w:p w14:paraId="5F716C91" w14:textId="77777777" w:rsidR="00A22ECF" w:rsidRPr="00AE0DB5" w:rsidRDefault="00A22ECF" w:rsidP="00B07A58">
      <w:pPr>
        <w:kinsoku w:val="0"/>
        <w:overflowPunct w:val="0"/>
        <w:autoSpaceDE w:val="0"/>
        <w:autoSpaceDN w:val="0"/>
        <w:ind w:left="851"/>
      </w:pPr>
      <w:r w:rsidRPr="00AE0DB5">
        <w:rPr>
          <w:rFonts w:hint="eastAsia"/>
        </w:rPr>
        <w:t>试验飞行的申请内容包括：试飞执行日期、机型、机号、试飞机长和机组成员、飞行高度、飞行区域、试飞科目和试飞要求，申请计划还附带试飞大纲、维修过程简要。</w:t>
      </w:r>
    </w:p>
    <w:p w14:paraId="5F716C92" w14:textId="77777777" w:rsidR="00A22ECF" w:rsidRPr="00AE0DB5" w:rsidRDefault="00A22ECF" w:rsidP="005959F9">
      <w:pPr>
        <w:pStyle w:val="aff0"/>
        <w:numPr>
          <w:ilvl w:val="0"/>
          <w:numId w:val="192"/>
        </w:numPr>
        <w:kinsoku w:val="0"/>
        <w:overflowPunct w:val="0"/>
        <w:autoSpaceDE w:val="0"/>
        <w:autoSpaceDN w:val="0"/>
        <w:ind w:left="851" w:firstLineChars="0" w:hanging="851"/>
        <w:rPr>
          <w:rFonts w:hAnsi="宋体"/>
          <w:color w:val="000000" w:themeColor="text1"/>
          <w:szCs w:val="21"/>
        </w:rPr>
      </w:pPr>
      <w:r w:rsidRPr="00AE0DB5">
        <w:rPr>
          <w:rFonts w:hAnsi="宋体" w:hint="eastAsia"/>
          <w:color w:val="000000" w:themeColor="text1"/>
          <w:szCs w:val="21"/>
        </w:rPr>
        <w:t>需要飞机试飞的情况有：</w:t>
      </w:r>
    </w:p>
    <w:p w14:paraId="5F716C93" w14:textId="77777777" w:rsidR="00A22ECF" w:rsidRPr="00AE0DB5" w:rsidRDefault="00A22ECF" w:rsidP="005959F9">
      <w:pPr>
        <w:pStyle w:val="aff0"/>
        <w:numPr>
          <w:ilvl w:val="0"/>
          <w:numId w:val="45"/>
        </w:numPr>
        <w:kinsoku w:val="0"/>
        <w:overflowPunct w:val="0"/>
        <w:autoSpaceDE w:val="0"/>
        <w:autoSpaceDN w:val="0"/>
        <w:ind w:left="851" w:firstLineChars="0" w:hanging="851"/>
      </w:pPr>
      <w:r w:rsidRPr="00AE0DB5">
        <w:rPr>
          <w:rFonts w:hint="eastAsia"/>
        </w:rPr>
        <w:t>大修及重大检修工作后的飞机；</w:t>
      </w:r>
    </w:p>
    <w:p w14:paraId="5F716C94" w14:textId="77777777" w:rsidR="00A22ECF" w:rsidRPr="00AE0DB5" w:rsidRDefault="00A22ECF" w:rsidP="005959F9">
      <w:pPr>
        <w:pStyle w:val="aff0"/>
        <w:numPr>
          <w:ilvl w:val="0"/>
          <w:numId w:val="45"/>
        </w:numPr>
        <w:kinsoku w:val="0"/>
        <w:overflowPunct w:val="0"/>
        <w:autoSpaceDE w:val="0"/>
        <w:autoSpaceDN w:val="0"/>
        <w:ind w:left="851" w:firstLineChars="0" w:hanging="851"/>
      </w:pPr>
      <w:r w:rsidRPr="00AE0DB5">
        <w:rPr>
          <w:rFonts w:hint="eastAsia"/>
        </w:rPr>
        <w:t>装有四台发动机的飞机，在其同一侧机翼上更换两台新发动机或同时装上两台做过重大改装、重要修理的发动机或在整架飞机上同时重新安装三台或四台发动机；</w:t>
      </w:r>
    </w:p>
    <w:p w14:paraId="5F716C95" w14:textId="77777777" w:rsidR="00A22ECF" w:rsidRPr="00AE0DB5" w:rsidRDefault="00A22ECF" w:rsidP="005959F9">
      <w:pPr>
        <w:pStyle w:val="aff0"/>
        <w:numPr>
          <w:ilvl w:val="0"/>
          <w:numId w:val="45"/>
        </w:numPr>
        <w:kinsoku w:val="0"/>
        <w:overflowPunct w:val="0"/>
        <w:autoSpaceDE w:val="0"/>
        <w:autoSpaceDN w:val="0"/>
        <w:ind w:left="851" w:firstLineChars="0" w:hanging="851"/>
      </w:pPr>
      <w:r w:rsidRPr="00AE0DB5">
        <w:rPr>
          <w:rFonts w:hint="eastAsia"/>
        </w:rPr>
        <w:t>机载设备经过调节、排故、更换或改装后，只能在飞行中检验其工作性能的；</w:t>
      </w:r>
    </w:p>
    <w:p w14:paraId="5F716C96" w14:textId="77777777" w:rsidR="00A22ECF" w:rsidRPr="00AE0DB5" w:rsidRDefault="00A22ECF" w:rsidP="005959F9">
      <w:pPr>
        <w:pStyle w:val="aff0"/>
        <w:numPr>
          <w:ilvl w:val="0"/>
          <w:numId w:val="45"/>
        </w:numPr>
        <w:kinsoku w:val="0"/>
        <w:overflowPunct w:val="0"/>
        <w:autoSpaceDE w:val="0"/>
        <w:autoSpaceDN w:val="0"/>
        <w:ind w:left="851" w:firstLineChars="0" w:hanging="851"/>
      </w:pPr>
      <w:r w:rsidRPr="00AE0DB5">
        <w:rPr>
          <w:rFonts w:hint="eastAsia"/>
        </w:rPr>
        <w:t>飞机油封超过三个月。</w:t>
      </w:r>
    </w:p>
    <w:p w14:paraId="5F716C97" w14:textId="77777777" w:rsidR="00A22ECF" w:rsidRPr="00AE0DB5" w:rsidRDefault="00A22ECF" w:rsidP="005959F9">
      <w:pPr>
        <w:pStyle w:val="aff0"/>
        <w:numPr>
          <w:ilvl w:val="0"/>
          <w:numId w:val="192"/>
        </w:numPr>
        <w:kinsoku w:val="0"/>
        <w:overflowPunct w:val="0"/>
        <w:autoSpaceDE w:val="0"/>
        <w:autoSpaceDN w:val="0"/>
        <w:ind w:left="851" w:firstLineChars="0" w:hanging="851"/>
        <w:rPr>
          <w:rFonts w:hAnsi="宋体"/>
          <w:color w:val="000000" w:themeColor="text1"/>
          <w:szCs w:val="21"/>
        </w:rPr>
      </w:pPr>
      <w:r w:rsidRPr="00AE0DB5">
        <w:rPr>
          <w:rFonts w:hAnsi="宋体" w:hint="eastAsia"/>
          <w:color w:val="000000" w:themeColor="text1"/>
          <w:szCs w:val="21"/>
        </w:rPr>
        <w:t>试飞原则</w:t>
      </w:r>
      <w:r w:rsidRPr="00AE0DB5">
        <w:rPr>
          <w:rFonts w:hAnsi="宋体" w:hint="eastAsia"/>
          <w:color w:val="000000" w:themeColor="text1"/>
          <w:szCs w:val="21"/>
        </w:rPr>
        <w:t xml:space="preserve"> </w:t>
      </w:r>
    </w:p>
    <w:p w14:paraId="5F716C98" w14:textId="77777777" w:rsidR="00A22ECF" w:rsidRPr="00AE0DB5" w:rsidRDefault="00A22ECF" w:rsidP="005959F9">
      <w:pPr>
        <w:pStyle w:val="aff0"/>
        <w:numPr>
          <w:ilvl w:val="0"/>
          <w:numId w:val="46"/>
        </w:numPr>
        <w:kinsoku w:val="0"/>
        <w:overflowPunct w:val="0"/>
        <w:autoSpaceDE w:val="0"/>
        <w:autoSpaceDN w:val="0"/>
        <w:ind w:left="851" w:firstLineChars="0" w:hanging="851"/>
      </w:pPr>
      <w:r w:rsidRPr="00AE0DB5">
        <w:rPr>
          <w:rFonts w:hint="eastAsia"/>
        </w:rPr>
        <w:lastRenderedPageBreak/>
        <w:t>试飞新交付或大修后飞机的机组，必须由持有试飞员合格证的驾驶员组成；</w:t>
      </w:r>
    </w:p>
    <w:p w14:paraId="5F716C99" w14:textId="77777777" w:rsidR="00A22ECF" w:rsidRPr="00AE0DB5" w:rsidRDefault="00A22ECF" w:rsidP="005959F9">
      <w:pPr>
        <w:pStyle w:val="aff0"/>
        <w:numPr>
          <w:ilvl w:val="0"/>
          <w:numId w:val="46"/>
        </w:numPr>
        <w:kinsoku w:val="0"/>
        <w:overflowPunct w:val="0"/>
        <w:autoSpaceDE w:val="0"/>
        <w:autoSpaceDN w:val="0"/>
        <w:ind w:left="851" w:firstLineChars="0" w:hanging="851"/>
      </w:pPr>
      <w:r w:rsidRPr="00AE0DB5">
        <w:rPr>
          <w:rFonts w:hint="eastAsia"/>
        </w:rPr>
        <w:t>新飞机和大修后飞机的试飞前准备，首先机组听取厂家或维修单位对飞机情况的介绍；机组在地面对飞机系统、设备进行检查、测试；根据试飞大纲准备和制订试飞紧急情况处置预案，试飞结论由试飞机长签署；</w:t>
      </w:r>
    </w:p>
    <w:p w14:paraId="5F716C9A" w14:textId="77777777" w:rsidR="00A22ECF" w:rsidRPr="00AE0DB5" w:rsidRDefault="00A22ECF" w:rsidP="005959F9">
      <w:pPr>
        <w:pStyle w:val="aff0"/>
        <w:numPr>
          <w:ilvl w:val="0"/>
          <w:numId w:val="46"/>
        </w:numPr>
        <w:kinsoku w:val="0"/>
        <w:overflowPunct w:val="0"/>
        <w:autoSpaceDE w:val="0"/>
        <w:autoSpaceDN w:val="0"/>
        <w:ind w:left="851" w:firstLineChars="0" w:hanging="851"/>
      </w:pPr>
      <w:r w:rsidRPr="00AE0DB5">
        <w:rPr>
          <w:rFonts w:hint="eastAsia"/>
        </w:rPr>
        <w:t>排故的试飞前准备，维修单位向机组介绍排故情况；机组在地面对飞机排故后的系统或设备进行检查、测试；制定试飞紧急情况处置预案，试飞结论由试飞机长签署；</w:t>
      </w:r>
    </w:p>
    <w:p w14:paraId="5F716C9B" w14:textId="77777777" w:rsidR="00A22ECF" w:rsidRPr="00AE0DB5" w:rsidRDefault="00A22ECF" w:rsidP="005959F9">
      <w:pPr>
        <w:pStyle w:val="aff0"/>
        <w:numPr>
          <w:ilvl w:val="0"/>
          <w:numId w:val="46"/>
        </w:numPr>
        <w:kinsoku w:val="0"/>
        <w:overflowPunct w:val="0"/>
        <w:autoSpaceDE w:val="0"/>
        <w:autoSpaceDN w:val="0"/>
        <w:ind w:left="851" w:firstLineChars="0" w:hanging="851"/>
      </w:pPr>
      <w:r w:rsidRPr="00AE0DB5">
        <w:rPr>
          <w:rFonts w:hint="eastAsia"/>
        </w:rPr>
        <w:t>试验飞行通常安排在昼间进行。试飞天气标准应等于或高于公司规定的目视气象条件；</w:t>
      </w:r>
    </w:p>
    <w:p w14:paraId="5F716C9C" w14:textId="77777777" w:rsidR="00A22ECF" w:rsidRPr="00AE0DB5" w:rsidRDefault="00A22ECF" w:rsidP="005959F9">
      <w:pPr>
        <w:pStyle w:val="aff0"/>
        <w:numPr>
          <w:ilvl w:val="0"/>
          <w:numId w:val="46"/>
        </w:numPr>
        <w:kinsoku w:val="0"/>
        <w:overflowPunct w:val="0"/>
        <w:autoSpaceDE w:val="0"/>
        <w:autoSpaceDN w:val="0"/>
        <w:ind w:left="851" w:firstLineChars="0" w:hanging="851"/>
      </w:pPr>
      <w:r w:rsidRPr="00AE0DB5">
        <w:rPr>
          <w:rFonts w:hint="eastAsia"/>
        </w:rPr>
        <w:t>发动机停车测试程序，在任何情况下，不得在试飞高度低于</w:t>
      </w:r>
      <w:r w:rsidRPr="00AE0DB5">
        <w:rPr>
          <w:rFonts w:hint="eastAsia"/>
        </w:rPr>
        <w:t>10000</w:t>
      </w:r>
      <w:r w:rsidRPr="00AE0DB5">
        <w:rPr>
          <w:rFonts w:hint="eastAsia"/>
        </w:rPr>
        <w:t>英尺实施人工关车；</w:t>
      </w:r>
    </w:p>
    <w:p w14:paraId="5F716C9D" w14:textId="77777777" w:rsidR="00A22ECF" w:rsidRPr="00AE0DB5" w:rsidRDefault="00A22ECF" w:rsidP="005959F9">
      <w:pPr>
        <w:pStyle w:val="aff0"/>
        <w:numPr>
          <w:ilvl w:val="0"/>
          <w:numId w:val="46"/>
        </w:numPr>
        <w:kinsoku w:val="0"/>
        <w:overflowPunct w:val="0"/>
        <w:autoSpaceDE w:val="0"/>
        <w:autoSpaceDN w:val="0"/>
        <w:ind w:left="851" w:firstLineChars="0" w:hanging="851"/>
      </w:pPr>
      <w:r w:rsidRPr="00AE0DB5">
        <w:rPr>
          <w:rFonts w:hint="eastAsia"/>
        </w:rPr>
        <w:t>在任何试飞飞行中，只可载运试飞机组及与试飞有关的人员。</w:t>
      </w:r>
    </w:p>
    <w:p w14:paraId="5F716C9E" w14:textId="77777777" w:rsidR="00A22ECF" w:rsidRPr="00AE0DB5" w:rsidRDefault="00A22ECF" w:rsidP="005959F9">
      <w:pPr>
        <w:pStyle w:val="aff0"/>
        <w:numPr>
          <w:ilvl w:val="0"/>
          <w:numId w:val="192"/>
        </w:numPr>
        <w:kinsoku w:val="0"/>
        <w:overflowPunct w:val="0"/>
        <w:autoSpaceDE w:val="0"/>
        <w:autoSpaceDN w:val="0"/>
        <w:ind w:left="851" w:firstLineChars="0" w:hanging="851"/>
      </w:pPr>
      <w:r w:rsidRPr="00AE0DB5">
        <w:rPr>
          <w:rFonts w:hint="eastAsia"/>
        </w:rPr>
        <w:t>试飞</w:t>
      </w:r>
      <w:r w:rsidRPr="00B07A58">
        <w:rPr>
          <w:rFonts w:hAnsi="宋体" w:hint="eastAsia"/>
          <w:color w:val="000000" w:themeColor="text1"/>
          <w:szCs w:val="21"/>
        </w:rPr>
        <w:t>程序</w:t>
      </w:r>
    </w:p>
    <w:p w14:paraId="5F716C9F" w14:textId="77777777" w:rsidR="00A22ECF" w:rsidRPr="00AE0DB5" w:rsidRDefault="00A22ECF" w:rsidP="005959F9">
      <w:pPr>
        <w:pStyle w:val="aff0"/>
        <w:numPr>
          <w:ilvl w:val="0"/>
          <w:numId w:val="47"/>
        </w:numPr>
        <w:kinsoku w:val="0"/>
        <w:overflowPunct w:val="0"/>
        <w:autoSpaceDE w:val="0"/>
        <w:autoSpaceDN w:val="0"/>
        <w:ind w:left="851" w:firstLineChars="0" w:hanging="851"/>
      </w:pPr>
      <w:r w:rsidRPr="00AE0DB5">
        <w:rPr>
          <w:rFonts w:hint="eastAsia"/>
        </w:rPr>
        <w:t>试飞方案由委托维修单位制定，机务工程部批准；</w:t>
      </w:r>
    </w:p>
    <w:p w14:paraId="5F716CA0" w14:textId="77777777" w:rsidR="00A22ECF" w:rsidRPr="00AE0DB5" w:rsidRDefault="00A22ECF" w:rsidP="005959F9">
      <w:pPr>
        <w:pStyle w:val="aff0"/>
        <w:numPr>
          <w:ilvl w:val="0"/>
          <w:numId w:val="47"/>
        </w:numPr>
        <w:kinsoku w:val="0"/>
        <w:overflowPunct w:val="0"/>
        <w:autoSpaceDE w:val="0"/>
        <w:autoSpaceDN w:val="0"/>
        <w:ind w:left="851" w:firstLineChars="0" w:hanging="851"/>
      </w:pPr>
      <w:r w:rsidRPr="00AE0DB5">
        <w:rPr>
          <w:rFonts w:hint="eastAsia"/>
        </w:rPr>
        <w:t>机务工程部应至少提前一周通知</w:t>
      </w:r>
      <w:r w:rsidR="003A7521" w:rsidRPr="00AE0DB5">
        <w:rPr>
          <w:rFonts w:hint="eastAsia"/>
        </w:rPr>
        <w:t>飞行管理部</w:t>
      </w:r>
      <w:r w:rsidRPr="00AE0DB5">
        <w:rPr>
          <w:rFonts w:hint="eastAsia"/>
        </w:rPr>
        <w:t>安排试飞机组；</w:t>
      </w:r>
    </w:p>
    <w:p w14:paraId="5F716CA1" w14:textId="77777777" w:rsidR="00A22ECF" w:rsidRPr="00AE0DB5" w:rsidRDefault="00A22ECF" w:rsidP="005959F9">
      <w:pPr>
        <w:pStyle w:val="aff0"/>
        <w:numPr>
          <w:ilvl w:val="0"/>
          <w:numId w:val="47"/>
        </w:numPr>
        <w:kinsoku w:val="0"/>
        <w:overflowPunct w:val="0"/>
        <w:autoSpaceDE w:val="0"/>
        <w:autoSpaceDN w:val="0"/>
        <w:ind w:left="851" w:firstLineChars="0" w:hanging="851"/>
      </w:pPr>
      <w:r w:rsidRPr="00AE0DB5">
        <w:rPr>
          <w:rFonts w:hint="eastAsia"/>
        </w:rPr>
        <w:t>试飞机组资格由</w:t>
      </w:r>
      <w:r w:rsidR="003A7521" w:rsidRPr="00AE0DB5">
        <w:rPr>
          <w:rFonts w:hint="eastAsia"/>
        </w:rPr>
        <w:t>运行标准部</w:t>
      </w:r>
      <w:r w:rsidRPr="00AE0DB5">
        <w:rPr>
          <w:rFonts w:hint="eastAsia"/>
        </w:rPr>
        <w:t>负责，试飞人员保险由公司财</w:t>
      </w:r>
      <w:r w:rsidRPr="00AE0DB5">
        <w:rPr>
          <w:rFonts w:hint="eastAsia"/>
        </w:rPr>
        <w:lastRenderedPageBreak/>
        <w:t>务部负责；</w:t>
      </w:r>
    </w:p>
    <w:p w14:paraId="5F716CA2" w14:textId="77777777" w:rsidR="00A22ECF" w:rsidRPr="00AE0DB5" w:rsidRDefault="00A22ECF" w:rsidP="005959F9">
      <w:pPr>
        <w:pStyle w:val="aff0"/>
        <w:numPr>
          <w:ilvl w:val="0"/>
          <w:numId w:val="47"/>
        </w:numPr>
        <w:kinsoku w:val="0"/>
        <w:overflowPunct w:val="0"/>
        <w:autoSpaceDE w:val="0"/>
        <w:autoSpaceDN w:val="0"/>
        <w:ind w:left="851" w:firstLineChars="0" w:hanging="851"/>
      </w:pPr>
      <w:r w:rsidRPr="00AE0DB5">
        <w:rPr>
          <w:rFonts w:hint="eastAsia"/>
        </w:rPr>
        <w:t>试飞方案应由机务工程部至少提前一周交</w:t>
      </w:r>
      <w:r w:rsidR="003A7521" w:rsidRPr="00AE0DB5">
        <w:rPr>
          <w:rFonts w:hint="eastAsia"/>
        </w:rPr>
        <w:t>飞行管理部</w:t>
      </w:r>
      <w:r w:rsidRPr="00AE0DB5">
        <w:rPr>
          <w:rFonts w:hint="eastAsia"/>
        </w:rPr>
        <w:t>，机务工程部还应根据飞行机组的要求组织对试飞方案的研讨会；</w:t>
      </w:r>
    </w:p>
    <w:p w14:paraId="5F716CA3" w14:textId="77777777" w:rsidR="00A22ECF" w:rsidRPr="00AE0DB5" w:rsidRDefault="00A22ECF" w:rsidP="005959F9">
      <w:pPr>
        <w:pStyle w:val="aff0"/>
        <w:numPr>
          <w:ilvl w:val="0"/>
          <w:numId w:val="47"/>
        </w:numPr>
        <w:kinsoku w:val="0"/>
        <w:overflowPunct w:val="0"/>
        <w:autoSpaceDE w:val="0"/>
        <w:autoSpaceDN w:val="0"/>
        <w:ind w:left="851" w:firstLineChars="0" w:hanging="851"/>
      </w:pPr>
      <w:r w:rsidRPr="00AE0DB5">
        <w:rPr>
          <w:rFonts w:hint="eastAsia"/>
        </w:rPr>
        <w:t>委托维修单位应提前三天填写《试飞申请单》，以书面形式向机务工程部提出申请；</w:t>
      </w:r>
    </w:p>
    <w:p w14:paraId="5F716CA4" w14:textId="77777777" w:rsidR="00A22ECF" w:rsidRPr="00AE0DB5" w:rsidRDefault="00A22ECF" w:rsidP="005959F9">
      <w:pPr>
        <w:pStyle w:val="aff0"/>
        <w:numPr>
          <w:ilvl w:val="0"/>
          <w:numId w:val="47"/>
        </w:numPr>
        <w:kinsoku w:val="0"/>
        <w:overflowPunct w:val="0"/>
        <w:autoSpaceDE w:val="0"/>
        <w:autoSpaceDN w:val="0"/>
        <w:ind w:left="851" w:firstLineChars="0" w:hanging="851"/>
      </w:pPr>
      <w:r w:rsidRPr="00AE0DB5">
        <w:rPr>
          <w:rFonts w:hint="eastAsia"/>
        </w:rPr>
        <w:t>机务工程部负责对该申请审查批准，经批准的《试飞申请单》发给公司运行控制部；</w:t>
      </w:r>
    </w:p>
    <w:p w14:paraId="5F716CA5" w14:textId="77777777" w:rsidR="00A22ECF" w:rsidRPr="00AE0DB5" w:rsidRDefault="00A22ECF" w:rsidP="005959F9">
      <w:pPr>
        <w:pStyle w:val="aff0"/>
        <w:numPr>
          <w:ilvl w:val="0"/>
          <w:numId w:val="47"/>
        </w:numPr>
        <w:kinsoku w:val="0"/>
        <w:overflowPunct w:val="0"/>
        <w:autoSpaceDE w:val="0"/>
        <w:autoSpaceDN w:val="0"/>
        <w:ind w:left="851" w:firstLineChars="0" w:hanging="851"/>
      </w:pPr>
      <w:r w:rsidRPr="00AE0DB5">
        <w:rPr>
          <w:rFonts w:hint="eastAsia"/>
        </w:rPr>
        <w:t>运行控制部向当地空管部门提交试飞申请，协调有关航务工作；</w:t>
      </w:r>
    </w:p>
    <w:p w14:paraId="5F716CA6" w14:textId="77777777" w:rsidR="00A22ECF" w:rsidRPr="00AE0DB5" w:rsidRDefault="00A22ECF" w:rsidP="005959F9">
      <w:pPr>
        <w:pStyle w:val="aff0"/>
        <w:numPr>
          <w:ilvl w:val="0"/>
          <w:numId w:val="47"/>
        </w:numPr>
        <w:kinsoku w:val="0"/>
        <w:overflowPunct w:val="0"/>
        <w:autoSpaceDE w:val="0"/>
        <w:autoSpaceDN w:val="0"/>
        <w:ind w:left="851" w:firstLineChars="0" w:hanging="851"/>
      </w:pPr>
      <w:r w:rsidRPr="00AE0DB5">
        <w:rPr>
          <w:rFonts w:hint="eastAsia"/>
        </w:rPr>
        <w:t>委托维修单位负责根据机组要求和具体情况，按商定的时间在试飞前向机组介绍维修工作的概况。</w:t>
      </w:r>
    </w:p>
    <w:p w14:paraId="5F716CA7" w14:textId="77777777" w:rsidR="00A22ECF" w:rsidRPr="00AE0DB5" w:rsidRDefault="00A22ECF" w:rsidP="005959F9">
      <w:pPr>
        <w:pStyle w:val="aff0"/>
        <w:numPr>
          <w:ilvl w:val="0"/>
          <w:numId w:val="192"/>
        </w:numPr>
        <w:kinsoku w:val="0"/>
        <w:overflowPunct w:val="0"/>
        <w:autoSpaceDE w:val="0"/>
        <w:autoSpaceDN w:val="0"/>
        <w:ind w:left="851" w:firstLineChars="0" w:hanging="851"/>
        <w:rPr>
          <w:rFonts w:hAnsi="宋体"/>
          <w:color w:val="000000" w:themeColor="text1"/>
          <w:szCs w:val="21"/>
        </w:rPr>
      </w:pPr>
      <w:r w:rsidRPr="00AE0DB5">
        <w:rPr>
          <w:rFonts w:hAnsi="宋体" w:hint="eastAsia"/>
          <w:color w:val="000000" w:themeColor="text1"/>
          <w:szCs w:val="21"/>
        </w:rPr>
        <w:t>外站试飞</w:t>
      </w:r>
    </w:p>
    <w:p w14:paraId="5F716CA8" w14:textId="77777777" w:rsidR="00A22ECF" w:rsidRPr="00AE0DB5" w:rsidRDefault="00A22ECF" w:rsidP="005959F9">
      <w:pPr>
        <w:pStyle w:val="aff0"/>
        <w:numPr>
          <w:ilvl w:val="1"/>
          <w:numId w:val="45"/>
        </w:numPr>
        <w:kinsoku w:val="0"/>
        <w:overflowPunct w:val="0"/>
        <w:autoSpaceDE w:val="0"/>
        <w:autoSpaceDN w:val="0"/>
        <w:ind w:left="851" w:firstLineChars="0" w:hanging="851"/>
      </w:pPr>
      <w:r w:rsidRPr="00AE0DB5">
        <w:rPr>
          <w:rFonts w:hint="eastAsia"/>
        </w:rPr>
        <w:t>飞机因机务原因需在外站试飞时，在机务工程部工程技术部门经理批准后，经机务工程部总经理同意后报公司运行副总经理批准；</w:t>
      </w:r>
    </w:p>
    <w:p w14:paraId="5F716CA9" w14:textId="77777777" w:rsidR="00A22ECF" w:rsidRPr="00AE0DB5" w:rsidRDefault="00A22ECF" w:rsidP="005959F9">
      <w:pPr>
        <w:pStyle w:val="aff0"/>
        <w:numPr>
          <w:ilvl w:val="1"/>
          <w:numId w:val="45"/>
        </w:numPr>
        <w:kinsoku w:val="0"/>
        <w:overflowPunct w:val="0"/>
        <w:autoSpaceDE w:val="0"/>
        <w:autoSpaceDN w:val="0"/>
        <w:ind w:left="851" w:firstLineChars="0" w:hanging="851"/>
      </w:pPr>
      <w:r w:rsidRPr="00AE0DB5">
        <w:rPr>
          <w:rFonts w:hint="eastAsia"/>
        </w:rPr>
        <w:t>试飞方案由机务工程部制定；</w:t>
      </w:r>
    </w:p>
    <w:p w14:paraId="5F716CAA" w14:textId="77777777" w:rsidR="00A22ECF" w:rsidRPr="00AE0DB5" w:rsidRDefault="00A22ECF" w:rsidP="005959F9">
      <w:pPr>
        <w:pStyle w:val="aff0"/>
        <w:numPr>
          <w:ilvl w:val="1"/>
          <w:numId w:val="45"/>
        </w:numPr>
        <w:kinsoku w:val="0"/>
        <w:overflowPunct w:val="0"/>
        <w:autoSpaceDE w:val="0"/>
        <w:autoSpaceDN w:val="0"/>
        <w:ind w:left="851" w:firstLineChars="0" w:hanging="851"/>
      </w:pPr>
      <w:r w:rsidRPr="00AE0DB5">
        <w:rPr>
          <w:rFonts w:hint="eastAsia"/>
        </w:rPr>
        <w:t>公司运行副总经理</w:t>
      </w:r>
      <w:r w:rsidRPr="00AE0DB5">
        <w:rPr>
          <w:rFonts w:hint="eastAsia"/>
        </w:rPr>
        <w:t>/</w:t>
      </w:r>
      <w:r w:rsidRPr="00AE0DB5">
        <w:rPr>
          <w:rFonts w:hint="eastAsia"/>
        </w:rPr>
        <w:t>总飞行师签署机长试飞授权书。</w:t>
      </w:r>
      <w:r w:rsidRPr="001D4A48">
        <w:rPr>
          <w:rFonts w:hint="eastAsia"/>
          <w:spacing w:val="-6"/>
        </w:rPr>
        <w:t>公司驻航站工作人员协助机组向当地空管部门提出试飞申请。</w:t>
      </w:r>
    </w:p>
    <w:p w14:paraId="5F716CAB" w14:textId="77777777" w:rsidR="00A22ECF" w:rsidRPr="00AE0DB5" w:rsidRDefault="00A22ECF" w:rsidP="005959F9">
      <w:pPr>
        <w:pStyle w:val="3"/>
        <w:keepNext w:val="0"/>
        <w:numPr>
          <w:ilvl w:val="0"/>
          <w:numId w:val="191"/>
        </w:numPr>
        <w:kinsoku w:val="0"/>
        <w:overflowPunct w:val="0"/>
        <w:autoSpaceDE w:val="0"/>
        <w:autoSpaceDN w:val="0"/>
      </w:pPr>
      <w:bookmarkStart w:id="573" w:name="_Toc503360748"/>
      <w:r w:rsidRPr="00AE0DB5">
        <w:rPr>
          <w:rFonts w:hint="eastAsia"/>
        </w:rPr>
        <w:lastRenderedPageBreak/>
        <w:t>调机</w:t>
      </w:r>
      <w:bookmarkEnd w:id="573"/>
    </w:p>
    <w:p w14:paraId="5F716CAC" w14:textId="77777777" w:rsidR="00A22ECF" w:rsidRPr="00AE0DB5" w:rsidRDefault="00A22ECF" w:rsidP="00B07A58">
      <w:pPr>
        <w:kinsoku w:val="0"/>
        <w:overflowPunct w:val="0"/>
        <w:autoSpaceDE w:val="0"/>
        <w:autoSpaceDN w:val="0"/>
        <w:ind w:left="851"/>
      </w:pPr>
      <w:r w:rsidRPr="00AE0DB5">
        <w:rPr>
          <w:rFonts w:hint="eastAsia"/>
        </w:rPr>
        <w:t>一般调机飞行是为了完成某项任务或进行运力调配而进行的运力调动飞行。与不定期航班相关的调机申请，按照不定期航班申请程序执行。</w:t>
      </w:r>
    </w:p>
    <w:p w14:paraId="5F716CAD" w14:textId="77777777" w:rsidR="00A22ECF" w:rsidRPr="00AE0DB5" w:rsidRDefault="00A22ECF" w:rsidP="00B07A58">
      <w:pPr>
        <w:kinsoku w:val="0"/>
        <w:overflowPunct w:val="0"/>
        <w:autoSpaceDE w:val="0"/>
        <w:autoSpaceDN w:val="0"/>
        <w:ind w:left="851"/>
      </w:pPr>
      <w:r w:rsidRPr="00AE0DB5">
        <w:rPr>
          <w:rFonts w:hint="eastAsia"/>
        </w:rPr>
        <w:t>定检维修、新购飞机和特殊情况的调机飞行，机务工程部向公司运行控制部提出飞行申请，国外飞行提前</w:t>
      </w:r>
      <w:r w:rsidRPr="00AE0DB5">
        <w:rPr>
          <w:rFonts w:hint="eastAsia"/>
        </w:rPr>
        <w:t>30</w:t>
      </w:r>
      <w:r w:rsidRPr="00AE0DB5">
        <w:rPr>
          <w:rFonts w:hint="eastAsia"/>
        </w:rPr>
        <w:t>天</w:t>
      </w:r>
      <w:r w:rsidRPr="00AE0DB5">
        <w:rPr>
          <w:rFonts w:hint="eastAsia"/>
        </w:rPr>
        <w:t>(</w:t>
      </w:r>
      <w:r w:rsidRPr="00AE0DB5">
        <w:rPr>
          <w:rFonts w:hint="eastAsia"/>
        </w:rPr>
        <w:t>国内飞行</w:t>
      </w:r>
      <w:r w:rsidRPr="00AE0DB5">
        <w:rPr>
          <w:rFonts w:hint="eastAsia"/>
        </w:rPr>
        <w:t>15</w:t>
      </w:r>
      <w:r w:rsidRPr="00AE0DB5">
        <w:rPr>
          <w:rFonts w:hint="eastAsia"/>
        </w:rPr>
        <w:t>天</w:t>
      </w:r>
      <w:r w:rsidRPr="00AE0DB5">
        <w:rPr>
          <w:rFonts w:hint="eastAsia"/>
        </w:rPr>
        <w:t>)</w:t>
      </w:r>
      <w:r w:rsidRPr="00AE0DB5">
        <w:rPr>
          <w:rFonts w:hint="eastAsia"/>
        </w:rPr>
        <w:t>，并通知</w:t>
      </w:r>
      <w:r w:rsidR="003A7521" w:rsidRPr="00AE0DB5">
        <w:rPr>
          <w:rFonts w:hint="eastAsia"/>
        </w:rPr>
        <w:t>飞行管理部</w:t>
      </w:r>
      <w:r w:rsidRPr="00AE0DB5">
        <w:rPr>
          <w:rFonts w:hint="eastAsia"/>
        </w:rPr>
        <w:t>进行机组派遣工作。公司运行控制部负责调机飞行申请工作。</w:t>
      </w:r>
    </w:p>
    <w:p w14:paraId="5F716CAE" w14:textId="77777777" w:rsidR="006D15B5" w:rsidRPr="00AE0DB5" w:rsidRDefault="00A22ECF" w:rsidP="00B07A58">
      <w:pPr>
        <w:kinsoku w:val="0"/>
        <w:overflowPunct w:val="0"/>
        <w:autoSpaceDE w:val="0"/>
        <w:autoSpaceDN w:val="0"/>
        <w:ind w:left="851"/>
      </w:pPr>
      <w:r w:rsidRPr="00AE0DB5">
        <w:rPr>
          <w:rFonts w:hint="eastAsia"/>
        </w:rPr>
        <w:t>新购飞机调机由机务工程部负责组织包括</w:t>
      </w:r>
      <w:r w:rsidR="003A7521" w:rsidRPr="00AE0DB5">
        <w:rPr>
          <w:rFonts w:hint="eastAsia"/>
        </w:rPr>
        <w:t>运行标准部</w:t>
      </w:r>
      <w:r w:rsidRPr="00AE0DB5">
        <w:rPr>
          <w:rFonts w:hint="eastAsia"/>
        </w:rPr>
        <w:t>、运行控制部、</w:t>
      </w:r>
      <w:r w:rsidR="003A7521" w:rsidRPr="00AE0DB5">
        <w:rPr>
          <w:rFonts w:hint="eastAsia"/>
        </w:rPr>
        <w:t>飞行管理部</w:t>
      </w:r>
      <w:r w:rsidRPr="00AE0DB5">
        <w:rPr>
          <w:rFonts w:hint="eastAsia"/>
        </w:rPr>
        <w:t>组成接机小组完成调机任务。机务工程部负责办理有关的报批手续。其它调机工作，由运行控制部负责组织和协调及办理必要的报批手续。</w:t>
      </w:r>
    </w:p>
    <w:p w14:paraId="5F716CAF" w14:textId="77777777" w:rsidR="00E82544" w:rsidRDefault="00A22ECF" w:rsidP="005959F9">
      <w:pPr>
        <w:pStyle w:val="aff0"/>
        <w:numPr>
          <w:ilvl w:val="0"/>
          <w:numId w:val="193"/>
        </w:numPr>
        <w:kinsoku w:val="0"/>
        <w:overflowPunct w:val="0"/>
        <w:autoSpaceDE w:val="0"/>
        <w:autoSpaceDN w:val="0"/>
        <w:ind w:left="851" w:firstLineChars="0" w:hanging="851"/>
        <w:rPr>
          <w:rFonts w:hAnsi="宋体"/>
          <w:color w:val="000000" w:themeColor="text1"/>
          <w:szCs w:val="21"/>
        </w:rPr>
      </w:pPr>
      <w:r w:rsidRPr="00AE0DB5">
        <w:rPr>
          <w:rFonts w:hAnsi="宋体" w:hint="eastAsia"/>
          <w:color w:val="000000" w:themeColor="text1"/>
          <w:szCs w:val="21"/>
        </w:rPr>
        <w:t>调机飞行包括下列情况：</w:t>
      </w:r>
    </w:p>
    <w:p w14:paraId="5F716CB0" w14:textId="77777777" w:rsidR="00A22ECF" w:rsidRPr="00AE0DB5" w:rsidRDefault="00A22ECF" w:rsidP="009A4C46">
      <w:pPr>
        <w:kinsoku w:val="0"/>
        <w:overflowPunct w:val="0"/>
        <w:autoSpaceDE w:val="0"/>
        <w:autoSpaceDN w:val="0"/>
        <w:ind w:left="851"/>
        <w:rPr>
          <w:rFonts w:hAnsi="宋体"/>
          <w:color w:val="000000" w:themeColor="text1"/>
          <w:szCs w:val="21"/>
        </w:rPr>
      </w:pPr>
      <w:r w:rsidRPr="009A4C46">
        <w:rPr>
          <w:rFonts w:hint="eastAsia"/>
        </w:rPr>
        <w:t>飞机</w:t>
      </w:r>
      <w:r w:rsidRPr="00AE0DB5">
        <w:rPr>
          <w:rFonts w:hAnsi="宋体" w:hint="eastAsia"/>
          <w:color w:val="000000" w:themeColor="text1"/>
          <w:szCs w:val="21"/>
        </w:rPr>
        <w:t>飞向目的地进行计划性修理或改装及相应工作完成后的回调飞行；</w:t>
      </w:r>
    </w:p>
    <w:p w14:paraId="5F716CB1" w14:textId="77777777" w:rsidR="00A22ECF" w:rsidRPr="00AE0DB5" w:rsidRDefault="00A22ECF" w:rsidP="005959F9">
      <w:pPr>
        <w:pStyle w:val="aa"/>
        <w:numPr>
          <w:ilvl w:val="1"/>
          <w:numId w:val="31"/>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飞机在基地以外航站不载货飞行至理想的修理站的飞行；</w:t>
      </w:r>
    </w:p>
    <w:p w14:paraId="5F716CB2" w14:textId="77777777" w:rsidR="00A22ECF" w:rsidRPr="00AE0DB5" w:rsidRDefault="00A22ECF" w:rsidP="005959F9">
      <w:pPr>
        <w:pStyle w:val="aa"/>
        <w:numPr>
          <w:ilvl w:val="1"/>
          <w:numId w:val="31"/>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销售旧机无“三证”时的特许飞行；</w:t>
      </w:r>
    </w:p>
    <w:p w14:paraId="5F716CB3" w14:textId="77777777" w:rsidR="00A22ECF" w:rsidRPr="00AE0DB5" w:rsidRDefault="00A22ECF" w:rsidP="005959F9">
      <w:pPr>
        <w:pStyle w:val="aa"/>
        <w:numPr>
          <w:ilvl w:val="1"/>
          <w:numId w:val="31"/>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执行特殊任务时的空机飞行；</w:t>
      </w:r>
    </w:p>
    <w:p w14:paraId="5F716CB4" w14:textId="77777777" w:rsidR="00A22ECF" w:rsidRPr="00AE0DB5" w:rsidRDefault="00A22ECF" w:rsidP="005959F9">
      <w:pPr>
        <w:pStyle w:val="aa"/>
        <w:numPr>
          <w:ilvl w:val="1"/>
          <w:numId w:val="31"/>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撤离危险地区的飞行；</w:t>
      </w:r>
    </w:p>
    <w:p w14:paraId="5F716CB5" w14:textId="77777777" w:rsidR="00A22ECF" w:rsidRPr="00AE0DB5" w:rsidRDefault="00A22ECF" w:rsidP="005959F9">
      <w:pPr>
        <w:pStyle w:val="aa"/>
        <w:numPr>
          <w:ilvl w:val="1"/>
          <w:numId w:val="31"/>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新购飞机从制造厂持适航当局颁发的临时国籍登记证、适航证和电台执照飞往公司基地的飞行。</w:t>
      </w:r>
    </w:p>
    <w:p w14:paraId="5F716CB6" w14:textId="77777777" w:rsidR="00A22ECF" w:rsidRPr="00AE0DB5" w:rsidRDefault="00A22ECF" w:rsidP="005959F9">
      <w:pPr>
        <w:pStyle w:val="aff0"/>
        <w:numPr>
          <w:ilvl w:val="0"/>
          <w:numId w:val="193"/>
        </w:numPr>
        <w:kinsoku w:val="0"/>
        <w:overflowPunct w:val="0"/>
        <w:autoSpaceDE w:val="0"/>
        <w:autoSpaceDN w:val="0"/>
        <w:ind w:left="851" w:firstLineChars="0" w:hanging="851"/>
        <w:rPr>
          <w:rFonts w:hAnsi="宋体"/>
          <w:color w:val="000000" w:themeColor="text1"/>
          <w:szCs w:val="21"/>
        </w:rPr>
      </w:pPr>
      <w:r w:rsidRPr="00AE0DB5">
        <w:rPr>
          <w:rFonts w:hAnsi="宋体" w:hint="eastAsia"/>
          <w:color w:val="000000" w:themeColor="text1"/>
          <w:szCs w:val="21"/>
        </w:rPr>
        <w:lastRenderedPageBreak/>
        <w:t>故障调机飞行的原则</w:t>
      </w:r>
      <w:r w:rsidRPr="00AE0DB5">
        <w:rPr>
          <w:rFonts w:hAnsi="宋体" w:hint="eastAsia"/>
          <w:color w:val="000000" w:themeColor="text1"/>
          <w:szCs w:val="21"/>
        </w:rPr>
        <w:t xml:space="preserve"> </w:t>
      </w:r>
    </w:p>
    <w:p w14:paraId="5F716CB7" w14:textId="77777777" w:rsidR="00A22ECF" w:rsidRPr="00AE0DB5" w:rsidRDefault="00A22ECF" w:rsidP="005959F9">
      <w:pPr>
        <w:pStyle w:val="aa"/>
        <w:numPr>
          <w:ilvl w:val="0"/>
          <w:numId w:val="48"/>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执行调机飞行必须由机务工程部确认可行性，由公司值班领导作出决定；</w:t>
      </w:r>
    </w:p>
    <w:p w14:paraId="5F716CB8" w14:textId="77777777" w:rsidR="00A22ECF" w:rsidRPr="00AE0DB5" w:rsidRDefault="00A22ECF" w:rsidP="005959F9">
      <w:pPr>
        <w:pStyle w:val="aa"/>
        <w:numPr>
          <w:ilvl w:val="0"/>
          <w:numId w:val="48"/>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调机飞行的机长和飞行签派员根据飞机性能限制，参考MEL/CDL限制条件，安排调机计划和飞行放行。对损坏或故障飞机调机飞行要尽可能安排该次飞行所需最少机组人员。机长在起飞前应与副驾驶和机械师仔细研究所要检查项目、性能和程序。除了为飞行安全和飞机性能限制允许的非商务业载外，不得装载货物；</w:t>
      </w:r>
    </w:p>
    <w:p w14:paraId="5F716CB9" w14:textId="77777777" w:rsidR="00A22ECF" w:rsidRPr="00AE0DB5" w:rsidRDefault="00A22ECF" w:rsidP="005959F9">
      <w:pPr>
        <w:pStyle w:val="aa"/>
        <w:numPr>
          <w:ilvl w:val="0"/>
          <w:numId w:val="48"/>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如属机务故障调机，机务代表应监督或协助委托维修单位严格按照《外站故障/损伤处理单》的规定要求进行准备；</w:t>
      </w:r>
    </w:p>
    <w:p w14:paraId="5F716CBA" w14:textId="77777777" w:rsidR="00A22ECF" w:rsidRPr="00AE0DB5" w:rsidRDefault="00A22ECF" w:rsidP="005959F9">
      <w:pPr>
        <w:pStyle w:val="aa"/>
        <w:numPr>
          <w:ilvl w:val="0"/>
          <w:numId w:val="48"/>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AE0DB5">
        <w:rPr>
          <w:rFonts w:hAnsi="宋体" w:hint="eastAsia"/>
          <w:color w:val="000000" w:themeColor="text1"/>
          <w:szCs w:val="21"/>
        </w:rPr>
        <w:t>机务代表或委托维修单位应负责向调机机组介绍飞机故障及需机组了解的其它情况。机组在调机前做必要的飞行准备。</w:t>
      </w:r>
    </w:p>
    <w:p w14:paraId="5F716CBB" w14:textId="77777777" w:rsidR="00A22ECF" w:rsidRPr="00AE0DB5" w:rsidRDefault="00A22ECF" w:rsidP="005959F9">
      <w:pPr>
        <w:pStyle w:val="aff0"/>
        <w:numPr>
          <w:ilvl w:val="0"/>
          <w:numId w:val="193"/>
        </w:numPr>
        <w:kinsoku w:val="0"/>
        <w:overflowPunct w:val="0"/>
        <w:autoSpaceDE w:val="0"/>
        <w:autoSpaceDN w:val="0"/>
        <w:ind w:left="851" w:firstLineChars="0" w:hanging="851"/>
        <w:rPr>
          <w:rFonts w:hAnsi="宋体"/>
          <w:color w:val="000000" w:themeColor="text1"/>
          <w:szCs w:val="21"/>
        </w:rPr>
      </w:pPr>
      <w:r w:rsidRPr="00AE0DB5">
        <w:rPr>
          <w:rFonts w:hAnsi="宋体" w:hint="eastAsia"/>
          <w:color w:val="000000" w:themeColor="text1"/>
          <w:szCs w:val="21"/>
        </w:rPr>
        <w:t>一台发动机不工作调机的原则</w:t>
      </w:r>
    </w:p>
    <w:p w14:paraId="5F716CBC" w14:textId="77777777" w:rsidR="00A22ECF" w:rsidRPr="00AE0DB5" w:rsidRDefault="00A22ECF" w:rsidP="00B07A58">
      <w:pPr>
        <w:kinsoku w:val="0"/>
        <w:overflowPunct w:val="0"/>
        <w:autoSpaceDE w:val="0"/>
        <w:autoSpaceDN w:val="0"/>
        <w:ind w:left="851"/>
      </w:pPr>
      <w:r w:rsidRPr="00AE0DB5">
        <w:rPr>
          <w:rFonts w:hint="eastAsia"/>
        </w:rPr>
        <w:t>除依据维护手册有关章节的规定对故障发动机进行机务准备外；飞行还须满足下列全部条件：</w:t>
      </w:r>
    </w:p>
    <w:p w14:paraId="5F716CBD" w14:textId="77777777" w:rsidR="00F97C4A" w:rsidRPr="00687A4C" w:rsidRDefault="00A22ECF" w:rsidP="005959F9">
      <w:pPr>
        <w:pStyle w:val="aa"/>
        <w:numPr>
          <w:ilvl w:val="0"/>
          <w:numId w:val="194"/>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687A4C">
        <w:rPr>
          <w:rFonts w:hAnsi="宋体" w:hint="eastAsia"/>
          <w:color w:val="000000" w:themeColor="text1"/>
          <w:szCs w:val="21"/>
        </w:rPr>
        <w:t>调机所起降的机场及航线必须符合飞机性能的要求；</w:t>
      </w:r>
    </w:p>
    <w:p w14:paraId="5F716CBE" w14:textId="77777777" w:rsidR="00A22ECF" w:rsidRPr="00687A4C" w:rsidRDefault="00A22ECF" w:rsidP="005959F9">
      <w:pPr>
        <w:pStyle w:val="aa"/>
        <w:numPr>
          <w:ilvl w:val="0"/>
          <w:numId w:val="194"/>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687A4C">
        <w:rPr>
          <w:rFonts w:hAnsi="宋体" w:hint="eastAsia"/>
          <w:color w:val="000000" w:themeColor="text1"/>
          <w:szCs w:val="21"/>
        </w:rPr>
        <w:t>除基本的机组配备外，不得载货；</w:t>
      </w:r>
    </w:p>
    <w:p w14:paraId="5F716CBF" w14:textId="77777777" w:rsidR="00A22ECF" w:rsidRPr="00687A4C" w:rsidRDefault="00A22ECF" w:rsidP="005959F9">
      <w:pPr>
        <w:pStyle w:val="aa"/>
        <w:numPr>
          <w:ilvl w:val="0"/>
          <w:numId w:val="194"/>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687A4C">
        <w:rPr>
          <w:rFonts w:hAnsi="宋体" w:hint="eastAsia"/>
          <w:color w:val="000000" w:themeColor="text1"/>
          <w:szCs w:val="21"/>
        </w:rPr>
        <w:t>起飞机场和目的地机场的天气条件不低于目视气象条件；沿航线不应有积冰天气；起飞、落地时侧风分量应小于或等于</w:t>
      </w:r>
      <w:smartTag w:uri="urn:schemas-microsoft-com:office:smarttags" w:element="chmetcnv">
        <w:smartTagPr>
          <w:attr w:name="UnitName" w:val="米"/>
          <w:attr w:name="SourceValue" w:val="5"/>
          <w:attr w:name="HasSpace" w:val="False"/>
          <w:attr w:name="Negative" w:val="False"/>
          <w:attr w:name="NumberType" w:val="1"/>
          <w:attr w:name="TCSC" w:val="0"/>
        </w:smartTagPr>
        <w:r w:rsidRPr="00687A4C">
          <w:rPr>
            <w:rFonts w:hAnsi="宋体" w:hint="eastAsia"/>
            <w:color w:val="000000" w:themeColor="text1"/>
            <w:szCs w:val="21"/>
          </w:rPr>
          <w:t>5米</w:t>
        </w:r>
      </w:smartTag>
      <w:r w:rsidRPr="00687A4C">
        <w:rPr>
          <w:rFonts w:hAnsi="宋体" w:hint="eastAsia"/>
          <w:color w:val="000000" w:themeColor="text1"/>
          <w:szCs w:val="21"/>
        </w:rPr>
        <w:t>/秒；起飞和着陆应在干跑道条件下进行；</w:t>
      </w:r>
    </w:p>
    <w:p w14:paraId="5F716CC0" w14:textId="77777777" w:rsidR="00A22ECF" w:rsidRPr="00687A4C" w:rsidRDefault="00A22ECF" w:rsidP="005959F9">
      <w:pPr>
        <w:pStyle w:val="aa"/>
        <w:numPr>
          <w:ilvl w:val="0"/>
          <w:numId w:val="194"/>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687A4C">
        <w:rPr>
          <w:rFonts w:hAnsi="宋体" w:hint="eastAsia"/>
          <w:color w:val="000000" w:themeColor="text1"/>
          <w:szCs w:val="21"/>
        </w:rPr>
        <w:t>航路备降场：在制定调机飞行计划时，应选择若干紧急备</w:t>
      </w:r>
      <w:r w:rsidRPr="00687A4C">
        <w:rPr>
          <w:rFonts w:hAnsi="宋体" w:hint="eastAsia"/>
          <w:color w:val="000000" w:themeColor="text1"/>
          <w:szCs w:val="21"/>
        </w:rPr>
        <w:lastRenderedPageBreak/>
        <w:t>降场以保证航路飞行中任意一点备降距离在一小时飞行时间以内；</w:t>
      </w:r>
    </w:p>
    <w:p w14:paraId="5F716CC1" w14:textId="77777777" w:rsidR="00A22ECF" w:rsidRPr="00687A4C" w:rsidRDefault="00A22ECF" w:rsidP="005959F9">
      <w:pPr>
        <w:pStyle w:val="aa"/>
        <w:numPr>
          <w:ilvl w:val="0"/>
          <w:numId w:val="194"/>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687A4C">
        <w:rPr>
          <w:rFonts w:hAnsi="宋体" w:hint="eastAsia"/>
          <w:color w:val="000000" w:themeColor="text1"/>
          <w:szCs w:val="21"/>
        </w:rPr>
        <w:t>根据公司《维修工程管理手册》规定进行飞行前检查，应将检查结果记录在维护记录中并签字，机长应予以核实；</w:t>
      </w:r>
    </w:p>
    <w:p w14:paraId="5F716CC2" w14:textId="77777777" w:rsidR="00A22ECF" w:rsidRPr="00687A4C" w:rsidRDefault="00A22ECF" w:rsidP="005959F9">
      <w:pPr>
        <w:pStyle w:val="aa"/>
        <w:numPr>
          <w:ilvl w:val="0"/>
          <w:numId w:val="194"/>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687A4C">
        <w:rPr>
          <w:rFonts w:hAnsi="宋体" w:hint="eastAsia"/>
          <w:color w:val="000000" w:themeColor="text1"/>
          <w:szCs w:val="21"/>
        </w:rPr>
        <w:t>调机机长具备教员资格已完成一发失效飞行训练并合格，调机飞行机组必须完成调机训练的要求，必须符合近期飞行经历要求，飞行机组为飞行所需最少人员；</w:t>
      </w:r>
    </w:p>
    <w:p w14:paraId="5F716CC3" w14:textId="77777777" w:rsidR="00A22ECF" w:rsidRPr="00687A4C" w:rsidRDefault="00A22ECF" w:rsidP="005959F9">
      <w:pPr>
        <w:pStyle w:val="aa"/>
        <w:numPr>
          <w:ilvl w:val="0"/>
          <w:numId w:val="194"/>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687A4C">
        <w:rPr>
          <w:rFonts w:hAnsi="宋体" w:hint="eastAsia"/>
          <w:color w:val="000000" w:themeColor="text1"/>
          <w:szCs w:val="21"/>
        </w:rPr>
        <w:t>调机飞行时可以安排维修技术人员随机；</w:t>
      </w:r>
    </w:p>
    <w:p w14:paraId="5F716CC4" w14:textId="77777777" w:rsidR="00A22ECF" w:rsidRPr="00687A4C" w:rsidRDefault="00A22ECF" w:rsidP="005959F9">
      <w:pPr>
        <w:pStyle w:val="aa"/>
        <w:numPr>
          <w:ilvl w:val="0"/>
          <w:numId w:val="194"/>
        </w:numPr>
        <w:kinsoku w:val="0"/>
        <w:overflowPunct w:val="0"/>
        <w:autoSpaceDE w:val="0"/>
        <w:autoSpaceDN w:val="0"/>
        <w:adjustRightInd w:val="0"/>
        <w:snapToGrid w:val="0"/>
        <w:spacing w:line="360" w:lineRule="exact"/>
        <w:ind w:left="851" w:hanging="851"/>
        <w:jc w:val="left"/>
        <w:rPr>
          <w:rFonts w:hAnsi="宋体"/>
          <w:color w:val="000000" w:themeColor="text1"/>
          <w:szCs w:val="21"/>
        </w:rPr>
      </w:pPr>
      <w:r w:rsidRPr="00687A4C">
        <w:rPr>
          <w:rFonts w:hAnsi="宋体" w:hint="eastAsia"/>
          <w:color w:val="000000" w:themeColor="text1"/>
          <w:szCs w:val="21"/>
        </w:rPr>
        <w:t>调机飞行通过特殊运行区域，必须遵守所飞行区域的运行规则和指定的运行程序。</w:t>
      </w:r>
    </w:p>
    <w:p w14:paraId="5F716CC5" w14:textId="77777777" w:rsidR="00A22ECF" w:rsidRPr="00AE0DB5" w:rsidRDefault="00A22ECF" w:rsidP="005959F9">
      <w:pPr>
        <w:pStyle w:val="3"/>
        <w:keepNext w:val="0"/>
        <w:numPr>
          <w:ilvl w:val="0"/>
          <w:numId w:val="187"/>
        </w:numPr>
        <w:kinsoku w:val="0"/>
        <w:overflowPunct w:val="0"/>
        <w:autoSpaceDE w:val="0"/>
        <w:autoSpaceDN w:val="0"/>
        <w:ind w:left="851" w:hanging="851"/>
      </w:pPr>
      <w:bookmarkStart w:id="574" w:name="_Toc503360749"/>
      <w:r w:rsidRPr="00193F38">
        <w:t>验证飞行</w:t>
      </w:r>
      <w:bookmarkEnd w:id="574"/>
    </w:p>
    <w:p w14:paraId="5F716CC6" w14:textId="77777777" w:rsidR="00A22ECF" w:rsidRPr="00AE0DB5" w:rsidRDefault="00A22ECF" w:rsidP="009A4C46">
      <w:pPr>
        <w:kinsoku w:val="0"/>
        <w:overflowPunct w:val="0"/>
        <w:autoSpaceDE w:val="0"/>
        <w:autoSpaceDN w:val="0"/>
        <w:ind w:left="851"/>
      </w:pPr>
      <w:r w:rsidRPr="00AE0DB5">
        <w:rPr>
          <w:rFonts w:hint="eastAsia"/>
        </w:rPr>
        <w:t>验证飞行通常包括运行验证试飞与航路验证试飞。运行验证试飞要求申请人演示其操作和维修运营人机队中新到航空器的能力，或申请人实施诸如国内、国际运行等特殊类别运行的能力；航路验证试飞申请人在局方授予其遵照规章要求在计划的航路或区域上空运行的权利之前，演示其实施这些运行的能力。虽然验证和生效测验满足了不同的要求，如适当，可同时实施两种验证。</w:t>
      </w:r>
    </w:p>
    <w:p w14:paraId="5F716CC7" w14:textId="77777777" w:rsidR="00A22ECF" w:rsidRPr="00AE0DB5" w:rsidRDefault="00A22ECF" w:rsidP="005959F9">
      <w:pPr>
        <w:pStyle w:val="aff0"/>
        <w:numPr>
          <w:ilvl w:val="3"/>
          <w:numId w:val="202"/>
        </w:numPr>
        <w:ind w:left="851" w:firstLineChars="0" w:hanging="851"/>
      </w:pPr>
      <w:r w:rsidRPr="00AE0DB5">
        <w:rPr>
          <w:rFonts w:hint="eastAsia"/>
        </w:rPr>
        <w:t>可接受的验证方法</w:t>
      </w:r>
    </w:p>
    <w:p w14:paraId="5F716CC8" w14:textId="77777777" w:rsidR="00A22ECF" w:rsidRPr="00AE0DB5" w:rsidRDefault="00A22ECF" w:rsidP="009A4C46">
      <w:pPr>
        <w:kinsoku w:val="0"/>
        <w:overflowPunct w:val="0"/>
        <w:autoSpaceDE w:val="0"/>
        <w:autoSpaceDN w:val="0"/>
        <w:ind w:left="851"/>
        <w:rPr>
          <w:rFonts w:hAnsi="宋体"/>
          <w:color w:val="000000" w:themeColor="text1"/>
          <w:szCs w:val="21"/>
        </w:rPr>
      </w:pPr>
      <w:r w:rsidRPr="00AE0DB5">
        <w:rPr>
          <w:rFonts w:hint="eastAsia"/>
        </w:rPr>
        <w:t>对于复杂的运行，应遵守局方公布的有关咨询文件。然而，</w:t>
      </w:r>
      <w:r w:rsidRPr="00AE0DB5">
        <w:rPr>
          <w:rFonts w:hAnsi="宋体" w:hint="eastAsia"/>
          <w:color w:val="000000" w:themeColor="text1"/>
          <w:szCs w:val="21"/>
        </w:rPr>
        <w:t>假如申请人能演示下述方面，申请人可采用任何合理的</w:t>
      </w:r>
      <w:r w:rsidRPr="00AE0DB5">
        <w:rPr>
          <w:rFonts w:hAnsi="宋体" w:hint="eastAsia"/>
          <w:color w:val="000000" w:themeColor="text1"/>
          <w:szCs w:val="21"/>
        </w:rPr>
        <w:lastRenderedPageBreak/>
        <w:t>方法：</w:t>
      </w:r>
    </w:p>
    <w:p w14:paraId="5F716CC9" w14:textId="77777777" w:rsidR="00A22ECF" w:rsidRPr="00AE0DB5" w:rsidRDefault="00A22ECF" w:rsidP="005959F9">
      <w:pPr>
        <w:pStyle w:val="aff0"/>
        <w:numPr>
          <w:ilvl w:val="0"/>
          <w:numId w:val="141"/>
        </w:numPr>
        <w:kinsoku w:val="0"/>
        <w:overflowPunct w:val="0"/>
        <w:autoSpaceDE w:val="0"/>
        <w:autoSpaceDN w:val="0"/>
        <w:ind w:left="851" w:firstLineChars="0" w:hanging="851"/>
      </w:pPr>
      <w:r w:rsidRPr="00AE0DB5">
        <w:rPr>
          <w:rFonts w:hint="eastAsia"/>
        </w:rPr>
        <w:t>验证方法的有效性和可靠性；</w:t>
      </w:r>
    </w:p>
    <w:p w14:paraId="5F716CCA" w14:textId="77777777" w:rsidR="00A22ECF" w:rsidRPr="00AE0DB5" w:rsidRDefault="00A22ECF" w:rsidP="005959F9">
      <w:pPr>
        <w:pStyle w:val="aff0"/>
        <w:numPr>
          <w:ilvl w:val="0"/>
          <w:numId w:val="141"/>
        </w:numPr>
        <w:kinsoku w:val="0"/>
        <w:overflowPunct w:val="0"/>
        <w:autoSpaceDE w:val="0"/>
        <w:autoSpaceDN w:val="0"/>
        <w:ind w:left="851" w:firstLineChars="0" w:hanging="851"/>
        <w:rPr>
          <w:rFonts w:hAnsi="宋体"/>
          <w:color w:val="000000" w:themeColor="text1"/>
          <w:szCs w:val="21"/>
        </w:rPr>
      </w:pPr>
      <w:r w:rsidRPr="009A4C46">
        <w:rPr>
          <w:rFonts w:hint="eastAsia"/>
        </w:rPr>
        <w:t>验证</w:t>
      </w:r>
      <w:r w:rsidRPr="00AE0DB5">
        <w:rPr>
          <w:rFonts w:hAnsi="宋体" w:hint="eastAsia"/>
          <w:color w:val="000000" w:themeColor="text1"/>
          <w:szCs w:val="21"/>
        </w:rPr>
        <w:t>结果证实申请人的表现是可接受的。</w:t>
      </w:r>
    </w:p>
    <w:p w14:paraId="5F716CCB" w14:textId="77777777" w:rsidR="00A22ECF" w:rsidRPr="00AE0DB5" w:rsidRDefault="00A22ECF" w:rsidP="005959F9">
      <w:pPr>
        <w:pStyle w:val="aff0"/>
        <w:numPr>
          <w:ilvl w:val="3"/>
          <w:numId w:val="202"/>
        </w:numPr>
        <w:ind w:left="851" w:firstLineChars="0" w:hanging="851"/>
      </w:pPr>
      <w:r w:rsidRPr="00AE0DB5">
        <w:rPr>
          <w:rFonts w:hint="eastAsia"/>
        </w:rPr>
        <w:t>运行验证试飞与航路验证试飞的过程</w:t>
      </w:r>
    </w:p>
    <w:p w14:paraId="5F716CCC" w14:textId="77777777" w:rsidR="00A22ECF" w:rsidRPr="009A4C46" w:rsidRDefault="00A22ECF" w:rsidP="009A4C46">
      <w:pPr>
        <w:kinsoku w:val="0"/>
        <w:overflowPunct w:val="0"/>
        <w:autoSpaceDE w:val="0"/>
        <w:autoSpaceDN w:val="0"/>
        <w:ind w:left="851"/>
        <w:rPr>
          <w:rFonts w:hAnsi="宋体"/>
          <w:color w:val="000000" w:themeColor="text1"/>
          <w:szCs w:val="21"/>
        </w:rPr>
      </w:pPr>
      <w:r w:rsidRPr="00AE0DB5">
        <w:rPr>
          <w:rFonts w:hint="eastAsia"/>
        </w:rPr>
        <w:t>第一</w:t>
      </w:r>
      <w:r w:rsidRPr="009A4C46">
        <w:rPr>
          <w:rFonts w:hAnsi="宋体" w:hint="eastAsia"/>
          <w:color w:val="000000" w:themeColor="text1"/>
          <w:szCs w:val="21"/>
        </w:rPr>
        <w:t>阶段：向局方申请实施运行验证试飞与航路验证试飞</w:t>
      </w:r>
    </w:p>
    <w:p w14:paraId="5F716CCD" w14:textId="77777777" w:rsidR="00A22ECF" w:rsidRPr="009A4C46" w:rsidRDefault="00A22ECF" w:rsidP="009A4C46">
      <w:pPr>
        <w:kinsoku w:val="0"/>
        <w:overflowPunct w:val="0"/>
        <w:autoSpaceDE w:val="0"/>
        <w:autoSpaceDN w:val="0"/>
        <w:ind w:left="851"/>
        <w:rPr>
          <w:rFonts w:hAnsi="宋体"/>
          <w:color w:val="000000" w:themeColor="text1"/>
          <w:szCs w:val="21"/>
        </w:rPr>
      </w:pPr>
      <w:r w:rsidRPr="009A4C46">
        <w:rPr>
          <w:rFonts w:hAnsi="宋体" w:hint="eastAsia"/>
          <w:color w:val="000000" w:themeColor="text1"/>
          <w:szCs w:val="21"/>
        </w:rPr>
        <w:t>第二阶段：向局方呈送运行验证试飞与航路验证试飞计划以便于其评估</w:t>
      </w:r>
      <w:r w:rsidR="00C36C1E" w:rsidRPr="009A4C46">
        <w:rPr>
          <w:rFonts w:hAnsi="宋体" w:hint="eastAsia"/>
          <w:color w:val="000000" w:themeColor="text1"/>
          <w:szCs w:val="21"/>
        </w:rPr>
        <w:t>。</w:t>
      </w:r>
    </w:p>
    <w:p w14:paraId="5F716CCE" w14:textId="77777777" w:rsidR="00A22ECF" w:rsidRPr="009A4C46" w:rsidRDefault="00A22ECF" w:rsidP="009A4C46">
      <w:pPr>
        <w:kinsoku w:val="0"/>
        <w:overflowPunct w:val="0"/>
        <w:autoSpaceDE w:val="0"/>
        <w:autoSpaceDN w:val="0"/>
        <w:ind w:left="851"/>
        <w:rPr>
          <w:rFonts w:hAnsi="宋体"/>
          <w:color w:val="000000" w:themeColor="text1"/>
          <w:szCs w:val="21"/>
        </w:rPr>
      </w:pPr>
      <w:r w:rsidRPr="009A4C46">
        <w:rPr>
          <w:rFonts w:hAnsi="宋体" w:hint="eastAsia"/>
          <w:color w:val="000000" w:themeColor="text1"/>
          <w:szCs w:val="21"/>
        </w:rPr>
        <w:t>第三阶段：局方审查运行验证试飞与航路验证试飞计划，并协调公司在第四阶段期间将实施的演示科目。</w:t>
      </w:r>
    </w:p>
    <w:p w14:paraId="5F716CCF" w14:textId="77777777" w:rsidR="00A22ECF" w:rsidRPr="00AE0DB5" w:rsidRDefault="00A22ECF" w:rsidP="009A4C46">
      <w:pPr>
        <w:kinsoku w:val="0"/>
        <w:overflowPunct w:val="0"/>
        <w:autoSpaceDE w:val="0"/>
        <w:autoSpaceDN w:val="0"/>
        <w:ind w:left="851"/>
      </w:pPr>
      <w:r w:rsidRPr="009A4C46">
        <w:rPr>
          <w:rFonts w:hAnsi="宋体" w:hint="eastAsia"/>
          <w:color w:val="000000" w:themeColor="text1"/>
          <w:szCs w:val="21"/>
        </w:rPr>
        <w:t>第四阶段：测</w:t>
      </w:r>
      <w:r w:rsidRPr="00AE0DB5">
        <w:rPr>
          <w:rFonts w:hint="eastAsia"/>
        </w:rPr>
        <w:t>验过程的主要阶段。对于验证飞行，申请人将实施验证计划的航路</w:t>
      </w:r>
      <w:r w:rsidR="003A7521" w:rsidRPr="00AE0DB5">
        <w:rPr>
          <w:rFonts w:hint="eastAsia"/>
        </w:rPr>
        <w:t>飞行管理部</w:t>
      </w:r>
      <w:r w:rsidRPr="00AE0DB5">
        <w:rPr>
          <w:rFonts w:hint="eastAsia"/>
        </w:rPr>
        <w:t>分。至于航路验证试飞部分，申请人将实施特定的运行，以收集生效或观察所需的资料。</w:t>
      </w:r>
    </w:p>
    <w:p w14:paraId="5F716CD0" w14:textId="77777777" w:rsidR="00A22ECF" w:rsidRPr="00AE0DB5" w:rsidRDefault="00A22ECF" w:rsidP="009A4C46">
      <w:pPr>
        <w:kinsoku w:val="0"/>
        <w:overflowPunct w:val="0"/>
        <w:autoSpaceDE w:val="0"/>
        <w:autoSpaceDN w:val="0"/>
        <w:ind w:left="851"/>
      </w:pPr>
      <w:r w:rsidRPr="00AE0DB5">
        <w:rPr>
          <w:rFonts w:hint="eastAsia"/>
        </w:rPr>
        <w:t>第五阶段：局方批准并颁发相应的运行规范，或发出拒绝批准的信函。</w:t>
      </w:r>
    </w:p>
    <w:p w14:paraId="5F716CD1" w14:textId="77777777" w:rsidR="00A22ECF" w:rsidRPr="00AE0DB5" w:rsidRDefault="00A22ECF" w:rsidP="005959F9">
      <w:pPr>
        <w:pStyle w:val="aff0"/>
        <w:numPr>
          <w:ilvl w:val="3"/>
          <w:numId w:val="202"/>
        </w:numPr>
        <w:ind w:left="851" w:firstLineChars="0" w:hanging="851"/>
      </w:pPr>
      <w:r w:rsidRPr="00AE0DB5">
        <w:rPr>
          <w:rFonts w:hint="eastAsia"/>
        </w:rPr>
        <w:t>运行验证试飞的要求</w:t>
      </w:r>
    </w:p>
    <w:p w14:paraId="5F716CD2" w14:textId="77777777" w:rsidR="00A22ECF" w:rsidRPr="00AE0DB5" w:rsidRDefault="00A22ECF" w:rsidP="005959F9">
      <w:pPr>
        <w:pStyle w:val="aff0"/>
        <w:numPr>
          <w:ilvl w:val="0"/>
          <w:numId w:val="203"/>
        </w:numPr>
        <w:kinsoku w:val="0"/>
        <w:overflowPunct w:val="0"/>
        <w:autoSpaceDE w:val="0"/>
        <w:autoSpaceDN w:val="0"/>
        <w:ind w:left="851" w:firstLineChars="0" w:hanging="851"/>
      </w:pPr>
      <w:r w:rsidRPr="00AE0DB5">
        <w:rPr>
          <w:rFonts w:hint="eastAsia"/>
        </w:rPr>
        <w:t>总则</w:t>
      </w:r>
    </w:p>
    <w:p w14:paraId="5F716CD3" w14:textId="77777777" w:rsidR="00A22ECF" w:rsidRPr="00AE0DB5" w:rsidRDefault="00A22ECF" w:rsidP="009A4C46">
      <w:pPr>
        <w:kinsoku w:val="0"/>
        <w:overflowPunct w:val="0"/>
        <w:autoSpaceDE w:val="0"/>
        <w:autoSpaceDN w:val="0"/>
        <w:ind w:left="851"/>
      </w:pPr>
      <w:r w:rsidRPr="00AE0DB5">
        <w:rPr>
          <w:rFonts w:hint="eastAsia"/>
        </w:rPr>
        <w:t>根据</w:t>
      </w:r>
      <w:r w:rsidR="00721200" w:rsidRPr="00AE0DB5">
        <w:rPr>
          <w:rFonts w:hint="eastAsia"/>
        </w:rPr>
        <w:t>CCAR-121</w:t>
      </w:r>
      <w:r w:rsidRPr="00AE0DB5">
        <w:rPr>
          <w:rFonts w:hint="eastAsia"/>
        </w:rPr>
        <w:t>的航空器操作、飞行放行和飞行定位要求，实施相应的运行验证试飞，来证明公司安全运行的能力。</w:t>
      </w:r>
      <w:r w:rsidRPr="00AE0DB5">
        <w:rPr>
          <w:rFonts w:hint="eastAsia"/>
        </w:rPr>
        <w:lastRenderedPageBreak/>
        <w:t>运行验证试飞实施的方式应与取得批准后的实际运行的方式相同。可以归于运行验证试飞要求的有以下的飞行类别：</w:t>
      </w:r>
    </w:p>
    <w:p w14:paraId="5F716CD4" w14:textId="77777777" w:rsidR="00A22ECF" w:rsidRPr="00AE0DB5" w:rsidRDefault="00A22ECF" w:rsidP="005959F9">
      <w:pPr>
        <w:pStyle w:val="aff0"/>
        <w:numPr>
          <w:ilvl w:val="0"/>
          <w:numId w:val="49"/>
        </w:numPr>
        <w:kinsoku w:val="0"/>
        <w:overflowPunct w:val="0"/>
        <w:autoSpaceDE w:val="0"/>
        <w:autoSpaceDN w:val="0"/>
        <w:ind w:left="851" w:firstLineChars="0" w:hanging="851"/>
      </w:pPr>
      <w:r w:rsidRPr="00AE0DB5">
        <w:rPr>
          <w:rFonts w:hint="eastAsia"/>
        </w:rPr>
        <w:t>典型的航路飞行；</w:t>
      </w:r>
    </w:p>
    <w:p w14:paraId="5F716CD5" w14:textId="77777777" w:rsidR="00A22ECF" w:rsidRPr="00AE0DB5" w:rsidRDefault="00A22ECF" w:rsidP="005959F9">
      <w:pPr>
        <w:pStyle w:val="aff0"/>
        <w:numPr>
          <w:ilvl w:val="0"/>
          <w:numId w:val="49"/>
        </w:numPr>
        <w:kinsoku w:val="0"/>
        <w:overflowPunct w:val="0"/>
        <w:autoSpaceDE w:val="0"/>
        <w:autoSpaceDN w:val="0"/>
        <w:ind w:left="851" w:firstLineChars="0" w:hanging="851"/>
      </w:pPr>
      <w:r w:rsidRPr="00AE0DB5">
        <w:rPr>
          <w:rFonts w:hint="eastAsia"/>
        </w:rPr>
        <w:t>临时航空器许可证飞行；</w:t>
      </w:r>
    </w:p>
    <w:p w14:paraId="5F716CD6" w14:textId="77777777" w:rsidR="00A22ECF" w:rsidRPr="00AE0DB5" w:rsidRDefault="00A22ECF" w:rsidP="005959F9">
      <w:pPr>
        <w:pStyle w:val="aff0"/>
        <w:numPr>
          <w:ilvl w:val="0"/>
          <w:numId w:val="49"/>
        </w:numPr>
        <w:kinsoku w:val="0"/>
        <w:overflowPunct w:val="0"/>
        <w:autoSpaceDE w:val="0"/>
        <w:autoSpaceDN w:val="0"/>
        <w:ind w:left="851" w:firstLineChars="0" w:hanging="851"/>
      </w:pPr>
      <w:r w:rsidRPr="00AE0DB5">
        <w:rPr>
          <w:rFonts w:hint="eastAsia"/>
        </w:rPr>
        <w:t>训练飞行；</w:t>
      </w:r>
    </w:p>
    <w:p w14:paraId="5F716CD7" w14:textId="77777777" w:rsidR="00A22ECF" w:rsidRPr="00AE0DB5" w:rsidRDefault="00A22ECF" w:rsidP="005959F9">
      <w:pPr>
        <w:pStyle w:val="aff0"/>
        <w:numPr>
          <w:ilvl w:val="0"/>
          <w:numId w:val="49"/>
        </w:numPr>
        <w:kinsoku w:val="0"/>
        <w:overflowPunct w:val="0"/>
        <w:autoSpaceDE w:val="0"/>
        <w:autoSpaceDN w:val="0"/>
        <w:ind w:left="851" w:firstLineChars="0" w:hanging="851"/>
      </w:pPr>
      <w:r w:rsidRPr="00AE0DB5">
        <w:rPr>
          <w:rFonts w:hint="eastAsia"/>
        </w:rPr>
        <w:t>调机飞行。</w:t>
      </w:r>
    </w:p>
    <w:p w14:paraId="5F716CD8" w14:textId="77777777" w:rsidR="00A22ECF" w:rsidRPr="00AE0DB5" w:rsidRDefault="00A22ECF" w:rsidP="005959F9">
      <w:pPr>
        <w:pStyle w:val="aff0"/>
        <w:numPr>
          <w:ilvl w:val="0"/>
          <w:numId w:val="203"/>
        </w:numPr>
        <w:kinsoku w:val="0"/>
        <w:overflowPunct w:val="0"/>
        <w:autoSpaceDE w:val="0"/>
        <w:autoSpaceDN w:val="0"/>
        <w:ind w:left="851" w:firstLineChars="0" w:hanging="851"/>
      </w:pPr>
      <w:r w:rsidRPr="00AE0DB5">
        <w:rPr>
          <w:rFonts w:hint="eastAsia"/>
        </w:rPr>
        <w:t>要求运行验证试飞的情况有</w:t>
      </w:r>
    </w:p>
    <w:p w14:paraId="5F716CD9" w14:textId="77777777" w:rsidR="00A22ECF" w:rsidRPr="00AE0DB5" w:rsidRDefault="00A22ECF" w:rsidP="005959F9">
      <w:pPr>
        <w:pStyle w:val="aff0"/>
        <w:numPr>
          <w:ilvl w:val="0"/>
          <w:numId w:val="50"/>
        </w:numPr>
        <w:kinsoku w:val="0"/>
        <w:overflowPunct w:val="0"/>
        <w:autoSpaceDE w:val="0"/>
        <w:autoSpaceDN w:val="0"/>
        <w:ind w:left="851" w:firstLineChars="0" w:hanging="851"/>
      </w:pPr>
      <w:r w:rsidRPr="00AE0DB5">
        <w:rPr>
          <w:rFonts w:hint="eastAsia"/>
        </w:rPr>
        <w:t>公司提出按</w:t>
      </w:r>
      <w:r w:rsidR="00721200" w:rsidRPr="00AE0DB5">
        <w:rPr>
          <w:rFonts w:hint="eastAsia"/>
        </w:rPr>
        <w:t>CCAR-121</w:t>
      </w:r>
      <w:r w:rsidRPr="00AE0DB5">
        <w:rPr>
          <w:rFonts w:hint="eastAsia"/>
        </w:rPr>
        <w:t>实施运行的合格审定过程期间；</w:t>
      </w:r>
    </w:p>
    <w:p w14:paraId="5F716CDA" w14:textId="77777777" w:rsidR="00A22ECF" w:rsidRPr="00AE0DB5" w:rsidRDefault="00A22ECF" w:rsidP="005959F9">
      <w:pPr>
        <w:pStyle w:val="aff0"/>
        <w:numPr>
          <w:ilvl w:val="0"/>
          <w:numId w:val="50"/>
        </w:numPr>
        <w:kinsoku w:val="0"/>
        <w:overflowPunct w:val="0"/>
        <w:autoSpaceDE w:val="0"/>
        <w:autoSpaceDN w:val="0"/>
        <w:ind w:left="851" w:firstLineChars="0" w:hanging="851"/>
      </w:pPr>
      <w:r w:rsidRPr="00AE0DB5">
        <w:rPr>
          <w:rFonts w:hint="eastAsia"/>
        </w:rPr>
        <w:t>公司使用新机型的合格审定；</w:t>
      </w:r>
    </w:p>
    <w:p w14:paraId="5F716CDB" w14:textId="77777777" w:rsidR="00A22ECF" w:rsidRPr="00AE0DB5" w:rsidRDefault="00A22ECF" w:rsidP="005959F9">
      <w:pPr>
        <w:pStyle w:val="aff0"/>
        <w:numPr>
          <w:ilvl w:val="0"/>
          <w:numId w:val="50"/>
        </w:numPr>
        <w:kinsoku w:val="0"/>
        <w:overflowPunct w:val="0"/>
        <w:autoSpaceDE w:val="0"/>
        <w:autoSpaceDN w:val="0"/>
        <w:ind w:left="851" w:firstLineChars="0" w:hanging="851"/>
      </w:pPr>
      <w:r w:rsidRPr="00AE0DB5">
        <w:rPr>
          <w:rFonts w:hint="eastAsia"/>
        </w:rPr>
        <w:t>公司提出使用在设计上已做了实质性改动的现有机型时；</w:t>
      </w:r>
    </w:p>
    <w:p w14:paraId="5F716CDC" w14:textId="77777777" w:rsidR="00A22ECF" w:rsidRPr="00AE0DB5" w:rsidRDefault="00A22ECF" w:rsidP="005959F9">
      <w:pPr>
        <w:pStyle w:val="aff0"/>
        <w:numPr>
          <w:ilvl w:val="0"/>
          <w:numId w:val="50"/>
        </w:numPr>
        <w:kinsoku w:val="0"/>
        <w:overflowPunct w:val="0"/>
        <w:autoSpaceDE w:val="0"/>
        <w:autoSpaceDN w:val="0"/>
        <w:ind w:left="851" w:firstLineChars="0" w:hanging="851"/>
      </w:pPr>
      <w:r w:rsidRPr="00AE0DB5">
        <w:rPr>
          <w:rFonts w:hint="eastAsia"/>
        </w:rPr>
        <w:t>当公司申请《运行规范》目前尚未批准的运行级别时。</w:t>
      </w:r>
    </w:p>
    <w:p w14:paraId="5F716CDD" w14:textId="77777777" w:rsidR="00A22ECF" w:rsidRPr="00AE0DB5" w:rsidRDefault="00A22ECF" w:rsidP="005959F9">
      <w:pPr>
        <w:pStyle w:val="aff0"/>
        <w:numPr>
          <w:ilvl w:val="3"/>
          <w:numId w:val="202"/>
        </w:numPr>
        <w:ind w:left="851" w:firstLineChars="0" w:hanging="851"/>
      </w:pPr>
      <w:r w:rsidRPr="00AE0DB5">
        <w:rPr>
          <w:rFonts w:hint="eastAsia"/>
        </w:rPr>
        <w:t>航路验证试飞的要求</w:t>
      </w:r>
    </w:p>
    <w:p w14:paraId="5F716CDE" w14:textId="77777777" w:rsidR="00A22ECF" w:rsidRPr="00AE0DB5" w:rsidRDefault="00A22ECF" w:rsidP="005959F9">
      <w:pPr>
        <w:pStyle w:val="aff0"/>
        <w:numPr>
          <w:ilvl w:val="0"/>
          <w:numId w:val="204"/>
        </w:numPr>
        <w:kinsoku w:val="0"/>
        <w:overflowPunct w:val="0"/>
        <w:autoSpaceDE w:val="0"/>
        <w:autoSpaceDN w:val="0"/>
        <w:ind w:left="851" w:firstLineChars="0" w:hanging="851"/>
      </w:pPr>
      <w:r w:rsidRPr="00AE0DB5">
        <w:rPr>
          <w:rFonts w:hint="eastAsia"/>
        </w:rPr>
        <w:t>目的</w:t>
      </w:r>
    </w:p>
    <w:p w14:paraId="5F716CDF" w14:textId="77777777" w:rsidR="00A22ECF" w:rsidRPr="00AE0DB5" w:rsidRDefault="00A22ECF" w:rsidP="009A4C46">
      <w:pPr>
        <w:kinsoku w:val="0"/>
        <w:overflowPunct w:val="0"/>
        <w:autoSpaceDE w:val="0"/>
        <w:autoSpaceDN w:val="0"/>
        <w:ind w:left="851"/>
      </w:pPr>
      <w:r w:rsidRPr="00AE0DB5">
        <w:rPr>
          <w:rFonts w:hint="eastAsia"/>
        </w:rPr>
        <w:t>要求显示安全实施特定的航线运行和遵照规章要求运行的能力。</w:t>
      </w:r>
    </w:p>
    <w:p w14:paraId="5F716CE0" w14:textId="77777777" w:rsidR="00A22ECF" w:rsidRPr="00AE0DB5" w:rsidRDefault="00A22ECF" w:rsidP="005959F9">
      <w:pPr>
        <w:pStyle w:val="aff0"/>
        <w:numPr>
          <w:ilvl w:val="0"/>
          <w:numId w:val="204"/>
        </w:numPr>
        <w:kinsoku w:val="0"/>
        <w:overflowPunct w:val="0"/>
        <w:autoSpaceDE w:val="0"/>
        <w:autoSpaceDN w:val="0"/>
        <w:ind w:left="851" w:firstLineChars="0" w:hanging="851"/>
      </w:pPr>
      <w:r w:rsidRPr="00AE0DB5">
        <w:rPr>
          <w:rFonts w:hint="eastAsia"/>
        </w:rPr>
        <w:t>要求航路验证试飞或飞行的情况</w:t>
      </w:r>
    </w:p>
    <w:p w14:paraId="5F716CE1" w14:textId="77777777" w:rsidR="00A22ECF" w:rsidRPr="00AE0DB5" w:rsidRDefault="00A22ECF" w:rsidP="005959F9">
      <w:pPr>
        <w:pStyle w:val="aff0"/>
        <w:numPr>
          <w:ilvl w:val="0"/>
          <w:numId w:val="51"/>
        </w:numPr>
        <w:kinsoku w:val="0"/>
        <w:overflowPunct w:val="0"/>
        <w:autoSpaceDE w:val="0"/>
        <w:autoSpaceDN w:val="0"/>
        <w:ind w:left="851" w:firstLineChars="0" w:hanging="851"/>
      </w:pPr>
      <w:r w:rsidRPr="00AE0DB5">
        <w:rPr>
          <w:rFonts w:hint="eastAsia"/>
        </w:rPr>
        <w:t>中国空域以外的运行</w:t>
      </w:r>
    </w:p>
    <w:p w14:paraId="5F716CE2" w14:textId="77777777" w:rsidR="00A22ECF" w:rsidRPr="00AE0DB5" w:rsidRDefault="00A22ECF" w:rsidP="005959F9">
      <w:pPr>
        <w:pStyle w:val="aff0"/>
        <w:numPr>
          <w:ilvl w:val="0"/>
          <w:numId w:val="51"/>
        </w:numPr>
        <w:kinsoku w:val="0"/>
        <w:overflowPunct w:val="0"/>
        <w:autoSpaceDE w:val="0"/>
        <w:autoSpaceDN w:val="0"/>
        <w:ind w:left="851" w:firstLineChars="0" w:hanging="851"/>
      </w:pPr>
      <w:r w:rsidRPr="00AE0DB5">
        <w:rPr>
          <w:rFonts w:hint="eastAsia"/>
        </w:rPr>
        <w:t>II</w:t>
      </w:r>
      <w:r w:rsidRPr="00AE0DB5">
        <w:rPr>
          <w:rFonts w:hint="eastAsia"/>
        </w:rPr>
        <w:t>类导航授权</w:t>
      </w:r>
    </w:p>
    <w:p w14:paraId="5F716CE3" w14:textId="77777777" w:rsidR="00A22ECF" w:rsidRPr="00AE0DB5" w:rsidRDefault="00A22ECF" w:rsidP="005959F9">
      <w:pPr>
        <w:pStyle w:val="aff0"/>
        <w:numPr>
          <w:ilvl w:val="0"/>
          <w:numId w:val="51"/>
        </w:numPr>
        <w:kinsoku w:val="0"/>
        <w:overflowPunct w:val="0"/>
        <w:autoSpaceDE w:val="0"/>
        <w:autoSpaceDN w:val="0"/>
        <w:ind w:left="851" w:firstLineChars="0" w:hanging="851"/>
      </w:pPr>
      <w:r w:rsidRPr="00AE0DB5">
        <w:rPr>
          <w:rFonts w:hint="eastAsia"/>
        </w:rPr>
        <w:t>特别性能授权</w:t>
      </w:r>
    </w:p>
    <w:p w14:paraId="5F716CE4" w14:textId="77777777" w:rsidR="00A22ECF" w:rsidRPr="00AE0DB5" w:rsidRDefault="00A22ECF" w:rsidP="005959F9">
      <w:pPr>
        <w:pStyle w:val="3"/>
        <w:keepNext w:val="0"/>
        <w:numPr>
          <w:ilvl w:val="0"/>
          <w:numId w:val="187"/>
        </w:numPr>
        <w:kinsoku w:val="0"/>
        <w:overflowPunct w:val="0"/>
        <w:autoSpaceDE w:val="0"/>
        <w:autoSpaceDN w:val="0"/>
      </w:pPr>
      <w:bookmarkStart w:id="575" w:name="_Toc503360750"/>
      <w:r w:rsidRPr="00AE0DB5">
        <w:rPr>
          <w:rFonts w:hint="eastAsia"/>
        </w:rPr>
        <w:lastRenderedPageBreak/>
        <w:t>新辟机场和航线程序</w:t>
      </w:r>
      <w:bookmarkEnd w:id="575"/>
    </w:p>
    <w:p w14:paraId="5F716CE5" w14:textId="77777777" w:rsidR="00A22ECF" w:rsidRPr="00AE0DB5" w:rsidRDefault="00A22ECF" w:rsidP="005959F9">
      <w:pPr>
        <w:pStyle w:val="aff0"/>
        <w:numPr>
          <w:ilvl w:val="0"/>
          <w:numId w:val="205"/>
        </w:numPr>
        <w:ind w:left="851" w:firstLineChars="0" w:hanging="851"/>
      </w:pPr>
      <w:r w:rsidRPr="00AE0DB5">
        <w:rPr>
          <w:rFonts w:hint="eastAsia"/>
        </w:rPr>
        <w:t>制定考察计划</w:t>
      </w:r>
    </w:p>
    <w:p w14:paraId="5F716CE6" w14:textId="77777777" w:rsidR="00A22ECF" w:rsidRPr="00AE0DB5" w:rsidRDefault="00A22ECF" w:rsidP="009A4C46">
      <w:pPr>
        <w:kinsoku w:val="0"/>
        <w:overflowPunct w:val="0"/>
        <w:autoSpaceDE w:val="0"/>
        <w:autoSpaceDN w:val="0"/>
        <w:ind w:left="851"/>
      </w:pPr>
      <w:r w:rsidRPr="00AE0DB5">
        <w:rPr>
          <w:rFonts w:hint="eastAsia"/>
        </w:rPr>
        <w:t>公司在开辟航线（含包机航线）前，</w:t>
      </w:r>
      <w:r w:rsidR="003A7521" w:rsidRPr="00AE0DB5">
        <w:rPr>
          <w:rFonts w:hint="eastAsia"/>
        </w:rPr>
        <w:t>运行标准部</w:t>
      </w:r>
      <w:r w:rsidRPr="00AE0DB5">
        <w:rPr>
          <w:rFonts w:hint="eastAsia"/>
        </w:rPr>
        <w:t>需检查该航线使用的航路等级和机场是否列入了局方批准的公司《运行规范》。否则，应负责制定考察计划，组织公司运行控制部、商务部、</w:t>
      </w:r>
      <w:r w:rsidR="003A7521" w:rsidRPr="00AE0DB5">
        <w:rPr>
          <w:rFonts w:hint="eastAsia"/>
        </w:rPr>
        <w:t>飞行管理部</w:t>
      </w:r>
      <w:r w:rsidRPr="00AE0DB5">
        <w:rPr>
          <w:rFonts w:hint="eastAsia"/>
        </w:rPr>
        <w:t>和机务工程部等部门对机场进行考察。</w:t>
      </w:r>
    </w:p>
    <w:p w14:paraId="5F716CE7" w14:textId="77777777" w:rsidR="00A22ECF" w:rsidRPr="00AE0DB5" w:rsidRDefault="00A22ECF" w:rsidP="005959F9">
      <w:pPr>
        <w:pStyle w:val="aff0"/>
        <w:numPr>
          <w:ilvl w:val="0"/>
          <w:numId w:val="205"/>
        </w:numPr>
        <w:ind w:left="851" w:firstLineChars="0" w:hanging="851"/>
      </w:pPr>
      <w:r w:rsidRPr="00AE0DB5">
        <w:rPr>
          <w:rFonts w:hint="eastAsia"/>
        </w:rPr>
        <w:t>考察内容</w:t>
      </w:r>
    </w:p>
    <w:p w14:paraId="5F716CE8" w14:textId="77777777" w:rsidR="00A22ECF" w:rsidRPr="00AE0DB5" w:rsidRDefault="00A22ECF" w:rsidP="009A4C46">
      <w:pPr>
        <w:kinsoku w:val="0"/>
        <w:overflowPunct w:val="0"/>
        <w:autoSpaceDE w:val="0"/>
        <w:autoSpaceDN w:val="0"/>
        <w:ind w:left="851"/>
      </w:pPr>
      <w:r w:rsidRPr="00AE0DB5">
        <w:rPr>
          <w:rFonts w:hint="eastAsia"/>
        </w:rPr>
        <w:t>机场考察项目至少包括以下内容：</w:t>
      </w:r>
    </w:p>
    <w:p w14:paraId="5F716CE9" w14:textId="77777777" w:rsidR="00A22ECF" w:rsidRPr="00642BFF" w:rsidRDefault="00A22ECF" w:rsidP="005959F9">
      <w:pPr>
        <w:pStyle w:val="aff0"/>
        <w:numPr>
          <w:ilvl w:val="0"/>
          <w:numId w:val="52"/>
        </w:numPr>
        <w:kinsoku w:val="0"/>
        <w:overflowPunct w:val="0"/>
        <w:autoSpaceDE w:val="0"/>
        <w:autoSpaceDN w:val="0"/>
        <w:ind w:left="851" w:firstLineChars="0" w:hanging="851"/>
      </w:pPr>
      <w:r w:rsidRPr="00642BFF">
        <w:rPr>
          <w:rFonts w:hint="eastAsia"/>
        </w:rPr>
        <w:t>主降、备降机场的飞行特点、进离港程序、复飞方法、等待程序、限制噪音程序和宵禁规定；</w:t>
      </w:r>
    </w:p>
    <w:p w14:paraId="5F716CEA" w14:textId="77777777" w:rsidR="00A22ECF" w:rsidRPr="00642BFF" w:rsidRDefault="00A22ECF" w:rsidP="005959F9">
      <w:pPr>
        <w:pStyle w:val="aff0"/>
        <w:numPr>
          <w:ilvl w:val="0"/>
          <w:numId w:val="52"/>
        </w:numPr>
        <w:kinsoku w:val="0"/>
        <w:overflowPunct w:val="0"/>
        <w:autoSpaceDE w:val="0"/>
        <w:autoSpaceDN w:val="0"/>
        <w:adjustRightInd w:val="0"/>
        <w:snapToGrid w:val="0"/>
        <w:spacing w:line="360" w:lineRule="exact"/>
        <w:ind w:left="851" w:firstLineChars="0" w:hanging="851"/>
        <w:rPr>
          <w:rFonts w:hAnsi="宋体"/>
          <w:color w:val="000000" w:themeColor="text1"/>
          <w:szCs w:val="21"/>
        </w:rPr>
      </w:pPr>
      <w:r w:rsidRPr="00AE0DB5">
        <w:rPr>
          <w:rFonts w:hint="eastAsia"/>
        </w:rPr>
        <w:t>主降、备降机场航行管制、气象保障、航行通告保障和通讯</w:t>
      </w:r>
      <w:r w:rsidRPr="00642BFF">
        <w:rPr>
          <w:rFonts w:hAnsi="宋体" w:hint="eastAsia"/>
          <w:color w:val="000000" w:themeColor="text1"/>
          <w:szCs w:val="21"/>
        </w:rPr>
        <w:t>导航设备等情况；</w:t>
      </w:r>
    </w:p>
    <w:p w14:paraId="5F716CEB" w14:textId="77777777" w:rsidR="00A22ECF" w:rsidRPr="00AE0DB5" w:rsidRDefault="00A22ECF" w:rsidP="005959F9">
      <w:pPr>
        <w:pStyle w:val="aff0"/>
        <w:numPr>
          <w:ilvl w:val="0"/>
          <w:numId w:val="53"/>
        </w:numPr>
        <w:kinsoku w:val="0"/>
        <w:overflowPunct w:val="0"/>
        <w:autoSpaceDE w:val="0"/>
        <w:autoSpaceDN w:val="0"/>
        <w:ind w:left="851" w:firstLineChars="0" w:hanging="851"/>
      </w:pPr>
      <w:r w:rsidRPr="00AE0DB5">
        <w:rPr>
          <w:rFonts w:hint="eastAsia"/>
        </w:rPr>
        <w:t>跑道、滑行道、停机位、灯光设备和净空条件；</w:t>
      </w:r>
    </w:p>
    <w:p w14:paraId="5F716CEC" w14:textId="77777777" w:rsidR="00A22ECF" w:rsidRPr="00AE0DB5" w:rsidRDefault="00A22ECF" w:rsidP="005959F9">
      <w:pPr>
        <w:pStyle w:val="aff0"/>
        <w:numPr>
          <w:ilvl w:val="0"/>
          <w:numId w:val="53"/>
        </w:numPr>
        <w:kinsoku w:val="0"/>
        <w:overflowPunct w:val="0"/>
        <w:autoSpaceDE w:val="0"/>
        <w:autoSpaceDN w:val="0"/>
        <w:ind w:left="851" w:firstLineChars="0" w:hanging="851"/>
      </w:pPr>
      <w:r w:rsidRPr="00AE0DB5">
        <w:rPr>
          <w:rFonts w:hint="eastAsia"/>
        </w:rPr>
        <w:t>地面保障的组织实施的机构、设备能力；</w:t>
      </w:r>
    </w:p>
    <w:p w14:paraId="5F716CED" w14:textId="77777777" w:rsidR="00A22ECF" w:rsidRPr="00AE0DB5" w:rsidRDefault="00A22ECF" w:rsidP="005959F9">
      <w:pPr>
        <w:pStyle w:val="aff0"/>
        <w:numPr>
          <w:ilvl w:val="0"/>
          <w:numId w:val="53"/>
        </w:numPr>
        <w:kinsoku w:val="0"/>
        <w:overflowPunct w:val="0"/>
        <w:autoSpaceDE w:val="0"/>
        <w:autoSpaceDN w:val="0"/>
        <w:ind w:left="851" w:firstLineChars="0" w:hanging="851"/>
      </w:pPr>
      <w:r w:rsidRPr="00AE0DB5">
        <w:rPr>
          <w:rFonts w:hint="eastAsia"/>
        </w:rPr>
        <w:t>机务、飞行签派和载重平衡的放行资格与能力；</w:t>
      </w:r>
    </w:p>
    <w:p w14:paraId="5F716CEE" w14:textId="77777777" w:rsidR="00A22ECF" w:rsidRPr="00AE0DB5" w:rsidRDefault="00A22ECF" w:rsidP="005959F9">
      <w:pPr>
        <w:pStyle w:val="aff0"/>
        <w:numPr>
          <w:ilvl w:val="0"/>
          <w:numId w:val="53"/>
        </w:numPr>
        <w:kinsoku w:val="0"/>
        <w:overflowPunct w:val="0"/>
        <w:autoSpaceDE w:val="0"/>
        <w:autoSpaceDN w:val="0"/>
        <w:ind w:left="851" w:firstLineChars="0" w:hanging="851"/>
      </w:pPr>
      <w:r w:rsidRPr="00AE0DB5">
        <w:rPr>
          <w:rFonts w:hint="eastAsia"/>
        </w:rPr>
        <w:t>应急处置和消防设备的能力；</w:t>
      </w:r>
    </w:p>
    <w:p w14:paraId="5F716CEF" w14:textId="77777777" w:rsidR="00A22ECF" w:rsidRPr="00AE0DB5" w:rsidRDefault="00A22ECF" w:rsidP="005959F9">
      <w:pPr>
        <w:pStyle w:val="aff0"/>
        <w:numPr>
          <w:ilvl w:val="0"/>
          <w:numId w:val="53"/>
        </w:numPr>
        <w:kinsoku w:val="0"/>
        <w:overflowPunct w:val="0"/>
        <w:autoSpaceDE w:val="0"/>
        <w:autoSpaceDN w:val="0"/>
        <w:ind w:left="851" w:firstLineChars="0" w:hanging="851"/>
      </w:pPr>
      <w:r w:rsidRPr="00AE0DB5">
        <w:rPr>
          <w:rFonts w:hint="eastAsia"/>
        </w:rPr>
        <w:t>军用或军民合用机场空军的特殊要求；</w:t>
      </w:r>
    </w:p>
    <w:p w14:paraId="5F716CF0" w14:textId="77777777" w:rsidR="00A22ECF" w:rsidRPr="00AE0DB5" w:rsidRDefault="00A22ECF" w:rsidP="005959F9">
      <w:pPr>
        <w:pStyle w:val="aff0"/>
        <w:numPr>
          <w:ilvl w:val="0"/>
          <w:numId w:val="53"/>
        </w:numPr>
        <w:kinsoku w:val="0"/>
        <w:overflowPunct w:val="0"/>
        <w:autoSpaceDE w:val="0"/>
        <w:autoSpaceDN w:val="0"/>
        <w:ind w:left="851" w:firstLineChars="0" w:hanging="851"/>
      </w:pPr>
      <w:r w:rsidRPr="00AE0DB5">
        <w:rPr>
          <w:rFonts w:hint="eastAsia"/>
        </w:rPr>
        <w:t>沿途各国（或各管制区、情报区）有关航行方面的特殊规定；</w:t>
      </w:r>
    </w:p>
    <w:p w14:paraId="5F716CF1" w14:textId="77777777" w:rsidR="00A22ECF" w:rsidRPr="00AE0DB5" w:rsidRDefault="00A22ECF" w:rsidP="005959F9">
      <w:pPr>
        <w:pStyle w:val="aff0"/>
        <w:numPr>
          <w:ilvl w:val="0"/>
          <w:numId w:val="53"/>
        </w:numPr>
        <w:kinsoku w:val="0"/>
        <w:overflowPunct w:val="0"/>
        <w:autoSpaceDE w:val="0"/>
        <w:autoSpaceDN w:val="0"/>
        <w:ind w:left="851" w:firstLineChars="0" w:hanging="851"/>
      </w:pPr>
      <w:r w:rsidRPr="00AE0DB5">
        <w:rPr>
          <w:rFonts w:hint="eastAsia"/>
        </w:rPr>
        <w:lastRenderedPageBreak/>
        <w:t>各阶段关键发动机失效时的运行（如等时点）；</w:t>
      </w:r>
    </w:p>
    <w:p w14:paraId="5F716CF2" w14:textId="77777777" w:rsidR="00A22ECF" w:rsidRPr="00AE0DB5" w:rsidRDefault="00A22ECF" w:rsidP="005959F9">
      <w:pPr>
        <w:pStyle w:val="aff0"/>
        <w:numPr>
          <w:ilvl w:val="0"/>
          <w:numId w:val="53"/>
        </w:numPr>
        <w:kinsoku w:val="0"/>
        <w:overflowPunct w:val="0"/>
        <w:autoSpaceDE w:val="0"/>
        <w:autoSpaceDN w:val="0"/>
        <w:ind w:left="851" w:firstLineChars="0" w:hanging="851"/>
      </w:pPr>
      <w:r w:rsidRPr="00AE0DB5">
        <w:rPr>
          <w:rFonts w:hint="eastAsia"/>
        </w:rPr>
        <w:t>重要空域上（主要指海拔很高的山区）机舱释压的运行；</w:t>
      </w:r>
    </w:p>
    <w:p w14:paraId="5F716CF3" w14:textId="77777777" w:rsidR="00A22ECF" w:rsidRPr="00AE0DB5" w:rsidRDefault="00A22ECF" w:rsidP="005959F9">
      <w:pPr>
        <w:pStyle w:val="aff0"/>
        <w:numPr>
          <w:ilvl w:val="0"/>
          <w:numId w:val="53"/>
        </w:numPr>
        <w:kinsoku w:val="0"/>
        <w:overflowPunct w:val="0"/>
        <w:autoSpaceDE w:val="0"/>
        <w:autoSpaceDN w:val="0"/>
        <w:ind w:left="851" w:firstLineChars="0" w:hanging="851"/>
      </w:pPr>
      <w:r w:rsidRPr="00AE0DB5">
        <w:rPr>
          <w:rFonts w:hint="eastAsia"/>
        </w:rPr>
        <w:t>其他特殊规定和要求。</w:t>
      </w:r>
    </w:p>
    <w:p w14:paraId="5F716CF4" w14:textId="77777777" w:rsidR="00A22ECF" w:rsidRPr="00AE0DB5" w:rsidRDefault="00A22ECF" w:rsidP="005959F9">
      <w:pPr>
        <w:pStyle w:val="aff0"/>
        <w:numPr>
          <w:ilvl w:val="0"/>
          <w:numId w:val="205"/>
        </w:numPr>
        <w:ind w:left="851" w:firstLineChars="0" w:hanging="851"/>
      </w:pPr>
      <w:r w:rsidRPr="00AE0DB5">
        <w:rPr>
          <w:rFonts w:hint="eastAsia"/>
        </w:rPr>
        <w:t>考察报告</w:t>
      </w:r>
    </w:p>
    <w:p w14:paraId="5F716CF5" w14:textId="77777777" w:rsidR="00A22ECF" w:rsidRPr="00AE0DB5" w:rsidRDefault="003A7521" w:rsidP="009A4C46">
      <w:pPr>
        <w:kinsoku w:val="0"/>
        <w:overflowPunct w:val="0"/>
        <w:autoSpaceDE w:val="0"/>
        <w:autoSpaceDN w:val="0"/>
        <w:ind w:left="851"/>
      </w:pPr>
      <w:r w:rsidRPr="00AE0DB5">
        <w:rPr>
          <w:rFonts w:hint="eastAsia"/>
        </w:rPr>
        <w:t>运行标准部</w:t>
      </w:r>
      <w:r w:rsidR="00A22ECF" w:rsidRPr="00AE0DB5">
        <w:rPr>
          <w:rFonts w:hint="eastAsia"/>
        </w:rPr>
        <w:t>根据本手册性能部分规定，对机场和航路运行进行分析，并在考察完成后</w:t>
      </w:r>
      <w:r w:rsidR="00A22ECF" w:rsidRPr="00AE0DB5">
        <w:rPr>
          <w:rFonts w:hint="eastAsia"/>
        </w:rPr>
        <w:t>10</w:t>
      </w:r>
      <w:r w:rsidR="00A22ECF" w:rsidRPr="00AE0DB5">
        <w:rPr>
          <w:rFonts w:hint="eastAsia"/>
        </w:rPr>
        <w:t>天（国内</w:t>
      </w:r>
      <w:r w:rsidR="00A22ECF" w:rsidRPr="00AE0DB5">
        <w:rPr>
          <w:rFonts w:hint="eastAsia"/>
        </w:rPr>
        <w:t>5</w:t>
      </w:r>
      <w:r w:rsidR="00A22ECF" w:rsidRPr="00AE0DB5">
        <w:rPr>
          <w:rFonts w:hint="eastAsia"/>
        </w:rPr>
        <w:t>天）内完成，报所在地区管理局批准，考察报告包括：</w:t>
      </w:r>
    </w:p>
    <w:p w14:paraId="5F716CF6" w14:textId="77777777" w:rsidR="00A22ECF" w:rsidRPr="00AE0DB5" w:rsidRDefault="00A22ECF" w:rsidP="005959F9">
      <w:pPr>
        <w:pStyle w:val="aa"/>
        <w:numPr>
          <w:ilvl w:val="1"/>
          <w:numId w:val="54"/>
        </w:numPr>
        <w:kinsoku w:val="0"/>
        <w:overflowPunct w:val="0"/>
        <w:autoSpaceDE w:val="0"/>
        <w:autoSpaceDN w:val="0"/>
        <w:adjustRightInd w:val="0"/>
        <w:snapToGrid w:val="0"/>
        <w:spacing w:line="360" w:lineRule="exact"/>
        <w:ind w:left="851" w:hanging="851"/>
        <w:rPr>
          <w:rFonts w:hAnsi="宋体"/>
          <w:color w:val="000000" w:themeColor="text1"/>
          <w:szCs w:val="21"/>
        </w:rPr>
      </w:pPr>
      <w:r w:rsidRPr="00AE0DB5">
        <w:rPr>
          <w:rFonts w:hAnsi="宋体" w:hint="eastAsia"/>
          <w:color w:val="000000" w:themeColor="text1"/>
          <w:szCs w:val="21"/>
        </w:rPr>
        <w:t>考察项目的详细说明；</w:t>
      </w:r>
    </w:p>
    <w:p w14:paraId="5F716CF7" w14:textId="77777777" w:rsidR="00A22ECF" w:rsidRPr="00AE0DB5" w:rsidRDefault="00A22ECF" w:rsidP="005959F9">
      <w:pPr>
        <w:pStyle w:val="aa"/>
        <w:numPr>
          <w:ilvl w:val="1"/>
          <w:numId w:val="54"/>
        </w:numPr>
        <w:kinsoku w:val="0"/>
        <w:overflowPunct w:val="0"/>
        <w:autoSpaceDE w:val="0"/>
        <w:autoSpaceDN w:val="0"/>
        <w:adjustRightInd w:val="0"/>
        <w:snapToGrid w:val="0"/>
        <w:spacing w:line="360" w:lineRule="exact"/>
        <w:ind w:left="851" w:hanging="851"/>
        <w:rPr>
          <w:rFonts w:hAnsi="宋体"/>
          <w:color w:val="000000" w:themeColor="text1"/>
          <w:szCs w:val="21"/>
        </w:rPr>
      </w:pPr>
      <w:r w:rsidRPr="00AE0DB5">
        <w:rPr>
          <w:rFonts w:hAnsi="宋体" w:hint="eastAsia"/>
          <w:color w:val="000000" w:themeColor="text1"/>
          <w:szCs w:val="21"/>
        </w:rPr>
        <w:t>主降、备降机场起飞和着陆分析报告；</w:t>
      </w:r>
    </w:p>
    <w:p w14:paraId="5F716CF8" w14:textId="77777777" w:rsidR="00A22ECF" w:rsidRPr="00AE0DB5" w:rsidRDefault="00A22ECF" w:rsidP="005959F9">
      <w:pPr>
        <w:pStyle w:val="aa"/>
        <w:numPr>
          <w:ilvl w:val="1"/>
          <w:numId w:val="54"/>
        </w:numPr>
        <w:kinsoku w:val="0"/>
        <w:overflowPunct w:val="0"/>
        <w:autoSpaceDE w:val="0"/>
        <w:autoSpaceDN w:val="0"/>
        <w:adjustRightInd w:val="0"/>
        <w:snapToGrid w:val="0"/>
        <w:spacing w:line="360" w:lineRule="exact"/>
        <w:ind w:left="851" w:hanging="851"/>
        <w:rPr>
          <w:rFonts w:hAnsi="宋体"/>
          <w:color w:val="000000" w:themeColor="text1"/>
          <w:szCs w:val="21"/>
        </w:rPr>
      </w:pPr>
      <w:r w:rsidRPr="00AE0DB5">
        <w:rPr>
          <w:rFonts w:hAnsi="宋体" w:hint="eastAsia"/>
          <w:color w:val="000000" w:themeColor="text1"/>
          <w:szCs w:val="21"/>
        </w:rPr>
        <w:t>新辟公司航线、备降航线的航路性能限制分析报告；</w:t>
      </w:r>
    </w:p>
    <w:p w14:paraId="5F716CF9" w14:textId="77777777" w:rsidR="00A22ECF" w:rsidRPr="00AE0DB5" w:rsidRDefault="00A22ECF" w:rsidP="005959F9">
      <w:pPr>
        <w:pStyle w:val="aa"/>
        <w:numPr>
          <w:ilvl w:val="1"/>
          <w:numId w:val="54"/>
        </w:numPr>
        <w:kinsoku w:val="0"/>
        <w:overflowPunct w:val="0"/>
        <w:autoSpaceDE w:val="0"/>
        <w:autoSpaceDN w:val="0"/>
        <w:adjustRightInd w:val="0"/>
        <w:snapToGrid w:val="0"/>
        <w:spacing w:line="360" w:lineRule="exact"/>
        <w:ind w:left="851" w:hanging="851"/>
        <w:rPr>
          <w:rFonts w:hAnsi="宋体"/>
          <w:color w:val="000000" w:themeColor="text1"/>
          <w:szCs w:val="21"/>
        </w:rPr>
      </w:pPr>
      <w:r w:rsidRPr="00AE0DB5">
        <w:rPr>
          <w:rFonts w:hAnsi="宋体" w:hint="eastAsia"/>
          <w:color w:val="000000" w:themeColor="text1"/>
          <w:szCs w:val="21"/>
        </w:rPr>
        <w:t>公司航线的特性分析。</w:t>
      </w:r>
    </w:p>
    <w:p w14:paraId="5F716CFA" w14:textId="77777777" w:rsidR="00A22ECF" w:rsidRPr="00AE0DB5" w:rsidRDefault="00A22ECF" w:rsidP="005959F9">
      <w:pPr>
        <w:pStyle w:val="aff0"/>
        <w:numPr>
          <w:ilvl w:val="0"/>
          <w:numId w:val="205"/>
        </w:numPr>
        <w:ind w:left="851" w:firstLineChars="0" w:hanging="851"/>
      </w:pPr>
      <w:r w:rsidRPr="00AE0DB5">
        <w:rPr>
          <w:rFonts w:hint="eastAsia"/>
        </w:rPr>
        <w:t>新开辟航线及增加高度层申请</w:t>
      </w:r>
    </w:p>
    <w:p w14:paraId="5F716CFB" w14:textId="77777777" w:rsidR="00A22ECF" w:rsidRPr="00AE0DB5" w:rsidRDefault="00A22ECF" w:rsidP="009A4C46">
      <w:pPr>
        <w:kinsoku w:val="0"/>
        <w:overflowPunct w:val="0"/>
        <w:autoSpaceDE w:val="0"/>
        <w:autoSpaceDN w:val="0"/>
        <w:ind w:left="851"/>
      </w:pPr>
      <w:r w:rsidRPr="00AE0DB5">
        <w:rPr>
          <w:rFonts w:hint="eastAsia"/>
        </w:rPr>
        <w:t>对于公司新辟航线及高度层，由公司运行控制部负责向民航主管部门提出申请。</w:t>
      </w:r>
    </w:p>
    <w:p w14:paraId="5F716CFC" w14:textId="77777777" w:rsidR="00A22ECF" w:rsidRPr="00AE0DB5" w:rsidRDefault="00A22ECF" w:rsidP="005959F9">
      <w:pPr>
        <w:pStyle w:val="aff0"/>
        <w:numPr>
          <w:ilvl w:val="0"/>
          <w:numId w:val="205"/>
        </w:numPr>
        <w:ind w:left="851" w:firstLineChars="0" w:hanging="851"/>
      </w:pPr>
      <w:r w:rsidRPr="00AE0DB5">
        <w:rPr>
          <w:rFonts w:hint="eastAsia"/>
        </w:rPr>
        <w:t>新开辟航线试航和机场试飞的组织</w:t>
      </w:r>
    </w:p>
    <w:p w14:paraId="5F716CFD" w14:textId="77777777" w:rsidR="00A22ECF" w:rsidRPr="00AE0DB5" w:rsidRDefault="00A22ECF" w:rsidP="009A4C46">
      <w:pPr>
        <w:kinsoku w:val="0"/>
        <w:overflowPunct w:val="0"/>
        <w:autoSpaceDE w:val="0"/>
        <w:autoSpaceDN w:val="0"/>
        <w:ind w:left="851"/>
      </w:pPr>
      <w:r w:rsidRPr="00AE0DB5">
        <w:rPr>
          <w:rFonts w:hint="eastAsia"/>
        </w:rPr>
        <w:t>公司规定对新开辟航线和新机场应进行航线试航和机场试飞。国际航线、国内干线的试航和机场试飞应于开航前</w:t>
      </w:r>
      <w:r w:rsidRPr="00AE0DB5">
        <w:rPr>
          <w:rFonts w:hint="eastAsia"/>
        </w:rPr>
        <w:t>30</w:t>
      </w:r>
      <w:r w:rsidRPr="00AE0DB5">
        <w:rPr>
          <w:rFonts w:hint="eastAsia"/>
        </w:rPr>
        <w:t>天进行，国内支线的航线试航和机场试飞应于开航前</w:t>
      </w:r>
      <w:r w:rsidRPr="00AE0DB5">
        <w:rPr>
          <w:rFonts w:hint="eastAsia"/>
        </w:rPr>
        <w:t>20</w:t>
      </w:r>
      <w:r w:rsidRPr="00AE0DB5">
        <w:rPr>
          <w:rFonts w:hint="eastAsia"/>
        </w:rPr>
        <w:t>天完成，并将航线试航和机场试飞情况上报公司和民航地区管理局。</w:t>
      </w:r>
    </w:p>
    <w:p w14:paraId="5F716CFE" w14:textId="77777777" w:rsidR="00A22ECF" w:rsidRPr="00AE0DB5" w:rsidRDefault="00A22ECF" w:rsidP="00CB0E57">
      <w:pPr>
        <w:kinsoku w:val="0"/>
        <w:overflowPunct w:val="0"/>
        <w:autoSpaceDE w:val="0"/>
        <w:autoSpaceDN w:val="0"/>
        <w:ind w:left="851"/>
      </w:pPr>
      <w:r w:rsidRPr="00AE0DB5">
        <w:rPr>
          <w:rFonts w:hint="eastAsia"/>
        </w:rPr>
        <w:lastRenderedPageBreak/>
        <w:t>航线试航和机场试飞的组织</w:t>
      </w:r>
    </w:p>
    <w:p w14:paraId="5F716CFF" w14:textId="77777777" w:rsidR="00A22ECF" w:rsidRPr="00642BFF" w:rsidRDefault="00A22ECF" w:rsidP="005959F9">
      <w:pPr>
        <w:pStyle w:val="aff0"/>
        <w:numPr>
          <w:ilvl w:val="1"/>
          <w:numId w:val="55"/>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642BFF">
        <w:rPr>
          <w:rFonts w:ascii="宋体" w:hAnsi="宋体" w:hint="eastAsia"/>
          <w:color w:val="000000" w:themeColor="text1"/>
          <w:szCs w:val="21"/>
        </w:rPr>
        <w:t>航线试航和机场试飞前应组织公司有关保障部门召开准备会议，试航由公司运行控制部负责组织。机场试飞由地区管理局负责组织，公司签派员参加。</w:t>
      </w:r>
    </w:p>
    <w:p w14:paraId="5F716D00" w14:textId="77777777" w:rsidR="00A22ECF" w:rsidRPr="00642BFF" w:rsidRDefault="00A22ECF" w:rsidP="005959F9">
      <w:pPr>
        <w:pStyle w:val="aff0"/>
        <w:numPr>
          <w:ilvl w:val="1"/>
          <w:numId w:val="55"/>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642BFF">
        <w:rPr>
          <w:rFonts w:ascii="宋体" w:hAnsi="宋体" w:hint="eastAsia"/>
          <w:color w:val="000000" w:themeColor="text1"/>
          <w:szCs w:val="21"/>
        </w:rPr>
        <w:t>航线试航的内容</w:t>
      </w:r>
    </w:p>
    <w:p w14:paraId="5F716D01" w14:textId="77777777" w:rsidR="00A22ECF" w:rsidRPr="00794219" w:rsidRDefault="00A22ECF" w:rsidP="005959F9">
      <w:pPr>
        <w:pStyle w:val="aff0"/>
        <w:numPr>
          <w:ilvl w:val="0"/>
          <w:numId w:val="56"/>
        </w:numPr>
        <w:kinsoku w:val="0"/>
        <w:overflowPunct w:val="0"/>
        <w:autoSpaceDE w:val="0"/>
        <w:autoSpaceDN w:val="0"/>
        <w:ind w:left="851" w:firstLineChars="0" w:hanging="851"/>
      </w:pPr>
      <w:r w:rsidRPr="00794219">
        <w:rPr>
          <w:rFonts w:hint="eastAsia"/>
        </w:rPr>
        <w:t>了解航线的地形和地貌情况；</w:t>
      </w:r>
    </w:p>
    <w:p w14:paraId="5F716D02" w14:textId="77777777" w:rsidR="00A22ECF" w:rsidRPr="00794219" w:rsidRDefault="00A22ECF" w:rsidP="005959F9">
      <w:pPr>
        <w:pStyle w:val="aff0"/>
        <w:numPr>
          <w:ilvl w:val="0"/>
          <w:numId w:val="56"/>
        </w:numPr>
        <w:kinsoku w:val="0"/>
        <w:overflowPunct w:val="0"/>
        <w:autoSpaceDE w:val="0"/>
        <w:autoSpaceDN w:val="0"/>
        <w:ind w:left="851" w:firstLineChars="0" w:hanging="851"/>
      </w:pPr>
      <w:r w:rsidRPr="00794219">
        <w:rPr>
          <w:rFonts w:hint="eastAsia"/>
        </w:rPr>
        <w:t>了解航线和机场的飞行方法、飞行程序和飞行规则；</w:t>
      </w:r>
    </w:p>
    <w:p w14:paraId="5F716D03" w14:textId="77777777" w:rsidR="00A22ECF" w:rsidRPr="00794219" w:rsidRDefault="00A22ECF" w:rsidP="005959F9">
      <w:pPr>
        <w:pStyle w:val="aff0"/>
        <w:numPr>
          <w:ilvl w:val="0"/>
          <w:numId w:val="56"/>
        </w:numPr>
        <w:kinsoku w:val="0"/>
        <w:overflowPunct w:val="0"/>
        <w:autoSpaceDE w:val="0"/>
        <w:autoSpaceDN w:val="0"/>
        <w:ind w:left="851" w:firstLineChars="0" w:hanging="851"/>
      </w:pPr>
      <w:r w:rsidRPr="00794219">
        <w:rPr>
          <w:rFonts w:hint="eastAsia"/>
        </w:rPr>
        <w:t>测定航线、机场通讯导航设备的有效距离及精度；</w:t>
      </w:r>
    </w:p>
    <w:p w14:paraId="5F716D04" w14:textId="77777777" w:rsidR="00A22ECF" w:rsidRPr="00794219" w:rsidRDefault="00A22ECF" w:rsidP="005959F9">
      <w:pPr>
        <w:pStyle w:val="aff0"/>
        <w:numPr>
          <w:ilvl w:val="0"/>
          <w:numId w:val="56"/>
        </w:numPr>
        <w:kinsoku w:val="0"/>
        <w:overflowPunct w:val="0"/>
        <w:autoSpaceDE w:val="0"/>
        <w:autoSpaceDN w:val="0"/>
        <w:ind w:left="851" w:firstLineChars="0" w:hanging="851"/>
      </w:pPr>
      <w:r w:rsidRPr="00794219">
        <w:rPr>
          <w:rFonts w:hint="eastAsia"/>
        </w:rPr>
        <w:t>验证各起降机场的跑道、滑行道、停机坪、导航灯光和净空条件等；</w:t>
      </w:r>
    </w:p>
    <w:p w14:paraId="5F716D05" w14:textId="77777777" w:rsidR="00A22ECF" w:rsidRPr="00794219" w:rsidRDefault="00A22ECF" w:rsidP="005959F9">
      <w:pPr>
        <w:pStyle w:val="aff0"/>
        <w:numPr>
          <w:ilvl w:val="0"/>
          <w:numId w:val="56"/>
        </w:numPr>
        <w:kinsoku w:val="0"/>
        <w:overflowPunct w:val="0"/>
        <w:autoSpaceDE w:val="0"/>
        <w:autoSpaceDN w:val="0"/>
        <w:ind w:left="851" w:firstLineChars="0" w:hanging="851"/>
      </w:pPr>
      <w:r w:rsidRPr="00794219">
        <w:rPr>
          <w:rFonts w:hint="eastAsia"/>
        </w:rPr>
        <w:t>检验机场地面各种保障设备、设施的运行情况等。</w:t>
      </w:r>
    </w:p>
    <w:p w14:paraId="5F716D06" w14:textId="77777777" w:rsidR="00A22ECF" w:rsidRPr="00AE0DB5" w:rsidRDefault="00A22ECF" w:rsidP="005959F9">
      <w:pPr>
        <w:pStyle w:val="aff0"/>
        <w:numPr>
          <w:ilvl w:val="1"/>
          <w:numId w:val="55"/>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AE0DB5">
        <w:rPr>
          <w:rFonts w:ascii="宋体" w:hAnsi="宋体" w:hint="eastAsia"/>
          <w:color w:val="000000" w:themeColor="text1"/>
          <w:szCs w:val="21"/>
        </w:rPr>
        <w:t>机场试飞的内容</w:t>
      </w:r>
    </w:p>
    <w:p w14:paraId="5F716D07" w14:textId="77777777" w:rsidR="00A22ECF" w:rsidRPr="00AE0DB5" w:rsidRDefault="00A22ECF" w:rsidP="005959F9">
      <w:pPr>
        <w:pStyle w:val="aff0"/>
        <w:numPr>
          <w:ilvl w:val="0"/>
          <w:numId w:val="57"/>
        </w:numPr>
        <w:kinsoku w:val="0"/>
        <w:overflowPunct w:val="0"/>
        <w:autoSpaceDE w:val="0"/>
        <w:autoSpaceDN w:val="0"/>
        <w:ind w:left="851" w:firstLineChars="0" w:hanging="851"/>
      </w:pPr>
      <w:r w:rsidRPr="00AE0DB5">
        <w:rPr>
          <w:rFonts w:hint="eastAsia"/>
        </w:rPr>
        <w:t>了解机场地形地貌和机场净空状况；</w:t>
      </w:r>
    </w:p>
    <w:p w14:paraId="5F716D08" w14:textId="77777777" w:rsidR="00A22ECF" w:rsidRPr="00AE0DB5" w:rsidRDefault="00A22ECF" w:rsidP="005959F9">
      <w:pPr>
        <w:pStyle w:val="aff0"/>
        <w:numPr>
          <w:ilvl w:val="0"/>
          <w:numId w:val="57"/>
        </w:numPr>
        <w:kinsoku w:val="0"/>
        <w:overflowPunct w:val="0"/>
        <w:autoSpaceDE w:val="0"/>
        <w:autoSpaceDN w:val="0"/>
        <w:ind w:left="851" w:firstLineChars="0" w:hanging="851"/>
      </w:pPr>
      <w:r w:rsidRPr="00AE0DB5">
        <w:rPr>
          <w:rFonts w:hint="eastAsia"/>
        </w:rPr>
        <w:t>了解机场的飞行方法和进、离港程序；</w:t>
      </w:r>
    </w:p>
    <w:p w14:paraId="5F716D09" w14:textId="77777777" w:rsidR="00A22ECF" w:rsidRPr="00AE0DB5" w:rsidRDefault="00A22ECF" w:rsidP="005959F9">
      <w:pPr>
        <w:pStyle w:val="aff0"/>
        <w:numPr>
          <w:ilvl w:val="0"/>
          <w:numId w:val="57"/>
        </w:numPr>
        <w:kinsoku w:val="0"/>
        <w:overflowPunct w:val="0"/>
        <w:autoSpaceDE w:val="0"/>
        <w:autoSpaceDN w:val="0"/>
        <w:ind w:left="851" w:firstLineChars="0" w:hanging="851"/>
      </w:pPr>
      <w:r w:rsidRPr="00AE0DB5">
        <w:rPr>
          <w:rFonts w:hint="eastAsia"/>
        </w:rPr>
        <w:t>了解机场滑行路线和停机位置；</w:t>
      </w:r>
    </w:p>
    <w:p w14:paraId="5F716D0A" w14:textId="77777777" w:rsidR="00A22ECF" w:rsidRPr="00AE0DB5" w:rsidRDefault="00A22ECF" w:rsidP="005959F9">
      <w:pPr>
        <w:pStyle w:val="aff0"/>
        <w:numPr>
          <w:ilvl w:val="0"/>
          <w:numId w:val="57"/>
        </w:numPr>
        <w:kinsoku w:val="0"/>
        <w:overflowPunct w:val="0"/>
        <w:autoSpaceDE w:val="0"/>
        <w:autoSpaceDN w:val="0"/>
        <w:ind w:left="851" w:firstLineChars="0" w:hanging="851"/>
      </w:pPr>
      <w:r w:rsidRPr="00AE0DB5">
        <w:rPr>
          <w:rFonts w:hint="eastAsia"/>
        </w:rPr>
        <w:t>了解机场地面各种保障设备、设施的运行情况；</w:t>
      </w:r>
    </w:p>
    <w:p w14:paraId="5F716D0B" w14:textId="77777777" w:rsidR="00A22ECF" w:rsidRPr="00AE0DB5" w:rsidRDefault="00A22ECF" w:rsidP="005959F9">
      <w:pPr>
        <w:pStyle w:val="aff0"/>
        <w:numPr>
          <w:ilvl w:val="0"/>
          <w:numId w:val="57"/>
        </w:numPr>
        <w:kinsoku w:val="0"/>
        <w:overflowPunct w:val="0"/>
        <w:autoSpaceDE w:val="0"/>
        <w:autoSpaceDN w:val="0"/>
        <w:ind w:left="851" w:firstLineChars="0" w:hanging="851"/>
      </w:pPr>
      <w:r w:rsidRPr="00AE0DB5">
        <w:rPr>
          <w:rFonts w:hint="eastAsia"/>
        </w:rPr>
        <w:t>测定机场通讯、导航设备的有效距离及准确程度、夜航灯光设备情况。</w:t>
      </w:r>
    </w:p>
    <w:p w14:paraId="5F716D0C" w14:textId="77777777" w:rsidR="00A22ECF" w:rsidRPr="00AE0DB5" w:rsidRDefault="00A22ECF" w:rsidP="005959F9">
      <w:pPr>
        <w:pStyle w:val="aff0"/>
        <w:numPr>
          <w:ilvl w:val="1"/>
          <w:numId w:val="55"/>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AE0DB5">
        <w:rPr>
          <w:rFonts w:ascii="宋体" w:hAnsi="宋体" w:hint="eastAsia"/>
          <w:color w:val="000000" w:themeColor="text1"/>
          <w:szCs w:val="21"/>
        </w:rPr>
        <w:t>航线试航、机场试飞申请计划的内容</w:t>
      </w:r>
    </w:p>
    <w:p w14:paraId="5F716D0D" w14:textId="77777777" w:rsidR="00A22ECF" w:rsidRPr="00AE0DB5" w:rsidRDefault="00A22ECF" w:rsidP="005959F9">
      <w:pPr>
        <w:pStyle w:val="aff0"/>
        <w:numPr>
          <w:ilvl w:val="0"/>
          <w:numId w:val="58"/>
        </w:numPr>
        <w:kinsoku w:val="0"/>
        <w:overflowPunct w:val="0"/>
        <w:autoSpaceDE w:val="0"/>
        <w:autoSpaceDN w:val="0"/>
        <w:ind w:left="851" w:firstLineChars="0" w:hanging="851"/>
      </w:pPr>
      <w:r w:rsidRPr="00AE0DB5">
        <w:rPr>
          <w:rFonts w:hint="eastAsia"/>
        </w:rPr>
        <w:t>使用机型、机号；</w:t>
      </w:r>
    </w:p>
    <w:p w14:paraId="5F716D0E" w14:textId="77777777" w:rsidR="00A22ECF" w:rsidRPr="00AE0DB5" w:rsidRDefault="00A22ECF" w:rsidP="005959F9">
      <w:pPr>
        <w:pStyle w:val="aff0"/>
        <w:numPr>
          <w:ilvl w:val="0"/>
          <w:numId w:val="58"/>
        </w:numPr>
        <w:kinsoku w:val="0"/>
        <w:overflowPunct w:val="0"/>
        <w:autoSpaceDE w:val="0"/>
        <w:autoSpaceDN w:val="0"/>
        <w:ind w:left="851" w:firstLineChars="0" w:hanging="851"/>
      </w:pPr>
      <w:r w:rsidRPr="00AE0DB5">
        <w:rPr>
          <w:rFonts w:hint="eastAsia"/>
        </w:rPr>
        <w:lastRenderedPageBreak/>
        <w:t>具体航路走向；</w:t>
      </w:r>
    </w:p>
    <w:p w14:paraId="5F716D0F" w14:textId="77777777" w:rsidR="00A22ECF" w:rsidRPr="00AE0DB5" w:rsidRDefault="00A22ECF" w:rsidP="005959F9">
      <w:pPr>
        <w:pStyle w:val="aff0"/>
        <w:numPr>
          <w:ilvl w:val="0"/>
          <w:numId w:val="58"/>
        </w:numPr>
        <w:kinsoku w:val="0"/>
        <w:overflowPunct w:val="0"/>
        <w:autoSpaceDE w:val="0"/>
        <w:autoSpaceDN w:val="0"/>
        <w:ind w:left="851" w:firstLineChars="0" w:hanging="851"/>
      </w:pPr>
      <w:r w:rsidRPr="00AE0DB5">
        <w:rPr>
          <w:rFonts w:hint="eastAsia"/>
        </w:rPr>
        <w:t>备降机场；</w:t>
      </w:r>
    </w:p>
    <w:p w14:paraId="5F716D10" w14:textId="77777777" w:rsidR="00A22ECF" w:rsidRPr="00AE0DB5" w:rsidRDefault="00A22ECF" w:rsidP="005959F9">
      <w:pPr>
        <w:pStyle w:val="aff0"/>
        <w:numPr>
          <w:ilvl w:val="0"/>
          <w:numId w:val="58"/>
        </w:numPr>
        <w:kinsoku w:val="0"/>
        <w:overflowPunct w:val="0"/>
        <w:autoSpaceDE w:val="0"/>
        <w:autoSpaceDN w:val="0"/>
        <w:ind w:left="851" w:firstLineChars="0" w:hanging="851"/>
      </w:pPr>
      <w:r w:rsidRPr="00AE0DB5">
        <w:rPr>
          <w:rFonts w:hint="eastAsia"/>
        </w:rPr>
        <w:t>试航或试飞小组成员、机组名单及机长天气标准，试航或试飞日期和飞行时刻；</w:t>
      </w:r>
    </w:p>
    <w:p w14:paraId="5F716D11" w14:textId="77777777" w:rsidR="00A22ECF" w:rsidRPr="00AE0DB5" w:rsidRDefault="00A22ECF" w:rsidP="005959F9">
      <w:pPr>
        <w:pStyle w:val="aff0"/>
        <w:numPr>
          <w:ilvl w:val="0"/>
          <w:numId w:val="58"/>
        </w:numPr>
        <w:kinsoku w:val="0"/>
        <w:overflowPunct w:val="0"/>
        <w:autoSpaceDE w:val="0"/>
        <w:autoSpaceDN w:val="0"/>
        <w:ind w:left="851" w:firstLineChars="0" w:hanging="851"/>
      </w:pPr>
      <w:r w:rsidRPr="00AE0DB5">
        <w:rPr>
          <w:rFonts w:hint="eastAsia"/>
        </w:rPr>
        <w:t>航线飞行高度；</w:t>
      </w:r>
    </w:p>
    <w:p w14:paraId="5F716D12" w14:textId="77777777" w:rsidR="00A22ECF" w:rsidRPr="00AE0DB5" w:rsidRDefault="00A22ECF" w:rsidP="005959F9">
      <w:pPr>
        <w:pStyle w:val="aff0"/>
        <w:numPr>
          <w:ilvl w:val="0"/>
          <w:numId w:val="58"/>
        </w:numPr>
        <w:kinsoku w:val="0"/>
        <w:overflowPunct w:val="0"/>
        <w:autoSpaceDE w:val="0"/>
        <w:autoSpaceDN w:val="0"/>
        <w:ind w:left="851" w:firstLineChars="0" w:hanging="851"/>
      </w:pPr>
      <w:r w:rsidRPr="00AE0DB5">
        <w:rPr>
          <w:rFonts w:hint="eastAsia"/>
        </w:rPr>
        <w:t>公司最低运行标准；</w:t>
      </w:r>
    </w:p>
    <w:p w14:paraId="5F716D13" w14:textId="77777777" w:rsidR="00A22ECF" w:rsidRPr="00AE0DB5" w:rsidRDefault="00A22ECF" w:rsidP="005959F9">
      <w:pPr>
        <w:pStyle w:val="aff0"/>
        <w:numPr>
          <w:ilvl w:val="0"/>
          <w:numId w:val="58"/>
        </w:numPr>
        <w:kinsoku w:val="0"/>
        <w:overflowPunct w:val="0"/>
        <w:autoSpaceDE w:val="0"/>
        <w:autoSpaceDN w:val="0"/>
        <w:ind w:left="851" w:firstLineChars="0" w:hanging="851"/>
      </w:pPr>
      <w:r w:rsidRPr="00AE0DB5">
        <w:rPr>
          <w:rFonts w:hint="eastAsia"/>
        </w:rPr>
        <w:t>通讯、导航、气象、油料保障的要求。</w:t>
      </w:r>
    </w:p>
    <w:p w14:paraId="5F716D14" w14:textId="77777777" w:rsidR="00794219" w:rsidRPr="00794219" w:rsidRDefault="00A22ECF" w:rsidP="005959F9">
      <w:pPr>
        <w:pStyle w:val="aff0"/>
        <w:numPr>
          <w:ilvl w:val="1"/>
          <w:numId w:val="55"/>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794219">
        <w:rPr>
          <w:rFonts w:ascii="宋体" w:hAnsi="宋体" w:hint="eastAsia"/>
          <w:color w:val="000000" w:themeColor="text1"/>
          <w:szCs w:val="21"/>
        </w:rPr>
        <w:t>总结报告</w:t>
      </w:r>
    </w:p>
    <w:p w14:paraId="5F716D15" w14:textId="77777777" w:rsidR="00A22ECF" w:rsidRPr="00794219" w:rsidRDefault="00A22ECF" w:rsidP="00CB0E57">
      <w:pPr>
        <w:kinsoku w:val="0"/>
        <w:overflowPunct w:val="0"/>
        <w:autoSpaceDE w:val="0"/>
        <w:autoSpaceDN w:val="0"/>
        <w:ind w:left="851"/>
      </w:pPr>
      <w:r w:rsidRPr="00794219">
        <w:rPr>
          <w:rFonts w:hint="eastAsia"/>
        </w:rPr>
        <w:t>航线试航和机场试飞结束后，应在</w:t>
      </w:r>
      <w:r w:rsidRPr="00794219">
        <w:rPr>
          <w:rFonts w:hint="eastAsia"/>
        </w:rPr>
        <w:t>5</w:t>
      </w:r>
      <w:r w:rsidRPr="00794219">
        <w:rPr>
          <w:rFonts w:hint="eastAsia"/>
        </w:rPr>
        <w:t>日内写出总结报告，上报公司运行副总经理和民航地区管理局，总结报告内容：</w:t>
      </w:r>
    </w:p>
    <w:p w14:paraId="5F716D16" w14:textId="77777777" w:rsidR="00A22ECF" w:rsidRPr="00AE0DB5" w:rsidRDefault="00A22ECF" w:rsidP="005959F9">
      <w:pPr>
        <w:pStyle w:val="aff0"/>
        <w:numPr>
          <w:ilvl w:val="0"/>
          <w:numId w:val="59"/>
        </w:numPr>
        <w:kinsoku w:val="0"/>
        <w:overflowPunct w:val="0"/>
        <w:autoSpaceDE w:val="0"/>
        <w:autoSpaceDN w:val="0"/>
        <w:ind w:left="851" w:firstLineChars="0" w:hanging="851"/>
      </w:pPr>
      <w:r w:rsidRPr="00AE0DB5">
        <w:rPr>
          <w:rFonts w:hint="eastAsia"/>
        </w:rPr>
        <w:t>航线试航或机场试飞概况；</w:t>
      </w:r>
    </w:p>
    <w:p w14:paraId="5F716D17" w14:textId="77777777" w:rsidR="00A22ECF" w:rsidRPr="00AE0DB5" w:rsidRDefault="00A22ECF" w:rsidP="005959F9">
      <w:pPr>
        <w:pStyle w:val="aff0"/>
        <w:numPr>
          <w:ilvl w:val="0"/>
          <w:numId w:val="59"/>
        </w:numPr>
        <w:kinsoku w:val="0"/>
        <w:overflowPunct w:val="0"/>
        <w:autoSpaceDE w:val="0"/>
        <w:autoSpaceDN w:val="0"/>
        <w:ind w:left="851" w:firstLineChars="0" w:hanging="851"/>
      </w:pPr>
      <w:r w:rsidRPr="00AE0DB5">
        <w:rPr>
          <w:rFonts w:hint="eastAsia"/>
        </w:rPr>
        <w:t>完成航线试航或机场试飞任务情况；</w:t>
      </w:r>
    </w:p>
    <w:p w14:paraId="5F716D18" w14:textId="77777777" w:rsidR="00A22ECF" w:rsidRPr="00AE0DB5" w:rsidRDefault="00A22ECF" w:rsidP="005959F9">
      <w:pPr>
        <w:pStyle w:val="aff0"/>
        <w:numPr>
          <w:ilvl w:val="0"/>
          <w:numId w:val="59"/>
        </w:numPr>
        <w:kinsoku w:val="0"/>
        <w:overflowPunct w:val="0"/>
        <w:autoSpaceDE w:val="0"/>
        <w:autoSpaceDN w:val="0"/>
        <w:ind w:left="851" w:firstLineChars="0" w:hanging="851"/>
      </w:pPr>
      <w:r w:rsidRPr="00AE0DB5">
        <w:rPr>
          <w:rFonts w:hint="eastAsia"/>
        </w:rPr>
        <w:t>存在的问题；</w:t>
      </w:r>
    </w:p>
    <w:p w14:paraId="5F716D19" w14:textId="77777777" w:rsidR="00A22ECF" w:rsidRPr="00AE0DB5" w:rsidRDefault="00A22ECF" w:rsidP="005959F9">
      <w:pPr>
        <w:pStyle w:val="aff0"/>
        <w:numPr>
          <w:ilvl w:val="0"/>
          <w:numId w:val="59"/>
        </w:numPr>
        <w:kinsoku w:val="0"/>
        <w:overflowPunct w:val="0"/>
        <w:autoSpaceDE w:val="0"/>
        <w:autoSpaceDN w:val="0"/>
        <w:ind w:left="851" w:firstLineChars="0" w:hanging="851"/>
      </w:pPr>
      <w:r w:rsidRPr="00AE0DB5">
        <w:rPr>
          <w:rFonts w:hint="eastAsia"/>
        </w:rPr>
        <w:t>建议及其他。</w:t>
      </w:r>
    </w:p>
    <w:p w14:paraId="5F716D1A" w14:textId="77777777" w:rsidR="00A22ECF" w:rsidRPr="00193F38" w:rsidRDefault="00A22ECF" w:rsidP="005959F9">
      <w:pPr>
        <w:pStyle w:val="aff0"/>
        <w:numPr>
          <w:ilvl w:val="0"/>
          <w:numId w:val="205"/>
        </w:numPr>
        <w:ind w:left="851" w:firstLineChars="0" w:hanging="851"/>
      </w:pPr>
      <w:r w:rsidRPr="00193F38">
        <w:rPr>
          <w:rFonts w:hint="eastAsia"/>
        </w:rPr>
        <w:t>新开辟航线和机场的开航准备</w:t>
      </w:r>
    </w:p>
    <w:p w14:paraId="5F716D1B" w14:textId="77777777" w:rsidR="00A22ECF" w:rsidRPr="00193F38" w:rsidRDefault="00A22ECF" w:rsidP="00CB0E57">
      <w:pPr>
        <w:kinsoku w:val="0"/>
        <w:overflowPunct w:val="0"/>
        <w:autoSpaceDE w:val="0"/>
        <w:autoSpaceDN w:val="0"/>
        <w:ind w:left="851"/>
      </w:pPr>
      <w:r w:rsidRPr="00193F38">
        <w:rPr>
          <w:rFonts w:hint="eastAsia"/>
        </w:rPr>
        <w:t>收到民航局或民航地方管理局的批复后，公司</w:t>
      </w:r>
      <w:r w:rsidR="003A7521" w:rsidRPr="00193F38">
        <w:rPr>
          <w:rFonts w:hint="eastAsia"/>
        </w:rPr>
        <w:t>运行标准部</w:t>
      </w:r>
      <w:r w:rsidRPr="00193F38">
        <w:rPr>
          <w:rFonts w:hint="eastAsia"/>
        </w:rPr>
        <w:t>通知有关部门准备正常航班的开航工作。</w:t>
      </w:r>
    </w:p>
    <w:p w14:paraId="5F716D1C" w14:textId="77777777" w:rsidR="00A22ECF" w:rsidRPr="00193F38" w:rsidRDefault="00A22ECF" w:rsidP="005959F9">
      <w:pPr>
        <w:pStyle w:val="aff0"/>
        <w:numPr>
          <w:ilvl w:val="0"/>
          <w:numId w:val="205"/>
        </w:numPr>
        <w:ind w:left="851" w:firstLineChars="0" w:hanging="851"/>
      </w:pPr>
      <w:r w:rsidRPr="00193F38">
        <w:rPr>
          <w:rFonts w:hint="eastAsia"/>
        </w:rPr>
        <w:t>新开辟航线、机场资料的发布</w:t>
      </w:r>
    </w:p>
    <w:p w14:paraId="5F716D1D" w14:textId="77777777" w:rsidR="00A22ECF" w:rsidRPr="00AE0DB5" w:rsidRDefault="00A22ECF" w:rsidP="00CB0E57">
      <w:pPr>
        <w:kinsoku w:val="0"/>
        <w:overflowPunct w:val="0"/>
        <w:autoSpaceDE w:val="0"/>
        <w:autoSpaceDN w:val="0"/>
        <w:ind w:left="851"/>
      </w:pPr>
      <w:r w:rsidRPr="00193F38">
        <w:rPr>
          <w:rFonts w:hint="eastAsia"/>
        </w:rPr>
        <w:t>新开辟航线、机场资料由民航局负责发布。若新开辟航线或机场有特殊情况，可使用还未经民航局正式发布的有关</w:t>
      </w:r>
      <w:r w:rsidRPr="00193F38">
        <w:rPr>
          <w:rFonts w:hint="eastAsia"/>
        </w:rPr>
        <w:lastRenderedPageBreak/>
        <w:t>资料，但其资料的准确性必须得到民航局业务部门的批准。待民航局发布资料后，按新资料执行，原资料同时废止。</w:t>
      </w:r>
    </w:p>
    <w:p w14:paraId="5F716D1E" w14:textId="77777777" w:rsidR="00A22ECF" w:rsidRPr="00CA4120" w:rsidRDefault="00A22ECF" w:rsidP="005959F9">
      <w:pPr>
        <w:pStyle w:val="aff0"/>
        <w:numPr>
          <w:ilvl w:val="0"/>
          <w:numId w:val="248"/>
        </w:numPr>
        <w:ind w:firstLineChars="0" w:hanging="851"/>
        <w:outlineLvl w:val="1"/>
        <w:rPr>
          <w:b/>
        </w:rPr>
      </w:pPr>
      <w:bookmarkStart w:id="576" w:name="_Toc503360751"/>
      <w:r w:rsidRPr="00CA4120">
        <w:rPr>
          <w:rFonts w:hint="eastAsia"/>
          <w:b/>
        </w:rPr>
        <w:t>外站航务服务代理协议</w:t>
      </w:r>
      <w:bookmarkEnd w:id="576"/>
    </w:p>
    <w:p w14:paraId="5F716D1F" w14:textId="77777777" w:rsidR="00A22ECF" w:rsidRPr="00AE0DB5" w:rsidRDefault="00A22ECF" w:rsidP="005959F9">
      <w:pPr>
        <w:pStyle w:val="aff0"/>
        <w:numPr>
          <w:ilvl w:val="0"/>
          <w:numId w:val="206"/>
        </w:numPr>
        <w:ind w:left="851" w:firstLineChars="0" w:hanging="851"/>
      </w:pPr>
      <w:r w:rsidRPr="00AE0DB5">
        <w:rPr>
          <w:rFonts w:hint="eastAsia"/>
        </w:rPr>
        <w:t>外站航务服务代理人的基本条件</w:t>
      </w:r>
    </w:p>
    <w:p w14:paraId="5F716D20" w14:textId="77777777" w:rsidR="00A22ECF" w:rsidRPr="00AE0DB5" w:rsidRDefault="00A22ECF" w:rsidP="00CB0E57">
      <w:pPr>
        <w:kinsoku w:val="0"/>
        <w:overflowPunct w:val="0"/>
        <w:autoSpaceDE w:val="0"/>
        <w:autoSpaceDN w:val="0"/>
        <w:ind w:left="851"/>
      </w:pPr>
      <w:r w:rsidRPr="00AE0DB5">
        <w:rPr>
          <w:rFonts w:hint="eastAsia"/>
        </w:rPr>
        <w:t>外站航务服务代理人是指在协议条件下，依照航空公司运行要求，根据约定的授权范围，向我公司外站飞行机组提供传递飞行资料和其他与运行相关的所需服务等工作的单位。</w:t>
      </w:r>
    </w:p>
    <w:p w14:paraId="5F716D21" w14:textId="77777777" w:rsidR="00A22ECF" w:rsidRPr="00AE0DB5" w:rsidRDefault="00A22ECF" w:rsidP="00CB0E57">
      <w:pPr>
        <w:kinsoku w:val="0"/>
        <w:overflowPunct w:val="0"/>
        <w:autoSpaceDE w:val="0"/>
        <w:autoSpaceDN w:val="0"/>
        <w:ind w:left="851"/>
      </w:pPr>
      <w:r w:rsidRPr="00AE0DB5">
        <w:rPr>
          <w:rFonts w:hint="eastAsia"/>
        </w:rPr>
        <w:t>外站航务服务代理人应有固定的运行机构、工作章程、工作手册及工作所需的资料。</w:t>
      </w:r>
    </w:p>
    <w:p w14:paraId="5F716D22" w14:textId="77777777" w:rsidR="00A22ECF" w:rsidRPr="00AE0DB5" w:rsidRDefault="00A22ECF" w:rsidP="00CB0E57">
      <w:pPr>
        <w:kinsoku w:val="0"/>
        <w:overflowPunct w:val="0"/>
        <w:autoSpaceDE w:val="0"/>
        <w:autoSpaceDN w:val="0"/>
        <w:ind w:left="851"/>
      </w:pPr>
      <w:r w:rsidRPr="00AE0DB5">
        <w:rPr>
          <w:rFonts w:hint="eastAsia"/>
        </w:rPr>
        <w:t>国内外站航务代理人应了解和熟悉所代理的航空承运人所要求的业务知识和技能。</w:t>
      </w:r>
    </w:p>
    <w:p w14:paraId="5F716D23" w14:textId="77777777" w:rsidR="00E82544" w:rsidRDefault="00A22ECF" w:rsidP="00CB0E57">
      <w:pPr>
        <w:kinsoku w:val="0"/>
        <w:overflowPunct w:val="0"/>
        <w:autoSpaceDE w:val="0"/>
        <w:autoSpaceDN w:val="0"/>
        <w:ind w:left="851"/>
      </w:pPr>
      <w:r w:rsidRPr="00AE0DB5">
        <w:rPr>
          <w:rFonts w:hint="eastAsia"/>
        </w:rPr>
        <w:t>国际外站航务服务代理人应符合公司外站航务服务代理协议规定的基本要求，具备完成公司代理工作的能力。</w:t>
      </w:r>
      <w:smartTag w:uri="urn:schemas-microsoft-com:office:smarttags" w:element="chsdate">
        <w:smartTagPr>
          <w:attr w:name="IsROCDate" w:val="False"/>
          <w:attr w:name="IsLunarDate" w:val="False"/>
          <w:attr w:name="Day" w:val="30"/>
          <w:attr w:name="Month" w:val="12"/>
          <w:attr w:name="Year" w:val="1899"/>
        </w:smartTagPr>
      </w:smartTag>
    </w:p>
    <w:p w14:paraId="5F716D24" w14:textId="77777777" w:rsidR="00A22ECF" w:rsidRPr="00AE0DB5" w:rsidRDefault="00A22ECF" w:rsidP="005959F9">
      <w:pPr>
        <w:pStyle w:val="aff0"/>
        <w:numPr>
          <w:ilvl w:val="0"/>
          <w:numId w:val="206"/>
        </w:numPr>
        <w:ind w:left="851" w:firstLineChars="0" w:hanging="851"/>
      </w:pPr>
      <w:r w:rsidRPr="00AE0DB5">
        <w:rPr>
          <w:rFonts w:hint="eastAsia"/>
        </w:rPr>
        <w:t>外站航务服务代理人的工作内容及相关程序</w:t>
      </w:r>
    </w:p>
    <w:p w14:paraId="5F716D25" w14:textId="77777777" w:rsidR="00A22ECF" w:rsidRPr="00AE0DB5" w:rsidRDefault="00A22ECF" w:rsidP="005959F9">
      <w:pPr>
        <w:pStyle w:val="aff0"/>
        <w:numPr>
          <w:ilvl w:val="0"/>
          <w:numId w:val="207"/>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AE0DB5">
        <w:rPr>
          <w:rFonts w:ascii="宋体" w:hAnsi="宋体" w:hint="eastAsia"/>
          <w:color w:val="000000" w:themeColor="text1"/>
          <w:szCs w:val="21"/>
        </w:rPr>
        <w:t>根据公司航班计划收集和了解起降机场、航路、备降机场的天气和航行通告资料、按时将上述资料提交给机组，必要时联系公司签派员为机长讲解本次航班起降机场和飞行区域的天气情况、航行通告和有关空中交通管制的特殊要</w:t>
      </w:r>
      <w:r w:rsidRPr="00AE0DB5">
        <w:rPr>
          <w:rFonts w:ascii="宋体" w:hAnsi="宋体" w:hint="eastAsia"/>
          <w:color w:val="000000" w:themeColor="text1"/>
          <w:szCs w:val="21"/>
        </w:rPr>
        <w:lastRenderedPageBreak/>
        <w:t>求，并协调地面勤务保障部门，协助机组完成飞行前准备。</w:t>
      </w:r>
    </w:p>
    <w:p w14:paraId="5F716D26" w14:textId="77777777" w:rsidR="00A22ECF" w:rsidRPr="00AE0DB5" w:rsidRDefault="00A22ECF" w:rsidP="005959F9">
      <w:pPr>
        <w:pStyle w:val="aff0"/>
        <w:numPr>
          <w:ilvl w:val="0"/>
          <w:numId w:val="207"/>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AE0DB5">
        <w:rPr>
          <w:rFonts w:ascii="宋体" w:hAnsi="宋体" w:hint="eastAsia"/>
          <w:color w:val="000000" w:themeColor="text1"/>
          <w:szCs w:val="21"/>
        </w:rPr>
        <w:t>向空中交通管制部门提交飞行计划，并将临时出现的影响航班正常的情况通知机长和公司驻本地办事处或总部。</w:t>
      </w:r>
    </w:p>
    <w:p w14:paraId="5F716D27" w14:textId="77777777" w:rsidR="00A22ECF" w:rsidRPr="00AE0DB5" w:rsidRDefault="00A22ECF" w:rsidP="005959F9">
      <w:pPr>
        <w:pStyle w:val="aff0"/>
        <w:numPr>
          <w:ilvl w:val="0"/>
          <w:numId w:val="207"/>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AE0DB5">
        <w:rPr>
          <w:rFonts w:ascii="宋体" w:hAnsi="宋体" w:hint="eastAsia"/>
          <w:color w:val="000000" w:themeColor="text1"/>
          <w:szCs w:val="21"/>
        </w:rPr>
        <w:t>请机长在由公司签派员签署的飞行放行单上签字。</w:t>
      </w:r>
    </w:p>
    <w:p w14:paraId="5F716D28" w14:textId="77777777" w:rsidR="00A22ECF" w:rsidRPr="00AE0DB5" w:rsidRDefault="00A22ECF" w:rsidP="005959F9">
      <w:pPr>
        <w:pStyle w:val="aff0"/>
        <w:numPr>
          <w:ilvl w:val="0"/>
          <w:numId w:val="207"/>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AE0DB5">
        <w:rPr>
          <w:rFonts w:ascii="宋体" w:hAnsi="宋体" w:hint="eastAsia"/>
          <w:color w:val="000000" w:themeColor="text1"/>
          <w:szCs w:val="21"/>
        </w:rPr>
        <w:t>向公司总部和驻本地办事处及与本次航班有关的其他单位及时拍发有关航班动态电报，通报航班动态。</w:t>
      </w:r>
    </w:p>
    <w:p w14:paraId="5F716D29" w14:textId="77777777" w:rsidR="00A22ECF" w:rsidRPr="00AE0DB5" w:rsidRDefault="00A22ECF" w:rsidP="005959F9">
      <w:pPr>
        <w:pStyle w:val="aff0"/>
        <w:numPr>
          <w:ilvl w:val="0"/>
          <w:numId w:val="207"/>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AE0DB5">
        <w:rPr>
          <w:rFonts w:ascii="宋体" w:hAnsi="宋体" w:hint="eastAsia"/>
          <w:color w:val="000000" w:themeColor="text1"/>
          <w:szCs w:val="21"/>
        </w:rPr>
        <w:t>保持与机组的通信联系，协助公司签派员掌握航班动态，根据机组要求提供必要的援助。</w:t>
      </w:r>
    </w:p>
    <w:p w14:paraId="5F716D2A" w14:textId="77777777" w:rsidR="00A22ECF" w:rsidRPr="00AE0DB5" w:rsidRDefault="00A22ECF" w:rsidP="005959F9">
      <w:pPr>
        <w:pStyle w:val="aff0"/>
        <w:numPr>
          <w:ilvl w:val="0"/>
          <w:numId w:val="207"/>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AE0DB5">
        <w:rPr>
          <w:rFonts w:ascii="宋体" w:hAnsi="宋体" w:hint="eastAsia"/>
          <w:color w:val="000000" w:themeColor="text1"/>
          <w:szCs w:val="21"/>
        </w:rPr>
        <w:t>向机场地面飞行保障单位通报本公司的航班计划和动态。</w:t>
      </w:r>
    </w:p>
    <w:p w14:paraId="5F716D2B" w14:textId="77777777" w:rsidR="00A22ECF" w:rsidRPr="00AE0DB5" w:rsidRDefault="00A22ECF" w:rsidP="005959F9">
      <w:pPr>
        <w:pStyle w:val="aff0"/>
        <w:numPr>
          <w:ilvl w:val="0"/>
          <w:numId w:val="207"/>
        </w:numPr>
        <w:tabs>
          <w:tab w:val="num" w:pos="300"/>
        </w:tabs>
        <w:kinsoku w:val="0"/>
        <w:overflowPunct w:val="0"/>
        <w:autoSpaceDE w:val="0"/>
        <w:autoSpaceDN w:val="0"/>
        <w:adjustRightInd w:val="0"/>
        <w:snapToGrid w:val="0"/>
        <w:spacing w:line="360" w:lineRule="exact"/>
        <w:ind w:left="851" w:firstLineChars="0" w:hanging="851"/>
        <w:rPr>
          <w:rFonts w:ascii="宋体" w:hAnsi="宋体"/>
          <w:color w:val="000000" w:themeColor="text1"/>
          <w:szCs w:val="21"/>
        </w:rPr>
      </w:pPr>
      <w:r w:rsidRPr="00AE0DB5">
        <w:rPr>
          <w:rFonts w:ascii="宋体" w:hAnsi="宋体" w:hint="eastAsia"/>
          <w:color w:val="000000" w:themeColor="text1"/>
          <w:szCs w:val="21"/>
        </w:rPr>
        <w:t>遇有特殊情况，应及时通知公司驻本地办事处和公司总部，协助机组做好处置工作。</w:t>
      </w:r>
    </w:p>
    <w:p w14:paraId="5F716D2C" w14:textId="77777777" w:rsidR="00A22ECF" w:rsidRPr="00AE0DB5" w:rsidRDefault="00A22ECF" w:rsidP="005959F9">
      <w:pPr>
        <w:pStyle w:val="aff0"/>
        <w:numPr>
          <w:ilvl w:val="0"/>
          <w:numId w:val="206"/>
        </w:numPr>
        <w:ind w:left="851" w:firstLineChars="0" w:hanging="851"/>
      </w:pPr>
      <w:r w:rsidRPr="00AE0DB5">
        <w:rPr>
          <w:rFonts w:hint="eastAsia"/>
        </w:rPr>
        <w:t>外站航务服务代理的服务方法</w:t>
      </w:r>
    </w:p>
    <w:p w14:paraId="5F716D2D" w14:textId="77777777" w:rsidR="00A22ECF" w:rsidRPr="00AE0DB5" w:rsidRDefault="00A22ECF" w:rsidP="00CB0E57">
      <w:pPr>
        <w:kinsoku w:val="0"/>
        <w:overflowPunct w:val="0"/>
        <w:autoSpaceDE w:val="0"/>
        <w:autoSpaceDN w:val="0"/>
        <w:ind w:left="851"/>
      </w:pPr>
      <w:r w:rsidRPr="00AE0DB5">
        <w:rPr>
          <w:rFonts w:hint="eastAsia"/>
        </w:rPr>
        <w:t>外站航务服务代理人应采用延伸服务的方法，飞行资料由代理人派人转送或由机组去协议规定地点提取。</w:t>
      </w:r>
    </w:p>
    <w:p w14:paraId="5F716D2E" w14:textId="77777777" w:rsidR="00A22ECF" w:rsidRPr="00AE0DB5" w:rsidRDefault="00A22ECF" w:rsidP="005959F9">
      <w:pPr>
        <w:pStyle w:val="aff0"/>
        <w:numPr>
          <w:ilvl w:val="0"/>
          <w:numId w:val="206"/>
        </w:numPr>
        <w:ind w:left="851" w:firstLineChars="0" w:hanging="851"/>
      </w:pPr>
      <w:r w:rsidRPr="00AE0DB5">
        <w:rPr>
          <w:rFonts w:hint="eastAsia"/>
        </w:rPr>
        <w:t>外站航务服务代理协议的基本内容</w:t>
      </w:r>
    </w:p>
    <w:p w14:paraId="5F716D2F" w14:textId="77777777" w:rsidR="00A22ECF" w:rsidRPr="00AE0DB5" w:rsidRDefault="00A22ECF" w:rsidP="00CB0E57">
      <w:pPr>
        <w:kinsoku w:val="0"/>
        <w:overflowPunct w:val="0"/>
        <w:autoSpaceDE w:val="0"/>
        <w:autoSpaceDN w:val="0"/>
        <w:ind w:left="851"/>
      </w:pPr>
      <w:r w:rsidRPr="00AE0DB5">
        <w:rPr>
          <w:rFonts w:hint="eastAsia"/>
        </w:rPr>
        <w:t>外站航务服务代理协议基本内容：总则、代理业务范围，财务结算、责任、生效与终止时间。</w:t>
      </w:r>
    </w:p>
    <w:p w14:paraId="5F716D30" w14:textId="77777777" w:rsidR="00A22ECF" w:rsidRPr="00AE0DB5" w:rsidRDefault="00A22ECF" w:rsidP="005959F9">
      <w:pPr>
        <w:pStyle w:val="aff0"/>
        <w:numPr>
          <w:ilvl w:val="0"/>
          <w:numId w:val="206"/>
        </w:numPr>
        <w:ind w:left="851" w:firstLineChars="0" w:hanging="851"/>
      </w:pPr>
      <w:r w:rsidRPr="00AE0DB5">
        <w:rPr>
          <w:rFonts w:hint="eastAsia"/>
        </w:rPr>
        <w:t>外站航务服务代理人的管理办法</w:t>
      </w:r>
    </w:p>
    <w:p w14:paraId="5F716D31" w14:textId="77777777" w:rsidR="00A22ECF" w:rsidRPr="00AE0DB5" w:rsidRDefault="00A22ECF" w:rsidP="00CB0E57">
      <w:pPr>
        <w:kinsoku w:val="0"/>
        <w:overflowPunct w:val="0"/>
        <w:autoSpaceDE w:val="0"/>
        <w:autoSpaceDN w:val="0"/>
        <w:ind w:left="851"/>
      </w:pPr>
      <w:r w:rsidRPr="00AE0DB5">
        <w:rPr>
          <w:rFonts w:hint="eastAsia"/>
        </w:rPr>
        <w:t>公司应根据运行手册和航空器运行特点，选择适合公司运行要求的外站航务服务代理人，并根据中国民航相关规定，对外站航务服务代理人进行持续性的监督检查。</w:t>
      </w:r>
    </w:p>
    <w:p w14:paraId="5F716D32" w14:textId="77777777" w:rsidR="00A22ECF" w:rsidRPr="00AE0DB5" w:rsidRDefault="00A22ECF" w:rsidP="00CB0E57">
      <w:pPr>
        <w:kinsoku w:val="0"/>
        <w:overflowPunct w:val="0"/>
        <w:autoSpaceDE w:val="0"/>
        <w:autoSpaceDN w:val="0"/>
        <w:ind w:left="851"/>
      </w:pPr>
      <w:r w:rsidRPr="00AE0DB5">
        <w:rPr>
          <w:rFonts w:hint="eastAsia"/>
        </w:rPr>
        <w:lastRenderedPageBreak/>
        <w:t>公司负责向外站航务服务代理人提供有关资料及业务培训。</w:t>
      </w:r>
    </w:p>
    <w:p w14:paraId="5F716D33" w14:textId="77777777" w:rsidR="00A22ECF" w:rsidRPr="00AE0DB5" w:rsidRDefault="00A22ECF" w:rsidP="005959F9">
      <w:pPr>
        <w:pStyle w:val="aff0"/>
        <w:numPr>
          <w:ilvl w:val="0"/>
          <w:numId w:val="206"/>
        </w:numPr>
        <w:ind w:left="851" w:firstLineChars="0" w:hanging="851"/>
      </w:pPr>
      <w:r w:rsidRPr="00AE0DB5">
        <w:rPr>
          <w:rFonts w:hint="eastAsia"/>
        </w:rPr>
        <w:t>外站航务服务代理人协议执行情况的监督检查</w:t>
      </w:r>
    </w:p>
    <w:p w14:paraId="5F716D34" w14:textId="77777777" w:rsidR="004C5CE0" w:rsidRPr="00AE0DB5" w:rsidRDefault="00A22ECF" w:rsidP="00CB0E57">
      <w:pPr>
        <w:kinsoku w:val="0"/>
        <w:overflowPunct w:val="0"/>
        <w:autoSpaceDE w:val="0"/>
        <w:autoSpaceDN w:val="0"/>
        <w:ind w:left="851"/>
      </w:pPr>
      <w:r w:rsidRPr="00AE0DB5">
        <w:rPr>
          <w:rFonts w:hint="eastAsia"/>
        </w:rPr>
        <w:t>被指定的运行控制部的主任签派员有权检查和监督外站航务服务代理人为公司提供服务的内容和质量，并对其工作做出评估，提出改进的意见和措施。</w:t>
      </w:r>
    </w:p>
    <w:p w14:paraId="5F716D35" w14:textId="77777777" w:rsidR="00390989" w:rsidRPr="00AE0DB5" w:rsidRDefault="00570E5C" w:rsidP="005959F9">
      <w:pPr>
        <w:pStyle w:val="aff0"/>
        <w:numPr>
          <w:ilvl w:val="0"/>
          <w:numId w:val="206"/>
        </w:numPr>
        <w:ind w:left="851" w:firstLineChars="0" w:hanging="851"/>
      </w:pPr>
      <w:r w:rsidRPr="00903853">
        <w:rPr>
          <w:rFonts w:hint="eastAsia"/>
        </w:rPr>
        <w:t>外站航务代理联系电话及负责人</w:t>
      </w:r>
    </w:p>
    <w:tbl>
      <w:tblPr>
        <w:tblpPr w:leftFromText="180" w:rightFromText="180" w:vertAnchor="text" w:horzAnchor="margin" w:tblpY="344"/>
        <w:tblW w:w="6912" w:type="dxa"/>
        <w:tblLook w:val="04A0" w:firstRow="1" w:lastRow="0" w:firstColumn="1" w:lastColumn="0" w:noHBand="0" w:noVBand="1"/>
      </w:tblPr>
      <w:tblGrid>
        <w:gridCol w:w="1560"/>
        <w:gridCol w:w="1386"/>
        <w:gridCol w:w="2196"/>
        <w:gridCol w:w="1770"/>
      </w:tblGrid>
      <w:tr w:rsidR="004C5CE0" w:rsidRPr="00AE0DB5" w14:paraId="5F716D3A" w14:textId="77777777" w:rsidTr="006D15B5">
        <w:trPr>
          <w:trHeight w:val="40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16D36"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单位</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5F716D37"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电话</w:t>
            </w:r>
          </w:p>
        </w:tc>
        <w:tc>
          <w:tcPr>
            <w:tcW w:w="2196" w:type="dxa"/>
            <w:tcBorders>
              <w:top w:val="single" w:sz="4" w:space="0" w:color="auto"/>
              <w:left w:val="nil"/>
              <w:bottom w:val="single" w:sz="4" w:space="0" w:color="auto"/>
              <w:right w:val="single" w:sz="4" w:space="0" w:color="auto"/>
            </w:tcBorders>
            <w:shd w:val="clear" w:color="auto" w:fill="auto"/>
            <w:noWrap/>
            <w:vAlign w:val="center"/>
          </w:tcPr>
          <w:p w14:paraId="5F716D38"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联系方式</w:t>
            </w:r>
          </w:p>
        </w:tc>
        <w:tc>
          <w:tcPr>
            <w:tcW w:w="1770" w:type="dxa"/>
            <w:tcBorders>
              <w:top w:val="single" w:sz="4" w:space="0" w:color="auto"/>
              <w:left w:val="nil"/>
              <w:bottom w:val="single" w:sz="4" w:space="0" w:color="auto"/>
              <w:right w:val="single" w:sz="4" w:space="0" w:color="auto"/>
            </w:tcBorders>
            <w:shd w:val="clear" w:color="auto" w:fill="auto"/>
            <w:noWrap/>
            <w:vAlign w:val="center"/>
          </w:tcPr>
          <w:p w14:paraId="5F716D39"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联系人</w:t>
            </w:r>
          </w:p>
        </w:tc>
      </w:tr>
      <w:tr w:rsidR="004C5CE0" w:rsidRPr="00AE0DB5" w14:paraId="5F716D3F"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3B"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东北局空管中心</w:t>
            </w:r>
          </w:p>
        </w:tc>
        <w:tc>
          <w:tcPr>
            <w:tcW w:w="1386" w:type="dxa"/>
            <w:tcBorders>
              <w:top w:val="nil"/>
              <w:left w:val="nil"/>
              <w:bottom w:val="single" w:sz="4" w:space="0" w:color="auto"/>
              <w:right w:val="single" w:sz="4" w:space="0" w:color="auto"/>
            </w:tcBorders>
            <w:shd w:val="clear" w:color="auto" w:fill="auto"/>
            <w:noWrap/>
            <w:vAlign w:val="center"/>
          </w:tcPr>
          <w:p w14:paraId="5F716D3C"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13998893946</w:t>
            </w:r>
          </w:p>
        </w:tc>
        <w:tc>
          <w:tcPr>
            <w:tcW w:w="2196" w:type="dxa"/>
            <w:tcBorders>
              <w:top w:val="nil"/>
              <w:left w:val="nil"/>
              <w:bottom w:val="single" w:sz="4" w:space="0" w:color="auto"/>
              <w:right w:val="single" w:sz="4" w:space="0" w:color="auto"/>
            </w:tcBorders>
            <w:shd w:val="clear" w:color="auto" w:fill="auto"/>
            <w:noWrap/>
            <w:vAlign w:val="center"/>
          </w:tcPr>
          <w:p w14:paraId="5F716D3D"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48" w:history="1">
              <w:r w:rsidR="004C5CE0" w:rsidRPr="00AE0DB5">
                <w:rPr>
                  <w:rFonts w:ascii="宋体" w:hAnsi="宋体" w:cs="宋体" w:hint="eastAsia"/>
                  <w:color w:val="000000" w:themeColor="text1"/>
                  <w:kern w:val="0"/>
                  <w:sz w:val="18"/>
                  <w:szCs w:val="18"/>
                </w:rPr>
                <w:t>wxh@163.com</w:t>
              </w:r>
            </w:hyperlink>
          </w:p>
        </w:tc>
        <w:tc>
          <w:tcPr>
            <w:tcW w:w="1770" w:type="dxa"/>
            <w:tcBorders>
              <w:top w:val="nil"/>
              <w:left w:val="nil"/>
              <w:bottom w:val="single" w:sz="4" w:space="0" w:color="auto"/>
              <w:right w:val="single" w:sz="4" w:space="0" w:color="auto"/>
            </w:tcBorders>
            <w:shd w:val="clear" w:color="auto" w:fill="auto"/>
            <w:noWrap/>
            <w:vAlign w:val="center"/>
          </w:tcPr>
          <w:p w14:paraId="5F716D3E"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王向辉/站调主任</w:t>
            </w:r>
          </w:p>
        </w:tc>
      </w:tr>
      <w:tr w:rsidR="004C5CE0" w:rsidRPr="00AE0DB5" w14:paraId="5F716D44"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40"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大连空管中心</w:t>
            </w:r>
          </w:p>
        </w:tc>
        <w:tc>
          <w:tcPr>
            <w:tcW w:w="1386" w:type="dxa"/>
            <w:tcBorders>
              <w:top w:val="nil"/>
              <w:left w:val="nil"/>
              <w:bottom w:val="single" w:sz="4" w:space="0" w:color="auto"/>
              <w:right w:val="single" w:sz="4" w:space="0" w:color="auto"/>
            </w:tcBorders>
            <w:shd w:val="clear" w:color="auto" w:fill="auto"/>
            <w:noWrap/>
            <w:vAlign w:val="center"/>
          </w:tcPr>
          <w:p w14:paraId="5F716D41"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0411-80641028</w:t>
            </w:r>
          </w:p>
        </w:tc>
        <w:tc>
          <w:tcPr>
            <w:tcW w:w="2196" w:type="dxa"/>
            <w:tcBorders>
              <w:top w:val="nil"/>
              <w:left w:val="nil"/>
              <w:bottom w:val="single" w:sz="4" w:space="0" w:color="auto"/>
              <w:right w:val="single" w:sz="4" w:space="0" w:color="auto"/>
            </w:tcBorders>
            <w:shd w:val="clear" w:color="auto" w:fill="auto"/>
            <w:noWrap/>
            <w:vAlign w:val="center"/>
          </w:tcPr>
          <w:p w14:paraId="5F716D42"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49" w:history="1">
              <w:r w:rsidR="004C5CE0" w:rsidRPr="00AE0DB5">
                <w:rPr>
                  <w:rFonts w:ascii="宋体" w:hAnsi="宋体" w:cs="宋体" w:hint="eastAsia"/>
                  <w:color w:val="000000" w:themeColor="text1"/>
                  <w:kern w:val="0"/>
                  <w:sz w:val="18"/>
                  <w:szCs w:val="18"/>
                </w:rPr>
                <w:t>zytlzpzx@hotmail.com</w:t>
              </w:r>
            </w:hyperlink>
          </w:p>
        </w:tc>
        <w:tc>
          <w:tcPr>
            <w:tcW w:w="1770" w:type="dxa"/>
            <w:tcBorders>
              <w:top w:val="nil"/>
              <w:left w:val="nil"/>
              <w:bottom w:val="single" w:sz="4" w:space="0" w:color="auto"/>
              <w:right w:val="single" w:sz="4" w:space="0" w:color="auto"/>
            </w:tcBorders>
            <w:shd w:val="clear" w:color="auto" w:fill="auto"/>
            <w:noWrap/>
            <w:vAlign w:val="center"/>
          </w:tcPr>
          <w:p w14:paraId="5F716D43"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赵大海/站调主任</w:t>
            </w:r>
          </w:p>
        </w:tc>
      </w:tr>
      <w:tr w:rsidR="004C5CE0" w:rsidRPr="00AE0DB5" w14:paraId="5F716D49"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45"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长春空管中心</w:t>
            </w:r>
          </w:p>
        </w:tc>
        <w:tc>
          <w:tcPr>
            <w:tcW w:w="1386" w:type="dxa"/>
            <w:tcBorders>
              <w:top w:val="nil"/>
              <w:left w:val="nil"/>
              <w:bottom w:val="single" w:sz="4" w:space="0" w:color="auto"/>
              <w:right w:val="single" w:sz="4" w:space="0" w:color="auto"/>
            </w:tcBorders>
            <w:shd w:val="clear" w:color="auto" w:fill="auto"/>
            <w:noWrap/>
            <w:vAlign w:val="center"/>
          </w:tcPr>
          <w:p w14:paraId="5F716D46"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13514303139</w:t>
            </w:r>
          </w:p>
        </w:tc>
        <w:tc>
          <w:tcPr>
            <w:tcW w:w="2196" w:type="dxa"/>
            <w:tcBorders>
              <w:top w:val="nil"/>
              <w:left w:val="nil"/>
              <w:bottom w:val="single" w:sz="4" w:space="0" w:color="auto"/>
              <w:right w:val="single" w:sz="4" w:space="0" w:color="auto"/>
            </w:tcBorders>
            <w:shd w:val="clear" w:color="auto" w:fill="auto"/>
            <w:noWrap/>
            <w:vAlign w:val="center"/>
          </w:tcPr>
          <w:p w14:paraId="5F716D47"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50" w:history="1">
              <w:r w:rsidR="004C5CE0" w:rsidRPr="00AE0DB5">
                <w:rPr>
                  <w:rFonts w:ascii="宋体" w:hAnsi="宋体" w:cs="宋体" w:hint="eastAsia"/>
                  <w:color w:val="000000" w:themeColor="text1"/>
                  <w:kern w:val="0"/>
                  <w:sz w:val="18"/>
                  <w:szCs w:val="18"/>
                </w:rPr>
                <w:t>zyccatc@126.com</w:t>
              </w:r>
            </w:hyperlink>
          </w:p>
        </w:tc>
        <w:tc>
          <w:tcPr>
            <w:tcW w:w="1770" w:type="dxa"/>
            <w:tcBorders>
              <w:top w:val="nil"/>
              <w:left w:val="nil"/>
              <w:bottom w:val="single" w:sz="4" w:space="0" w:color="auto"/>
              <w:right w:val="single" w:sz="4" w:space="0" w:color="auto"/>
            </w:tcBorders>
            <w:shd w:val="clear" w:color="auto" w:fill="auto"/>
            <w:noWrap/>
            <w:vAlign w:val="center"/>
          </w:tcPr>
          <w:p w14:paraId="5F716D48"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戴雪松/站调主任</w:t>
            </w:r>
          </w:p>
        </w:tc>
      </w:tr>
      <w:tr w:rsidR="004C5CE0" w:rsidRPr="00AE0DB5" w14:paraId="5F716D4E"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4A"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哈尔滨空管中心</w:t>
            </w:r>
          </w:p>
        </w:tc>
        <w:tc>
          <w:tcPr>
            <w:tcW w:w="1386" w:type="dxa"/>
            <w:tcBorders>
              <w:top w:val="nil"/>
              <w:left w:val="nil"/>
              <w:bottom w:val="single" w:sz="4" w:space="0" w:color="auto"/>
              <w:right w:val="single" w:sz="4" w:space="0" w:color="auto"/>
            </w:tcBorders>
            <w:shd w:val="clear" w:color="auto" w:fill="auto"/>
            <w:noWrap/>
            <w:vAlign w:val="center"/>
          </w:tcPr>
          <w:p w14:paraId="5F716D4B"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13945695196</w:t>
            </w:r>
          </w:p>
        </w:tc>
        <w:tc>
          <w:tcPr>
            <w:tcW w:w="2196" w:type="dxa"/>
            <w:tcBorders>
              <w:top w:val="nil"/>
              <w:left w:val="nil"/>
              <w:bottom w:val="single" w:sz="4" w:space="0" w:color="auto"/>
              <w:right w:val="single" w:sz="4" w:space="0" w:color="auto"/>
            </w:tcBorders>
            <w:shd w:val="clear" w:color="auto" w:fill="auto"/>
            <w:noWrap/>
            <w:vAlign w:val="center"/>
          </w:tcPr>
          <w:p w14:paraId="5F716D4C"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51" w:history="1">
              <w:r w:rsidR="004C5CE0" w:rsidRPr="00AE0DB5">
                <w:rPr>
                  <w:rFonts w:ascii="宋体" w:hAnsi="宋体" w:cs="宋体" w:hint="eastAsia"/>
                  <w:color w:val="000000" w:themeColor="text1"/>
                  <w:kern w:val="0"/>
                  <w:sz w:val="18"/>
                  <w:szCs w:val="18"/>
                </w:rPr>
                <w:t>zyhbzxzx@163.com</w:t>
              </w:r>
            </w:hyperlink>
          </w:p>
        </w:tc>
        <w:tc>
          <w:tcPr>
            <w:tcW w:w="1770" w:type="dxa"/>
            <w:tcBorders>
              <w:top w:val="nil"/>
              <w:left w:val="nil"/>
              <w:bottom w:val="single" w:sz="4" w:space="0" w:color="auto"/>
              <w:right w:val="single" w:sz="4" w:space="0" w:color="auto"/>
            </w:tcBorders>
            <w:shd w:val="clear" w:color="auto" w:fill="auto"/>
            <w:noWrap/>
            <w:vAlign w:val="center"/>
          </w:tcPr>
          <w:p w14:paraId="5F716D4D"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宿海智/站调主任</w:t>
            </w:r>
          </w:p>
        </w:tc>
      </w:tr>
      <w:tr w:rsidR="004C5CE0" w:rsidRPr="00AE0DB5" w14:paraId="5F716D53"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4F"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华北局空管中心</w:t>
            </w:r>
          </w:p>
        </w:tc>
        <w:tc>
          <w:tcPr>
            <w:tcW w:w="1386" w:type="dxa"/>
            <w:tcBorders>
              <w:top w:val="nil"/>
              <w:left w:val="nil"/>
              <w:bottom w:val="single" w:sz="4" w:space="0" w:color="auto"/>
              <w:right w:val="single" w:sz="4" w:space="0" w:color="auto"/>
            </w:tcBorders>
            <w:shd w:val="clear" w:color="auto" w:fill="auto"/>
            <w:noWrap/>
            <w:vAlign w:val="center"/>
          </w:tcPr>
          <w:p w14:paraId="5F716D50"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13911325516</w:t>
            </w:r>
          </w:p>
        </w:tc>
        <w:tc>
          <w:tcPr>
            <w:tcW w:w="2196" w:type="dxa"/>
            <w:tcBorders>
              <w:top w:val="nil"/>
              <w:left w:val="nil"/>
              <w:bottom w:val="single" w:sz="4" w:space="0" w:color="auto"/>
              <w:right w:val="single" w:sz="4" w:space="0" w:color="auto"/>
            </w:tcBorders>
            <w:shd w:val="clear" w:color="auto" w:fill="auto"/>
            <w:noWrap/>
            <w:vAlign w:val="center"/>
          </w:tcPr>
          <w:p w14:paraId="5F716D51"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52" w:history="1">
              <w:r w:rsidR="004C5CE0" w:rsidRPr="00AE0DB5">
                <w:rPr>
                  <w:rFonts w:ascii="宋体" w:hAnsi="宋体" w:cs="宋体" w:hint="eastAsia"/>
                  <w:color w:val="000000" w:themeColor="text1"/>
                  <w:kern w:val="0"/>
                  <w:sz w:val="18"/>
                  <w:szCs w:val="18"/>
                </w:rPr>
                <w:t>hd_zhang@sohu.com</w:t>
              </w:r>
            </w:hyperlink>
          </w:p>
        </w:tc>
        <w:tc>
          <w:tcPr>
            <w:tcW w:w="1770" w:type="dxa"/>
            <w:tcBorders>
              <w:top w:val="nil"/>
              <w:left w:val="nil"/>
              <w:bottom w:val="single" w:sz="4" w:space="0" w:color="auto"/>
              <w:right w:val="single" w:sz="4" w:space="0" w:color="auto"/>
            </w:tcBorders>
            <w:shd w:val="clear" w:color="auto" w:fill="auto"/>
            <w:noWrap/>
            <w:vAlign w:val="center"/>
          </w:tcPr>
          <w:p w14:paraId="5F716D52"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张建民/航务室主任</w:t>
            </w:r>
          </w:p>
        </w:tc>
      </w:tr>
      <w:tr w:rsidR="004C5CE0" w:rsidRPr="00AE0DB5" w14:paraId="5F716D58"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54"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天津空管站</w:t>
            </w:r>
          </w:p>
        </w:tc>
        <w:tc>
          <w:tcPr>
            <w:tcW w:w="1386" w:type="dxa"/>
            <w:tcBorders>
              <w:top w:val="nil"/>
              <w:left w:val="nil"/>
              <w:bottom w:val="single" w:sz="4" w:space="0" w:color="auto"/>
              <w:right w:val="single" w:sz="4" w:space="0" w:color="auto"/>
            </w:tcBorders>
            <w:shd w:val="clear" w:color="auto" w:fill="auto"/>
            <w:noWrap/>
            <w:vAlign w:val="center"/>
          </w:tcPr>
          <w:p w14:paraId="5F716D55"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13001353235</w:t>
            </w:r>
          </w:p>
        </w:tc>
        <w:tc>
          <w:tcPr>
            <w:tcW w:w="2196" w:type="dxa"/>
            <w:tcBorders>
              <w:top w:val="nil"/>
              <w:left w:val="nil"/>
              <w:bottom w:val="single" w:sz="4" w:space="0" w:color="auto"/>
              <w:right w:val="single" w:sz="4" w:space="0" w:color="auto"/>
            </w:tcBorders>
            <w:shd w:val="clear" w:color="auto" w:fill="auto"/>
            <w:noWrap/>
            <w:vAlign w:val="center"/>
          </w:tcPr>
          <w:p w14:paraId="5F716D56"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53" w:history="1">
              <w:r w:rsidR="004C5CE0" w:rsidRPr="00AE0DB5">
                <w:rPr>
                  <w:rFonts w:ascii="宋体" w:hAnsi="宋体" w:cs="宋体" w:hint="eastAsia"/>
                  <w:color w:val="000000" w:themeColor="text1"/>
                  <w:kern w:val="0"/>
                  <w:sz w:val="18"/>
                  <w:szCs w:val="18"/>
                </w:rPr>
                <w:t>tj_atc@126.com</w:t>
              </w:r>
            </w:hyperlink>
          </w:p>
        </w:tc>
        <w:tc>
          <w:tcPr>
            <w:tcW w:w="1770" w:type="dxa"/>
            <w:tcBorders>
              <w:top w:val="nil"/>
              <w:left w:val="nil"/>
              <w:bottom w:val="single" w:sz="4" w:space="0" w:color="auto"/>
              <w:right w:val="single" w:sz="4" w:space="0" w:color="auto"/>
            </w:tcBorders>
            <w:shd w:val="clear" w:color="auto" w:fill="auto"/>
            <w:noWrap/>
            <w:vAlign w:val="center"/>
          </w:tcPr>
          <w:p w14:paraId="5F716D57"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王同滨/站调主任</w:t>
            </w:r>
          </w:p>
        </w:tc>
      </w:tr>
      <w:tr w:rsidR="004C5CE0" w:rsidRPr="00AE0DB5" w14:paraId="5F716D5D"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59"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呼和浩特空管中心</w:t>
            </w:r>
          </w:p>
        </w:tc>
        <w:tc>
          <w:tcPr>
            <w:tcW w:w="1386" w:type="dxa"/>
            <w:tcBorders>
              <w:top w:val="nil"/>
              <w:left w:val="nil"/>
              <w:bottom w:val="single" w:sz="4" w:space="0" w:color="auto"/>
              <w:right w:val="single" w:sz="4" w:space="0" w:color="auto"/>
            </w:tcBorders>
            <w:shd w:val="clear" w:color="auto" w:fill="auto"/>
            <w:noWrap/>
            <w:vAlign w:val="center"/>
          </w:tcPr>
          <w:p w14:paraId="5F716D5A"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13948435810</w:t>
            </w:r>
          </w:p>
        </w:tc>
        <w:tc>
          <w:tcPr>
            <w:tcW w:w="2196" w:type="dxa"/>
            <w:tcBorders>
              <w:top w:val="nil"/>
              <w:left w:val="nil"/>
              <w:bottom w:val="single" w:sz="4" w:space="0" w:color="auto"/>
              <w:right w:val="single" w:sz="4" w:space="0" w:color="auto"/>
            </w:tcBorders>
            <w:shd w:val="clear" w:color="auto" w:fill="auto"/>
            <w:noWrap/>
            <w:vAlign w:val="center"/>
          </w:tcPr>
          <w:p w14:paraId="5F716D5B"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54" w:history="1">
              <w:r w:rsidR="004C5CE0" w:rsidRPr="00AE0DB5">
                <w:rPr>
                  <w:rFonts w:ascii="宋体" w:hAnsi="宋体" w:cs="宋体" w:hint="eastAsia"/>
                  <w:color w:val="000000" w:themeColor="text1"/>
                  <w:kern w:val="0"/>
                  <w:sz w:val="18"/>
                  <w:szCs w:val="18"/>
                </w:rPr>
                <w:t>zzp5810@sina.com</w:t>
              </w:r>
            </w:hyperlink>
          </w:p>
        </w:tc>
        <w:tc>
          <w:tcPr>
            <w:tcW w:w="1770" w:type="dxa"/>
            <w:tcBorders>
              <w:top w:val="nil"/>
              <w:left w:val="nil"/>
              <w:bottom w:val="single" w:sz="4" w:space="0" w:color="auto"/>
              <w:right w:val="single" w:sz="4" w:space="0" w:color="auto"/>
            </w:tcBorders>
            <w:shd w:val="clear" w:color="auto" w:fill="auto"/>
            <w:noWrap/>
            <w:vAlign w:val="center"/>
          </w:tcPr>
          <w:p w14:paraId="5F716D5C"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张征平/站调主任</w:t>
            </w:r>
          </w:p>
        </w:tc>
      </w:tr>
      <w:tr w:rsidR="004C5CE0" w:rsidRPr="00AE0DB5" w14:paraId="5F716D62"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5E"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石家庄空管中心</w:t>
            </w:r>
          </w:p>
        </w:tc>
        <w:tc>
          <w:tcPr>
            <w:tcW w:w="1386" w:type="dxa"/>
            <w:tcBorders>
              <w:top w:val="nil"/>
              <w:left w:val="nil"/>
              <w:bottom w:val="single" w:sz="4" w:space="0" w:color="auto"/>
              <w:right w:val="single" w:sz="4" w:space="0" w:color="auto"/>
            </w:tcBorders>
            <w:shd w:val="clear" w:color="auto" w:fill="auto"/>
            <w:noWrap/>
            <w:vAlign w:val="center"/>
          </w:tcPr>
          <w:p w14:paraId="5F716D5F"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0311-88027255</w:t>
            </w:r>
          </w:p>
        </w:tc>
        <w:tc>
          <w:tcPr>
            <w:tcW w:w="2196" w:type="dxa"/>
            <w:tcBorders>
              <w:top w:val="nil"/>
              <w:left w:val="nil"/>
              <w:bottom w:val="single" w:sz="4" w:space="0" w:color="auto"/>
              <w:right w:val="single" w:sz="4" w:space="0" w:color="auto"/>
            </w:tcBorders>
            <w:shd w:val="clear" w:color="auto" w:fill="auto"/>
            <w:noWrap/>
            <w:vAlign w:val="center"/>
          </w:tcPr>
          <w:p w14:paraId="5F716D60"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0311-88027256</w:t>
            </w:r>
          </w:p>
        </w:tc>
        <w:tc>
          <w:tcPr>
            <w:tcW w:w="1770" w:type="dxa"/>
            <w:tcBorders>
              <w:top w:val="nil"/>
              <w:left w:val="nil"/>
              <w:bottom w:val="single" w:sz="4" w:space="0" w:color="auto"/>
              <w:right w:val="single" w:sz="4" w:space="0" w:color="auto"/>
            </w:tcBorders>
            <w:shd w:val="clear" w:color="auto" w:fill="auto"/>
            <w:noWrap/>
            <w:vAlign w:val="center"/>
          </w:tcPr>
          <w:p w14:paraId="5F716D61"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杨主任</w:t>
            </w:r>
          </w:p>
        </w:tc>
      </w:tr>
      <w:tr w:rsidR="004C5CE0" w:rsidRPr="00AE0DB5" w14:paraId="5F716D67"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63"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厦门空管中心</w:t>
            </w:r>
          </w:p>
        </w:tc>
        <w:tc>
          <w:tcPr>
            <w:tcW w:w="1386" w:type="dxa"/>
            <w:tcBorders>
              <w:top w:val="nil"/>
              <w:left w:val="nil"/>
              <w:bottom w:val="single" w:sz="4" w:space="0" w:color="auto"/>
              <w:right w:val="single" w:sz="4" w:space="0" w:color="auto"/>
            </w:tcBorders>
            <w:shd w:val="clear" w:color="auto" w:fill="auto"/>
            <w:noWrap/>
            <w:vAlign w:val="center"/>
          </w:tcPr>
          <w:p w14:paraId="5F716D64"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13959216099</w:t>
            </w:r>
          </w:p>
        </w:tc>
        <w:tc>
          <w:tcPr>
            <w:tcW w:w="2196" w:type="dxa"/>
            <w:tcBorders>
              <w:top w:val="nil"/>
              <w:left w:val="nil"/>
              <w:bottom w:val="single" w:sz="4" w:space="0" w:color="auto"/>
              <w:right w:val="single" w:sz="4" w:space="0" w:color="auto"/>
            </w:tcBorders>
            <w:shd w:val="clear" w:color="auto" w:fill="auto"/>
            <w:noWrap/>
            <w:vAlign w:val="center"/>
          </w:tcPr>
          <w:p w14:paraId="5F716D65"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55" w:history="1">
              <w:r w:rsidR="004C5CE0" w:rsidRPr="00AE0DB5">
                <w:rPr>
                  <w:rFonts w:ascii="宋体" w:hAnsi="宋体" w:cs="宋体" w:hint="eastAsia"/>
                  <w:color w:val="000000" w:themeColor="text1"/>
                  <w:kern w:val="0"/>
                  <w:sz w:val="18"/>
                  <w:szCs w:val="18"/>
                </w:rPr>
                <w:t>xmxjc@163.com</w:t>
              </w:r>
            </w:hyperlink>
          </w:p>
        </w:tc>
        <w:tc>
          <w:tcPr>
            <w:tcW w:w="1770" w:type="dxa"/>
            <w:tcBorders>
              <w:top w:val="nil"/>
              <w:left w:val="nil"/>
              <w:bottom w:val="single" w:sz="4" w:space="0" w:color="auto"/>
              <w:right w:val="single" w:sz="4" w:space="0" w:color="auto"/>
            </w:tcBorders>
            <w:shd w:val="clear" w:color="auto" w:fill="auto"/>
            <w:noWrap/>
            <w:vAlign w:val="center"/>
          </w:tcPr>
          <w:p w14:paraId="5F716D66"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赵书记/航行科副科长</w:t>
            </w:r>
          </w:p>
        </w:tc>
      </w:tr>
      <w:tr w:rsidR="004C5CE0" w:rsidRPr="00AE0DB5" w14:paraId="5F716D6C"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68"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福州空管中心</w:t>
            </w:r>
          </w:p>
        </w:tc>
        <w:tc>
          <w:tcPr>
            <w:tcW w:w="1386" w:type="dxa"/>
            <w:tcBorders>
              <w:top w:val="nil"/>
              <w:left w:val="nil"/>
              <w:bottom w:val="single" w:sz="4" w:space="0" w:color="auto"/>
              <w:right w:val="single" w:sz="4" w:space="0" w:color="auto"/>
            </w:tcBorders>
            <w:shd w:val="clear" w:color="auto" w:fill="auto"/>
            <w:noWrap/>
            <w:vAlign w:val="center"/>
          </w:tcPr>
          <w:p w14:paraId="5F716D69"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13305913396</w:t>
            </w:r>
          </w:p>
        </w:tc>
        <w:tc>
          <w:tcPr>
            <w:tcW w:w="2196" w:type="dxa"/>
            <w:tcBorders>
              <w:top w:val="nil"/>
              <w:left w:val="nil"/>
              <w:bottom w:val="single" w:sz="4" w:space="0" w:color="auto"/>
              <w:right w:val="single" w:sz="4" w:space="0" w:color="auto"/>
            </w:tcBorders>
            <w:shd w:val="clear" w:color="auto" w:fill="auto"/>
            <w:noWrap/>
            <w:vAlign w:val="center"/>
          </w:tcPr>
          <w:p w14:paraId="5F716D6A"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56" w:history="1">
              <w:r w:rsidR="004C5CE0" w:rsidRPr="00AE0DB5">
                <w:rPr>
                  <w:rFonts w:ascii="宋体" w:hAnsi="宋体" w:cs="宋体" w:hint="eastAsia"/>
                  <w:color w:val="000000" w:themeColor="text1"/>
                  <w:kern w:val="0"/>
                  <w:sz w:val="18"/>
                  <w:szCs w:val="18"/>
                </w:rPr>
                <w:t>hgbmail@21cn.com</w:t>
              </w:r>
            </w:hyperlink>
          </w:p>
        </w:tc>
        <w:tc>
          <w:tcPr>
            <w:tcW w:w="1770" w:type="dxa"/>
            <w:tcBorders>
              <w:top w:val="nil"/>
              <w:left w:val="nil"/>
              <w:bottom w:val="single" w:sz="4" w:space="0" w:color="auto"/>
              <w:right w:val="single" w:sz="4" w:space="0" w:color="auto"/>
            </w:tcBorders>
            <w:shd w:val="clear" w:color="auto" w:fill="auto"/>
            <w:noWrap/>
            <w:vAlign w:val="center"/>
          </w:tcPr>
          <w:p w14:paraId="5F716D6B"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刘德华/航务部任</w:t>
            </w:r>
          </w:p>
        </w:tc>
      </w:tr>
      <w:tr w:rsidR="004C5CE0" w:rsidRPr="00AE0DB5" w14:paraId="5F716D71"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6D"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杭州空管中心</w:t>
            </w:r>
          </w:p>
        </w:tc>
        <w:tc>
          <w:tcPr>
            <w:tcW w:w="1386" w:type="dxa"/>
            <w:tcBorders>
              <w:top w:val="nil"/>
              <w:left w:val="nil"/>
              <w:bottom w:val="single" w:sz="4" w:space="0" w:color="auto"/>
              <w:right w:val="single" w:sz="4" w:space="0" w:color="auto"/>
            </w:tcBorders>
            <w:shd w:val="clear" w:color="auto" w:fill="auto"/>
            <w:noWrap/>
            <w:vAlign w:val="center"/>
          </w:tcPr>
          <w:p w14:paraId="5F716D6E"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13505719487</w:t>
            </w:r>
          </w:p>
        </w:tc>
        <w:tc>
          <w:tcPr>
            <w:tcW w:w="2196" w:type="dxa"/>
            <w:tcBorders>
              <w:top w:val="nil"/>
              <w:left w:val="nil"/>
              <w:bottom w:val="single" w:sz="4" w:space="0" w:color="auto"/>
              <w:right w:val="single" w:sz="4" w:space="0" w:color="auto"/>
            </w:tcBorders>
            <w:shd w:val="clear" w:color="auto" w:fill="auto"/>
            <w:noWrap/>
            <w:vAlign w:val="center"/>
          </w:tcPr>
          <w:p w14:paraId="5F716D6F"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57" w:history="1">
              <w:r w:rsidR="004C5CE0" w:rsidRPr="00AE0DB5">
                <w:rPr>
                  <w:rFonts w:ascii="宋体" w:hAnsi="宋体" w:cs="宋体" w:hint="eastAsia"/>
                  <w:color w:val="000000" w:themeColor="text1"/>
                  <w:kern w:val="0"/>
                  <w:sz w:val="18"/>
                  <w:szCs w:val="18"/>
                </w:rPr>
                <w:t>xiejing_1103@sina.com</w:t>
              </w:r>
            </w:hyperlink>
          </w:p>
        </w:tc>
        <w:tc>
          <w:tcPr>
            <w:tcW w:w="1770" w:type="dxa"/>
            <w:tcBorders>
              <w:top w:val="nil"/>
              <w:left w:val="nil"/>
              <w:bottom w:val="single" w:sz="4" w:space="0" w:color="auto"/>
              <w:right w:val="single" w:sz="4" w:space="0" w:color="auto"/>
            </w:tcBorders>
            <w:shd w:val="clear" w:color="auto" w:fill="auto"/>
            <w:noWrap/>
            <w:vAlign w:val="center"/>
          </w:tcPr>
          <w:p w14:paraId="5F716D70"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鲁彦/航务部主任</w:t>
            </w:r>
          </w:p>
        </w:tc>
      </w:tr>
      <w:tr w:rsidR="004C5CE0" w:rsidRPr="00AE0DB5" w14:paraId="5F716D76"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72"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lastRenderedPageBreak/>
              <w:t>烟台航管站</w:t>
            </w:r>
          </w:p>
        </w:tc>
        <w:tc>
          <w:tcPr>
            <w:tcW w:w="1386" w:type="dxa"/>
            <w:tcBorders>
              <w:top w:val="nil"/>
              <w:left w:val="nil"/>
              <w:bottom w:val="single" w:sz="4" w:space="0" w:color="auto"/>
              <w:right w:val="single" w:sz="4" w:space="0" w:color="auto"/>
            </w:tcBorders>
            <w:shd w:val="clear" w:color="auto" w:fill="auto"/>
            <w:noWrap/>
            <w:vAlign w:val="center"/>
          </w:tcPr>
          <w:p w14:paraId="5F716D73"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13853571377</w:t>
            </w:r>
          </w:p>
        </w:tc>
        <w:tc>
          <w:tcPr>
            <w:tcW w:w="2196" w:type="dxa"/>
            <w:tcBorders>
              <w:top w:val="nil"/>
              <w:left w:val="nil"/>
              <w:bottom w:val="single" w:sz="4" w:space="0" w:color="auto"/>
              <w:right w:val="single" w:sz="4" w:space="0" w:color="auto"/>
            </w:tcBorders>
            <w:shd w:val="clear" w:color="auto" w:fill="auto"/>
            <w:noWrap/>
            <w:vAlign w:val="center"/>
          </w:tcPr>
          <w:p w14:paraId="5F716D74"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0535-6299064</w:t>
            </w:r>
          </w:p>
        </w:tc>
        <w:tc>
          <w:tcPr>
            <w:tcW w:w="1770" w:type="dxa"/>
            <w:tcBorders>
              <w:top w:val="nil"/>
              <w:left w:val="nil"/>
              <w:bottom w:val="single" w:sz="4" w:space="0" w:color="auto"/>
              <w:right w:val="single" w:sz="4" w:space="0" w:color="auto"/>
            </w:tcBorders>
            <w:shd w:val="clear" w:color="auto" w:fill="auto"/>
            <w:noWrap/>
            <w:vAlign w:val="center"/>
          </w:tcPr>
          <w:p w14:paraId="5F716D75"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杨站长</w:t>
            </w:r>
          </w:p>
        </w:tc>
      </w:tr>
      <w:tr w:rsidR="004C5CE0" w:rsidRPr="00AE0DB5" w14:paraId="5F716D7B"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77"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青岛空管中心</w:t>
            </w:r>
          </w:p>
        </w:tc>
        <w:tc>
          <w:tcPr>
            <w:tcW w:w="1386" w:type="dxa"/>
            <w:tcBorders>
              <w:top w:val="nil"/>
              <w:left w:val="nil"/>
              <w:bottom w:val="single" w:sz="4" w:space="0" w:color="auto"/>
              <w:right w:val="single" w:sz="4" w:space="0" w:color="auto"/>
            </w:tcBorders>
            <w:shd w:val="clear" w:color="auto" w:fill="auto"/>
            <w:noWrap/>
            <w:vAlign w:val="center"/>
          </w:tcPr>
          <w:p w14:paraId="5F716D78"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0532-86126026</w:t>
            </w:r>
          </w:p>
        </w:tc>
        <w:tc>
          <w:tcPr>
            <w:tcW w:w="2196" w:type="dxa"/>
            <w:tcBorders>
              <w:top w:val="nil"/>
              <w:left w:val="nil"/>
              <w:bottom w:val="single" w:sz="4" w:space="0" w:color="auto"/>
              <w:right w:val="single" w:sz="4" w:space="0" w:color="auto"/>
            </w:tcBorders>
            <w:shd w:val="clear" w:color="auto" w:fill="auto"/>
            <w:noWrap/>
            <w:vAlign w:val="center"/>
          </w:tcPr>
          <w:p w14:paraId="5F716D79"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0532-86126611</w:t>
            </w:r>
          </w:p>
        </w:tc>
        <w:tc>
          <w:tcPr>
            <w:tcW w:w="1770" w:type="dxa"/>
            <w:tcBorders>
              <w:top w:val="nil"/>
              <w:left w:val="nil"/>
              <w:bottom w:val="single" w:sz="4" w:space="0" w:color="auto"/>
              <w:right w:val="single" w:sz="4" w:space="0" w:color="auto"/>
            </w:tcBorders>
            <w:shd w:val="clear" w:color="auto" w:fill="auto"/>
            <w:noWrap/>
            <w:vAlign w:val="center"/>
          </w:tcPr>
          <w:p w14:paraId="5F716D7A"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赵主任</w:t>
            </w:r>
          </w:p>
        </w:tc>
      </w:tr>
      <w:tr w:rsidR="004C5CE0" w:rsidRPr="00AE0DB5" w14:paraId="5F716D80"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7C"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济南空管中心</w:t>
            </w:r>
          </w:p>
        </w:tc>
        <w:tc>
          <w:tcPr>
            <w:tcW w:w="1386" w:type="dxa"/>
            <w:tcBorders>
              <w:top w:val="nil"/>
              <w:left w:val="nil"/>
              <w:bottom w:val="single" w:sz="4" w:space="0" w:color="auto"/>
              <w:right w:val="single" w:sz="4" w:space="0" w:color="auto"/>
            </w:tcBorders>
            <w:shd w:val="clear" w:color="auto" w:fill="auto"/>
            <w:noWrap/>
            <w:vAlign w:val="center"/>
          </w:tcPr>
          <w:p w14:paraId="5F716D7D"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0531-82080124</w:t>
            </w:r>
          </w:p>
        </w:tc>
        <w:tc>
          <w:tcPr>
            <w:tcW w:w="2196" w:type="dxa"/>
            <w:tcBorders>
              <w:top w:val="nil"/>
              <w:left w:val="nil"/>
              <w:bottom w:val="single" w:sz="4" w:space="0" w:color="auto"/>
              <w:right w:val="single" w:sz="4" w:space="0" w:color="auto"/>
            </w:tcBorders>
            <w:shd w:val="clear" w:color="auto" w:fill="auto"/>
            <w:noWrap/>
            <w:vAlign w:val="center"/>
          </w:tcPr>
          <w:p w14:paraId="5F716D7E"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0531-82086611</w:t>
            </w:r>
          </w:p>
        </w:tc>
        <w:tc>
          <w:tcPr>
            <w:tcW w:w="1770" w:type="dxa"/>
            <w:tcBorders>
              <w:top w:val="nil"/>
              <w:left w:val="nil"/>
              <w:bottom w:val="single" w:sz="4" w:space="0" w:color="auto"/>
              <w:right w:val="single" w:sz="4" w:space="0" w:color="auto"/>
            </w:tcBorders>
            <w:shd w:val="clear" w:color="auto" w:fill="auto"/>
            <w:noWrap/>
            <w:vAlign w:val="center"/>
          </w:tcPr>
          <w:p w14:paraId="5F716D7F"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站长</w:t>
            </w:r>
          </w:p>
        </w:tc>
      </w:tr>
      <w:tr w:rsidR="004C5CE0" w:rsidRPr="00AE0DB5" w14:paraId="5F716D85"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81"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中南局空管中心</w:t>
            </w:r>
          </w:p>
        </w:tc>
        <w:tc>
          <w:tcPr>
            <w:tcW w:w="1386" w:type="dxa"/>
            <w:tcBorders>
              <w:top w:val="nil"/>
              <w:left w:val="nil"/>
              <w:bottom w:val="single" w:sz="4" w:space="0" w:color="auto"/>
              <w:right w:val="single" w:sz="4" w:space="0" w:color="auto"/>
            </w:tcBorders>
            <w:shd w:val="clear" w:color="auto" w:fill="auto"/>
            <w:noWrap/>
            <w:vAlign w:val="center"/>
          </w:tcPr>
          <w:p w14:paraId="5F716D82"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13318802038</w:t>
            </w:r>
          </w:p>
        </w:tc>
        <w:tc>
          <w:tcPr>
            <w:tcW w:w="2196" w:type="dxa"/>
            <w:tcBorders>
              <w:top w:val="nil"/>
              <w:left w:val="nil"/>
              <w:bottom w:val="single" w:sz="4" w:space="0" w:color="auto"/>
              <w:right w:val="single" w:sz="4" w:space="0" w:color="auto"/>
            </w:tcBorders>
            <w:shd w:val="clear" w:color="auto" w:fill="auto"/>
            <w:noWrap/>
            <w:vAlign w:val="center"/>
          </w:tcPr>
          <w:p w14:paraId="5F716D83"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58" w:history="1">
              <w:r w:rsidR="004C5CE0" w:rsidRPr="00AE0DB5">
                <w:rPr>
                  <w:rFonts w:ascii="宋体" w:hAnsi="宋体" w:cs="宋体" w:hint="eastAsia"/>
                  <w:color w:val="000000" w:themeColor="text1"/>
                  <w:kern w:val="0"/>
                  <w:sz w:val="18"/>
                  <w:szCs w:val="18"/>
                </w:rPr>
                <w:t>ycq@atmb.org</w:t>
              </w:r>
            </w:hyperlink>
          </w:p>
        </w:tc>
        <w:tc>
          <w:tcPr>
            <w:tcW w:w="1770" w:type="dxa"/>
            <w:tcBorders>
              <w:top w:val="nil"/>
              <w:left w:val="nil"/>
              <w:bottom w:val="single" w:sz="4" w:space="0" w:color="auto"/>
              <w:right w:val="single" w:sz="4" w:space="0" w:color="auto"/>
            </w:tcBorders>
            <w:shd w:val="clear" w:color="auto" w:fill="auto"/>
            <w:noWrap/>
            <w:vAlign w:val="center"/>
          </w:tcPr>
          <w:p w14:paraId="5F716D84"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杨楚钦/运行中心副主任</w:t>
            </w:r>
          </w:p>
        </w:tc>
      </w:tr>
      <w:tr w:rsidR="004C5CE0" w:rsidRPr="00AE0DB5" w14:paraId="5F716D8A"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86"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三亚航管站</w:t>
            </w:r>
          </w:p>
        </w:tc>
        <w:tc>
          <w:tcPr>
            <w:tcW w:w="1386" w:type="dxa"/>
            <w:tcBorders>
              <w:top w:val="nil"/>
              <w:left w:val="nil"/>
              <w:bottom w:val="single" w:sz="4" w:space="0" w:color="auto"/>
              <w:right w:val="single" w:sz="4" w:space="0" w:color="auto"/>
            </w:tcBorders>
            <w:shd w:val="clear" w:color="auto" w:fill="auto"/>
            <w:noWrap/>
            <w:vAlign w:val="center"/>
          </w:tcPr>
          <w:p w14:paraId="5F716D87"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13807508521</w:t>
            </w:r>
          </w:p>
        </w:tc>
        <w:tc>
          <w:tcPr>
            <w:tcW w:w="2196" w:type="dxa"/>
            <w:tcBorders>
              <w:top w:val="nil"/>
              <w:left w:val="nil"/>
              <w:bottom w:val="single" w:sz="4" w:space="0" w:color="auto"/>
              <w:right w:val="single" w:sz="4" w:space="0" w:color="auto"/>
            </w:tcBorders>
            <w:shd w:val="clear" w:color="auto" w:fill="auto"/>
            <w:noWrap/>
            <w:vAlign w:val="center"/>
          </w:tcPr>
          <w:p w14:paraId="5F716D88"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0898-88289868/9773</w:t>
            </w:r>
          </w:p>
        </w:tc>
        <w:tc>
          <w:tcPr>
            <w:tcW w:w="1770" w:type="dxa"/>
            <w:tcBorders>
              <w:top w:val="nil"/>
              <w:left w:val="nil"/>
              <w:bottom w:val="single" w:sz="4" w:space="0" w:color="auto"/>
              <w:right w:val="single" w:sz="4" w:space="0" w:color="auto"/>
            </w:tcBorders>
            <w:shd w:val="clear" w:color="auto" w:fill="auto"/>
            <w:noWrap/>
            <w:vAlign w:val="center"/>
          </w:tcPr>
          <w:p w14:paraId="5F716D89"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陈晶/航务部主任</w:t>
            </w:r>
          </w:p>
        </w:tc>
      </w:tr>
      <w:tr w:rsidR="004C5CE0" w:rsidRPr="00AE0DB5" w14:paraId="5F716D8F"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8B"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海口空管中心</w:t>
            </w:r>
          </w:p>
        </w:tc>
        <w:tc>
          <w:tcPr>
            <w:tcW w:w="1386" w:type="dxa"/>
            <w:tcBorders>
              <w:top w:val="nil"/>
              <w:left w:val="nil"/>
              <w:bottom w:val="single" w:sz="4" w:space="0" w:color="auto"/>
              <w:right w:val="single" w:sz="4" w:space="0" w:color="auto"/>
            </w:tcBorders>
            <w:shd w:val="clear" w:color="auto" w:fill="auto"/>
            <w:noWrap/>
            <w:vAlign w:val="center"/>
          </w:tcPr>
          <w:p w14:paraId="5F716D8C"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13876398960</w:t>
            </w:r>
          </w:p>
        </w:tc>
        <w:tc>
          <w:tcPr>
            <w:tcW w:w="2196" w:type="dxa"/>
            <w:tcBorders>
              <w:top w:val="nil"/>
              <w:left w:val="nil"/>
              <w:bottom w:val="single" w:sz="4" w:space="0" w:color="auto"/>
              <w:right w:val="single" w:sz="4" w:space="0" w:color="auto"/>
            </w:tcBorders>
            <w:shd w:val="clear" w:color="auto" w:fill="auto"/>
            <w:noWrap/>
            <w:vAlign w:val="center"/>
          </w:tcPr>
          <w:p w14:paraId="5F716D8D"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hyperlink r:id="rId59" w:history="1">
              <w:r w:rsidR="004C5CE0" w:rsidRPr="00AE0DB5">
                <w:rPr>
                  <w:rFonts w:ascii="宋体" w:hAnsi="宋体" w:cs="宋体" w:hint="eastAsia"/>
                  <w:color w:val="000000" w:themeColor="text1"/>
                  <w:kern w:val="0"/>
                  <w:sz w:val="18"/>
                  <w:szCs w:val="18"/>
                </w:rPr>
                <w:t>atcatc@163.com</w:t>
              </w:r>
            </w:hyperlink>
          </w:p>
        </w:tc>
        <w:tc>
          <w:tcPr>
            <w:tcW w:w="1770" w:type="dxa"/>
            <w:tcBorders>
              <w:top w:val="nil"/>
              <w:left w:val="nil"/>
              <w:bottom w:val="single" w:sz="4" w:space="0" w:color="auto"/>
              <w:right w:val="single" w:sz="4" w:space="0" w:color="auto"/>
            </w:tcBorders>
            <w:shd w:val="clear" w:color="auto" w:fill="auto"/>
            <w:noWrap/>
            <w:vAlign w:val="center"/>
          </w:tcPr>
          <w:p w14:paraId="5F716D8E"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李林德/航务部副主任</w:t>
            </w:r>
          </w:p>
        </w:tc>
      </w:tr>
      <w:tr w:rsidR="004C5CE0" w:rsidRPr="00AE0DB5" w14:paraId="5F716D94"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90"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深圳航管站</w:t>
            </w:r>
          </w:p>
        </w:tc>
        <w:tc>
          <w:tcPr>
            <w:tcW w:w="1386" w:type="dxa"/>
            <w:tcBorders>
              <w:top w:val="nil"/>
              <w:left w:val="nil"/>
              <w:bottom w:val="single" w:sz="4" w:space="0" w:color="auto"/>
              <w:right w:val="single" w:sz="4" w:space="0" w:color="auto"/>
            </w:tcBorders>
            <w:shd w:val="clear" w:color="auto" w:fill="auto"/>
            <w:noWrap/>
            <w:vAlign w:val="center"/>
          </w:tcPr>
          <w:p w14:paraId="5F716D91"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13692122933</w:t>
            </w:r>
          </w:p>
        </w:tc>
        <w:tc>
          <w:tcPr>
            <w:tcW w:w="2196" w:type="dxa"/>
            <w:tcBorders>
              <w:top w:val="nil"/>
              <w:left w:val="nil"/>
              <w:bottom w:val="single" w:sz="4" w:space="0" w:color="auto"/>
              <w:right w:val="single" w:sz="4" w:space="0" w:color="auto"/>
            </w:tcBorders>
            <w:shd w:val="clear" w:color="auto" w:fill="auto"/>
            <w:noWrap/>
            <w:vAlign w:val="center"/>
          </w:tcPr>
          <w:p w14:paraId="5F716D92"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0755-27504823</w:t>
            </w:r>
          </w:p>
        </w:tc>
        <w:tc>
          <w:tcPr>
            <w:tcW w:w="1770" w:type="dxa"/>
            <w:tcBorders>
              <w:top w:val="nil"/>
              <w:left w:val="nil"/>
              <w:bottom w:val="single" w:sz="4" w:space="0" w:color="auto"/>
              <w:right w:val="single" w:sz="4" w:space="0" w:color="auto"/>
            </w:tcBorders>
            <w:shd w:val="clear" w:color="auto" w:fill="auto"/>
            <w:noWrap/>
            <w:vAlign w:val="center"/>
          </w:tcPr>
          <w:p w14:paraId="5F716D93"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陈秋春/站调副主任</w:t>
            </w:r>
          </w:p>
        </w:tc>
      </w:tr>
      <w:tr w:rsidR="004C5CE0" w:rsidRPr="00AE0DB5" w14:paraId="5F716D99"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95"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 xml:space="preserve">南宁空管中心 </w:t>
            </w:r>
          </w:p>
        </w:tc>
        <w:tc>
          <w:tcPr>
            <w:tcW w:w="1386" w:type="dxa"/>
            <w:tcBorders>
              <w:top w:val="nil"/>
              <w:left w:val="nil"/>
              <w:bottom w:val="single" w:sz="4" w:space="0" w:color="auto"/>
              <w:right w:val="single" w:sz="4" w:space="0" w:color="auto"/>
            </w:tcBorders>
            <w:shd w:val="clear" w:color="auto" w:fill="auto"/>
            <w:noWrap/>
            <w:vAlign w:val="center"/>
          </w:tcPr>
          <w:p w14:paraId="5F716D96"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13317809093</w:t>
            </w:r>
          </w:p>
        </w:tc>
        <w:tc>
          <w:tcPr>
            <w:tcW w:w="2196" w:type="dxa"/>
            <w:tcBorders>
              <w:top w:val="nil"/>
              <w:left w:val="nil"/>
              <w:bottom w:val="single" w:sz="4" w:space="0" w:color="auto"/>
              <w:right w:val="single" w:sz="4" w:space="0" w:color="auto"/>
            </w:tcBorders>
            <w:shd w:val="clear" w:color="auto" w:fill="auto"/>
            <w:noWrap/>
            <w:vAlign w:val="center"/>
          </w:tcPr>
          <w:p w14:paraId="5F716D97"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u w:val="single"/>
              </w:rPr>
            </w:pPr>
            <w:hyperlink r:id="rId60" w:history="1">
              <w:r w:rsidR="004C5CE0" w:rsidRPr="00AE0DB5">
                <w:rPr>
                  <w:rFonts w:ascii="宋体" w:hAnsi="宋体" w:cs="宋体" w:hint="eastAsia"/>
                  <w:color w:val="000000" w:themeColor="text1"/>
                  <w:kern w:val="0"/>
                  <w:sz w:val="18"/>
                  <w:szCs w:val="18"/>
                  <w:u w:val="single"/>
                </w:rPr>
                <w:t>zgnnzxzx@163.com</w:t>
              </w:r>
            </w:hyperlink>
          </w:p>
        </w:tc>
        <w:tc>
          <w:tcPr>
            <w:tcW w:w="1770" w:type="dxa"/>
            <w:tcBorders>
              <w:top w:val="nil"/>
              <w:left w:val="nil"/>
              <w:bottom w:val="single" w:sz="4" w:space="0" w:color="auto"/>
              <w:right w:val="single" w:sz="4" w:space="0" w:color="auto"/>
            </w:tcBorders>
            <w:shd w:val="clear" w:color="auto" w:fill="auto"/>
            <w:noWrap/>
            <w:vAlign w:val="center"/>
          </w:tcPr>
          <w:p w14:paraId="5F716D98"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宁发林/站调主任</w:t>
            </w:r>
          </w:p>
        </w:tc>
      </w:tr>
      <w:tr w:rsidR="004C5CE0" w:rsidRPr="00AE0DB5" w14:paraId="5F716D9E"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9A"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桂林空管中心</w:t>
            </w:r>
          </w:p>
        </w:tc>
        <w:tc>
          <w:tcPr>
            <w:tcW w:w="1386" w:type="dxa"/>
            <w:tcBorders>
              <w:top w:val="nil"/>
              <w:left w:val="nil"/>
              <w:bottom w:val="single" w:sz="4" w:space="0" w:color="auto"/>
              <w:right w:val="single" w:sz="4" w:space="0" w:color="auto"/>
            </w:tcBorders>
            <w:shd w:val="clear" w:color="auto" w:fill="auto"/>
            <w:noWrap/>
            <w:vAlign w:val="center"/>
          </w:tcPr>
          <w:p w14:paraId="5F716D9B"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0773-2845410</w:t>
            </w:r>
          </w:p>
        </w:tc>
        <w:tc>
          <w:tcPr>
            <w:tcW w:w="2196" w:type="dxa"/>
            <w:tcBorders>
              <w:top w:val="nil"/>
              <w:left w:val="nil"/>
              <w:bottom w:val="single" w:sz="4" w:space="0" w:color="auto"/>
              <w:right w:val="single" w:sz="4" w:space="0" w:color="auto"/>
            </w:tcBorders>
            <w:shd w:val="clear" w:color="auto" w:fill="auto"/>
            <w:noWrap/>
            <w:vAlign w:val="center"/>
          </w:tcPr>
          <w:p w14:paraId="5F716D9C"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u w:val="single"/>
              </w:rPr>
            </w:pPr>
            <w:r w:rsidRPr="00AE0DB5">
              <w:rPr>
                <w:rFonts w:ascii="宋体" w:hAnsi="宋体" w:cs="宋体" w:hint="eastAsia"/>
                <w:color w:val="000000" w:themeColor="text1"/>
                <w:kern w:val="0"/>
                <w:sz w:val="18"/>
                <w:szCs w:val="18"/>
                <w:u w:val="single"/>
              </w:rPr>
              <w:t>0773-2845411</w:t>
            </w:r>
          </w:p>
        </w:tc>
        <w:tc>
          <w:tcPr>
            <w:tcW w:w="1770" w:type="dxa"/>
            <w:tcBorders>
              <w:top w:val="nil"/>
              <w:left w:val="nil"/>
              <w:bottom w:val="single" w:sz="4" w:space="0" w:color="auto"/>
              <w:right w:val="single" w:sz="4" w:space="0" w:color="auto"/>
            </w:tcBorders>
            <w:shd w:val="clear" w:color="auto" w:fill="auto"/>
            <w:noWrap/>
            <w:vAlign w:val="center"/>
          </w:tcPr>
          <w:p w14:paraId="5F716D9D"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郑正勇/航务部主任</w:t>
            </w:r>
          </w:p>
        </w:tc>
      </w:tr>
      <w:tr w:rsidR="004C5CE0" w:rsidRPr="00AE0DB5" w14:paraId="5F716DA3"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9F"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长沙空管中心</w:t>
            </w:r>
          </w:p>
        </w:tc>
        <w:tc>
          <w:tcPr>
            <w:tcW w:w="1386" w:type="dxa"/>
            <w:tcBorders>
              <w:top w:val="nil"/>
              <w:left w:val="nil"/>
              <w:bottom w:val="single" w:sz="4" w:space="0" w:color="auto"/>
              <w:right w:val="single" w:sz="4" w:space="0" w:color="auto"/>
            </w:tcBorders>
            <w:shd w:val="clear" w:color="auto" w:fill="auto"/>
            <w:noWrap/>
            <w:vAlign w:val="center"/>
          </w:tcPr>
          <w:p w14:paraId="5F716DA0"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0731-4798811</w:t>
            </w:r>
          </w:p>
        </w:tc>
        <w:tc>
          <w:tcPr>
            <w:tcW w:w="2196" w:type="dxa"/>
            <w:tcBorders>
              <w:top w:val="nil"/>
              <w:left w:val="nil"/>
              <w:bottom w:val="single" w:sz="4" w:space="0" w:color="auto"/>
              <w:right w:val="single" w:sz="4" w:space="0" w:color="auto"/>
            </w:tcBorders>
            <w:shd w:val="clear" w:color="auto" w:fill="auto"/>
            <w:noWrap/>
            <w:vAlign w:val="center"/>
          </w:tcPr>
          <w:p w14:paraId="5F716DA1"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u w:val="single"/>
              </w:rPr>
            </w:pPr>
            <w:hyperlink r:id="rId61" w:history="1">
              <w:r w:rsidR="004C5CE0" w:rsidRPr="00AE0DB5">
                <w:rPr>
                  <w:rFonts w:ascii="宋体" w:hAnsi="宋体" w:cs="宋体" w:hint="eastAsia"/>
                  <w:color w:val="000000" w:themeColor="text1"/>
                  <w:kern w:val="0"/>
                  <w:sz w:val="18"/>
                  <w:szCs w:val="18"/>
                  <w:u w:val="single"/>
                </w:rPr>
                <w:t>fmj@csatc.org</w:t>
              </w:r>
            </w:hyperlink>
          </w:p>
        </w:tc>
        <w:tc>
          <w:tcPr>
            <w:tcW w:w="1770" w:type="dxa"/>
            <w:tcBorders>
              <w:top w:val="nil"/>
              <w:left w:val="nil"/>
              <w:bottom w:val="single" w:sz="4" w:space="0" w:color="auto"/>
              <w:right w:val="single" w:sz="4" w:space="0" w:color="auto"/>
            </w:tcBorders>
            <w:shd w:val="clear" w:color="auto" w:fill="auto"/>
            <w:noWrap/>
            <w:vAlign w:val="center"/>
          </w:tcPr>
          <w:p w14:paraId="5F716DA2"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陈锋/站调主任</w:t>
            </w:r>
          </w:p>
        </w:tc>
      </w:tr>
      <w:tr w:rsidR="004C5CE0" w:rsidRPr="00AE0DB5" w14:paraId="5F716DA8"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A4"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武汉空管中心</w:t>
            </w:r>
          </w:p>
        </w:tc>
        <w:tc>
          <w:tcPr>
            <w:tcW w:w="1386" w:type="dxa"/>
            <w:tcBorders>
              <w:top w:val="nil"/>
              <w:left w:val="nil"/>
              <w:bottom w:val="single" w:sz="4" w:space="0" w:color="auto"/>
              <w:right w:val="single" w:sz="4" w:space="0" w:color="auto"/>
            </w:tcBorders>
            <w:shd w:val="clear" w:color="auto" w:fill="auto"/>
            <w:noWrap/>
            <w:vAlign w:val="center"/>
          </w:tcPr>
          <w:p w14:paraId="5F716DA5"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027-85818101</w:t>
            </w:r>
          </w:p>
        </w:tc>
        <w:tc>
          <w:tcPr>
            <w:tcW w:w="2196" w:type="dxa"/>
            <w:tcBorders>
              <w:top w:val="nil"/>
              <w:left w:val="nil"/>
              <w:bottom w:val="single" w:sz="4" w:space="0" w:color="auto"/>
              <w:right w:val="single" w:sz="4" w:space="0" w:color="auto"/>
            </w:tcBorders>
            <w:shd w:val="clear" w:color="auto" w:fill="auto"/>
            <w:noWrap/>
            <w:vAlign w:val="center"/>
          </w:tcPr>
          <w:p w14:paraId="5F716DA6"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u w:val="single"/>
              </w:rPr>
            </w:pPr>
            <w:r w:rsidRPr="00AE0DB5">
              <w:rPr>
                <w:rFonts w:ascii="宋体" w:hAnsi="宋体" w:cs="宋体" w:hint="eastAsia"/>
                <w:color w:val="000000" w:themeColor="text1"/>
                <w:kern w:val="0"/>
                <w:sz w:val="18"/>
                <w:szCs w:val="18"/>
                <w:u w:val="single"/>
              </w:rPr>
              <w:t>027-85818141</w:t>
            </w:r>
          </w:p>
        </w:tc>
        <w:tc>
          <w:tcPr>
            <w:tcW w:w="1770" w:type="dxa"/>
            <w:tcBorders>
              <w:top w:val="nil"/>
              <w:left w:val="nil"/>
              <w:bottom w:val="single" w:sz="4" w:space="0" w:color="auto"/>
              <w:right w:val="single" w:sz="4" w:space="0" w:color="auto"/>
            </w:tcBorders>
            <w:shd w:val="clear" w:color="auto" w:fill="auto"/>
            <w:noWrap/>
            <w:vAlign w:val="center"/>
          </w:tcPr>
          <w:p w14:paraId="5F716DA7"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张绍亮</w:t>
            </w:r>
          </w:p>
        </w:tc>
      </w:tr>
      <w:tr w:rsidR="004C5CE0" w:rsidRPr="00AE0DB5" w14:paraId="5F716DAD"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A9"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郑州空管中心</w:t>
            </w:r>
          </w:p>
        </w:tc>
        <w:tc>
          <w:tcPr>
            <w:tcW w:w="1386" w:type="dxa"/>
            <w:tcBorders>
              <w:top w:val="nil"/>
              <w:left w:val="nil"/>
              <w:bottom w:val="single" w:sz="4" w:space="0" w:color="auto"/>
              <w:right w:val="single" w:sz="4" w:space="0" w:color="auto"/>
            </w:tcBorders>
            <w:shd w:val="clear" w:color="auto" w:fill="auto"/>
            <w:noWrap/>
            <w:vAlign w:val="center"/>
          </w:tcPr>
          <w:p w14:paraId="5F716DAA"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13838026110</w:t>
            </w:r>
          </w:p>
        </w:tc>
        <w:tc>
          <w:tcPr>
            <w:tcW w:w="2196" w:type="dxa"/>
            <w:tcBorders>
              <w:top w:val="nil"/>
              <w:left w:val="nil"/>
              <w:bottom w:val="single" w:sz="4" w:space="0" w:color="auto"/>
              <w:right w:val="single" w:sz="4" w:space="0" w:color="auto"/>
            </w:tcBorders>
            <w:shd w:val="clear" w:color="auto" w:fill="auto"/>
            <w:noWrap/>
            <w:vAlign w:val="center"/>
          </w:tcPr>
          <w:p w14:paraId="5F716DAB"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0371-68511395</w:t>
            </w:r>
          </w:p>
        </w:tc>
        <w:tc>
          <w:tcPr>
            <w:tcW w:w="1770" w:type="dxa"/>
            <w:tcBorders>
              <w:top w:val="nil"/>
              <w:left w:val="nil"/>
              <w:bottom w:val="single" w:sz="4" w:space="0" w:color="auto"/>
              <w:right w:val="single" w:sz="4" w:space="0" w:color="auto"/>
            </w:tcBorders>
            <w:shd w:val="clear" w:color="auto" w:fill="auto"/>
            <w:noWrap/>
            <w:vAlign w:val="center"/>
          </w:tcPr>
          <w:p w14:paraId="5F716DAC"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黄梦然/站调主任</w:t>
            </w:r>
          </w:p>
        </w:tc>
      </w:tr>
      <w:tr w:rsidR="004C5CE0" w:rsidRPr="00AE0DB5" w14:paraId="5F716DB2"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AE"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西南局空管中心</w:t>
            </w:r>
          </w:p>
        </w:tc>
        <w:tc>
          <w:tcPr>
            <w:tcW w:w="1386" w:type="dxa"/>
            <w:tcBorders>
              <w:top w:val="nil"/>
              <w:left w:val="nil"/>
              <w:bottom w:val="single" w:sz="4" w:space="0" w:color="auto"/>
              <w:right w:val="single" w:sz="4" w:space="0" w:color="auto"/>
            </w:tcBorders>
            <w:shd w:val="clear" w:color="auto" w:fill="auto"/>
            <w:noWrap/>
            <w:vAlign w:val="center"/>
          </w:tcPr>
          <w:p w14:paraId="5F716DAF"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13668239702</w:t>
            </w:r>
          </w:p>
        </w:tc>
        <w:tc>
          <w:tcPr>
            <w:tcW w:w="2196" w:type="dxa"/>
            <w:tcBorders>
              <w:top w:val="nil"/>
              <w:left w:val="nil"/>
              <w:bottom w:val="single" w:sz="4" w:space="0" w:color="auto"/>
              <w:right w:val="single" w:sz="4" w:space="0" w:color="auto"/>
            </w:tcBorders>
            <w:shd w:val="clear" w:color="auto" w:fill="auto"/>
            <w:noWrap/>
            <w:vAlign w:val="center"/>
          </w:tcPr>
          <w:p w14:paraId="5F716DB0"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u w:val="single"/>
              </w:rPr>
            </w:pPr>
            <w:hyperlink r:id="rId62" w:history="1">
              <w:r w:rsidR="004C5CE0" w:rsidRPr="00AE0DB5">
                <w:rPr>
                  <w:rFonts w:ascii="宋体" w:hAnsi="宋体" w:cs="宋体" w:hint="eastAsia"/>
                  <w:color w:val="000000" w:themeColor="text1"/>
                  <w:kern w:val="0"/>
                  <w:sz w:val="18"/>
                  <w:szCs w:val="18"/>
                  <w:u w:val="single"/>
                </w:rPr>
                <w:t>llwj888@126.com</w:t>
              </w:r>
            </w:hyperlink>
          </w:p>
        </w:tc>
        <w:tc>
          <w:tcPr>
            <w:tcW w:w="1770" w:type="dxa"/>
            <w:tcBorders>
              <w:top w:val="nil"/>
              <w:left w:val="nil"/>
              <w:bottom w:val="single" w:sz="4" w:space="0" w:color="auto"/>
              <w:right w:val="single" w:sz="4" w:space="0" w:color="auto"/>
            </w:tcBorders>
            <w:shd w:val="clear" w:color="auto" w:fill="auto"/>
            <w:noWrap/>
            <w:vAlign w:val="center"/>
          </w:tcPr>
          <w:p w14:paraId="5F716DB1"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李灵/空管中心办公室主任</w:t>
            </w:r>
          </w:p>
        </w:tc>
      </w:tr>
      <w:tr w:rsidR="004C5CE0" w:rsidRPr="00AE0DB5" w14:paraId="5F716DB7"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B3"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重庆空管中心</w:t>
            </w:r>
          </w:p>
        </w:tc>
        <w:tc>
          <w:tcPr>
            <w:tcW w:w="1386" w:type="dxa"/>
            <w:tcBorders>
              <w:top w:val="nil"/>
              <w:left w:val="nil"/>
              <w:bottom w:val="single" w:sz="4" w:space="0" w:color="auto"/>
              <w:right w:val="single" w:sz="4" w:space="0" w:color="auto"/>
            </w:tcBorders>
            <w:shd w:val="clear" w:color="auto" w:fill="auto"/>
            <w:noWrap/>
            <w:vAlign w:val="center"/>
          </w:tcPr>
          <w:p w14:paraId="5F716DB4"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13883517248</w:t>
            </w:r>
          </w:p>
        </w:tc>
        <w:tc>
          <w:tcPr>
            <w:tcW w:w="2196" w:type="dxa"/>
            <w:tcBorders>
              <w:top w:val="nil"/>
              <w:left w:val="nil"/>
              <w:bottom w:val="single" w:sz="4" w:space="0" w:color="auto"/>
              <w:right w:val="single" w:sz="4" w:space="0" w:color="auto"/>
            </w:tcBorders>
            <w:shd w:val="clear" w:color="auto" w:fill="auto"/>
            <w:noWrap/>
            <w:vAlign w:val="center"/>
          </w:tcPr>
          <w:p w14:paraId="5F716DB5"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u w:val="single"/>
              </w:rPr>
            </w:pPr>
            <w:hyperlink r:id="rId63" w:history="1">
              <w:r w:rsidR="004C5CE0" w:rsidRPr="00AE0DB5">
                <w:rPr>
                  <w:rFonts w:ascii="宋体" w:hAnsi="宋体" w:cs="宋体" w:hint="eastAsia"/>
                  <w:color w:val="000000" w:themeColor="text1"/>
                  <w:kern w:val="0"/>
                  <w:sz w:val="18"/>
                  <w:szCs w:val="18"/>
                  <w:u w:val="single"/>
                </w:rPr>
                <w:t>grv7cp@sina.com</w:t>
              </w:r>
            </w:hyperlink>
          </w:p>
        </w:tc>
        <w:tc>
          <w:tcPr>
            <w:tcW w:w="1770" w:type="dxa"/>
            <w:tcBorders>
              <w:top w:val="nil"/>
              <w:left w:val="nil"/>
              <w:bottom w:val="single" w:sz="4" w:space="0" w:color="auto"/>
              <w:right w:val="single" w:sz="4" w:space="0" w:color="auto"/>
            </w:tcBorders>
            <w:shd w:val="clear" w:color="auto" w:fill="auto"/>
            <w:noWrap/>
            <w:vAlign w:val="center"/>
          </w:tcPr>
          <w:p w14:paraId="5F716DB6"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田海滨/航务部副主任</w:t>
            </w:r>
          </w:p>
        </w:tc>
      </w:tr>
      <w:tr w:rsidR="004C5CE0" w:rsidRPr="00AE0DB5" w14:paraId="5F716DBC"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B8"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贵阳空管中心</w:t>
            </w:r>
          </w:p>
        </w:tc>
        <w:tc>
          <w:tcPr>
            <w:tcW w:w="1386" w:type="dxa"/>
            <w:tcBorders>
              <w:top w:val="nil"/>
              <w:left w:val="nil"/>
              <w:bottom w:val="single" w:sz="4" w:space="0" w:color="auto"/>
              <w:right w:val="single" w:sz="4" w:space="0" w:color="auto"/>
            </w:tcBorders>
            <w:shd w:val="clear" w:color="auto" w:fill="auto"/>
            <w:noWrap/>
            <w:vAlign w:val="center"/>
          </w:tcPr>
          <w:p w14:paraId="5F716DB9"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13985150945</w:t>
            </w:r>
          </w:p>
        </w:tc>
        <w:tc>
          <w:tcPr>
            <w:tcW w:w="2196" w:type="dxa"/>
            <w:tcBorders>
              <w:top w:val="nil"/>
              <w:left w:val="nil"/>
              <w:bottom w:val="single" w:sz="4" w:space="0" w:color="auto"/>
              <w:right w:val="single" w:sz="4" w:space="0" w:color="auto"/>
            </w:tcBorders>
            <w:shd w:val="clear" w:color="auto" w:fill="auto"/>
            <w:noWrap/>
            <w:vAlign w:val="center"/>
          </w:tcPr>
          <w:p w14:paraId="5F716DBA"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u w:val="single"/>
              </w:rPr>
            </w:pPr>
            <w:hyperlink r:id="rId64" w:history="1">
              <w:r w:rsidR="004C5CE0" w:rsidRPr="00AE0DB5">
                <w:rPr>
                  <w:rFonts w:ascii="宋体" w:hAnsi="宋体" w:cs="宋体" w:hint="eastAsia"/>
                  <w:color w:val="000000" w:themeColor="text1"/>
                  <w:kern w:val="0"/>
                  <w:sz w:val="18"/>
                  <w:szCs w:val="18"/>
                  <w:u w:val="single"/>
                </w:rPr>
                <w:t>huangguang@126.com</w:t>
              </w:r>
            </w:hyperlink>
          </w:p>
        </w:tc>
        <w:tc>
          <w:tcPr>
            <w:tcW w:w="1770" w:type="dxa"/>
            <w:tcBorders>
              <w:top w:val="nil"/>
              <w:left w:val="nil"/>
              <w:bottom w:val="single" w:sz="4" w:space="0" w:color="auto"/>
              <w:right w:val="single" w:sz="4" w:space="0" w:color="auto"/>
            </w:tcBorders>
            <w:shd w:val="clear" w:color="auto" w:fill="auto"/>
            <w:noWrap/>
            <w:vAlign w:val="center"/>
          </w:tcPr>
          <w:p w14:paraId="5F716DBB"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黄刚/空管中心业务室主任</w:t>
            </w:r>
          </w:p>
        </w:tc>
      </w:tr>
      <w:tr w:rsidR="004C5CE0" w:rsidRPr="00AE0DB5" w14:paraId="5F716DC1"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BD"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乌鲁木齐空管中心</w:t>
            </w:r>
          </w:p>
        </w:tc>
        <w:tc>
          <w:tcPr>
            <w:tcW w:w="1386" w:type="dxa"/>
            <w:tcBorders>
              <w:top w:val="nil"/>
              <w:left w:val="nil"/>
              <w:bottom w:val="single" w:sz="4" w:space="0" w:color="auto"/>
              <w:right w:val="single" w:sz="4" w:space="0" w:color="auto"/>
            </w:tcBorders>
            <w:shd w:val="clear" w:color="auto" w:fill="auto"/>
            <w:noWrap/>
            <w:vAlign w:val="center"/>
          </w:tcPr>
          <w:p w14:paraId="5F716DBE"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13899948615</w:t>
            </w:r>
          </w:p>
        </w:tc>
        <w:tc>
          <w:tcPr>
            <w:tcW w:w="2196" w:type="dxa"/>
            <w:tcBorders>
              <w:top w:val="nil"/>
              <w:left w:val="nil"/>
              <w:bottom w:val="single" w:sz="4" w:space="0" w:color="auto"/>
              <w:right w:val="single" w:sz="4" w:space="0" w:color="auto"/>
            </w:tcBorders>
            <w:shd w:val="clear" w:color="auto" w:fill="auto"/>
            <w:noWrap/>
            <w:vAlign w:val="center"/>
          </w:tcPr>
          <w:p w14:paraId="5F716DBF"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0991-3801215</w:t>
            </w:r>
          </w:p>
        </w:tc>
        <w:tc>
          <w:tcPr>
            <w:tcW w:w="1770" w:type="dxa"/>
            <w:tcBorders>
              <w:top w:val="nil"/>
              <w:left w:val="nil"/>
              <w:bottom w:val="single" w:sz="4" w:space="0" w:color="auto"/>
              <w:right w:val="single" w:sz="4" w:space="0" w:color="auto"/>
            </w:tcBorders>
            <w:shd w:val="clear" w:color="auto" w:fill="auto"/>
            <w:noWrap/>
            <w:vAlign w:val="center"/>
          </w:tcPr>
          <w:p w14:paraId="5F716DC0"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空管中心庞键主任</w:t>
            </w:r>
          </w:p>
        </w:tc>
      </w:tr>
      <w:tr w:rsidR="004C5CE0" w:rsidRPr="00AE0DB5" w14:paraId="5F716DC6" w14:textId="77777777" w:rsidTr="006D15B5">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5F716DC2"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银川航管站</w:t>
            </w:r>
          </w:p>
        </w:tc>
        <w:tc>
          <w:tcPr>
            <w:tcW w:w="1386" w:type="dxa"/>
            <w:tcBorders>
              <w:top w:val="nil"/>
              <w:left w:val="nil"/>
              <w:bottom w:val="single" w:sz="4" w:space="0" w:color="auto"/>
              <w:right w:val="single" w:sz="4" w:space="0" w:color="auto"/>
            </w:tcBorders>
            <w:shd w:val="clear" w:color="auto" w:fill="auto"/>
            <w:noWrap/>
            <w:vAlign w:val="center"/>
          </w:tcPr>
          <w:p w14:paraId="5F716DC3"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13995108559</w:t>
            </w:r>
          </w:p>
        </w:tc>
        <w:tc>
          <w:tcPr>
            <w:tcW w:w="2196" w:type="dxa"/>
            <w:tcBorders>
              <w:top w:val="nil"/>
              <w:left w:val="nil"/>
              <w:bottom w:val="single" w:sz="4" w:space="0" w:color="auto"/>
              <w:right w:val="single" w:sz="4" w:space="0" w:color="auto"/>
            </w:tcBorders>
            <w:shd w:val="clear" w:color="auto" w:fill="auto"/>
            <w:noWrap/>
            <w:vAlign w:val="center"/>
          </w:tcPr>
          <w:p w14:paraId="5F716DC4" w14:textId="77777777" w:rsidR="004C5CE0" w:rsidRPr="00AE0DB5" w:rsidRDefault="00E633C3" w:rsidP="000A3D28">
            <w:pPr>
              <w:kinsoku w:val="0"/>
              <w:overflowPunct w:val="0"/>
              <w:autoSpaceDE w:val="0"/>
              <w:autoSpaceDN w:val="0"/>
              <w:spacing w:line="360" w:lineRule="auto"/>
              <w:ind w:left="0"/>
              <w:jc w:val="center"/>
              <w:rPr>
                <w:rFonts w:ascii="宋体" w:hAnsi="宋体" w:cs="宋体"/>
                <w:color w:val="000000" w:themeColor="text1"/>
                <w:kern w:val="0"/>
                <w:sz w:val="18"/>
                <w:szCs w:val="18"/>
                <w:u w:val="single"/>
              </w:rPr>
            </w:pPr>
            <w:hyperlink r:id="rId65" w:history="1">
              <w:r w:rsidR="004C5CE0" w:rsidRPr="00AE0DB5">
                <w:rPr>
                  <w:rFonts w:ascii="宋体" w:hAnsi="宋体" w:cs="宋体" w:hint="eastAsia"/>
                  <w:color w:val="000000" w:themeColor="text1"/>
                  <w:kern w:val="0"/>
                  <w:sz w:val="18"/>
                  <w:szCs w:val="18"/>
                  <w:u w:val="single"/>
                </w:rPr>
                <w:t>caachayong@hotmail.com</w:t>
              </w:r>
            </w:hyperlink>
          </w:p>
        </w:tc>
        <w:tc>
          <w:tcPr>
            <w:tcW w:w="1770" w:type="dxa"/>
            <w:tcBorders>
              <w:top w:val="nil"/>
              <w:left w:val="nil"/>
              <w:bottom w:val="single" w:sz="4" w:space="0" w:color="auto"/>
              <w:right w:val="single" w:sz="4" w:space="0" w:color="auto"/>
            </w:tcBorders>
            <w:shd w:val="clear" w:color="auto" w:fill="auto"/>
            <w:noWrap/>
            <w:vAlign w:val="center"/>
          </w:tcPr>
          <w:p w14:paraId="5F716DC5" w14:textId="77777777" w:rsidR="004C5CE0" w:rsidRPr="00AE0DB5" w:rsidRDefault="004C5CE0" w:rsidP="000A3D28">
            <w:pPr>
              <w:kinsoku w:val="0"/>
              <w:overflowPunct w:val="0"/>
              <w:autoSpaceDE w:val="0"/>
              <w:autoSpaceDN w:val="0"/>
              <w:spacing w:line="360" w:lineRule="auto"/>
              <w:ind w:left="0"/>
              <w:jc w:val="center"/>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哈勇/站调主任</w:t>
            </w:r>
          </w:p>
        </w:tc>
      </w:tr>
    </w:tbl>
    <w:p w14:paraId="5F716DC7" w14:textId="77777777" w:rsidR="00A22ECF" w:rsidRPr="001D60DB" w:rsidRDefault="00A22ECF" w:rsidP="005959F9">
      <w:pPr>
        <w:pStyle w:val="aff0"/>
        <w:numPr>
          <w:ilvl w:val="0"/>
          <w:numId w:val="248"/>
        </w:numPr>
        <w:ind w:firstLineChars="0" w:hanging="851"/>
        <w:outlineLvl w:val="1"/>
        <w:rPr>
          <w:b/>
        </w:rPr>
      </w:pPr>
      <w:bookmarkStart w:id="577" w:name="_Toc38226472"/>
      <w:bookmarkStart w:id="578" w:name="_Toc40250338"/>
      <w:bookmarkStart w:id="579" w:name="_Toc91993385"/>
      <w:bookmarkStart w:id="580" w:name="_Toc503360752"/>
      <w:r w:rsidRPr="001D60DB">
        <w:rPr>
          <w:rFonts w:hint="eastAsia"/>
          <w:b/>
        </w:rPr>
        <w:t>航行情报</w:t>
      </w:r>
      <w:bookmarkEnd w:id="577"/>
      <w:bookmarkEnd w:id="578"/>
      <w:bookmarkEnd w:id="579"/>
      <w:bookmarkEnd w:id="580"/>
    </w:p>
    <w:p w14:paraId="5F716DC8" w14:textId="77777777" w:rsidR="00A22ECF" w:rsidRPr="00AE0DB5" w:rsidRDefault="00A22ECF" w:rsidP="00CB0E57">
      <w:pPr>
        <w:kinsoku w:val="0"/>
        <w:overflowPunct w:val="0"/>
        <w:autoSpaceDE w:val="0"/>
        <w:autoSpaceDN w:val="0"/>
        <w:ind w:left="851"/>
      </w:pPr>
      <w:bookmarkStart w:id="581" w:name="_Toc36622730"/>
      <w:bookmarkStart w:id="582" w:name="_Toc36740075"/>
      <w:bookmarkStart w:id="583" w:name="_Toc38226473"/>
      <w:bookmarkStart w:id="584" w:name="_Toc40250339"/>
      <w:bookmarkStart w:id="585" w:name="_Toc91993386"/>
      <w:r w:rsidRPr="00AE0DB5">
        <w:rPr>
          <w:rFonts w:hint="eastAsia"/>
        </w:rPr>
        <w:lastRenderedPageBreak/>
        <w:t>公司运行控制部航行情报员负责公司航行资料提供、导航数据监管、</w:t>
      </w:r>
      <w:r w:rsidR="009E4691" w:rsidRPr="00903853">
        <w:rPr>
          <w:rFonts w:hint="eastAsia"/>
        </w:rPr>
        <w:t>监控并处理当日航线运行相关航行通告</w:t>
      </w:r>
      <w:r w:rsidR="009E4691" w:rsidRPr="009E4691">
        <w:rPr>
          <w:rFonts w:hint="eastAsia"/>
        </w:rPr>
        <w:t>，</w:t>
      </w:r>
      <w:r w:rsidRPr="00AE0DB5">
        <w:rPr>
          <w:rFonts w:hint="eastAsia"/>
        </w:rPr>
        <w:t>机组航前准备服务等，</w:t>
      </w:r>
      <w:r w:rsidR="009E4691" w:rsidRPr="00903853">
        <w:rPr>
          <w:rFonts w:hint="eastAsia"/>
        </w:rPr>
        <w:t>其他相关航线运行的技术支援工作等，</w:t>
      </w:r>
      <w:r w:rsidRPr="00AE0DB5">
        <w:rPr>
          <w:rFonts w:hint="eastAsia"/>
        </w:rPr>
        <w:t>公司使用经批准的关于收集、分发和使用航行资料的系统，在接到局方对系统提出的改进通知，公司立即对系统进行改进。</w:t>
      </w:r>
    </w:p>
    <w:p w14:paraId="5F716DC9" w14:textId="77777777" w:rsidR="00A22ECF" w:rsidRPr="00AE0DB5" w:rsidRDefault="00570E5C" w:rsidP="005959F9">
      <w:pPr>
        <w:pStyle w:val="3"/>
        <w:keepNext w:val="0"/>
        <w:numPr>
          <w:ilvl w:val="2"/>
          <w:numId w:val="208"/>
        </w:numPr>
        <w:kinsoku w:val="0"/>
        <w:overflowPunct w:val="0"/>
        <w:autoSpaceDE w:val="0"/>
        <w:autoSpaceDN w:val="0"/>
        <w:ind w:leftChars="200" w:left="817" w:hanging="397"/>
        <w:rPr>
          <w:color w:val="000000" w:themeColor="text1"/>
        </w:rPr>
      </w:pPr>
      <w:bookmarkStart w:id="586" w:name="_Toc503360753"/>
      <w:r w:rsidRPr="00C57995">
        <w:rPr>
          <w:rFonts w:hint="eastAsia"/>
        </w:rPr>
        <w:t>航行情报部门职责</w:t>
      </w:r>
      <w:bookmarkStart w:id="587" w:name="_Toc38226474"/>
      <w:bookmarkStart w:id="588" w:name="_Toc40250340"/>
      <w:bookmarkStart w:id="589" w:name="_Toc91993387"/>
      <w:bookmarkEnd w:id="581"/>
      <w:bookmarkEnd w:id="582"/>
      <w:bookmarkEnd w:id="583"/>
      <w:bookmarkEnd w:id="584"/>
      <w:bookmarkEnd w:id="585"/>
      <w:bookmarkEnd w:id="586"/>
    </w:p>
    <w:p w14:paraId="5F716DCA" w14:textId="77777777" w:rsidR="00A22ECF" w:rsidRPr="00AE0DB5" w:rsidRDefault="006F56E3" w:rsidP="005959F9">
      <w:pPr>
        <w:pStyle w:val="3"/>
        <w:keepNext w:val="0"/>
        <w:numPr>
          <w:ilvl w:val="0"/>
          <w:numId w:val="209"/>
        </w:numPr>
        <w:kinsoku w:val="0"/>
        <w:overflowPunct w:val="0"/>
        <w:autoSpaceDE w:val="0"/>
        <w:autoSpaceDN w:val="0"/>
        <w:ind w:leftChars="200" w:left="817" w:hanging="397"/>
      </w:pPr>
      <w:bookmarkStart w:id="590" w:name="_Toc503360754"/>
      <w:r w:rsidRPr="00AE0DB5">
        <w:rPr>
          <w:rFonts w:hint="eastAsia"/>
        </w:rPr>
        <w:t>性能情报</w:t>
      </w:r>
      <w:r w:rsidR="00A22ECF" w:rsidRPr="00AE0DB5">
        <w:rPr>
          <w:rFonts w:hint="eastAsia"/>
        </w:rPr>
        <w:t>处航行情报的数据管理</w:t>
      </w:r>
      <w:bookmarkEnd w:id="587"/>
      <w:bookmarkEnd w:id="588"/>
      <w:bookmarkEnd w:id="589"/>
      <w:bookmarkEnd w:id="590"/>
    </w:p>
    <w:p w14:paraId="5F716DCB" w14:textId="77777777" w:rsidR="00A22ECF" w:rsidRPr="00AE0DB5" w:rsidRDefault="00A22ECF" w:rsidP="005959F9">
      <w:pPr>
        <w:pStyle w:val="aff0"/>
        <w:numPr>
          <w:ilvl w:val="0"/>
          <w:numId w:val="60"/>
        </w:numPr>
        <w:kinsoku w:val="0"/>
        <w:overflowPunct w:val="0"/>
        <w:autoSpaceDE w:val="0"/>
        <w:autoSpaceDN w:val="0"/>
        <w:ind w:left="851" w:firstLineChars="0" w:hanging="851"/>
      </w:pPr>
      <w:r w:rsidRPr="00AE0DB5">
        <w:rPr>
          <w:rFonts w:hint="eastAsia"/>
        </w:rPr>
        <w:t>负责审定所有数据库中定期、不定期航班的航线走向，负责向放行人员提供备降机场的资料；</w:t>
      </w:r>
    </w:p>
    <w:p w14:paraId="5F716DCC" w14:textId="77777777" w:rsidR="00A22ECF" w:rsidRPr="00AE0DB5" w:rsidRDefault="00A22ECF" w:rsidP="005959F9">
      <w:pPr>
        <w:pStyle w:val="aff0"/>
        <w:numPr>
          <w:ilvl w:val="0"/>
          <w:numId w:val="60"/>
        </w:numPr>
        <w:kinsoku w:val="0"/>
        <w:overflowPunct w:val="0"/>
        <w:autoSpaceDE w:val="0"/>
        <w:autoSpaceDN w:val="0"/>
        <w:ind w:left="851" w:firstLineChars="0" w:hanging="851"/>
      </w:pPr>
      <w:r w:rsidRPr="00AE0DB5">
        <w:rPr>
          <w:rFonts w:hint="eastAsia"/>
        </w:rPr>
        <w:t>负责监督运行系统数据库中航行情报数据的修订；</w:t>
      </w:r>
    </w:p>
    <w:p w14:paraId="5F716DCD" w14:textId="77777777" w:rsidR="00A22ECF" w:rsidRDefault="00A22ECF" w:rsidP="005959F9">
      <w:pPr>
        <w:pStyle w:val="aff0"/>
        <w:numPr>
          <w:ilvl w:val="0"/>
          <w:numId w:val="60"/>
        </w:numPr>
        <w:kinsoku w:val="0"/>
        <w:overflowPunct w:val="0"/>
        <w:autoSpaceDE w:val="0"/>
        <w:autoSpaceDN w:val="0"/>
        <w:ind w:left="851" w:firstLineChars="0" w:hanging="851"/>
      </w:pPr>
      <w:r w:rsidRPr="00AE0DB5">
        <w:rPr>
          <w:rFonts w:hint="eastAsia"/>
        </w:rPr>
        <w:t>负责监督公司机型机载导航数据库的修订。</w:t>
      </w:r>
    </w:p>
    <w:p w14:paraId="5F716DCE" w14:textId="77777777" w:rsidR="009E4691" w:rsidRPr="00903853" w:rsidRDefault="009E4691" w:rsidP="005959F9">
      <w:pPr>
        <w:pStyle w:val="aff0"/>
        <w:numPr>
          <w:ilvl w:val="0"/>
          <w:numId w:val="60"/>
        </w:numPr>
        <w:kinsoku w:val="0"/>
        <w:overflowPunct w:val="0"/>
        <w:autoSpaceDE w:val="0"/>
        <w:autoSpaceDN w:val="0"/>
        <w:ind w:left="851" w:firstLineChars="0" w:hanging="851"/>
        <w:rPr>
          <w:szCs w:val="20"/>
        </w:rPr>
      </w:pPr>
      <w:r w:rsidRPr="00903853">
        <w:rPr>
          <w:rFonts w:hint="eastAsia"/>
          <w:szCs w:val="20"/>
        </w:rPr>
        <w:t>负责</w:t>
      </w:r>
      <w:r w:rsidRPr="00903853">
        <w:rPr>
          <w:rFonts w:hint="eastAsia"/>
          <w:szCs w:val="20"/>
        </w:rPr>
        <w:t>FOC</w:t>
      </w:r>
      <w:r w:rsidRPr="00903853">
        <w:rPr>
          <w:rFonts w:hint="eastAsia"/>
          <w:szCs w:val="20"/>
        </w:rPr>
        <w:t>系统相关航线运行的技术数据维护。</w:t>
      </w:r>
    </w:p>
    <w:p w14:paraId="5F716DCF" w14:textId="77777777" w:rsidR="00A22ECF" w:rsidRPr="00AE0DB5" w:rsidRDefault="006F56E3" w:rsidP="005959F9">
      <w:pPr>
        <w:pStyle w:val="3"/>
        <w:keepNext w:val="0"/>
        <w:numPr>
          <w:ilvl w:val="0"/>
          <w:numId w:val="209"/>
        </w:numPr>
        <w:kinsoku w:val="0"/>
        <w:overflowPunct w:val="0"/>
        <w:autoSpaceDE w:val="0"/>
        <w:autoSpaceDN w:val="0"/>
        <w:ind w:leftChars="200" w:left="817" w:hanging="397"/>
      </w:pPr>
      <w:bookmarkStart w:id="591" w:name="_Toc503360755"/>
      <w:r w:rsidRPr="00AE0DB5">
        <w:rPr>
          <w:rFonts w:hint="eastAsia"/>
        </w:rPr>
        <w:t>性能情报</w:t>
      </w:r>
      <w:r w:rsidR="00A22ECF" w:rsidRPr="00AE0DB5">
        <w:rPr>
          <w:rFonts w:hint="eastAsia"/>
        </w:rPr>
        <w:t>处航行情报</w:t>
      </w:r>
      <w:r w:rsidR="00FF7839">
        <w:rPr>
          <w:rFonts w:hint="eastAsia"/>
        </w:rPr>
        <w:t>处</w:t>
      </w:r>
      <w:r w:rsidR="00A22ECF" w:rsidRPr="00AE0DB5">
        <w:rPr>
          <w:rFonts w:hint="eastAsia"/>
        </w:rPr>
        <w:t>的航前服务</w:t>
      </w:r>
      <w:bookmarkEnd w:id="591"/>
    </w:p>
    <w:p w14:paraId="5F716DD0" w14:textId="77777777" w:rsidR="00A22ECF" w:rsidRPr="00AE0DB5" w:rsidRDefault="00A22ECF" w:rsidP="005959F9">
      <w:pPr>
        <w:pStyle w:val="aff0"/>
        <w:numPr>
          <w:ilvl w:val="0"/>
          <w:numId w:val="61"/>
        </w:numPr>
        <w:kinsoku w:val="0"/>
        <w:overflowPunct w:val="0"/>
        <w:autoSpaceDE w:val="0"/>
        <w:autoSpaceDN w:val="0"/>
        <w:ind w:left="851" w:firstLineChars="0" w:hanging="851"/>
      </w:pPr>
      <w:bookmarkStart w:id="592" w:name="_Toc38226476"/>
      <w:bookmarkStart w:id="593" w:name="_Toc40250342"/>
      <w:bookmarkStart w:id="594" w:name="_Toc91993389"/>
      <w:r w:rsidRPr="00AE0DB5">
        <w:rPr>
          <w:rFonts w:hint="eastAsia"/>
        </w:rPr>
        <w:t>负责公司所使用的国际、国内航行情报资料及时、准确、完整和有效，定时检查和更新各国外办事处驻外机组使用的航行情报资料；</w:t>
      </w:r>
    </w:p>
    <w:p w14:paraId="5F716DD1" w14:textId="77777777" w:rsidR="00A22ECF" w:rsidRPr="00AE0DB5" w:rsidRDefault="00A22ECF" w:rsidP="005959F9">
      <w:pPr>
        <w:pStyle w:val="aff0"/>
        <w:numPr>
          <w:ilvl w:val="0"/>
          <w:numId w:val="61"/>
        </w:numPr>
        <w:kinsoku w:val="0"/>
        <w:overflowPunct w:val="0"/>
        <w:autoSpaceDE w:val="0"/>
        <w:autoSpaceDN w:val="0"/>
        <w:ind w:left="851" w:firstLineChars="0" w:hanging="851"/>
      </w:pPr>
      <w:r w:rsidRPr="00AE0DB5">
        <w:rPr>
          <w:rFonts w:hint="eastAsia"/>
        </w:rPr>
        <w:t>负责向机组提供航行情报资料、通信记录本的保障；</w:t>
      </w:r>
    </w:p>
    <w:p w14:paraId="5F716DD2" w14:textId="77777777" w:rsidR="00A22ECF" w:rsidRPr="00AE0DB5" w:rsidRDefault="00A22ECF" w:rsidP="005959F9">
      <w:pPr>
        <w:pStyle w:val="aff0"/>
        <w:numPr>
          <w:ilvl w:val="0"/>
          <w:numId w:val="61"/>
        </w:numPr>
        <w:kinsoku w:val="0"/>
        <w:overflowPunct w:val="0"/>
        <w:autoSpaceDE w:val="0"/>
        <w:autoSpaceDN w:val="0"/>
        <w:ind w:left="851" w:firstLineChars="0" w:hanging="851"/>
      </w:pPr>
      <w:r w:rsidRPr="00AE0DB5">
        <w:rPr>
          <w:rFonts w:hint="eastAsia"/>
        </w:rPr>
        <w:t>负责相关航行情报资料的印刷和管理工作事宜；</w:t>
      </w:r>
    </w:p>
    <w:p w14:paraId="5F716DD3" w14:textId="77777777" w:rsidR="00A22ECF" w:rsidRPr="00AE0DB5" w:rsidRDefault="00A22ECF" w:rsidP="005959F9">
      <w:pPr>
        <w:pStyle w:val="aff0"/>
        <w:numPr>
          <w:ilvl w:val="0"/>
          <w:numId w:val="61"/>
        </w:numPr>
        <w:kinsoku w:val="0"/>
        <w:overflowPunct w:val="0"/>
        <w:autoSpaceDE w:val="0"/>
        <w:autoSpaceDN w:val="0"/>
        <w:ind w:left="851" w:firstLineChars="0" w:hanging="851"/>
      </w:pPr>
      <w:r w:rsidRPr="00AE0DB5">
        <w:rPr>
          <w:rFonts w:hint="eastAsia"/>
        </w:rPr>
        <w:lastRenderedPageBreak/>
        <w:t>负责飞行机组航前准备阶段的航行情报讲解服务；</w:t>
      </w:r>
    </w:p>
    <w:p w14:paraId="5F716DD4" w14:textId="77777777" w:rsidR="00A22ECF" w:rsidRPr="00CB0E57" w:rsidRDefault="00A22ECF" w:rsidP="005959F9">
      <w:pPr>
        <w:pStyle w:val="aff0"/>
        <w:numPr>
          <w:ilvl w:val="0"/>
          <w:numId w:val="61"/>
        </w:numPr>
        <w:kinsoku w:val="0"/>
        <w:overflowPunct w:val="0"/>
        <w:autoSpaceDE w:val="0"/>
        <w:autoSpaceDN w:val="0"/>
        <w:ind w:left="851" w:firstLineChars="0" w:hanging="851"/>
      </w:pPr>
      <w:r w:rsidRPr="00AE0DB5">
        <w:rPr>
          <w:rFonts w:hint="eastAsia"/>
        </w:rPr>
        <w:t>负责收集飞行机组对航行资料使用情况的反馈意见，并及时做出书面答复；</w:t>
      </w:r>
    </w:p>
    <w:p w14:paraId="5F716DD5" w14:textId="77777777" w:rsidR="00B621C8" w:rsidRPr="00794219" w:rsidRDefault="00A22ECF" w:rsidP="005959F9">
      <w:pPr>
        <w:pStyle w:val="aff0"/>
        <w:numPr>
          <w:ilvl w:val="0"/>
          <w:numId w:val="61"/>
        </w:numPr>
        <w:kinsoku w:val="0"/>
        <w:overflowPunct w:val="0"/>
        <w:autoSpaceDE w:val="0"/>
        <w:autoSpaceDN w:val="0"/>
        <w:ind w:left="851" w:firstLineChars="0" w:hanging="851"/>
        <w:rPr>
          <w:b/>
        </w:rPr>
      </w:pPr>
      <w:r w:rsidRPr="00AE0DB5">
        <w:rPr>
          <w:rFonts w:hint="eastAsia"/>
        </w:rPr>
        <w:t>负责公司国际、国内航行情报资料、飞行资料用具（飞行资料</w:t>
      </w:r>
      <w:r w:rsidR="00B621C8" w:rsidRPr="00AE0DB5">
        <w:rPr>
          <w:rFonts w:hint="eastAsia"/>
        </w:rPr>
        <w:t>包、资料夹等）的计划、订购。</w:t>
      </w:r>
    </w:p>
    <w:p w14:paraId="5F716DD6" w14:textId="77777777" w:rsidR="00A22ECF" w:rsidRPr="00AE0DB5" w:rsidRDefault="00A22ECF" w:rsidP="005959F9">
      <w:pPr>
        <w:pStyle w:val="3"/>
        <w:keepNext w:val="0"/>
        <w:numPr>
          <w:ilvl w:val="0"/>
          <w:numId w:val="209"/>
        </w:numPr>
        <w:kinsoku w:val="0"/>
        <w:overflowPunct w:val="0"/>
        <w:autoSpaceDE w:val="0"/>
        <w:autoSpaceDN w:val="0"/>
        <w:ind w:leftChars="200" w:left="817" w:hanging="397"/>
      </w:pPr>
      <w:bookmarkStart w:id="595" w:name="_Toc38226478"/>
      <w:bookmarkStart w:id="596" w:name="_Toc40250344"/>
      <w:bookmarkStart w:id="597" w:name="_Toc91993391"/>
      <w:bookmarkStart w:id="598" w:name="_Toc503360756"/>
      <w:bookmarkEnd w:id="592"/>
      <w:bookmarkEnd w:id="593"/>
      <w:bookmarkEnd w:id="594"/>
      <w:r w:rsidRPr="00AE0DB5">
        <w:rPr>
          <w:rFonts w:hint="eastAsia"/>
        </w:rPr>
        <w:t>相关业务部门</w:t>
      </w:r>
      <w:bookmarkEnd w:id="595"/>
      <w:bookmarkEnd w:id="596"/>
      <w:bookmarkEnd w:id="597"/>
      <w:bookmarkEnd w:id="598"/>
    </w:p>
    <w:p w14:paraId="5F716DD7" w14:textId="77777777" w:rsidR="00A22ECF" w:rsidRPr="00CB0E57" w:rsidRDefault="00A22ECF" w:rsidP="005959F9">
      <w:pPr>
        <w:pStyle w:val="aff0"/>
        <w:numPr>
          <w:ilvl w:val="0"/>
          <w:numId w:val="210"/>
        </w:numPr>
        <w:kinsoku w:val="0"/>
        <w:overflowPunct w:val="0"/>
        <w:autoSpaceDE w:val="0"/>
        <w:autoSpaceDN w:val="0"/>
        <w:ind w:left="851" w:firstLineChars="0" w:hanging="851"/>
      </w:pPr>
      <w:r w:rsidRPr="00CB0E57">
        <w:rPr>
          <w:rFonts w:hint="eastAsia"/>
        </w:rPr>
        <w:t>签派中心在使用运行管理系统</w:t>
      </w:r>
      <w:r w:rsidRPr="00CB0E57">
        <w:rPr>
          <w:rFonts w:hint="eastAsia"/>
        </w:rPr>
        <w:t>FPL</w:t>
      </w:r>
      <w:r w:rsidRPr="00CB0E57">
        <w:rPr>
          <w:rFonts w:hint="eastAsia"/>
        </w:rPr>
        <w:t>模板、国内计算机飞行计划系统航线数据、国际航线计算机飞行计划服务商提供航线数据有误时，应及时通知航行情报部门。通过机组或</w:t>
      </w:r>
      <w:r w:rsidRPr="00CB0E57">
        <w:rPr>
          <w:rFonts w:hint="eastAsia"/>
        </w:rPr>
        <w:t>ATC</w:t>
      </w:r>
      <w:r w:rsidRPr="00CB0E57">
        <w:rPr>
          <w:rFonts w:hint="eastAsia"/>
        </w:rPr>
        <w:t>或情报部门了解到的所有对公司航班运行有影响的航行信息，应及时向航行情报部门反馈；</w:t>
      </w:r>
    </w:p>
    <w:p w14:paraId="5F716DD8" w14:textId="77777777" w:rsidR="00A22ECF" w:rsidRPr="00CB0E57" w:rsidRDefault="0097488B" w:rsidP="005959F9">
      <w:pPr>
        <w:pStyle w:val="aff0"/>
        <w:numPr>
          <w:ilvl w:val="0"/>
          <w:numId w:val="210"/>
        </w:numPr>
        <w:kinsoku w:val="0"/>
        <w:overflowPunct w:val="0"/>
        <w:autoSpaceDE w:val="0"/>
        <w:autoSpaceDN w:val="0"/>
        <w:ind w:left="851" w:firstLineChars="0" w:hanging="851"/>
      </w:pPr>
      <w:r w:rsidRPr="00CB0E57">
        <w:rPr>
          <w:rFonts w:hint="eastAsia"/>
        </w:rPr>
        <w:t>性能情报</w:t>
      </w:r>
      <w:r w:rsidR="00A22ECF" w:rsidRPr="00CB0E57">
        <w:rPr>
          <w:rFonts w:hint="eastAsia"/>
        </w:rPr>
        <w:t>处对航行情报员提供的航路和使用机场进行性能分析，如不能满足规定要求，应通知航行情报员重新选择航线或机场。在获得国际航班飞越申请后，应以书面格式及时通知情报部门飞越国家的批准号；当申请批复出现差异时，应及时通知航行情报部门进行相应修改；</w:t>
      </w:r>
    </w:p>
    <w:p w14:paraId="5F716DD9" w14:textId="77777777" w:rsidR="00A22ECF" w:rsidRPr="00CB0E57" w:rsidRDefault="00A22ECF" w:rsidP="005959F9">
      <w:pPr>
        <w:pStyle w:val="aff0"/>
        <w:numPr>
          <w:ilvl w:val="0"/>
          <w:numId w:val="210"/>
        </w:numPr>
        <w:kinsoku w:val="0"/>
        <w:overflowPunct w:val="0"/>
        <w:autoSpaceDE w:val="0"/>
        <w:autoSpaceDN w:val="0"/>
        <w:ind w:left="851" w:firstLineChars="0" w:hanging="851"/>
      </w:pPr>
      <w:r w:rsidRPr="00CB0E57">
        <w:rPr>
          <w:rFonts w:hint="eastAsia"/>
        </w:rPr>
        <w:t>飞行机组准备时需掌握所飞航班航线的走向、了解起飞机场、目的地机场、备降机场和航路等状况，如有不清楚的问题可以向情报员咨询。在准备室领取航行资料时，负责检查资料是否齐全、有效。飞行实施过程中，若发现航路</w:t>
      </w:r>
      <w:r w:rsidRPr="00CB0E57">
        <w:rPr>
          <w:rFonts w:hint="eastAsia"/>
        </w:rPr>
        <w:lastRenderedPageBreak/>
        <w:t>资料或机载导航数据库等有问题，应及时将问题直接向航行情报部门反馈。</w:t>
      </w:r>
    </w:p>
    <w:p w14:paraId="5F716DDA" w14:textId="77777777" w:rsidR="00CC09CA" w:rsidRPr="00CB0E57" w:rsidRDefault="00CC09CA" w:rsidP="005959F9">
      <w:pPr>
        <w:pStyle w:val="aff0"/>
        <w:numPr>
          <w:ilvl w:val="0"/>
          <w:numId w:val="210"/>
        </w:numPr>
        <w:kinsoku w:val="0"/>
        <w:overflowPunct w:val="0"/>
        <w:autoSpaceDE w:val="0"/>
        <w:autoSpaceDN w:val="0"/>
        <w:ind w:left="851" w:firstLineChars="0" w:hanging="851"/>
      </w:pPr>
      <w:r w:rsidRPr="00CB0E57">
        <w:rPr>
          <w:rFonts w:hint="eastAsia"/>
        </w:rPr>
        <w:t>负责在</w:t>
      </w:r>
      <w:r w:rsidRPr="00CB0E57">
        <w:rPr>
          <w:rFonts w:hint="eastAsia"/>
        </w:rPr>
        <w:t>FOC</w:t>
      </w:r>
      <w:r w:rsidRPr="00CB0E57">
        <w:rPr>
          <w:rFonts w:hint="eastAsia"/>
        </w:rPr>
        <w:t>系统中录入所使用机场相关数据、航线相关数据、飞机相关数据、机型相关数据，并保证所有数据的完整有效。</w:t>
      </w:r>
    </w:p>
    <w:p w14:paraId="5F716DDB" w14:textId="77777777" w:rsidR="00A22ECF" w:rsidRPr="00AE0DB5" w:rsidRDefault="00A22ECF" w:rsidP="005959F9">
      <w:pPr>
        <w:pStyle w:val="3"/>
        <w:keepNext w:val="0"/>
        <w:numPr>
          <w:ilvl w:val="2"/>
          <w:numId w:val="208"/>
        </w:numPr>
        <w:kinsoku w:val="0"/>
        <w:overflowPunct w:val="0"/>
        <w:autoSpaceDE w:val="0"/>
        <w:autoSpaceDN w:val="0"/>
        <w:ind w:leftChars="200" w:left="817" w:hanging="397"/>
      </w:pPr>
      <w:bookmarkStart w:id="599" w:name="_Toc36622731"/>
      <w:bookmarkStart w:id="600" w:name="_Toc36740076"/>
      <w:bookmarkStart w:id="601" w:name="_Toc38226479"/>
      <w:bookmarkStart w:id="602" w:name="_Toc40250345"/>
      <w:bookmarkStart w:id="603" w:name="_Toc91993392"/>
      <w:bookmarkStart w:id="604" w:name="_Toc503360757"/>
      <w:r w:rsidRPr="00AE0DB5">
        <w:rPr>
          <w:rFonts w:hint="eastAsia"/>
        </w:rPr>
        <w:t>航行情报资料的管理</w:t>
      </w:r>
      <w:bookmarkEnd w:id="599"/>
      <w:bookmarkEnd w:id="600"/>
      <w:bookmarkEnd w:id="601"/>
      <w:bookmarkEnd w:id="602"/>
      <w:bookmarkEnd w:id="603"/>
      <w:bookmarkEnd w:id="604"/>
    </w:p>
    <w:p w14:paraId="5F716DDC" w14:textId="77777777" w:rsidR="00BE26C0" w:rsidRPr="00794219" w:rsidRDefault="00A22ECF" w:rsidP="005959F9">
      <w:pPr>
        <w:pStyle w:val="aff0"/>
        <w:numPr>
          <w:ilvl w:val="1"/>
          <w:numId w:val="6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定期接收</w:t>
      </w:r>
      <w:r w:rsidR="00A40836" w:rsidRPr="00794219">
        <w:rPr>
          <w:rFonts w:ascii="宋体" w:hAnsi="宋体" w:hint="eastAsia"/>
          <w:color w:val="000000" w:themeColor="text1"/>
          <w:szCs w:val="21"/>
        </w:rPr>
        <w:t>LIDO</w:t>
      </w:r>
      <w:r w:rsidRPr="00794219">
        <w:rPr>
          <w:rFonts w:ascii="宋体" w:hAnsi="宋体" w:hint="eastAsia"/>
          <w:color w:val="000000" w:themeColor="text1"/>
          <w:szCs w:val="21"/>
        </w:rPr>
        <w:t>公司发来的修订资料，对手册进行及时修订，并填写修订记录；每年年初，按照</w:t>
      </w:r>
      <w:r w:rsidR="00A40836" w:rsidRPr="00794219">
        <w:rPr>
          <w:rFonts w:ascii="宋体" w:hAnsi="宋体" w:hint="eastAsia"/>
          <w:color w:val="000000" w:themeColor="text1"/>
          <w:szCs w:val="21"/>
        </w:rPr>
        <w:t>LIDO</w:t>
      </w:r>
      <w:r w:rsidRPr="00794219">
        <w:rPr>
          <w:rFonts w:ascii="宋体" w:hAnsi="宋体" w:hint="eastAsia"/>
          <w:color w:val="000000" w:themeColor="text1"/>
          <w:szCs w:val="21"/>
        </w:rPr>
        <w:t>公司提供的手册修订单，对所使用的全部手册内容进行年审校对，对缺损的资料加以补充；</w:t>
      </w:r>
    </w:p>
    <w:p w14:paraId="5F716DDD" w14:textId="77777777" w:rsidR="00A22ECF" w:rsidRPr="00794219" w:rsidRDefault="00A22ECF" w:rsidP="005959F9">
      <w:pPr>
        <w:pStyle w:val="aff0"/>
        <w:numPr>
          <w:ilvl w:val="1"/>
          <w:numId w:val="6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收到最新资料以后，按照区域范围和资料生效日期，及时更新机组资料包中的资料；</w:t>
      </w:r>
    </w:p>
    <w:p w14:paraId="5F716DDE" w14:textId="77777777" w:rsidR="00A22ECF" w:rsidRPr="00794219" w:rsidRDefault="00A22ECF" w:rsidP="005959F9">
      <w:pPr>
        <w:pStyle w:val="aff0"/>
        <w:numPr>
          <w:ilvl w:val="1"/>
          <w:numId w:val="6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根据民航局空管局的规定和各种修改航路、航线、高度层的文件，及时对国内航线手册、航图进行修订，并填写修订记录；</w:t>
      </w:r>
    </w:p>
    <w:p w14:paraId="5F716DDF" w14:textId="77777777" w:rsidR="00A22ECF" w:rsidRPr="00794219" w:rsidRDefault="00A22ECF" w:rsidP="005959F9">
      <w:pPr>
        <w:pStyle w:val="aff0"/>
        <w:numPr>
          <w:ilvl w:val="1"/>
          <w:numId w:val="6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根据空管局文件和空军文件，对机组资料包中的通讯导航资料进行修改，并填写修订记录；</w:t>
      </w:r>
    </w:p>
    <w:p w14:paraId="5F716DE0" w14:textId="77777777" w:rsidR="00A22ECF" w:rsidRPr="00794219" w:rsidRDefault="00A22ECF" w:rsidP="005959F9">
      <w:pPr>
        <w:pStyle w:val="aff0"/>
        <w:numPr>
          <w:ilvl w:val="1"/>
          <w:numId w:val="6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根据民航局空管局提供的修订单，及时对《AIP》、《机场细则》等资料进行修订，并填写修订记录；</w:t>
      </w:r>
    </w:p>
    <w:p w14:paraId="5F716DE1" w14:textId="77777777" w:rsidR="00A22ECF" w:rsidRPr="00794219" w:rsidRDefault="00A22ECF" w:rsidP="005959F9">
      <w:pPr>
        <w:pStyle w:val="aff0"/>
        <w:numPr>
          <w:ilvl w:val="1"/>
          <w:numId w:val="6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对于民航局、空军发布的与飞行有关的各种文件，处理后复制留存，并及时传真通知给</w:t>
      </w:r>
      <w:r w:rsidR="003A7521" w:rsidRPr="00794219">
        <w:rPr>
          <w:rFonts w:ascii="宋体" w:hAnsi="宋体" w:hint="eastAsia"/>
          <w:color w:val="000000" w:themeColor="text1"/>
          <w:szCs w:val="21"/>
        </w:rPr>
        <w:t>飞行管理部</w:t>
      </w:r>
      <w:r w:rsidRPr="00794219">
        <w:rPr>
          <w:rFonts w:ascii="宋体" w:hAnsi="宋体" w:hint="eastAsia"/>
          <w:color w:val="000000" w:themeColor="text1"/>
          <w:szCs w:val="21"/>
        </w:rPr>
        <w:t>安全技术业务室；</w:t>
      </w:r>
    </w:p>
    <w:p w14:paraId="5F716DE2" w14:textId="77777777" w:rsidR="00A22ECF" w:rsidRPr="00794219" w:rsidRDefault="00A22ECF" w:rsidP="005959F9">
      <w:pPr>
        <w:pStyle w:val="aff0"/>
        <w:numPr>
          <w:ilvl w:val="1"/>
          <w:numId w:val="6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lastRenderedPageBreak/>
        <w:t>每季换季航班执行以前，收集、印刷各国批准号， 并配入机组资料包。</w:t>
      </w:r>
    </w:p>
    <w:p w14:paraId="5F716DE3" w14:textId="77777777" w:rsidR="00A22ECF" w:rsidRPr="00AE0DB5" w:rsidRDefault="00A22ECF" w:rsidP="005959F9">
      <w:pPr>
        <w:pStyle w:val="3"/>
        <w:keepNext w:val="0"/>
        <w:numPr>
          <w:ilvl w:val="2"/>
          <w:numId w:val="208"/>
        </w:numPr>
        <w:kinsoku w:val="0"/>
        <w:overflowPunct w:val="0"/>
        <w:autoSpaceDE w:val="0"/>
        <w:autoSpaceDN w:val="0"/>
        <w:ind w:leftChars="200" w:left="817" w:hanging="397"/>
      </w:pPr>
      <w:bookmarkStart w:id="605" w:name="_Toc36622732"/>
      <w:bookmarkStart w:id="606" w:name="_Toc36740077"/>
      <w:bookmarkStart w:id="607" w:name="_Toc38226480"/>
      <w:bookmarkStart w:id="608" w:name="_Toc40250346"/>
      <w:bookmarkStart w:id="609" w:name="_Toc91993393"/>
      <w:bookmarkStart w:id="610" w:name="_Toc503360758"/>
      <w:r w:rsidRPr="00AE0DB5">
        <w:rPr>
          <w:rFonts w:hint="eastAsia"/>
        </w:rPr>
        <w:t>航行情报资料的提供</w:t>
      </w:r>
      <w:bookmarkEnd w:id="605"/>
      <w:bookmarkEnd w:id="606"/>
      <w:bookmarkEnd w:id="607"/>
      <w:bookmarkEnd w:id="608"/>
      <w:bookmarkEnd w:id="609"/>
      <w:bookmarkEnd w:id="610"/>
    </w:p>
    <w:p w14:paraId="5F716DE4" w14:textId="77777777" w:rsidR="00A22ECF" w:rsidRPr="00AE0DB5" w:rsidRDefault="00A22ECF" w:rsidP="005959F9">
      <w:pPr>
        <w:pStyle w:val="aff0"/>
        <w:numPr>
          <w:ilvl w:val="1"/>
          <w:numId w:val="63"/>
        </w:numPr>
        <w:kinsoku w:val="0"/>
        <w:overflowPunct w:val="0"/>
        <w:autoSpaceDE w:val="0"/>
        <w:autoSpaceDN w:val="0"/>
        <w:ind w:left="851" w:firstLineChars="0" w:hanging="851"/>
      </w:pPr>
      <w:r w:rsidRPr="00AE0DB5">
        <w:rPr>
          <w:rFonts w:hint="eastAsia"/>
        </w:rPr>
        <w:t>按照航线划分，配备正常航班所使用的飞行资料包；</w:t>
      </w:r>
    </w:p>
    <w:p w14:paraId="5F716DE5" w14:textId="77777777" w:rsidR="00A22ECF" w:rsidRPr="00AE0DB5" w:rsidRDefault="00A22ECF" w:rsidP="005959F9">
      <w:pPr>
        <w:pStyle w:val="aff0"/>
        <w:numPr>
          <w:ilvl w:val="1"/>
          <w:numId w:val="63"/>
        </w:numPr>
        <w:kinsoku w:val="0"/>
        <w:overflowPunct w:val="0"/>
        <w:autoSpaceDE w:val="0"/>
        <w:autoSpaceDN w:val="0"/>
        <w:ind w:left="851" w:firstLineChars="0" w:hanging="851"/>
      </w:pPr>
      <w:r w:rsidRPr="00AE0DB5">
        <w:rPr>
          <w:rFonts w:hint="eastAsia"/>
        </w:rPr>
        <w:t>接到包机任务，需核对机场、航路资料、包机的航线及其批准号并提供给机组，完成飞行资料包的配备；</w:t>
      </w:r>
    </w:p>
    <w:p w14:paraId="5F716DE6" w14:textId="77777777" w:rsidR="00A22ECF" w:rsidRPr="00AE0DB5" w:rsidRDefault="00A22ECF" w:rsidP="005959F9">
      <w:pPr>
        <w:pStyle w:val="aff0"/>
        <w:numPr>
          <w:ilvl w:val="1"/>
          <w:numId w:val="63"/>
        </w:numPr>
        <w:kinsoku w:val="0"/>
        <w:overflowPunct w:val="0"/>
        <w:autoSpaceDE w:val="0"/>
        <w:autoSpaceDN w:val="0"/>
        <w:ind w:left="851" w:firstLineChars="0" w:hanging="851"/>
      </w:pPr>
      <w:r w:rsidRPr="00AE0DB5">
        <w:rPr>
          <w:rFonts w:hint="eastAsia"/>
        </w:rPr>
        <w:t>接到加班任务，按照加班计划，确认加班包机的航线及其批准号并提供给机组，完成飞行资料包的配备；</w:t>
      </w:r>
    </w:p>
    <w:p w14:paraId="5F716DE7" w14:textId="77777777" w:rsidR="00A22ECF" w:rsidRPr="00AE0DB5" w:rsidRDefault="00A22ECF" w:rsidP="005959F9">
      <w:pPr>
        <w:pStyle w:val="aff0"/>
        <w:numPr>
          <w:ilvl w:val="1"/>
          <w:numId w:val="63"/>
        </w:numPr>
        <w:kinsoku w:val="0"/>
        <w:overflowPunct w:val="0"/>
        <w:autoSpaceDE w:val="0"/>
        <w:autoSpaceDN w:val="0"/>
        <w:ind w:left="851" w:firstLineChars="0" w:hanging="851"/>
      </w:pPr>
      <w:r w:rsidRPr="00AE0DB5">
        <w:rPr>
          <w:rFonts w:hint="eastAsia"/>
        </w:rPr>
        <w:t>接到本场训练任务，按照训练计划，确认训练的航线和使用机场，完成飞行资料包的配备；</w:t>
      </w:r>
    </w:p>
    <w:p w14:paraId="5F716DE8" w14:textId="77777777" w:rsidR="00A22ECF" w:rsidRPr="00AE0DB5" w:rsidRDefault="00A22ECF" w:rsidP="005959F9">
      <w:pPr>
        <w:pStyle w:val="aff0"/>
        <w:numPr>
          <w:ilvl w:val="1"/>
          <w:numId w:val="63"/>
        </w:numPr>
        <w:kinsoku w:val="0"/>
        <w:overflowPunct w:val="0"/>
        <w:autoSpaceDE w:val="0"/>
        <w:autoSpaceDN w:val="0"/>
        <w:ind w:left="851" w:firstLineChars="0" w:hanging="851"/>
      </w:pPr>
      <w:r w:rsidRPr="00AE0DB5">
        <w:rPr>
          <w:rFonts w:hint="eastAsia"/>
        </w:rPr>
        <w:t>随时提供紧急任务所需的各种航行情报资料；</w:t>
      </w:r>
    </w:p>
    <w:p w14:paraId="5F716DE9" w14:textId="77777777" w:rsidR="00A22ECF" w:rsidRPr="00AE0DB5" w:rsidRDefault="00A22ECF" w:rsidP="005959F9">
      <w:pPr>
        <w:pStyle w:val="aff0"/>
        <w:numPr>
          <w:ilvl w:val="1"/>
          <w:numId w:val="63"/>
        </w:numPr>
        <w:kinsoku w:val="0"/>
        <w:overflowPunct w:val="0"/>
        <w:autoSpaceDE w:val="0"/>
        <w:autoSpaceDN w:val="0"/>
        <w:ind w:left="851" w:firstLineChars="0" w:hanging="851"/>
      </w:pPr>
      <w:r w:rsidRPr="00AE0DB5">
        <w:rPr>
          <w:rFonts w:hint="eastAsia"/>
        </w:rPr>
        <w:t>在日常机组准备过程中，根据航班的变化，对飞行资料包中的航行资料进行及时调整。</w:t>
      </w:r>
    </w:p>
    <w:p w14:paraId="5F716DEA" w14:textId="77777777" w:rsidR="00A22ECF" w:rsidRPr="00AE0DB5" w:rsidRDefault="00A22ECF" w:rsidP="005959F9">
      <w:pPr>
        <w:pStyle w:val="3"/>
        <w:keepNext w:val="0"/>
        <w:numPr>
          <w:ilvl w:val="2"/>
          <w:numId w:val="208"/>
        </w:numPr>
        <w:kinsoku w:val="0"/>
        <w:overflowPunct w:val="0"/>
        <w:autoSpaceDE w:val="0"/>
        <w:autoSpaceDN w:val="0"/>
        <w:ind w:leftChars="200" w:left="817" w:hanging="397"/>
      </w:pPr>
      <w:bookmarkStart w:id="611" w:name="_Toc36622733"/>
      <w:bookmarkStart w:id="612" w:name="_Toc36740078"/>
      <w:bookmarkStart w:id="613" w:name="_Toc38226481"/>
      <w:bookmarkStart w:id="614" w:name="_Toc40250347"/>
      <w:bookmarkStart w:id="615" w:name="_Toc91993394"/>
      <w:bookmarkStart w:id="616" w:name="_Toc503360759"/>
      <w:r w:rsidRPr="00AE0DB5">
        <w:rPr>
          <w:rFonts w:ascii="宋体" w:hAnsi="宋体" w:hint="eastAsia"/>
        </w:rPr>
        <w:t>飞</w:t>
      </w:r>
      <w:r w:rsidRPr="00AE0DB5">
        <w:rPr>
          <w:rFonts w:hint="eastAsia"/>
        </w:rPr>
        <w:t>行机组预先准备的航行情报的保障</w:t>
      </w:r>
      <w:bookmarkEnd w:id="611"/>
      <w:bookmarkEnd w:id="612"/>
      <w:bookmarkEnd w:id="613"/>
      <w:bookmarkEnd w:id="614"/>
      <w:bookmarkEnd w:id="615"/>
      <w:bookmarkEnd w:id="616"/>
    </w:p>
    <w:p w14:paraId="5F716DEB" w14:textId="77777777" w:rsidR="00A22ECF" w:rsidRPr="00AE0DB5" w:rsidRDefault="00A22ECF" w:rsidP="005959F9">
      <w:pPr>
        <w:pStyle w:val="aff0"/>
        <w:numPr>
          <w:ilvl w:val="1"/>
          <w:numId w:val="64"/>
        </w:numPr>
        <w:kinsoku w:val="0"/>
        <w:overflowPunct w:val="0"/>
        <w:autoSpaceDE w:val="0"/>
        <w:autoSpaceDN w:val="0"/>
        <w:ind w:left="851" w:firstLineChars="0" w:hanging="851"/>
      </w:pPr>
      <w:r w:rsidRPr="00AE0DB5">
        <w:rPr>
          <w:rFonts w:hint="eastAsia"/>
        </w:rPr>
        <w:t>根据航班计划，配置发放机组飞行资料包，向飞行机组提供通讯记录本、《航班信息情况反馈表》；</w:t>
      </w:r>
    </w:p>
    <w:p w14:paraId="5F716DEC" w14:textId="77777777" w:rsidR="00A22ECF" w:rsidRPr="00AE0DB5" w:rsidRDefault="00A22ECF" w:rsidP="005959F9">
      <w:pPr>
        <w:pStyle w:val="aff0"/>
        <w:numPr>
          <w:ilvl w:val="1"/>
          <w:numId w:val="64"/>
        </w:numPr>
        <w:kinsoku w:val="0"/>
        <w:overflowPunct w:val="0"/>
        <w:autoSpaceDE w:val="0"/>
        <w:autoSpaceDN w:val="0"/>
        <w:ind w:left="851" w:firstLineChars="0" w:hanging="851"/>
      </w:pPr>
      <w:r w:rsidRPr="00AE0DB5">
        <w:rPr>
          <w:rFonts w:hint="eastAsia"/>
        </w:rPr>
        <w:t>提供“飞行前资料公告”，向机组讲解航行情报信息；</w:t>
      </w:r>
    </w:p>
    <w:p w14:paraId="5F716DED" w14:textId="77777777" w:rsidR="00A22ECF" w:rsidRPr="00AE0DB5" w:rsidRDefault="00A22ECF" w:rsidP="005959F9">
      <w:pPr>
        <w:pStyle w:val="aff0"/>
        <w:numPr>
          <w:ilvl w:val="1"/>
          <w:numId w:val="64"/>
        </w:numPr>
        <w:kinsoku w:val="0"/>
        <w:overflowPunct w:val="0"/>
        <w:autoSpaceDE w:val="0"/>
        <w:autoSpaceDN w:val="0"/>
        <w:ind w:left="851" w:firstLineChars="0" w:hanging="851"/>
      </w:pPr>
      <w:r w:rsidRPr="00AE0DB5">
        <w:rPr>
          <w:rFonts w:hint="eastAsia"/>
        </w:rPr>
        <w:t>航班结束后，负责查收飞行资料包，并校对包内资料；</w:t>
      </w:r>
    </w:p>
    <w:p w14:paraId="5F716DEE" w14:textId="77777777" w:rsidR="00A22ECF" w:rsidRPr="00AE0DB5" w:rsidRDefault="00A22ECF" w:rsidP="005959F9">
      <w:pPr>
        <w:pStyle w:val="aff0"/>
        <w:numPr>
          <w:ilvl w:val="1"/>
          <w:numId w:val="64"/>
        </w:numPr>
        <w:kinsoku w:val="0"/>
        <w:overflowPunct w:val="0"/>
        <w:autoSpaceDE w:val="0"/>
        <w:autoSpaceDN w:val="0"/>
        <w:ind w:left="851" w:firstLineChars="0" w:hanging="851"/>
      </w:pPr>
      <w:r w:rsidRPr="00AE0DB5">
        <w:rPr>
          <w:rFonts w:hint="eastAsia"/>
        </w:rPr>
        <w:t>收集《航班信息情况反馈表》，并以书面格式答复机组。</w:t>
      </w:r>
    </w:p>
    <w:p w14:paraId="5F716DEF" w14:textId="77777777" w:rsidR="00A22ECF" w:rsidRPr="00AE0DB5" w:rsidRDefault="00A22ECF" w:rsidP="005959F9">
      <w:pPr>
        <w:pStyle w:val="3"/>
        <w:keepNext w:val="0"/>
        <w:numPr>
          <w:ilvl w:val="2"/>
          <w:numId w:val="208"/>
        </w:numPr>
        <w:kinsoku w:val="0"/>
        <w:overflowPunct w:val="0"/>
        <w:autoSpaceDE w:val="0"/>
        <w:autoSpaceDN w:val="0"/>
        <w:ind w:leftChars="200" w:left="817" w:hanging="397"/>
      </w:pPr>
      <w:bookmarkStart w:id="617" w:name="_Toc36622734"/>
      <w:bookmarkStart w:id="618" w:name="_Toc36740079"/>
      <w:bookmarkStart w:id="619" w:name="_Toc38226482"/>
      <w:bookmarkStart w:id="620" w:name="_Toc40250348"/>
      <w:bookmarkStart w:id="621" w:name="_Toc91993395"/>
      <w:bookmarkStart w:id="622" w:name="_Toc503360760"/>
      <w:r w:rsidRPr="00AE0DB5">
        <w:rPr>
          <w:rFonts w:hint="eastAsia"/>
        </w:rPr>
        <w:t>航行数据管理</w:t>
      </w:r>
      <w:bookmarkStart w:id="623" w:name="_Toc38226483"/>
      <w:bookmarkStart w:id="624" w:name="_Toc40250349"/>
      <w:bookmarkStart w:id="625" w:name="_Toc91993396"/>
      <w:bookmarkEnd w:id="617"/>
      <w:bookmarkEnd w:id="618"/>
      <w:bookmarkEnd w:id="619"/>
      <w:bookmarkEnd w:id="620"/>
      <w:bookmarkEnd w:id="621"/>
      <w:bookmarkEnd w:id="622"/>
    </w:p>
    <w:p w14:paraId="5F716DF0" w14:textId="77777777" w:rsidR="00A22ECF" w:rsidRPr="00AE0DB5" w:rsidRDefault="00A22ECF" w:rsidP="005959F9">
      <w:pPr>
        <w:pStyle w:val="3"/>
        <w:keepNext w:val="0"/>
        <w:numPr>
          <w:ilvl w:val="0"/>
          <w:numId w:val="211"/>
        </w:numPr>
        <w:kinsoku w:val="0"/>
        <w:overflowPunct w:val="0"/>
        <w:autoSpaceDE w:val="0"/>
        <w:autoSpaceDN w:val="0"/>
        <w:ind w:leftChars="200" w:left="874" w:hanging="454"/>
      </w:pPr>
      <w:bookmarkStart w:id="626" w:name="_Toc503360761"/>
      <w:bookmarkEnd w:id="623"/>
      <w:bookmarkEnd w:id="624"/>
      <w:bookmarkEnd w:id="625"/>
      <w:r w:rsidRPr="00AE0DB5">
        <w:rPr>
          <w:rFonts w:hint="eastAsia"/>
        </w:rPr>
        <w:lastRenderedPageBreak/>
        <w:t>审定公司航线、负责备降场的选择</w:t>
      </w:r>
      <w:r w:rsidR="00903853">
        <w:rPr>
          <w:rFonts w:hint="eastAsia"/>
        </w:rPr>
        <w:t>：</w:t>
      </w:r>
      <w:bookmarkEnd w:id="626"/>
    </w:p>
    <w:p w14:paraId="5F716DF1" w14:textId="77777777" w:rsidR="00A22ECF" w:rsidRPr="00AE0DB5" w:rsidRDefault="00A22ECF" w:rsidP="005959F9">
      <w:pPr>
        <w:pStyle w:val="aff0"/>
        <w:numPr>
          <w:ilvl w:val="0"/>
          <w:numId w:val="65"/>
        </w:numPr>
        <w:kinsoku w:val="0"/>
        <w:overflowPunct w:val="0"/>
        <w:autoSpaceDE w:val="0"/>
        <w:autoSpaceDN w:val="0"/>
        <w:ind w:left="851" w:firstLineChars="0" w:hanging="851"/>
      </w:pPr>
      <w:bookmarkStart w:id="627" w:name="_Toc38226484"/>
      <w:bookmarkStart w:id="628" w:name="_Toc40250350"/>
      <w:bookmarkStart w:id="629" w:name="_Toc91993397"/>
      <w:r w:rsidRPr="00AE0DB5">
        <w:rPr>
          <w:rFonts w:hint="eastAsia"/>
        </w:rPr>
        <w:t>定期航班：每年航班换季，根据我公司定期航班计划，审定情报制作的航班航线的走向，负责选择备降场，提供给签派中心。</w:t>
      </w:r>
    </w:p>
    <w:p w14:paraId="5F716DF2" w14:textId="77777777" w:rsidR="00A22ECF" w:rsidRPr="00AE0DB5" w:rsidRDefault="00A22ECF" w:rsidP="005959F9">
      <w:pPr>
        <w:pStyle w:val="aff0"/>
        <w:numPr>
          <w:ilvl w:val="0"/>
          <w:numId w:val="65"/>
        </w:numPr>
        <w:kinsoku w:val="0"/>
        <w:overflowPunct w:val="0"/>
        <w:autoSpaceDE w:val="0"/>
        <w:autoSpaceDN w:val="0"/>
        <w:ind w:left="851" w:firstLineChars="0" w:hanging="851"/>
      </w:pPr>
      <w:r w:rsidRPr="00AE0DB5">
        <w:rPr>
          <w:rFonts w:hint="eastAsia"/>
        </w:rPr>
        <w:t>不定期航班：审定情报制作的航班航线的走向，负责选择备降场，提供给签派中心。备降场的选择需遵循以下标准：</w:t>
      </w:r>
    </w:p>
    <w:p w14:paraId="5F716DF3" w14:textId="77777777" w:rsidR="00A22ECF" w:rsidRPr="00794219" w:rsidRDefault="00A22ECF" w:rsidP="005959F9">
      <w:pPr>
        <w:pStyle w:val="aff0"/>
        <w:numPr>
          <w:ilvl w:val="1"/>
          <w:numId w:val="6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尽量选择在距目的地机场60分钟飞行时间内；</w:t>
      </w:r>
    </w:p>
    <w:p w14:paraId="5F716DF4" w14:textId="77777777" w:rsidR="00A22ECF" w:rsidRPr="00794219" w:rsidRDefault="00A22ECF" w:rsidP="005959F9">
      <w:pPr>
        <w:pStyle w:val="aff0"/>
        <w:numPr>
          <w:ilvl w:val="1"/>
          <w:numId w:val="6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机场、跑道满足飞机的性能要求；</w:t>
      </w:r>
    </w:p>
    <w:p w14:paraId="5F716DF5" w14:textId="77777777" w:rsidR="00A22ECF" w:rsidRPr="00794219" w:rsidRDefault="00A22ECF" w:rsidP="005959F9">
      <w:pPr>
        <w:pStyle w:val="aff0"/>
        <w:numPr>
          <w:ilvl w:val="1"/>
          <w:numId w:val="6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具备有效的机场资料；</w:t>
      </w:r>
    </w:p>
    <w:p w14:paraId="5F716DF6" w14:textId="77777777" w:rsidR="00A22ECF" w:rsidRPr="00794219" w:rsidRDefault="00A22ECF" w:rsidP="005959F9">
      <w:pPr>
        <w:pStyle w:val="aff0"/>
        <w:numPr>
          <w:ilvl w:val="1"/>
          <w:numId w:val="6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机场可以提供航行通告、气象资料、ATC服务等；</w:t>
      </w:r>
    </w:p>
    <w:p w14:paraId="5F716DF7" w14:textId="77777777" w:rsidR="00A22ECF" w:rsidRPr="00794219" w:rsidRDefault="00A22ECF" w:rsidP="005959F9">
      <w:pPr>
        <w:pStyle w:val="aff0"/>
        <w:numPr>
          <w:ilvl w:val="1"/>
          <w:numId w:val="6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794219">
        <w:rPr>
          <w:rFonts w:ascii="宋体" w:hAnsi="宋体" w:hint="eastAsia"/>
          <w:color w:val="000000" w:themeColor="text1"/>
          <w:szCs w:val="21"/>
        </w:rPr>
        <w:t>机场救援和消防等级与飞机类型相适；</w:t>
      </w:r>
    </w:p>
    <w:p w14:paraId="5F716DF8" w14:textId="77777777" w:rsidR="00A22ECF" w:rsidRPr="00794219" w:rsidRDefault="00A22ECF" w:rsidP="005959F9">
      <w:pPr>
        <w:pStyle w:val="aff0"/>
        <w:numPr>
          <w:ilvl w:val="1"/>
          <w:numId w:val="66"/>
        </w:numPr>
        <w:kinsoku w:val="0"/>
        <w:overflowPunct w:val="0"/>
        <w:autoSpaceDE w:val="0"/>
        <w:autoSpaceDN w:val="0"/>
        <w:adjustRightInd w:val="0"/>
        <w:snapToGrid w:val="0"/>
        <w:spacing w:line="360" w:lineRule="exact"/>
        <w:ind w:left="851" w:firstLineChars="0" w:hanging="851"/>
        <w:jc w:val="left"/>
        <w:rPr>
          <w:rFonts w:ascii="宋体" w:hAnsi="宋体"/>
          <w:b/>
          <w:color w:val="000000" w:themeColor="text1"/>
          <w:szCs w:val="21"/>
        </w:rPr>
      </w:pPr>
      <w:r w:rsidRPr="00794219">
        <w:rPr>
          <w:rFonts w:ascii="宋体" w:hAnsi="宋体" w:hint="eastAsia"/>
          <w:color w:val="000000" w:themeColor="text1"/>
          <w:szCs w:val="21"/>
        </w:rPr>
        <w:t>地面保障设备满足该机型的运行要求。</w:t>
      </w:r>
    </w:p>
    <w:p w14:paraId="5F716DF9" w14:textId="77777777" w:rsidR="00A22ECF" w:rsidRPr="00AE0DB5" w:rsidRDefault="00A22ECF" w:rsidP="005959F9">
      <w:pPr>
        <w:pStyle w:val="3"/>
        <w:keepNext w:val="0"/>
        <w:numPr>
          <w:ilvl w:val="0"/>
          <w:numId w:val="211"/>
        </w:numPr>
        <w:kinsoku w:val="0"/>
        <w:overflowPunct w:val="0"/>
        <w:autoSpaceDE w:val="0"/>
        <w:autoSpaceDN w:val="0"/>
        <w:ind w:leftChars="150" w:left="882" w:hanging="567"/>
      </w:pPr>
      <w:bookmarkStart w:id="630" w:name="_Toc503360762"/>
      <w:r w:rsidRPr="00AE0DB5">
        <w:rPr>
          <w:rFonts w:hint="eastAsia"/>
        </w:rPr>
        <w:t>机场运行分析</w:t>
      </w:r>
      <w:r w:rsidRPr="00AE0DB5">
        <w:rPr>
          <w:rFonts w:hint="eastAsia"/>
        </w:rPr>
        <w:t>/</w:t>
      </w:r>
      <w:r w:rsidRPr="00AE0DB5">
        <w:rPr>
          <w:rFonts w:hint="eastAsia"/>
        </w:rPr>
        <w:t>申请资料的提供</w:t>
      </w:r>
      <w:bookmarkEnd w:id="627"/>
      <w:bookmarkEnd w:id="628"/>
      <w:bookmarkEnd w:id="629"/>
      <w:bookmarkEnd w:id="630"/>
    </w:p>
    <w:p w14:paraId="5F716DFA" w14:textId="77777777" w:rsidR="00A22ECF" w:rsidRPr="00AE0DB5" w:rsidRDefault="00A22ECF" w:rsidP="00A859A6">
      <w:pPr>
        <w:kinsoku w:val="0"/>
        <w:overflowPunct w:val="0"/>
        <w:autoSpaceDE w:val="0"/>
        <w:autoSpaceDN w:val="0"/>
        <w:ind w:left="851"/>
      </w:pPr>
      <w:bookmarkStart w:id="631" w:name="_Toc38226485"/>
      <w:bookmarkStart w:id="632" w:name="_Toc40250351"/>
      <w:bookmarkStart w:id="633" w:name="_Toc91993398"/>
      <w:r w:rsidRPr="00AE0DB5">
        <w:rPr>
          <w:rFonts w:hint="eastAsia"/>
        </w:rPr>
        <w:t>公司选择的正常使用机场、临时使用机场、加油机场和备降机场未列入公司运行规范时，情报部门需向</w:t>
      </w:r>
      <w:r w:rsidR="003A7521" w:rsidRPr="00AE0DB5">
        <w:rPr>
          <w:rFonts w:hint="eastAsia"/>
        </w:rPr>
        <w:t>运行标准部</w:t>
      </w:r>
      <w:r w:rsidRPr="00AE0DB5">
        <w:rPr>
          <w:rFonts w:hint="eastAsia"/>
        </w:rPr>
        <w:t>提供以下资料：</w:t>
      </w:r>
    </w:p>
    <w:p w14:paraId="5F716DFB" w14:textId="77777777" w:rsidR="00B618F0" w:rsidRPr="00AE0DB5" w:rsidRDefault="00A22ECF" w:rsidP="00A859A6">
      <w:pPr>
        <w:kinsoku w:val="0"/>
        <w:overflowPunct w:val="0"/>
        <w:autoSpaceDE w:val="0"/>
        <w:autoSpaceDN w:val="0"/>
        <w:ind w:left="851"/>
        <w:rPr>
          <w:rFonts w:ascii="宋体" w:hAnsi="宋体"/>
          <w:color w:val="000000" w:themeColor="text1"/>
          <w:szCs w:val="21"/>
        </w:rPr>
      </w:pPr>
      <w:r w:rsidRPr="00AE0DB5">
        <w:rPr>
          <w:rFonts w:hint="eastAsia"/>
        </w:rPr>
        <w:t>航线走向、进近程序、机场地面导航设施、目视助航设施、机场运行的特殊程序和要求、</w:t>
      </w:r>
      <w:r w:rsidRPr="00AE0DB5">
        <w:rPr>
          <w:rFonts w:hint="eastAsia"/>
        </w:rPr>
        <w:t>ATC</w:t>
      </w:r>
      <w:r w:rsidRPr="00AE0DB5">
        <w:rPr>
          <w:rFonts w:hint="eastAsia"/>
        </w:rPr>
        <w:t>限制、特殊航行通告；机场标高、跑道数据、停机坪限制、使用机型的数据、</w:t>
      </w:r>
      <w:r w:rsidRPr="00AE0DB5">
        <w:rPr>
          <w:rFonts w:hint="eastAsia"/>
        </w:rPr>
        <w:lastRenderedPageBreak/>
        <w:t>机场运行最低标准；机场救援消防等级（</w:t>
      </w:r>
      <w:r w:rsidRPr="00AE0DB5">
        <w:rPr>
          <w:rFonts w:hint="eastAsia"/>
        </w:rPr>
        <w:t>RFF</w:t>
      </w:r>
      <w:r w:rsidRPr="00AE0DB5">
        <w:rPr>
          <w:rFonts w:hint="eastAsia"/>
        </w:rPr>
        <w:t>）、燃油等级、</w:t>
      </w:r>
      <w:r w:rsidRPr="00AE0DB5">
        <w:rPr>
          <w:rFonts w:ascii="宋体" w:hAnsi="宋体" w:hint="eastAsia"/>
          <w:color w:val="000000" w:themeColor="text1"/>
          <w:szCs w:val="21"/>
        </w:rPr>
        <w:t>海关等。</w:t>
      </w:r>
    </w:p>
    <w:p w14:paraId="5F716DFC" w14:textId="77777777" w:rsidR="00A22ECF" w:rsidRPr="00AE0DB5" w:rsidRDefault="00A22ECF" w:rsidP="00A859A6">
      <w:pPr>
        <w:kinsoku w:val="0"/>
        <w:overflowPunct w:val="0"/>
        <w:autoSpaceDE w:val="0"/>
        <w:autoSpaceDN w:val="0"/>
        <w:ind w:left="851"/>
      </w:pPr>
      <w:r w:rsidRPr="00AE0DB5">
        <w:rPr>
          <w:rFonts w:hint="eastAsia"/>
        </w:rPr>
        <w:t>如果无法获得以上信息，应指派航行情报员对这些机场进行实地考查，以获得相关的机场资料，考查人员必须在考察时对提供的机场资料进行复核，并对准确性负责。</w:t>
      </w:r>
    </w:p>
    <w:p w14:paraId="5F716DFD" w14:textId="77777777" w:rsidR="00A22ECF" w:rsidRPr="00AE0DB5" w:rsidRDefault="00A22ECF" w:rsidP="005959F9">
      <w:pPr>
        <w:pStyle w:val="3"/>
        <w:keepNext w:val="0"/>
        <w:numPr>
          <w:ilvl w:val="0"/>
          <w:numId w:val="211"/>
        </w:numPr>
        <w:kinsoku w:val="0"/>
        <w:overflowPunct w:val="0"/>
        <w:autoSpaceDE w:val="0"/>
        <w:autoSpaceDN w:val="0"/>
        <w:ind w:leftChars="150" w:left="882" w:hanging="567"/>
      </w:pPr>
      <w:bookmarkStart w:id="634" w:name="_Toc503360763"/>
      <w:r w:rsidRPr="00AE0DB5">
        <w:rPr>
          <w:rFonts w:hint="eastAsia"/>
        </w:rPr>
        <w:t>机载导航数据库的管理</w:t>
      </w:r>
      <w:bookmarkEnd w:id="631"/>
      <w:bookmarkEnd w:id="632"/>
      <w:bookmarkEnd w:id="633"/>
      <w:bookmarkEnd w:id="634"/>
    </w:p>
    <w:p w14:paraId="5F716DFE" w14:textId="6E944B52" w:rsidR="00A22ECF" w:rsidRPr="00AE0DB5" w:rsidRDefault="00A22ECF" w:rsidP="00A859A6">
      <w:pPr>
        <w:kinsoku w:val="0"/>
        <w:overflowPunct w:val="0"/>
        <w:autoSpaceDE w:val="0"/>
        <w:autoSpaceDN w:val="0"/>
        <w:ind w:left="851"/>
      </w:pPr>
      <w:bookmarkStart w:id="635" w:name="_Toc38226486"/>
      <w:bookmarkStart w:id="636" w:name="_Toc40250352"/>
      <w:bookmarkStart w:id="637" w:name="_Toc91993399"/>
      <w:r w:rsidRPr="00AE0DB5">
        <w:rPr>
          <w:rFonts w:hint="eastAsia"/>
        </w:rPr>
        <w:t>公司的</w:t>
      </w:r>
      <w:r w:rsidR="00AF5F3D" w:rsidRPr="00AF5F3D">
        <w:rPr>
          <w:rFonts w:hint="eastAsia"/>
          <w:color w:val="FF0000"/>
          <w:highlight w:val="yellow"/>
        </w:rPr>
        <w:t>A</w:t>
      </w:r>
      <w:r w:rsidR="00AF5F3D" w:rsidRPr="00AF5F3D">
        <w:rPr>
          <w:color w:val="FF0000"/>
          <w:highlight w:val="yellow"/>
        </w:rPr>
        <w:t>306</w:t>
      </w:r>
      <w:commentRangeStart w:id="638"/>
      <w:r w:rsidR="003A7BD2">
        <w:rPr>
          <w:rFonts w:hint="eastAsia"/>
          <w:color w:val="FF0000"/>
          <w:highlight w:val="yellow"/>
        </w:rPr>
        <w:t>和</w:t>
      </w:r>
      <w:r w:rsidR="003A7BD2">
        <w:rPr>
          <w:rFonts w:hint="eastAsia"/>
          <w:color w:val="FF0000"/>
          <w:highlight w:val="yellow"/>
        </w:rPr>
        <w:t>B</w:t>
      </w:r>
      <w:r w:rsidR="003A7BD2">
        <w:rPr>
          <w:color w:val="FF0000"/>
          <w:highlight w:val="yellow"/>
        </w:rPr>
        <w:t>744</w:t>
      </w:r>
      <w:r w:rsidR="00276BAF">
        <w:rPr>
          <w:color w:val="FF0000"/>
          <w:highlight w:val="yellow"/>
        </w:rPr>
        <w:t>F</w:t>
      </w:r>
      <w:commentRangeEnd w:id="638"/>
      <w:r w:rsidR="00AC4662">
        <w:rPr>
          <w:rStyle w:val="afc"/>
        </w:rPr>
        <w:commentReference w:id="638"/>
      </w:r>
      <w:r w:rsidRPr="00AE0DB5">
        <w:rPr>
          <w:rFonts w:hint="eastAsia"/>
        </w:rPr>
        <w:t>飞机导航数据库由</w:t>
      </w:r>
      <w:r w:rsidR="00C36C1E" w:rsidRPr="00AF5F3D">
        <w:rPr>
          <w:color w:val="FF0000"/>
          <w:highlight w:val="yellow"/>
        </w:rPr>
        <w:t>H</w:t>
      </w:r>
      <w:r w:rsidR="00390989" w:rsidRPr="00AF5F3D">
        <w:rPr>
          <w:color w:val="FF0000"/>
          <w:highlight w:val="yellow"/>
        </w:rPr>
        <w:t>oneywell</w:t>
      </w:r>
      <w:r w:rsidRPr="00AE0DB5">
        <w:rPr>
          <w:rFonts w:hint="eastAsia"/>
        </w:rPr>
        <w:t>公司制作。导航数据库的更新周期为</w:t>
      </w:r>
      <w:r w:rsidRPr="00AE0DB5">
        <w:rPr>
          <w:rFonts w:hint="eastAsia"/>
        </w:rPr>
        <w:t>28</w:t>
      </w:r>
      <w:r w:rsidRPr="00AE0DB5">
        <w:rPr>
          <w:rFonts w:hint="eastAsia"/>
        </w:rPr>
        <w:t>天，实行双周期制，全年</w:t>
      </w:r>
      <w:r w:rsidRPr="00AE0DB5">
        <w:rPr>
          <w:rFonts w:hint="eastAsia"/>
        </w:rPr>
        <w:t>13</w:t>
      </w:r>
      <w:r w:rsidRPr="00AE0DB5">
        <w:rPr>
          <w:rFonts w:hint="eastAsia"/>
        </w:rPr>
        <w:t>个周期。</w:t>
      </w:r>
    </w:p>
    <w:p w14:paraId="5F716DFF" w14:textId="77777777" w:rsidR="00A22ECF" w:rsidRPr="00AE0DB5" w:rsidRDefault="00A22ECF" w:rsidP="005959F9">
      <w:pPr>
        <w:pStyle w:val="aff0"/>
        <w:numPr>
          <w:ilvl w:val="0"/>
          <w:numId w:val="21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AE0DB5">
        <w:rPr>
          <w:rFonts w:ascii="宋体" w:hAnsi="宋体" w:hint="eastAsia"/>
          <w:color w:val="000000" w:themeColor="text1"/>
          <w:szCs w:val="21"/>
        </w:rPr>
        <w:t>增加新辟航线资料：收到公司开航文件后，将所飞航线编成公司航路（包括公司航路名称、航路号和航路走向），制作相关模板；</w:t>
      </w:r>
    </w:p>
    <w:p w14:paraId="5F716E00" w14:textId="77777777" w:rsidR="00A22ECF" w:rsidRPr="00AE0DB5" w:rsidRDefault="00A22ECF" w:rsidP="005959F9">
      <w:pPr>
        <w:pStyle w:val="aff0"/>
        <w:numPr>
          <w:ilvl w:val="0"/>
          <w:numId w:val="21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AE0DB5">
        <w:rPr>
          <w:rFonts w:ascii="宋体" w:hAnsi="宋体" w:hint="eastAsia"/>
          <w:color w:val="000000" w:themeColor="text1"/>
          <w:szCs w:val="21"/>
        </w:rPr>
        <w:t>数据库资料的变更：当公司特定资料需要变更时（如公司航路走向变更、民航局对航路走向的修改，以及国际航路走向的变化），应根据有关文件和文字资料，情报人员及时修改；</w:t>
      </w:r>
    </w:p>
    <w:p w14:paraId="5F716E01" w14:textId="77777777" w:rsidR="00A22ECF" w:rsidRPr="00AE0DB5" w:rsidRDefault="00A22ECF" w:rsidP="005959F9">
      <w:pPr>
        <w:pStyle w:val="aff0"/>
        <w:numPr>
          <w:ilvl w:val="0"/>
          <w:numId w:val="21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AE0DB5">
        <w:rPr>
          <w:rFonts w:ascii="宋体" w:hAnsi="宋体" w:hint="eastAsia"/>
          <w:color w:val="000000" w:themeColor="text1"/>
          <w:szCs w:val="21"/>
        </w:rPr>
        <w:t>增加客户化数据：根据飞行要求，可增加飞行必要的航行数据，如航路点、机场</w:t>
      </w:r>
      <w:r w:rsidR="004B4DE8" w:rsidRPr="00AE0DB5">
        <w:rPr>
          <w:rFonts w:ascii="宋体" w:hAnsi="宋体" w:hint="eastAsia"/>
          <w:color w:val="000000" w:themeColor="text1"/>
          <w:szCs w:val="21"/>
        </w:rPr>
        <w:t>资料</w:t>
      </w:r>
      <w:r w:rsidRPr="00AE0DB5">
        <w:rPr>
          <w:rFonts w:ascii="宋体" w:hAnsi="宋体" w:hint="eastAsia"/>
          <w:color w:val="000000" w:themeColor="text1"/>
          <w:szCs w:val="21"/>
        </w:rPr>
        <w:t>、航路、备份航路等，所增加的资料必须符合国家保密规定和数据库要求，经核查无误后完成修改；</w:t>
      </w:r>
    </w:p>
    <w:p w14:paraId="5F716E02" w14:textId="77777777" w:rsidR="00A22ECF" w:rsidRPr="00AE0DB5" w:rsidRDefault="00A22ECF" w:rsidP="005959F9">
      <w:pPr>
        <w:pStyle w:val="aff0"/>
        <w:numPr>
          <w:ilvl w:val="0"/>
          <w:numId w:val="212"/>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AE0DB5">
        <w:rPr>
          <w:rFonts w:ascii="宋体" w:hAnsi="宋体" w:hint="eastAsia"/>
          <w:color w:val="000000" w:themeColor="text1"/>
          <w:szCs w:val="21"/>
        </w:rPr>
        <w:t>机载导航数据库的交接：情报室将收到的导航数据库交公司机务部门，由机务部门按规定更新机载导航数据库。</w:t>
      </w:r>
    </w:p>
    <w:p w14:paraId="5F716E03" w14:textId="77777777" w:rsidR="00A22ECF" w:rsidRPr="00AE0DB5" w:rsidRDefault="00A22ECF" w:rsidP="005959F9">
      <w:pPr>
        <w:pStyle w:val="3"/>
        <w:keepNext w:val="0"/>
        <w:numPr>
          <w:ilvl w:val="0"/>
          <w:numId w:val="211"/>
        </w:numPr>
        <w:kinsoku w:val="0"/>
        <w:overflowPunct w:val="0"/>
        <w:autoSpaceDE w:val="0"/>
        <w:autoSpaceDN w:val="0"/>
        <w:ind w:leftChars="150" w:left="882" w:hanging="567"/>
      </w:pPr>
      <w:bookmarkStart w:id="639" w:name="_Toc503360764"/>
      <w:r w:rsidRPr="00AE0DB5">
        <w:rPr>
          <w:rFonts w:hint="eastAsia"/>
        </w:rPr>
        <w:lastRenderedPageBreak/>
        <w:t>公司航线</w:t>
      </w:r>
      <w:r w:rsidRPr="00AE0DB5">
        <w:rPr>
          <w:rFonts w:hint="eastAsia"/>
        </w:rPr>
        <w:t>FPL</w:t>
      </w:r>
      <w:r w:rsidRPr="00AE0DB5">
        <w:rPr>
          <w:rFonts w:hint="eastAsia"/>
        </w:rPr>
        <w:t>飞行计划</w:t>
      </w:r>
      <w:bookmarkEnd w:id="635"/>
      <w:bookmarkEnd w:id="636"/>
      <w:bookmarkEnd w:id="637"/>
      <w:r w:rsidRPr="00AE0DB5">
        <w:rPr>
          <w:rFonts w:hint="eastAsia"/>
        </w:rPr>
        <w:t>航路数据维护</w:t>
      </w:r>
      <w:bookmarkEnd w:id="639"/>
    </w:p>
    <w:p w14:paraId="5F716E04" w14:textId="77777777" w:rsidR="00A22ECF" w:rsidRPr="00AE0DB5" w:rsidRDefault="00A22ECF" w:rsidP="00A859A6">
      <w:pPr>
        <w:kinsoku w:val="0"/>
        <w:overflowPunct w:val="0"/>
        <w:autoSpaceDE w:val="0"/>
        <w:autoSpaceDN w:val="0"/>
        <w:ind w:left="851"/>
      </w:pPr>
      <w:bookmarkStart w:id="640" w:name="_Toc38226487"/>
      <w:bookmarkStart w:id="641" w:name="_Toc40250353"/>
      <w:bookmarkStart w:id="642" w:name="_Toc91993400"/>
      <w:r w:rsidRPr="00AE0DB5">
        <w:rPr>
          <w:rFonts w:hint="eastAsia"/>
        </w:rPr>
        <w:t>当公司特定资料需要变更时（如公司航路走向变更、民航局对航路走向的修改，以及国际航路走向的变化），应根据有关文件和文字资料，情报室修改航路数据，保证航线</w:t>
      </w:r>
      <w:r w:rsidRPr="00AE0DB5">
        <w:rPr>
          <w:rFonts w:hint="eastAsia"/>
        </w:rPr>
        <w:t>FPL</w:t>
      </w:r>
      <w:r w:rsidRPr="00AE0DB5">
        <w:rPr>
          <w:rFonts w:hint="eastAsia"/>
        </w:rPr>
        <w:t>飞行计划的有效性。</w:t>
      </w:r>
    </w:p>
    <w:p w14:paraId="5F716E05" w14:textId="77777777" w:rsidR="00390989" w:rsidRPr="00AE0DB5" w:rsidRDefault="00A22ECF" w:rsidP="005959F9">
      <w:pPr>
        <w:pStyle w:val="3"/>
        <w:keepNext w:val="0"/>
        <w:numPr>
          <w:ilvl w:val="0"/>
          <w:numId w:val="211"/>
        </w:numPr>
        <w:kinsoku w:val="0"/>
        <w:overflowPunct w:val="0"/>
        <w:autoSpaceDE w:val="0"/>
        <w:autoSpaceDN w:val="0"/>
        <w:ind w:leftChars="150" w:left="882" w:hanging="567"/>
      </w:pPr>
      <w:bookmarkStart w:id="643" w:name="_Toc503360765"/>
      <w:r w:rsidRPr="00AE0DB5">
        <w:rPr>
          <w:rFonts w:hint="eastAsia"/>
        </w:rPr>
        <w:t>计算机飞行计划系统数据库的</w:t>
      </w:r>
      <w:bookmarkEnd w:id="640"/>
      <w:bookmarkEnd w:id="641"/>
      <w:bookmarkEnd w:id="642"/>
      <w:r w:rsidRPr="00AE0DB5">
        <w:rPr>
          <w:rFonts w:hint="eastAsia"/>
        </w:rPr>
        <w:t>监督</w:t>
      </w:r>
      <w:bookmarkEnd w:id="643"/>
    </w:p>
    <w:p w14:paraId="5F716E06" w14:textId="77777777" w:rsidR="00390989" w:rsidRDefault="00390989" w:rsidP="00A859A6">
      <w:pPr>
        <w:kinsoku w:val="0"/>
        <w:overflowPunct w:val="0"/>
        <w:autoSpaceDE w:val="0"/>
        <w:autoSpaceDN w:val="0"/>
        <w:ind w:left="851"/>
      </w:pPr>
      <w:r w:rsidRPr="00DE76D5">
        <w:rPr>
          <w:rFonts w:hint="eastAsia"/>
        </w:rPr>
        <w:t>当公司航线增加和变化或机载导航数据库与飞行计划不一致时，以飞行计划</w:t>
      </w:r>
      <w:r w:rsidRPr="00DE76D5">
        <w:t>FPL</w:t>
      </w:r>
      <w:r w:rsidRPr="00DE76D5">
        <w:t>数据为准</w:t>
      </w:r>
      <w:r w:rsidRPr="00DE76D5">
        <w:rPr>
          <w:rFonts w:hint="eastAsia"/>
        </w:rPr>
        <w:t>，情报室增加和修改相应的导航数据和航线数据库。在航班运行前通知机组。</w:t>
      </w:r>
    </w:p>
    <w:p w14:paraId="5F716E07" w14:textId="77777777" w:rsidR="00CC09CA" w:rsidRPr="00903853" w:rsidRDefault="00CC09CA" w:rsidP="005959F9">
      <w:pPr>
        <w:pStyle w:val="3"/>
        <w:keepNext w:val="0"/>
        <w:numPr>
          <w:ilvl w:val="0"/>
          <w:numId w:val="211"/>
        </w:numPr>
        <w:kinsoku w:val="0"/>
        <w:overflowPunct w:val="0"/>
        <w:autoSpaceDE w:val="0"/>
        <w:autoSpaceDN w:val="0"/>
        <w:ind w:leftChars="150" w:left="882" w:hanging="567"/>
        <w:rPr>
          <w:szCs w:val="24"/>
        </w:rPr>
      </w:pPr>
      <w:bookmarkStart w:id="644" w:name="_Toc503360766"/>
      <w:r w:rsidRPr="00A859A6">
        <w:rPr>
          <w:rFonts w:hint="eastAsia"/>
        </w:rPr>
        <w:t>FOC</w:t>
      </w:r>
      <w:r w:rsidRPr="00903853">
        <w:rPr>
          <w:rFonts w:hint="eastAsia"/>
          <w:szCs w:val="24"/>
        </w:rPr>
        <w:t xml:space="preserve"> </w:t>
      </w:r>
      <w:r w:rsidRPr="00903853">
        <w:rPr>
          <w:rFonts w:hint="eastAsia"/>
          <w:szCs w:val="24"/>
        </w:rPr>
        <w:t>系统基础数据维护</w:t>
      </w:r>
      <w:bookmarkEnd w:id="644"/>
    </w:p>
    <w:p w14:paraId="5F716E08" w14:textId="77777777" w:rsidR="00CC09CA" w:rsidRDefault="00CC09CA" w:rsidP="005959F9">
      <w:pPr>
        <w:pStyle w:val="aff0"/>
        <w:numPr>
          <w:ilvl w:val="0"/>
          <w:numId w:val="67"/>
        </w:numPr>
        <w:kinsoku w:val="0"/>
        <w:overflowPunct w:val="0"/>
        <w:autoSpaceDE w:val="0"/>
        <w:autoSpaceDN w:val="0"/>
        <w:ind w:left="851" w:firstLineChars="0" w:hanging="851"/>
      </w:pPr>
      <w:r>
        <w:rPr>
          <w:rFonts w:hint="eastAsia"/>
        </w:rPr>
        <w:t>新增航线：根据公司月、季度航班计划，将所飞航班涉及的相关航线数据，机场数据及飞越情报区等基础信息及时维护至</w:t>
      </w:r>
      <w:r>
        <w:rPr>
          <w:rFonts w:hint="eastAsia"/>
        </w:rPr>
        <w:t>FOC</w:t>
      </w:r>
      <w:r>
        <w:rPr>
          <w:rFonts w:hint="eastAsia"/>
        </w:rPr>
        <w:t>系统。</w:t>
      </w:r>
    </w:p>
    <w:p w14:paraId="5F716E09" w14:textId="77777777" w:rsidR="00CC09CA" w:rsidRDefault="00CC09CA" w:rsidP="005959F9">
      <w:pPr>
        <w:pStyle w:val="aff0"/>
        <w:numPr>
          <w:ilvl w:val="0"/>
          <w:numId w:val="67"/>
        </w:numPr>
        <w:kinsoku w:val="0"/>
        <w:overflowPunct w:val="0"/>
        <w:autoSpaceDE w:val="0"/>
        <w:autoSpaceDN w:val="0"/>
        <w:ind w:left="851" w:firstLineChars="0" w:hanging="851"/>
      </w:pPr>
      <w:r>
        <w:rPr>
          <w:rFonts w:hint="eastAsia"/>
        </w:rPr>
        <w:t>航行情报资料的变更：当公司航行情报资料有变更时（如</w:t>
      </w:r>
      <w:r>
        <w:rPr>
          <w:rFonts w:hint="eastAsia"/>
        </w:rPr>
        <w:t>LIDO</w:t>
      </w:r>
      <w:r>
        <w:rPr>
          <w:rFonts w:hint="eastAsia"/>
        </w:rPr>
        <w:t>资料更新、民航局空管局的规定和各种修改航路、航线、高度层的文件等），根据变更及时修改相应基础数据。</w:t>
      </w:r>
    </w:p>
    <w:p w14:paraId="5F716E0A" w14:textId="77777777" w:rsidR="00CC09CA" w:rsidRDefault="00CC09CA" w:rsidP="005959F9">
      <w:pPr>
        <w:pStyle w:val="aff0"/>
        <w:numPr>
          <w:ilvl w:val="0"/>
          <w:numId w:val="67"/>
        </w:numPr>
        <w:kinsoku w:val="0"/>
        <w:overflowPunct w:val="0"/>
        <w:autoSpaceDE w:val="0"/>
        <w:autoSpaceDN w:val="0"/>
        <w:ind w:left="851" w:firstLineChars="0" w:hanging="851"/>
      </w:pPr>
      <w:r>
        <w:rPr>
          <w:rFonts w:hint="eastAsia"/>
        </w:rPr>
        <w:t>飞机</w:t>
      </w:r>
      <w:r w:rsidRPr="00B8068B">
        <w:rPr>
          <w:rFonts w:hint="eastAsia"/>
        </w:rPr>
        <w:t>数据维护</w:t>
      </w:r>
      <w:r>
        <w:rPr>
          <w:rFonts w:hint="eastAsia"/>
        </w:rPr>
        <w:t>：根据厂商及相关部门提供的飞机基础信息，及时维护机型信息、飞机信息等相关基础数据。</w:t>
      </w:r>
    </w:p>
    <w:p w14:paraId="5F716E0B" w14:textId="77777777" w:rsidR="00991E83" w:rsidRDefault="00CC09CA" w:rsidP="005959F9">
      <w:pPr>
        <w:pStyle w:val="aff0"/>
        <w:numPr>
          <w:ilvl w:val="0"/>
          <w:numId w:val="67"/>
        </w:numPr>
        <w:kinsoku w:val="0"/>
        <w:overflowPunct w:val="0"/>
        <w:autoSpaceDE w:val="0"/>
        <w:autoSpaceDN w:val="0"/>
        <w:ind w:left="851" w:firstLineChars="0" w:hanging="851"/>
      </w:pPr>
      <w:r>
        <w:rPr>
          <w:rFonts w:hint="eastAsia"/>
        </w:rPr>
        <w:t>新引进机型：根据厂商、相关部门提供的飞机基础信息及</w:t>
      </w:r>
      <w:r>
        <w:rPr>
          <w:rFonts w:hint="eastAsia"/>
        </w:rPr>
        <w:lastRenderedPageBreak/>
        <w:t>公司新机型运行需求对机型信息、飞机信息，机型对应航线信息、机场信息等基础数据及时维护</w:t>
      </w:r>
      <w:r w:rsidR="00794219">
        <w:rPr>
          <w:rFonts w:hint="eastAsia"/>
        </w:rPr>
        <w:t>。</w:t>
      </w:r>
    </w:p>
    <w:p w14:paraId="5F716E0C" w14:textId="77777777" w:rsidR="00A22ECF" w:rsidRPr="00CA4120" w:rsidRDefault="00A22ECF" w:rsidP="005959F9">
      <w:pPr>
        <w:pStyle w:val="aff0"/>
        <w:numPr>
          <w:ilvl w:val="0"/>
          <w:numId w:val="248"/>
        </w:numPr>
        <w:ind w:firstLineChars="0" w:hanging="851"/>
        <w:outlineLvl w:val="1"/>
        <w:rPr>
          <w:b/>
        </w:rPr>
      </w:pPr>
      <w:bookmarkStart w:id="645" w:name="_Toc503360767"/>
      <w:r w:rsidRPr="00CA4120">
        <w:rPr>
          <w:rFonts w:hint="eastAsia"/>
          <w:b/>
        </w:rPr>
        <w:t>飞机性能</w:t>
      </w:r>
      <w:bookmarkEnd w:id="645"/>
    </w:p>
    <w:p w14:paraId="5F716E0D" w14:textId="77777777" w:rsidR="00A22ECF" w:rsidRPr="00AE0DB5" w:rsidRDefault="00A22ECF" w:rsidP="00A859A6">
      <w:pPr>
        <w:kinsoku w:val="0"/>
        <w:overflowPunct w:val="0"/>
        <w:autoSpaceDE w:val="0"/>
        <w:autoSpaceDN w:val="0"/>
        <w:ind w:left="851"/>
      </w:pPr>
      <w:r w:rsidRPr="00AE0DB5">
        <w:rPr>
          <w:rFonts w:hint="eastAsia"/>
        </w:rPr>
        <w:t>飞机性能分析包括机场和航线的适航性、飞机起飞着陆性能、起飞应急程序、航线分析、航线安全性、飞机性能监控和载重平衡等方面。</w:t>
      </w:r>
    </w:p>
    <w:p w14:paraId="5F716E0E" w14:textId="77777777" w:rsidR="00A22ECF" w:rsidRDefault="00A22ECF" w:rsidP="00A859A6">
      <w:pPr>
        <w:kinsoku w:val="0"/>
        <w:overflowPunct w:val="0"/>
        <w:autoSpaceDE w:val="0"/>
        <w:autoSpaceDN w:val="0"/>
        <w:ind w:left="851"/>
      </w:pPr>
      <w:r w:rsidRPr="00AE0DB5">
        <w:rPr>
          <w:rFonts w:hint="eastAsia"/>
        </w:rPr>
        <w:t>公司所有飞机的运行必须在被批准的飞机性能限制范围内进行。飞机性能数据公布在经批准的各机型的</w:t>
      </w:r>
      <w:commentRangeStart w:id="646"/>
      <w:r w:rsidRPr="001C5386">
        <w:rPr>
          <w:rFonts w:hint="eastAsia"/>
          <w:highlight w:val="yellow"/>
        </w:rPr>
        <w:t>《飞机飞行手册》</w:t>
      </w:r>
      <w:r w:rsidRPr="001C5386">
        <w:rPr>
          <w:rFonts w:hint="eastAsia"/>
          <w:highlight w:val="yellow"/>
        </w:rPr>
        <w:t>(AFM)</w:t>
      </w:r>
      <w:r w:rsidRPr="001C5386">
        <w:rPr>
          <w:rFonts w:hint="eastAsia"/>
          <w:highlight w:val="yellow"/>
        </w:rPr>
        <w:t>、《使用手册》</w:t>
      </w:r>
      <w:r w:rsidRPr="001C5386">
        <w:rPr>
          <w:rFonts w:hint="eastAsia"/>
          <w:highlight w:val="yellow"/>
        </w:rPr>
        <w:t>(</w:t>
      </w:r>
      <w:r w:rsidR="00570E5C" w:rsidRPr="001C5386">
        <w:rPr>
          <w:highlight w:val="yellow"/>
        </w:rPr>
        <w:t>FC</w:t>
      </w:r>
      <w:r w:rsidRPr="001C5386">
        <w:rPr>
          <w:highlight w:val="yellow"/>
        </w:rPr>
        <w:t>OM</w:t>
      </w:r>
      <w:r w:rsidRPr="001C5386">
        <w:rPr>
          <w:rFonts w:hint="eastAsia"/>
          <w:highlight w:val="yellow"/>
        </w:rPr>
        <w:t>)</w:t>
      </w:r>
      <w:commentRangeEnd w:id="646"/>
      <w:r w:rsidR="001C5386">
        <w:rPr>
          <w:rStyle w:val="afc"/>
        </w:rPr>
        <w:commentReference w:id="646"/>
      </w:r>
      <w:r w:rsidRPr="00AE0DB5">
        <w:rPr>
          <w:rFonts w:hint="eastAsia"/>
        </w:rPr>
        <w:t>、《机场起飞分析手册》和《载重平衡手册》中。</w:t>
      </w:r>
    </w:p>
    <w:tbl>
      <w:tblPr>
        <w:tblStyle w:val="afb"/>
        <w:tblW w:w="0" w:type="auto"/>
        <w:tblInd w:w="851" w:type="dxa"/>
        <w:tblLook w:val="04A0" w:firstRow="1" w:lastRow="0" w:firstColumn="1" w:lastColumn="0" w:noHBand="0" w:noVBand="1"/>
      </w:tblPr>
      <w:tblGrid>
        <w:gridCol w:w="2723"/>
        <w:gridCol w:w="2766"/>
      </w:tblGrid>
      <w:tr w:rsidR="00BE78B5" w14:paraId="6ABD6E68" w14:textId="77777777" w:rsidTr="00072D0A">
        <w:tc>
          <w:tcPr>
            <w:tcW w:w="2723" w:type="dxa"/>
          </w:tcPr>
          <w:p w14:paraId="4BD991BC" w14:textId="3BF15A1C" w:rsidR="00BE78B5" w:rsidRDefault="00BE78B5" w:rsidP="00A859A6">
            <w:pPr>
              <w:kinsoku w:val="0"/>
              <w:overflowPunct w:val="0"/>
              <w:autoSpaceDE w:val="0"/>
              <w:autoSpaceDN w:val="0"/>
              <w:ind w:left="0"/>
            </w:pPr>
            <w:r>
              <w:rPr>
                <w:rFonts w:hint="eastAsia"/>
              </w:rPr>
              <w:t>A300-600</w:t>
            </w:r>
          </w:p>
        </w:tc>
        <w:tc>
          <w:tcPr>
            <w:tcW w:w="2766" w:type="dxa"/>
          </w:tcPr>
          <w:p w14:paraId="74B8A5CC" w14:textId="16D6E9D8" w:rsidR="00BE78B5" w:rsidRDefault="00E61E57" w:rsidP="00A859A6">
            <w:pPr>
              <w:kinsoku w:val="0"/>
              <w:overflowPunct w:val="0"/>
              <w:autoSpaceDE w:val="0"/>
              <w:autoSpaceDN w:val="0"/>
              <w:ind w:left="0"/>
            </w:pPr>
            <w:commentRangeStart w:id="647"/>
            <w:r>
              <w:rPr>
                <w:rFonts w:hint="eastAsia"/>
              </w:rPr>
              <w:t>A</w:t>
            </w:r>
            <w:r>
              <w:t>FM</w:t>
            </w:r>
            <w:r w:rsidR="00196A02">
              <w:rPr>
                <w:rFonts w:hint="eastAsia"/>
              </w:rPr>
              <w:t>、</w:t>
            </w:r>
            <w:r w:rsidR="00196A02">
              <w:t>FCOM</w:t>
            </w:r>
            <w:r w:rsidR="00072D0A">
              <w:rPr>
                <w:rFonts w:hint="eastAsia"/>
              </w:rPr>
              <w:t>、</w:t>
            </w:r>
            <w:r w:rsidR="00072D0A" w:rsidRPr="00AE0DB5">
              <w:rPr>
                <w:rFonts w:hint="eastAsia"/>
              </w:rPr>
              <w:t>《机场起飞分析手册》和《载重平衡手册》</w:t>
            </w:r>
            <w:commentRangeEnd w:id="647"/>
            <w:r w:rsidR="00EF7383">
              <w:rPr>
                <w:rStyle w:val="afc"/>
              </w:rPr>
              <w:commentReference w:id="647"/>
            </w:r>
          </w:p>
        </w:tc>
      </w:tr>
      <w:tr w:rsidR="00BE78B5" w14:paraId="5D3BE397" w14:textId="77777777" w:rsidTr="00072D0A">
        <w:tc>
          <w:tcPr>
            <w:tcW w:w="2723" w:type="dxa"/>
          </w:tcPr>
          <w:p w14:paraId="004169D2" w14:textId="1DAB2128" w:rsidR="00BE78B5" w:rsidRDefault="00BE78B5" w:rsidP="00A859A6">
            <w:pPr>
              <w:kinsoku w:val="0"/>
              <w:overflowPunct w:val="0"/>
              <w:autoSpaceDE w:val="0"/>
              <w:autoSpaceDN w:val="0"/>
              <w:ind w:left="0"/>
            </w:pPr>
            <w:r>
              <w:rPr>
                <w:rFonts w:hint="eastAsia"/>
              </w:rPr>
              <w:t>B747-400</w:t>
            </w:r>
          </w:p>
        </w:tc>
        <w:tc>
          <w:tcPr>
            <w:tcW w:w="2766" w:type="dxa"/>
          </w:tcPr>
          <w:p w14:paraId="68854F30" w14:textId="1B2E6FB5" w:rsidR="00BE78B5" w:rsidRDefault="00196A02" w:rsidP="00A859A6">
            <w:pPr>
              <w:kinsoku w:val="0"/>
              <w:overflowPunct w:val="0"/>
              <w:autoSpaceDE w:val="0"/>
              <w:autoSpaceDN w:val="0"/>
              <w:ind w:left="0"/>
            </w:pPr>
            <w:commentRangeStart w:id="648"/>
            <w:r>
              <w:rPr>
                <w:rFonts w:hint="eastAsia"/>
              </w:rPr>
              <w:t>A</w:t>
            </w:r>
            <w:r>
              <w:t>FM</w:t>
            </w:r>
            <w:r>
              <w:rPr>
                <w:rFonts w:hint="eastAsia"/>
              </w:rPr>
              <w:t>、</w:t>
            </w:r>
            <w:r>
              <w:t xml:space="preserve">FCOM </w:t>
            </w:r>
            <w:r w:rsidR="00072D0A">
              <w:rPr>
                <w:rFonts w:hint="eastAsia"/>
              </w:rPr>
              <w:t>、</w:t>
            </w:r>
            <w:r>
              <w:t>FPPM</w:t>
            </w:r>
            <w:r w:rsidR="00072D0A">
              <w:rPr>
                <w:rFonts w:hint="eastAsia"/>
              </w:rPr>
              <w:t>、</w:t>
            </w:r>
            <w:r w:rsidR="00072D0A" w:rsidRPr="00AE0DB5">
              <w:rPr>
                <w:rFonts w:hint="eastAsia"/>
              </w:rPr>
              <w:t>《机场起飞分析手册》和《载重平衡手册》</w:t>
            </w:r>
            <w:commentRangeEnd w:id="648"/>
            <w:r w:rsidR="00EF7383">
              <w:rPr>
                <w:rStyle w:val="afc"/>
              </w:rPr>
              <w:commentReference w:id="648"/>
            </w:r>
          </w:p>
        </w:tc>
      </w:tr>
    </w:tbl>
    <w:p w14:paraId="0F24B5BA" w14:textId="77777777" w:rsidR="00BE78B5" w:rsidRPr="00AE0DB5" w:rsidRDefault="00BE78B5" w:rsidP="00A859A6">
      <w:pPr>
        <w:kinsoku w:val="0"/>
        <w:overflowPunct w:val="0"/>
        <w:autoSpaceDE w:val="0"/>
        <w:autoSpaceDN w:val="0"/>
        <w:ind w:left="851"/>
      </w:pPr>
    </w:p>
    <w:p w14:paraId="5F716E0F" w14:textId="77777777" w:rsidR="00A22ECF" w:rsidRPr="00AE0DB5" w:rsidRDefault="00A22ECF" w:rsidP="005959F9">
      <w:pPr>
        <w:pStyle w:val="3"/>
        <w:keepNext w:val="0"/>
        <w:numPr>
          <w:ilvl w:val="0"/>
          <w:numId w:val="213"/>
        </w:numPr>
        <w:kinsoku w:val="0"/>
        <w:overflowPunct w:val="0"/>
        <w:autoSpaceDE w:val="0"/>
        <w:autoSpaceDN w:val="0"/>
        <w:ind w:leftChars="200" w:left="874" w:hanging="454"/>
      </w:pPr>
      <w:bookmarkStart w:id="649" w:name="_Toc503360768"/>
      <w:r w:rsidRPr="00AE0DB5">
        <w:rPr>
          <w:rFonts w:hint="eastAsia"/>
        </w:rPr>
        <w:t>定义与术语</w:t>
      </w:r>
      <w:bookmarkEnd w:id="649"/>
    </w:p>
    <w:p w14:paraId="5F716E10" w14:textId="77777777" w:rsidR="00A22ECF" w:rsidRPr="00AE0DB5" w:rsidRDefault="00A22ECF" w:rsidP="00A859A6">
      <w:pPr>
        <w:kinsoku w:val="0"/>
        <w:overflowPunct w:val="0"/>
        <w:autoSpaceDE w:val="0"/>
        <w:autoSpaceDN w:val="0"/>
        <w:ind w:left="851"/>
      </w:pPr>
      <w:r w:rsidRPr="00794219">
        <w:rPr>
          <w:rFonts w:hint="eastAsia"/>
          <w:b/>
        </w:rPr>
        <w:t>起飞</w:t>
      </w:r>
      <w:r w:rsidRPr="00AE0DB5">
        <w:rPr>
          <w:rFonts w:hint="eastAsia"/>
        </w:rPr>
        <w:t>：飞机从开始滑跑至离开地面爬升到</w:t>
      </w:r>
      <w:smartTag w:uri="urn:schemas-microsoft-com:office:smarttags" w:element="chmetcnv">
        <w:smartTagPr>
          <w:attr w:name="UnitName" w:val="英尺"/>
          <w:attr w:name="SourceValue" w:val="35"/>
          <w:attr w:name="HasSpace" w:val="False"/>
          <w:attr w:name="Negative" w:val="False"/>
          <w:attr w:name="NumberType" w:val="1"/>
          <w:attr w:name="TCSC" w:val="0"/>
        </w:smartTagPr>
        <w:r w:rsidRPr="00AE0DB5">
          <w:rPr>
            <w:rFonts w:hint="eastAsia"/>
          </w:rPr>
          <w:t>35</w:t>
        </w:r>
        <w:r w:rsidRPr="00AE0DB5">
          <w:rPr>
            <w:rFonts w:hint="eastAsia"/>
          </w:rPr>
          <w:t>英尺</w:t>
        </w:r>
      </w:smartTag>
      <w:r w:rsidRPr="00AE0DB5">
        <w:rPr>
          <w:rFonts w:hint="eastAsia"/>
        </w:rPr>
        <w:t>高度并达</w:t>
      </w:r>
      <w:r w:rsidRPr="00AE0DB5">
        <w:rPr>
          <w:rFonts w:hint="eastAsia"/>
        </w:rPr>
        <w:lastRenderedPageBreak/>
        <w:t>到起飞安全速度</w:t>
      </w:r>
      <w:r w:rsidRPr="00AE0DB5">
        <w:rPr>
          <w:rFonts w:hint="eastAsia"/>
        </w:rPr>
        <w:t>V2</w:t>
      </w:r>
      <w:r w:rsidRPr="00AE0DB5">
        <w:rPr>
          <w:rFonts w:hint="eastAsia"/>
        </w:rPr>
        <w:t>的过程。</w:t>
      </w:r>
    </w:p>
    <w:p w14:paraId="5F716E11" w14:textId="77777777" w:rsidR="00A22ECF" w:rsidRPr="00AE0DB5" w:rsidRDefault="00A22ECF" w:rsidP="00A859A6">
      <w:pPr>
        <w:kinsoku w:val="0"/>
        <w:overflowPunct w:val="0"/>
        <w:autoSpaceDE w:val="0"/>
        <w:autoSpaceDN w:val="0"/>
        <w:ind w:left="851"/>
      </w:pPr>
      <w:r w:rsidRPr="00794219">
        <w:rPr>
          <w:rFonts w:hint="eastAsia"/>
          <w:b/>
        </w:rPr>
        <w:t>起飞距离</w:t>
      </w:r>
      <w:r w:rsidRPr="00AE0DB5">
        <w:rPr>
          <w:rFonts w:hint="eastAsia"/>
        </w:rPr>
        <w:t>：飞机从开始滑跑至爬升到</w:t>
      </w:r>
      <w:smartTag w:uri="urn:schemas-microsoft-com:office:smarttags" w:element="chmetcnv">
        <w:smartTagPr>
          <w:attr w:name="UnitName" w:val="英尺"/>
          <w:attr w:name="SourceValue" w:val="35"/>
          <w:attr w:name="HasSpace" w:val="False"/>
          <w:attr w:name="Negative" w:val="False"/>
          <w:attr w:name="NumberType" w:val="1"/>
          <w:attr w:name="TCSC" w:val="0"/>
        </w:smartTagPr>
        <w:r w:rsidRPr="00AE0DB5">
          <w:rPr>
            <w:rFonts w:hint="eastAsia"/>
          </w:rPr>
          <w:t>35</w:t>
        </w:r>
        <w:r w:rsidRPr="00AE0DB5">
          <w:rPr>
            <w:rFonts w:hint="eastAsia"/>
          </w:rPr>
          <w:t>英尺</w:t>
        </w:r>
      </w:smartTag>
      <w:r w:rsidRPr="00AE0DB5">
        <w:rPr>
          <w:rFonts w:hint="eastAsia"/>
        </w:rPr>
        <w:t>高度所通过的水平距离。</w:t>
      </w:r>
    </w:p>
    <w:p w14:paraId="5F716E12" w14:textId="77777777" w:rsidR="00A22ECF" w:rsidRPr="00AE0DB5" w:rsidRDefault="00A22ECF" w:rsidP="00A859A6">
      <w:pPr>
        <w:kinsoku w:val="0"/>
        <w:overflowPunct w:val="0"/>
        <w:autoSpaceDE w:val="0"/>
        <w:autoSpaceDN w:val="0"/>
        <w:ind w:left="851"/>
      </w:pPr>
      <w:r w:rsidRPr="00794219">
        <w:rPr>
          <w:rFonts w:hint="eastAsia"/>
          <w:b/>
        </w:rPr>
        <w:t>起飞滑跑距离</w:t>
      </w:r>
      <w:r w:rsidRPr="00AE0DB5">
        <w:rPr>
          <w:rFonts w:hint="eastAsia"/>
        </w:rPr>
        <w:t>：飞机从开始滑跑至离地经过的距离。</w:t>
      </w:r>
    </w:p>
    <w:p w14:paraId="5F716E13" w14:textId="77777777" w:rsidR="00A22ECF" w:rsidRPr="00AE0DB5" w:rsidRDefault="00A22ECF" w:rsidP="00A859A6">
      <w:pPr>
        <w:kinsoku w:val="0"/>
        <w:overflowPunct w:val="0"/>
        <w:autoSpaceDE w:val="0"/>
        <w:autoSpaceDN w:val="0"/>
        <w:ind w:left="851"/>
      </w:pPr>
      <w:r w:rsidRPr="00794219">
        <w:rPr>
          <w:rFonts w:hint="eastAsia"/>
          <w:b/>
        </w:rPr>
        <w:t>可用起飞滑跑距离（</w:t>
      </w:r>
      <w:r w:rsidRPr="00794219">
        <w:rPr>
          <w:rFonts w:hint="eastAsia"/>
          <w:b/>
        </w:rPr>
        <w:t>TORA</w:t>
      </w:r>
      <w:r w:rsidRPr="00794219">
        <w:rPr>
          <w:rFonts w:hint="eastAsia"/>
          <w:b/>
        </w:rPr>
        <w:t>）</w:t>
      </w:r>
      <w:r w:rsidRPr="00AE0DB5">
        <w:rPr>
          <w:rFonts w:hint="eastAsia"/>
        </w:rPr>
        <w:t>：适宜于飞机起飞时作地面滑跑使用的跑道长度。</w:t>
      </w:r>
    </w:p>
    <w:p w14:paraId="5F716E14" w14:textId="77777777" w:rsidR="00A22ECF" w:rsidRPr="00AE0DB5" w:rsidRDefault="00A22ECF" w:rsidP="00A859A6">
      <w:pPr>
        <w:kinsoku w:val="0"/>
        <w:overflowPunct w:val="0"/>
        <w:autoSpaceDE w:val="0"/>
        <w:autoSpaceDN w:val="0"/>
        <w:ind w:left="851"/>
      </w:pPr>
      <w:r w:rsidRPr="00794219">
        <w:rPr>
          <w:rFonts w:hint="eastAsia"/>
          <w:b/>
        </w:rPr>
        <w:t>可用起飞距离（</w:t>
      </w:r>
      <w:r w:rsidRPr="00794219">
        <w:rPr>
          <w:rFonts w:hint="eastAsia"/>
          <w:b/>
        </w:rPr>
        <w:t>TODA</w:t>
      </w:r>
      <w:r w:rsidRPr="00794219">
        <w:rPr>
          <w:rFonts w:hint="eastAsia"/>
          <w:b/>
        </w:rPr>
        <w:t>）</w:t>
      </w:r>
      <w:r w:rsidRPr="00AE0DB5">
        <w:rPr>
          <w:rFonts w:hint="eastAsia"/>
        </w:rPr>
        <w:t>：可用起飞滑跑距离加上净空道的长度。</w:t>
      </w:r>
    </w:p>
    <w:p w14:paraId="5F716E15" w14:textId="77777777" w:rsidR="00A22ECF" w:rsidRPr="00AE0DB5" w:rsidRDefault="00A22ECF" w:rsidP="00A859A6">
      <w:pPr>
        <w:kinsoku w:val="0"/>
        <w:overflowPunct w:val="0"/>
        <w:autoSpaceDE w:val="0"/>
        <w:autoSpaceDN w:val="0"/>
        <w:ind w:left="851"/>
      </w:pPr>
      <w:r w:rsidRPr="00794219">
        <w:rPr>
          <w:rFonts w:hint="eastAsia"/>
          <w:b/>
        </w:rPr>
        <w:t>可用加速停止距离（</w:t>
      </w:r>
      <w:r w:rsidRPr="00794219">
        <w:rPr>
          <w:rFonts w:hint="eastAsia"/>
          <w:b/>
        </w:rPr>
        <w:t>ASDA</w:t>
      </w:r>
      <w:r w:rsidRPr="00794219">
        <w:rPr>
          <w:rFonts w:hint="eastAsia"/>
          <w:b/>
        </w:rPr>
        <w:t>）</w:t>
      </w:r>
      <w:r w:rsidRPr="00AE0DB5">
        <w:rPr>
          <w:rFonts w:hint="eastAsia"/>
        </w:rPr>
        <w:t>：可用起飞滑跑距离加上停止道的长度。</w:t>
      </w:r>
    </w:p>
    <w:p w14:paraId="5F716E16" w14:textId="77777777" w:rsidR="00A22ECF" w:rsidRPr="00AE0DB5" w:rsidRDefault="00A22ECF" w:rsidP="00A859A6">
      <w:pPr>
        <w:kinsoku w:val="0"/>
        <w:overflowPunct w:val="0"/>
        <w:autoSpaceDE w:val="0"/>
        <w:autoSpaceDN w:val="0"/>
        <w:ind w:left="851"/>
      </w:pPr>
      <w:r w:rsidRPr="00794219">
        <w:rPr>
          <w:rFonts w:hint="eastAsia"/>
          <w:b/>
        </w:rPr>
        <w:t>可用着陆距离（</w:t>
      </w:r>
      <w:r w:rsidRPr="00794219">
        <w:rPr>
          <w:rFonts w:hint="eastAsia"/>
          <w:b/>
        </w:rPr>
        <w:t>LDA</w:t>
      </w:r>
      <w:r w:rsidRPr="00794219">
        <w:rPr>
          <w:rFonts w:hint="eastAsia"/>
          <w:b/>
        </w:rPr>
        <w:t>）</w:t>
      </w:r>
      <w:r w:rsidRPr="00AE0DB5">
        <w:rPr>
          <w:rFonts w:hint="eastAsia"/>
        </w:rPr>
        <w:t>：适宜于飞机着陆时作地面滑跑使用的跑道长度。</w:t>
      </w:r>
    </w:p>
    <w:p w14:paraId="5F716E17" w14:textId="77777777" w:rsidR="00A22ECF" w:rsidRPr="00AE0DB5" w:rsidRDefault="00A22ECF" w:rsidP="00A859A6">
      <w:pPr>
        <w:kinsoku w:val="0"/>
        <w:overflowPunct w:val="0"/>
        <w:autoSpaceDE w:val="0"/>
        <w:autoSpaceDN w:val="0"/>
        <w:ind w:left="851"/>
      </w:pPr>
      <w:r w:rsidRPr="00794219">
        <w:rPr>
          <w:rFonts w:hint="eastAsia"/>
          <w:b/>
        </w:rPr>
        <w:t>跑道有效长度</w:t>
      </w:r>
      <w:r w:rsidRPr="00AE0DB5">
        <w:rPr>
          <w:rFonts w:hint="eastAsia"/>
        </w:rPr>
        <w:t>：着陆“跑道有效长度”是指从跑道进近端的超障面与跑道中心线的交点至跑道最远端的距离。</w:t>
      </w:r>
    </w:p>
    <w:p w14:paraId="5F716E18" w14:textId="77777777" w:rsidR="00A22ECF" w:rsidRPr="00AE0DB5" w:rsidRDefault="00A22ECF" w:rsidP="00A859A6">
      <w:pPr>
        <w:kinsoku w:val="0"/>
        <w:overflowPunct w:val="0"/>
        <w:autoSpaceDE w:val="0"/>
        <w:autoSpaceDN w:val="0"/>
        <w:ind w:left="851"/>
      </w:pPr>
      <w:r w:rsidRPr="00794219">
        <w:rPr>
          <w:rFonts w:hint="eastAsia"/>
          <w:b/>
        </w:rPr>
        <w:t>超障面</w:t>
      </w:r>
      <w:r w:rsidRPr="00AE0DB5">
        <w:rPr>
          <w:rFonts w:hint="eastAsia"/>
        </w:rPr>
        <w:t>：是指与水平面成</w:t>
      </w:r>
      <w:r w:rsidRPr="00AE0DB5">
        <w:rPr>
          <w:rFonts w:hint="eastAsia"/>
        </w:rPr>
        <w:t>1:20</w:t>
      </w:r>
      <w:r w:rsidRPr="00AE0DB5">
        <w:rPr>
          <w:rFonts w:hint="eastAsia"/>
        </w:rPr>
        <w:t>的斜率从跑道向上倾斜，与跑道周围规定区域内的所有障碍物相切或越过其上的平面。</w:t>
      </w:r>
    </w:p>
    <w:p w14:paraId="5F716E19" w14:textId="77777777" w:rsidR="00A22ECF" w:rsidRPr="00AE0DB5" w:rsidRDefault="00A22ECF" w:rsidP="00A859A6">
      <w:pPr>
        <w:kinsoku w:val="0"/>
        <w:overflowPunct w:val="0"/>
        <w:autoSpaceDE w:val="0"/>
        <w:autoSpaceDN w:val="0"/>
        <w:ind w:left="851"/>
      </w:pPr>
      <w:r w:rsidRPr="00794219">
        <w:rPr>
          <w:rFonts w:hint="eastAsia"/>
          <w:b/>
        </w:rPr>
        <w:t>决断速度（</w:t>
      </w:r>
      <w:r w:rsidRPr="00794219">
        <w:rPr>
          <w:rFonts w:hint="eastAsia"/>
          <w:b/>
        </w:rPr>
        <w:t>V</w:t>
      </w:r>
      <w:r w:rsidRPr="00794219">
        <w:rPr>
          <w:b/>
          <w:eastAsianLayout w:id="-657217536" w:combine="1"/>
        </w:rPr>
        <w:t>1</w:t>
      </w:r>
      <w:r w:rsidRPr="00794219">
        <w:rPr>
          <w:rFonts w:hint="eastAsia"/>
          <w:b/>
        </w:rPr>
        <w:t>）</w:t>
      </w:r>
      <w:r w:rsidRPr="00AE0DB5">
        <w:rPr>
          <w:rFonts w:hint="eastAsia"/>
        </w:rPr>
        <w:t>：起飞过程中，临界发动机停车时，驾驶员可选择继续起飞或中断起飞</w:t>
      </w:r>
      <w:r w:rsidRPr="00AE0DB5">
        <w:rPr>
          <w:rFonts w:hint="eastAsia"/>
        </w:rPr>
        <w:t>.</w:t>
      </w:r>
      <w:r w:rsidRPr="00AE0DB5">
        <w:rPr>
          <w:rFonts w:hint="eastAsia"/>
        </w:rPr>
        <w:t>决定继续起飞或中断起飞的</w:t>
      </w:r>
      <w:r w:rsidRPr="00AE0DB5">
        <w:rPr>
          <w:rFonts w:hint="eastAsia"/>
        </w:rPr>
        <w:lastRenderedPageBreak/>
        <w:t>临界速度称为决断速度。决断速度使用修正空速表示。决断速度不大于抬前轮速度，也不小于地面最小操纵速度。</w:t>
      </w:r>
    </w:p>
    <w:p w14:paraId="5F716E1A" w14:textId="77777777" w:rsidR="00A22ECF" w:rsidRPr="00AE0DB5" w:rsidRDefault="00A22ECF" w:rsidP="00A859A6">
      <w:pPr>
        <w:kinsoku w:val="0"/>
        <w:overflowPunct w:val="0"/>
        <w:autoSpaceDE w:val="0"/>
        <w:autoSpaceDN w:val="0"/>
        <w:ind w:left="851"/>
      </w:pPr>
      <w:r w:rsidRPr="00794219">
        <w:rPr>
          <w:rFonts w:hint="eastAsia"/>
          <w:b/>
        </w:rPr>
        <w:t>抬前轮速度</w:t>
      </w:r>
      <w:r w:rsidRPr="00794219">
        <w:rPr>
          <w:rFonts w:hint="eastAsia"/>
          <w:b/>
        </w:rPr>
        <w:t>(V</w:t>
      </w:r>
      <w:r w:rsidRPr="00794219">
        <w:rPr>
          <w:rFonts w:hint="eastAsia"/>
          <w:b/>
          <w:eastAsianLayout w:id="-657217534" w:combine="1"/>
        </w:rPr>
        <w:t>R</w:t>
      </w:r>
      <w:r w:rsidRPr="00794219">
        <w:rPr>
          <w:rFonts w:hint="eastAsia"/>
          <w:b/>
        </w:rPr>
        <w:t>)</w:t>
      </w:r>
      <w:r w:rsidRPr="00AE0DB5">
        <w:rPr>
          <w:rFonts w:hint="eastAsia"/>
        </w:rPr>
        <w:t>:</w:t>
      </w:r>
      <w:r w:rsidRPr="00AE0DB5">
        <w:rPr>
          <w:rFonts w:hint="eastAsia"/>
        </w:rPr>
        <w:t>飞机开始抬前轮的速度。在该速度抬前轮可使飞机在起飞终点达到高于起飞表面</w:t>
      </w:r>
      <w:smartTag w:uri="urn:schemas-microsoft-com:office:smarttags" w:element="chmetcnv">
        <w:smartTagPr>
          <w:attr w:name="UnitName" w:val="英尺"/>
          <w:attr w:name="SourceValue" w:val="35"/>
          <w:attr w:name="HasSpace" w:val="False"/>
          <w:attr w:name="Negative" w:val="False"/>
          <w:attr w:name="NumberType" w:val="1"/>
          <w:attr w:name="TCSC" w:val="0"/>
        </w:smartTagPr>
        <w:r w:rsidRPr="00AE0DB5">
          <w:rPr>
            <w:rFonts w:hint="eastAsia"/>
          </w:rPr>
          <w:t>35</w:t>
        </w:r>
        <w:r w:rsidRPr="00AE0DB5">
          <w:rPr>
            <w:rFonts w:hint="eastAsia"/>
          </w:rPr>
          <w:t>英尺</w:t>
        </w:r>
      </w:smartTag>
      <w:r w:rsidRPr="00AE0DB5">
        <w:rPr>
          <w:rFonts w:hint="eastAsia"/>
        </w:rPr>
        <w:t>的高度并能使速度达到起飞安全速度，抬前轮速度不小于决断速度（</w:t>
      </w:r>
      <w:r w:rsidRPr="00AE0DB5">
        <w:rPr>
          <w:rFonts w:hint="eastAsia"/>
        </w:rPr>
        <w:t>V</w:t>
      </w:r>
      <w:r w:rsidRPr="00AE0DB5">
        <w:rPr>
          <w:rFonts w:hint="eastAsia"/>
          <w:eastAsianLayout w:id="-657217530" w:combine="1"/>
        </w:rPr>
        <w:t>1</w:t>
      </w:r>
      <w:r w:rsidRPr="00AE0DB5">
        <w:rPr>
          <w:rFonts w:hint="eastAsia"/>
        </w:rPr>
        <w:t>）也不小于</w:t>
      </w:r>
      <w:r w:rsidRPr="00AE0DB5">
        <w:rPr>
          <w:rFonts w:hint="eastAsia"/>
        </w:rPr>
        <w:t>105%V</w:t>
      </w:r>
      <w:r w:rsidRPr="00AE0DB5">
        <w:rPr>
          <w:rFonts w:hint="eastAsia"/>
          <w:eastAsianLayout w:id="-657217275" w:combine="1"/>
        </w:rPr>
        <w:t>MCA</w:t>
      </w:r>
      <w:r w:rsidRPr="00AE0DB5">
        <w:rPr>
          <w:rFonts w:hint="eastAsia"/>
        </w:rPr>
        <w:t>（空中最小操纵速度）。对给定的条件（飞机重量、飞机构形和环境温度等），继续起飞和全发起飞均使用相同的抬前轮速度值。</w:t>
      </w:r>
    </w:p>
    <w:p w14:paraId="5F716E1B" w14:textId="77777777" w:rsidR="00A22ECF" w:rsidRPr="00AE0DB5" w:rsidRDefault="00A22ECF" w:rsidP="00A859A6">
      <w:pPr>
        <w:kinsoku w:val="0"/>
        <w:overflowPunct w:val="0"/>
        <w:autoSpaceDE w:val="0"/>
        <w:autoSpaceDN w:val="0"/>
        <w:ind w:left="851"/>
      </w:pPr>
      <w:r w:rsidRPr="00794219">
        <w:rPr>
          <w:rFonts w:hint="eastAsia"/>
          <w:b/>
        </w:rPr>
        <w:t>起飞安全速度（</w:t>
      </w:r>
      <w:r w:rsidRPr="00794219">
        <w:rPr>
          <w:rFonts w:hint="eastAsia"/>
          <w:b/>
        </w:rPr>
        <w:t>V</w:t>
      </w:r>
      <w:r w:rsidRPr="00794219">
        <w:rPr>
          <w:rFonts w:hint="eastAsia"/>
          <w:b/>
          <w:eastAsianLayout w:id="-657217280" w:combine="1"/>
        </w:rPr>
        <w:t>2</w:t>
      </w:r>
      <w:r w:rsidRPr="00794219">
        <w:rPr>
          <w:rFonts w:hint="eastAsia"/>
          <w:b/>
        </w:rPr>
        <w:t>）</w:t>
      </w:r>
      <w:r w:rsidRPr="00AE0DB5">
        <w:rPr>
          <w:rFonts w:hint="eastAsia"/>
        </w:rPr>
        <w:t>：起飞终点应达到的速度。为保证安全，起飞安全速度不小于</w:t>
      </w:r>
      <w:r w:rsidRPr="00AE0DB5">
        <w:rPr>
          <w:rFonts w:hint="eastAsia"/>
        </w:rPr>
        <w:t>1.13</w:t>
      </w:r>
      <w:r w:rsidRPr="00AE0DB5">
        <w:rPr>
          <w:rFonts w:hint="eastAsia"/>
        </w:rPr>
        <w:t>倍失速速度（</w:t>
      </w:r>
      <w:r w:rsidRPr="00AE0DB5">
        <w:rPr>
          <w:rFonts w:hint="eastAsia"/>
        </w:rPr>
        <w:t>V</w:t>
      </w:r>
      <w:r w:rsidRPr="00AE0DB5">
        <w:rPr>
          <w:rFonts w:hint="eastAsia"/>
          <w:eastAsianLayout w:id="-657217269" w:combine="1"/>
        </w:rPr>
        <w:t>S</w:t>
      </w:r>
      <w:r w:rsidRPr="00AE0DB5">
        <w:rPr>
          <w:rFonts w:hint="eastAsia"/>
        </w:rPr>
        <w:t>）（各机型有不同规定）和</w:t>
      </w:r>
      <w:r w:rsidRPr="00AE0DB5">
        <w:rPr>
          <w:rFonts w:hint="eastAsia"/>
        </w:rPr>
        <w:t>1.1</w:t>
      </w:r>
      <w:r w:rsidRPr="00AE0DB5">
        <w:rPr>
          <w:rFonts w:hint="eastAsia"/>
        </w:rPr>
        <w:t>倍空中最小操纵速度。</w:t>
      </w:r>
    </w:p>
    <w:p w14:paraId="5F716E1C" w14:textId="77777777" w:rsidR="00A22ECF" w:rsidRPr="00AE0DB5" w:rsidRDefault="00A22ECF" w:rsidP="00A859A6">
      <w:pPr>
        <w:kinsoku w:val="0"/>
        <w:overflowPunct w:val="0"/>
        <w:autoSpaceDE w:val="0"/>
        <w:autoSpaceDN w:val="0"/>
        <w:ind w:left="851"/>
      </w:pPr>
      <w:r w:rsidRPr="00794219">
        <w:rPr>
          <w:rFonts w:hint="eastAsia"/>
          <w:b/>
        </w:rPr>
        <w:t>起飞轨迹</w:t>
      </w:r>
      <w:r w:rsidRPr="00AE0DB5">
        <w:rPr>
          <w:rFonts w:hint="eastAsia"/>
        </w:rPr>
        <w:t>：飞机从起飞安全速度至调整飞机外形上升至安全高度（</w:t>
      </w:r>
      <w:smartTag w:uri="urn:schemas-microsoft-com:office:smarttags" w:element="chmetcnv">
        <w:smartTagPr>
          <w:attr w:name="UnitName" w:val="英尺"/>
          <w:attr w:name="SourceValue" w:val="1500"/>
          <w:attr w:name="HasSpace" w:val="False"/>
          <w:attr w:name="Negative" w:val="False"/>
          <w:attr w:name="NumberType" w:val="1"/>
          <w:attr w:name="TCSC" w:val="0"/>
        </w:smartTagPr>
        <w:r w:rsidRPr="00AE0DB5">
          <w:rPr>
            <w:rFonts w:hint="eastAsia"/>
          </w:rPr>
          <w:t>1500</w:t>
        </w:r>
        <w:r w:rsidRPr="00AE0DB5">
          <w:rPr>
            <w:rFonts w:hint="eastAsia"/>
          </w:rPr>
          <w:t>英尺</w:t>
        </w:r>
      </w:smartTag>
      <w:r w:rsidRPr="00AE0DB5">
        <w:rPr>
          <w:rFonts w:hint="eastAsia"/>
        </w:rPr>
        <w:t>）并加速到出航时的爬升速度的过程，共分四个阶段：</w:t>
      </w:r>
    </w:p>
    <w:p w14:paraId="5F716E1D" w14:textId="77777777" w:rsidR="00A22ECF" w:rsidRPr="00AE0DB5" w:rsidRDefault="00A22ECF" w:rsidP="005959F9">
      <w:pPr>
        <w:pStyle w:val="aa"/>
        <w:numPr>
          <w:ilvl w:val="1"/>
          <w:numId w:val="68"/>
        </w:numPr>
        <w:kinsoku w:val="0"/>
        <w:overflowPunct w:val="0"/>
        <w:autoSpaceDE w:val="0"/>
        <w:autoSpaceDN w:val="0"/>
        <w:adjustRightInd w:val="0"/>
        <w:snapToGrid w:val="0"/>
        <w:spacing w:line="360" w:lineRule="exact"/>
        <w:ind w:left="851"/>
        <w:jc w:val="left"/>
        <w:rPr>
          <w:color w:val="000000" w:themeColor="text1"/>
        </w:rPr>
      </w:pPr>
      <w:r w:rsidRPr="00AE0DB5">
        <w:rPr>
          <w:rFonts w:hint="eastAsia"/>
          <w:color w:val="000000" w:themeColor="text1"/>
        </w:rPr>
        <w:t>从飞机离地高度</w:t>
      </w:r>
      <w:smartTag w:uri="urn:schemas-microsoft-com:office:smarttags" w:element="chmetcnv">
        <w:smartTagPr>
          <w:attr w:name="UnitName" w:val="英尺"/>
          <w:attr w:name="SourceValue" w:val="35"/>
          <w:attr w:name="HasSpace" w:val="False"/>
          <w:attr w:name="Negative" w:val="False"/>
          <w:attr w:name="NumberType" w:val="1"/>
          <w:attr w:name="TCSC" w:val="0"/>
        </w:smartTagPr>
        <w:r w:rsidRPr="00AE0DB5">
          <w:rPr>
            <w:rFonts w:hint="eastAsia"/>
            <w:color w:val="000000" w:themeColor="text1"/>
          </w:rPr>
          <w:t>35英尺</w:t>
        </w:r>
      </w:smartTag>
      <w:r w:rsidRPr="00AE0DB5">
        <w:rPr>
          <w:rFonts w:hint="eastAsia"/>
          <w:color w:val="000000" w:themeColor="text1"/>
        </w:rPr>
        <w:t>至起落架完全收起，在这一段内飞机除需保持正梯度外无其他性能上的要求；</w:t>
      </w:r>
    </w:p>
    <w:p w14:paraId="5F716E1E" w14:textId="77777777" w:rsidR="00A22ECF" w:rsidRPr="00AE0DB5" w:rsidRDefault="00A22ECF" w:rsidP="005959F9">
      <w:pPr>
        <w:pStyle w:val="aa"/>
        <w:numPr>
          <w:ilvl w:val="1"/>
          <w:numId w:val="68"/>
        </w:numPr>
        <w:kinsoku w:val="0"/>
        <w:overflowPunct w:val="0"/>
        <w:autoSpaceDE w:val="0"/>
        <w:autoSpaceDN w:val="0"/>
        <w:adjustRightInd w:val="0"/>
        <w:snapToGrid w:val="0"/>
        <w:spacing w:line="360" w:lineRule="exact"/>
        <w:ind w:left="851"/>
        <w:jc w:val="left"/>
        <w:rPr>
          <w:color w:val="000000" w:themeColor="text1"/>
        </w:rPr>
      </w:pPr>
      <w:r w:rsidRPr="00AE0DB5">
        <w:rPr>
          <w:rFonts w:hint="eastAsia"/>
          <w:color w:val="000000" w:themeColor="text1"/>
        </w:rPr>
        <w:t>起落架完全收上至到达最低改平飞高度的一点为止，在这一阶段，爬升梯度双发飞机必须不低于2.4%，3 发飞机不低于2.7%，4发飞机不低于3%；</w:t>
      </w:r>
    </w:p>
    <w:p w14:paraId="5F716E1F" w14:textId="77777777" w:rsidR="00A22ECF" w:rsidRPr="00AE0DB5" w:rsidRDefault="00A22ECF" w:rsidP="005959F9">
      <w:pPr>
        <w:pStyle w:val="aa"/>
        <w:numPr>
          <w:ilvl w:val="1"/>
          <w:numId w:val="68"/>
        </w:numPr>
        <w:kinsoku w:val="0"/>
        <w:overflowPunct w:val="0"/>
        <w:autoSpaceDE w:val="0"/>
        <w:autoSpaceDN w:val="0"/>
        <w:adjustRightInd w:val="0"/>
        <w:snapToGrid w:val="0"/>
        <w:spacing w:line="360" w:lineRule="exact"/>
        <w:ind w:left="851"/>
        <w:jc w:val="left"/>
        <w:rPr>
          <w:color w:val="000000" w:themeColor="text1"/>
        </w:rPr>
      </w:pPr>
      <w:r w:rsidRPr="00AE0DB5">
        <w:rPr>
          <w:rFonts w:hint="eastAsia"/>
          <w:color w:val="000000" w:themeColor="text1"/>
        </w:rPr>
        <w:t xml:space="preserve">条例规定最小改平高度为400英尺。飞机加速至收襟翼、副翼速度，并保持净形加速至绿点速度，飞机开始再爬升； </w:t>
      </w:r>
    </w:p>
    <w:p w14:paraId="5F716E20" w14:textId="77777777" w:rsidR="00A22ECF" w:rsidRPr="00AE0DB5" w:rsidRDefault="00A22ECF" w:rsidP="005959F9">
      <w:pPr>
        <w:pStyle w:val="aa"/>
        <w:numPr>
          <w:ilvl w:val="1"/>
          <w:numId w:val="68"/>
        </w:numPr>
        <w:kinsoku w:val="0"/>
        <w:overflowPunct w:val="0"/>
        <w:autoSpaceDE w:val="0"/>
        <w:autoSpaceDN w:val="0"/>
        <w:adjustRightInd w:val="0"/>
        <w:snapToGrid w:val="0"/>
        <w:spacing w:line="360" w:lineRule="exact"/>
        <w:ind w:left="851"/>
        <w:jc w:val="left"/>
        <w:rPr>
          <w:color w:val="000000" w:themeColor="text1"/>
        </w:rPr>
      </w:pPr>
      <w:r w:rsidRPr="00AE0DB5">
        <w:rPr>
          <w:rFonts w:hint="eastAsia"/>
          <w:color w:val="000000" w:themeColor="text1"/>
        </w:rPr>
        <w:lastRenderedPageBreak/>
        <w:t>起飞最后阶段，从开始爬升的形态直至</w:t>
      </w:r>
      <w:smartTag w:uri="urn:schemas-microsoft-com:office:smarttags" w:element="chmetcnv">
        <w:smartTagPr>
          <w:attr w:name="UnitName" w:val="英尺"/>
          <w:attr w:name="SourceValue" w:val="1500"/>
          <w:attr w:name="HasSpace" w:val="False"/>
          <w:attr w:name="Negative" w:val="False"/>
          <w:attr w:name="NumberType" w:val="1"/>
          <w:attr w:name="TCSC" w:val="0"/>
        </w:smartTagPr>
        <w:r w:rsidRPr="00AE0DB5">
          <w:rPr>
            <w:rFonts w:hint="eastAsia"/>
            <w:color w:val="000000" w:themeColor="text1"/>
          </w:rPr>
          <w:t>1500英尺</w:t>
        </w:r>
      </w:smartTag>
      <w:r w:rsidRPr="00AE0DB5">
        <w:rPr>
          <w:rFonts w:hint="eastAsia"/>
          <w:color w:val="000000" w:themeColor="text1"/>
        </w:rPr>
        <w:t>（出航高度如有越障需要应更高），双发飞机最小爬升梯度必须不低于1.2%，3发飞机不低于1.5%，4发飞机不低于1.7%。</w:t>
      </w:r>
    </w:p>
    <w:p w14:paraId="5F716E21" w14:textId="77777777" w:rsidR="00A22ECF" w:rsidRPr="00AE0DB5" w:rsidRDefault="00A22ECF" w:rsidP="00A859A6">
      <w:pPr>
        <w:kinsoku w:val="0"/>
        <w:overflowPunct w:val="0"/>
        <w:autoSpaceDE w:val="0"/>
        <w:autoSpaceDN w:val="0"/>
        <w:ind w:left="851"/>
      </w:pPr>
      <w:r w:rsidRPr="00794219">
        <w:rPr>
          <w:rFonts w:hint="eastAsia"/>
          <w:b/>
        </w:rPr>
        <w:t>净起飞飞行轨迹</w:t>
      </w:r>
      <w:r w:rsidRPr="00AE0DB5">
        <w:rPr>
          <w:rFonts w:hint="eastAsia"/>
        </w:rPr>
        <w:t>：能以</w:t>
      </w:r>
      <w:smartTag w:uri="urn:schemas-microsoft-com:office:smarttags" w:element="chmetcnv">
        <w:smartTagPr>
          <w:attr w:name="UnitName" w:val="英尺"/>
          <w:attr w:name="SourceValue" w:val="35"/>
          <w:attr w:name="HasSpace" w:val="False"/>
          <w:attr w:name="Negative" w:val="False"/>
          <w:attr w:name="NumberType" w:val="1"/>
          <w:attr w:name="TCSC" w:val="0"/>
        </w:smartTagPr>
        <w:r w:rsidRPr="00AE0DB5">
          <w:rPr>
            <w:rFonts w:hint="eastAsia"/>
          </w:rPr>
          <w:t>35</w:t>
        </w:r>
        <w:r w:rsidRPr="00AE0DB5">
          <w:rPr>
            <w:rFonts w:hint="eastAsia"/>
          </w:rPr>
          <w:t>英尺</w:t>
        </w:r>
      </w:smartTag>
      <w:r w:rsidRPr="00AE0DB5">
        <w:rPr>
          <w:rFonts w:hint="eastAsia"/>
        </w:rPr>
        <w:t>的余度超越所有障碍物的起飞轨迹，净起飞飞行轨迹等于实际起飞轨迹减去安全余量。安全余量双发飞机为</w:t>
      </w:r>
      <w:r w:rsidRPr="00AE0DB5">
        <w:rPr>
          <w:rFonts w:hint="eastAsia"/>
        </w:rPr>
        <w:t>0.8%</w:t>
      </w:r>
      <w:r w:rsidRPr="00AE0DB5">
        <w:rPr>
          <w:rFonts w:hint="eastAsia"/>
        </w:rPr>
        <w:t>，</w:t>
      </w:r>
      <w:r w:rsidRPr="00AE0DB5">
        <w:rPr>
          <w:rFonts w:hint="eastAsia"/>
        </w:rPr>
        <w:t>3</w:t>
      </w:r>
      <w:r w:rsidRPr="00AE0DB5">
        <w:rPr>
          <w:rFonts w:hint="eastAsia"/>
        </w:rPr>
        <w:t>发飞机为</w:t>
      </w:r>
      <w:r w:rsidRPr="00AE0DB5">
        <w:rPr>
          <w:rFonts w:hint="eastAsia"/>
        </w:rPr>
        <w:t>0.9%</w:t>
      </w:r>
      <w:r w:rsidRPr="00AE0DB5">
        <w:rPr>
          <w:rFonts w:hint="eastAsia"/>
        </w:rPr>
        <w:t>，</w:t>
      </w:r>
      <w:r w:rsidRPr="00AE0DB5">
        <w:rPr>
          <w:rFonts w:hint="eastAsia"/>
        </w:rPr>
        <w:t>4</w:t>
      </w:r>
      <w:r w:rsidRPr="00AE0DB5">
        <w:rPr>
          <w:rFonts w:hint="eastAsia"/>
        </w:rPr>
        <w:t>发飞机为</w:t>
      </w:r>
      <w:r w:rsidRPr="00AE0DB5">
        <w:rPr>
          <w:rFonts w:hint="eastAsia"/>
        </w:rPr>
        <w:t>1.0%</w:t>
      </w:r>
      <w:r w:rsidRPr="00AE0DB5">
        <w:rPr>
          <w:rFonts w:hint="eastAsia"/>
        </w:rPr>
        <w:t>。</w:t>
      </w:r>
    </w:p>
    <w:p w14:paraId="5F716E22" w14:textId="77777777" w:rsidR="00A22ECF" w:rsidRPr="00AE0DB5" w:rsidRDefault="00A22ECF" w:rsidP="005959F9">
      <w:pPr>
        <w:pStyle w:val="3"/>
        <w:keepNext w:val="0"/>
        <w:numPr>
          <w:ilvl w:val="0"/>
          <w:numId w:val="213"/>
        </w:numPr>
        <w:kinsoku w:val="0"/>
        <w:overflowPunct w:val="0"/>
        <w:autoSpaceDE w:val="0"/>
        <w:autoSpaceDN w:val="0"/>
        <w:ind w:leftChars="200" w:left="874" w:hanging="454"/>
      </w:pPr>
      <w:bookmarkStart w:id="650" w:name="_Toc503360769"/>
      <w:r w:rsidRPr="00AE0DB5">
        <w:rPr>
          <w:rFonts w:hint="eastAsia"/>
        </w:rPr>
        <w:t>机场起飞、着陆性能分析</w:t>
      </w:r>
      <w:bookmarkEnd w:id="650"/>
    </w:p>
    <w:p w14:paraId="5F716E23" w14:textId="77777777" w:rsidR="00A22ECF" w:rsidRPr="00AE0DB5" w:rsidRDefault="00A22ECF" w:rsidP="00A859A6">
      <w:pPr>
        <w:kinsoku w:val="0"/>
        <w:overflowPunct w:val="0"/>
        <w:autoSpaceDE w:val="0"/>
        <w:autoSpaceDN w:val="0"/>
        <w:ind w:left="851"/>
      </w:pPr>
      <w:r w:rsidRPr="00AE0DB5">
        <w:rPr>
          <w:rFonts w:hint="eastAsia"/>
        </w:rPr>
        <w:t>根据起飞机场、起飞备降场、航路备降场、目的地机场、目的地备降场的跑道的可用起飞距离、可用滑跑距离、可用加速－停止距离、可用着陆距离、跑道坡度、机场标高、机场障碍物、进离场程序等数值，按照经批准的飞行手册及其增补的有关内容，计算机场的起飞重量、着陆重量。</w:t>
      </w:r>
    </w:p>
    <w:p w14:paraId="5F716E24" w14:textId="77777777" w:rsidR="00A22ECF" w:rsidRPr="00AE0DB5" w:rsidRDefault="00A22ECF" w:rsidP="005959F9">
      <w:pPr>
        <w:pStyle w:val="3"/>
        <w:keepNext w:val="0"/>
        <w:numPr>
          <w:ilvl w:val="0"/>
          <w:numId w:val="214"/>
        </w:numPr>
        <w:kinsoku w:val="0"/>
        <w:overflowPunct w:val="0"/>
        <w:autoSpaceDE w:val="0"/>
        <w:autoSpaceDN w:val="0"/>
      </w:pPr>
      <w:bookmarkStart w:id="651" w:name="_Toc503360770"/>
      <w:r w:rsidRPr="00AE0DB5">
        <w:rPr>
          <w:rFonts w:hint="eastAsia"/>
        </w:rPr>
        <w:t>起飞性能计算</w:t>
      </w:r>
      <w:bookmarkEnd w:id="651"/>
    </w:p>
    <w:p w14:paraId="5F716E25" w14:textId="77777777" w:rsidR="00A22ECF" w:rsidRPr="00AE0DB5" w:rsidRDefault="00A22ECF" w:rsidP="000A3D28">
      <w:pPr>
        <w:kinsoku w:val="0"/>
        <w:overflowPunct w:val="0"/>
        <w:autoSpaceDE w:val="0"/>
        <w:autoSpaceDN w:val="0"/>
      </w:pPr>
      <w:r w:rsidRPr="00AE0DB5">
        <w:rPr>
          <w:rFonts w:hint="eastAsia"/>
        </w:rPr>
        <w:t>进行起飞性能计算时，必须考虑以下各种影响因素：</w:t>
      </w:r>
    </w:p>
    <w:p w14:paraId="5F716E26" w14:textId="77777777" w:rsidR="00A22ECF" w:rsidRPr="00AE0DB5" w:rsidRDefault="00A22ECF" w:rsidP="005959F9">
      <w:pPr>
        <w:pStyle w:val="aa"/>
        <w:numPr>
          <w:ilvl w:val="1"/>
          <w:numId w:val="34"/>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飞机结构限制；</w:t>
      </w:r>
    </w:p>
    <w:p w14:paraId="5F716E27" w14:textId="77777777" w:rsidR="00A22ECF" w:rsidRPr="00AE0DB5" w:rsidRDefault="00A22ECF" w:rsidP="005959F9">
      <w:pPr>
        <w:pStyle w:val="aa"/>
        <w:numPr>
          <w:ilvl w:val="1"/>
          <w:numId w:val="34"/>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场地长度限制；</w:t>
      </w:r>
    </w:p>
    <w:p w14:paraId="5F716E28" w14:textId="77777777" w:rsidR="00A22ECF" w:rsidRPr="00AE0DB5" w:rsidRDefault="00A22ECF" w:rsidP="005959F9">
      <w:pPr>
        <w:pStyle w:val="aa"/>
        <w:numPr>
          <w:ilvl w:val="1"/>
          <w:numId w:val="34"/>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爬升限制；</w:t>
      </w:r>
    </w:p>
    <w:p w14:paraId="5F716E29" w14:textId="77777777" w:rsidR="00A22ECF" w:rsidRPr="00AE0DB5" w:rsidRDefault="00A22ECF" w:rsidP="005959F9">
      <w:pPr>
        <w:pStyle w:val="aa"/>
        <w:numPr>
          <w:ilvl w:val="1"/>
          <w:numId w:val="34"/>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障碍物限制的起飞；</w:t>
      </w:r>
    </w:p>
    <w:p w14:paraId="5F716E2A" w14:textId="77777777" w:rsidR="00A22ECF" w:rsidRPr="00AE0DB5" w:rsidRDefault="00A22ECF" w:rsidP="005959F9">
      <w:pPr>
        <w:pStyle w:val="aa"/>
        <w:numPr>
          <w:ilvl w:val="1"/>
          <w:numId w:val="34"/>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轮胎速度</w:t>
      </w:r>
    </w:p>
    <w:p w14:paraId="5F716E2B" w14:textId="77777777" w:rsidR="00A22ECF" w:rsidRPr="00AE0DB5" w:rsidRDefault="00A22ECF" w:rsidP="005959F9">
      <w:pPr>
        <w:pStyle w:val="aa"/>
        <w:numPr>
          <w:ilvl w:val="1"/>
          <w:numId w:val="34"/>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lastRenderedPageBreak/>
        <w:t>刹车能量限制；</w:t>
      </w:r>
    </w:p>
    <w:p w14:paraId="5F716E2C" w14:textId="77777777" w:rsidR="00A22ECF" w:rsidRPr="00AE0DB5" w:rsidRDefault="00A22ECF" w:rsidP="005959F9">
      <w:pPr>
        <w:pStyle w:val="aa"/>
        <w:numPr>
          <w:ilvl w:val="1"/>
          <w:numId w:val="34"/>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道面强度限制；</w:t>
      </w:r>
    </w:p>
    <w:p w14:paraId="5F716E2D" w14:textId="77777777" w:rsidR="00A22ECF" w:rsidRPr="00AE0DB5" w:rsidRDefault="00A22ECF" w:rsidP="005959F9">
      <w:pPr>
        <w:pStyle w:val="aa"/>
        <w:numPr>
          <w:ilvl w:val="1"/>
          <w:numId w:val="34"/>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其他限制因素：如风、温度、防冰等。</w:t>
      </w:r>
    </w:p>
    <w:p w14:paraId="5F716E2E" w14:textId="77777777" w:rsidR="00A22ECF" w:rsidRPr="00AE0DB5" w:rsidRDefault="00570E5C" w:rsidP="000A3D28">
      <w:pPr>
        <w:kinsoku w:val="0"/>
        <w:overflowPunct w:val="0"/>
        <w:autoSpaceDE w:val="0"/>
        <w:autoSpaceDN w:val="0"/>
      </w:pPr>
      <w:r w:rsidRPr="00C57995">
        <w:rPr>
          <w:rFonts w:hAnsi="Courier New" w:hint="eastAsia"/>
          <w:b/>
          <w:szCs w:val="20"/>
        </w:rPr>
        <w:t>起飞条件</w:t>
      </w:r>
      <w:r w:rsidR="00A22ECF" w:rsidRPr="00794219">
        <w:rPr>
          <w:rFonts w:hint="eastAsia"/>
        </w:rPr>
        <w:t>：</w:t>
      </w:r>
      <w:r w:rsidR="00A22ECF" w:rsidRPr="00AE0DB5">
        <w:rPr>
          <w:rFonts w:hint="eastAsia"/>
        </w:rPr>
        <w:t>《飞机飞行手册》中公布的起飞性能数据是以在平整、干燥、坚硬的跑道上，设置规定的襟翼位置和重量，所得到的结果为基础的。而在实际飞机性能的计算中，则应以《飞机飞行手册》提供的性能数据为基础，对实际使用的机场海拔、温度、密度高度、重量、襟翼位置、跑道坡度、湿跑道或被污染的跑道等因素进行修正。</w:t>
      </w:r>
    </w:p>
    <w:p w14:paraId="5F716E2F" w14:textId="77777777" w:rsidR="00A22ECF" w:rsidRPr="00AE0DB5" w:rsidRDefault="00A22ECF" w:rsidP="000A3D28">
      <w:pPr>
        <w:kinsoku w:val="0"/>
        <w:overflowPunct w:val="0"/>
        <w:autoSpaceDE w:val="0"/>
        <w:autoSpaceDN w:val="0"/>
      </w:pPr>
      <w:r w:rsidRPr="00794219">
        <w:rPr>
          <w:rFonts w:hint="eastAsia"/>
          <w:b/>
        </w:rPr>
        <w:t>机场海拔</w:t>
      </w:r>
      <w:r w:rsidRPr="00AE0DB5">
        <w:rPr>
          <w:rFonts w:hint="eastAsia"/>
        </w:rPr>
        <w:t>：在起飞性能计算时，必须考虑机场的海拔，因为在起飞时，真空速会随着空气密度的下降而上升，故随着机场海拔高度增加而上升。从Ｖ</w:t>
      </w:r>
      <w:r w:rsidRPr="00AE0DB5">
        <w:rPr>
          <w:rFonts w:hint="eastAsia"/>
          <w:eastAsianLayout w:id="-657216768" w:combine="1"/>
        </w:rPr>
        <w:t>1</w:t>
      </w:r>
      <w:r w:rsidRPr="00AE0DB5">
        <w:rPr>
          <w:rFonts w:hint="eastAsia"/>
        </w:rPr>
        <w:t>开始的停止距离增加，因为指示空速Ｖ</w:t>
      </w:r>
      <w:r w:rsidRPr="00AE0DB5">
        <w:rPr>
          <w:rFonts w:hint="eastAsia"/>
          <w:eastAsianLayout w:id="-657216766" w:combine="1"/>
        </w:rPr>
        <w:t>2</w:t>
      </w:r>
      <w:r w:rsidRPr="00AE0DB5">
        <w:rPr>
          <w:rFonts w:hint="eastAsia"/>
        </w:rPr>
        <w:t>对应的真空速大，使得从离地到达到规定的穿越跑道端高度的这段空间距离加长。</w:t>
      </w:r>
    </w:p>
    <w:p w14:paraId="5F716E30" w14:textId="77777777" w:rsidR="00A22ECF" w:rsidRPr="00AE0DB5" w:rsidRDefault="00A22ECF" w:rsidP="000A3D28">
      <w:pPr>
        <w:kinsoku w:val="0"/>
        <w:overflowPunct w:val="0"/>
        <w:autoSpaceDE w:val="0"/>
        <w:autoSpaceDN w:val="0"/>
      </w:pPr>
      <w:r w:rsidRPr="00794219">
        <w:rPr>
          <w:rFonts w:hint="eastAsia"/>
          <w:b/>
        </w:rPr>
        <w:t>温度</w:t>
      </w:r>
      <w:r w:rsidRPr="00AE0DB5">
        <w:rPr>
          <w:rFonts w:hint="eastAsia"/>
        </w:rPr>
        <w:t>：随着温度的升高，飞机性能受到不利的影响，因为空气密度的减小会引起起飞推力的减小和空气动力性能的下降。</w:t>
      </w:r>
    </w:p>
    <w:p w14:paraId="5F716E31" w14:textId="77777777" w:rsidR="00A22ECF" w:rsidRPr="00AE0DB5" w:rsidRDefault="00570E5C" w:rsidP="000A3D28">
      <w:pPr>
        <w:kinsoku w:val="0"/>
        <w:overflowPunct w:val="0"/>
        <w:autoSpaceDE w:val="0"/>
        <w:autoSpaceDN w:val="0"/>
      </w:pPr>
      <w:r w:rsidRPr="00C57995">
        <w:rPr>
          <w:rFonts w:hAnsi="Courier New" w:hint="eastAsia"/>
          <w:b/>
          <w:szCs w:val="20"/>
        </w:rPr>
        <w:t>密度高度</w:t>
      </w:r>
      <w:r w:rsidR="00A22ECF" w:rsidRPr="00AE0DB5">
        <w:rPr>
          <w:rFonts w:hint="eastAsia"/>
        </w:rPr>
        <w:t>：通常在《飞机飞行手册》中对不同高度和温度情况下的起飞性能有具体规定，然而对气压计压力不</w:t>
      </w:r>
      <w:r w:rsidR="00A22ECF" w:rsidRPr="00AE0DB5">
        <w:rPr>
          <w:rFonts w:hint="eastAsia"/>
        </w:rPr>
        <w:lastRenderedPageBreak/>
        <w:t>同的效果，一般都不去计算。但是对于一些安装有特殊发动机的飞机，在低于标准气压表压力时，必须对允许重量进行修改。</w:t>
      </w:r>
    </w:p>
    <w:p w14:paraId="5F716E32" w14:textId="77777777" w:rsidR="00A22ECF" w:rsidRPr="00AE0DB5" w:rsidRDefault="00570E5C" w:rsidP="000A3D28">
      <w:pPr>
        <w:kinsoku w:val="0"/>
        <w:overflowPunct w:val="0"/>
        <w:autoSpaceDE w:val="0"/>
        <w:autoSpaceDN w:val="0"/>
      </w:pPr>
      <w:r w:rsidRPr="00C57995">
        <w:rPr>
          <w:rFonts w:hAnsi="Courier New" w:hint="eastAsia"/>
          <w:b/>
          <w:szCs w:val="20"/>
        </w:rPr>
        <w:t>重量</w:t>
      </w:r>
      <w:r w:rsidR="00A22ECF" w:rsidRPr="00AE0DB5">
        <w:rPr>
          <w:rFonts w:hint="eastAsia"/>
        </w:rPr>
        <w:t>：增加起飞重量要相应增加下述数值：Ｖ</w:t>
      </w:r>
      <w:r w:rsidR="00A22ECF" w:rsidRPr="00AE0DB5">
        <w:rPr>
          <w:rFonts w:hint="eastAsia"/>
          <w:eastAsianLayout w:id="-657216754" w:combine="1"/>
        </w:rPr>
        <w:t>LOF</w:t>
      </w:r>
      <w:r w:rsidR="00A22ECF" w:rsidRPr="00AE0DB5">
        <w:rPr>
          <w:rFonts w:hint="eastAsia"/>
        </w:rPr>
        <w:t>和达到离地点所需的地面滑跑距离；从离地地点到规定的穿越跑道端高度的空中距离；使飞机从</w:t>
      </w:r>
      <w:r w:rsidR="00A22ECF" w:rsidRPr="00AE0DB5">
        <w:rPr>
          <w:rFonts w:hint="eastAsia"/>
        </w:rPr>
        <w:t>V</w:t>
      </w:r>
      <w:r w:rsidR="00A22ECF" w:rsidRPr="00AE0DB5">
        <w:rPr>
          <w:rFonts w:hint="eastAsia"/>
          <w:eastAsianLayout w:id="-657216512" w:combine="1"/>
        </w:rPr>
        <w:t>1</w:t>
      </w:r>
      <w:r w:rsidR="00A22ECF" w:rsidRPr="00AE0DB5">
        <w:rPr>
          <w:rFonts w:hint="eastAsia"/>
        </w:rPr>
        <w:t>停下来的距离和在停止过程中，刹车装置所吸收的能量。</w:t>
      </w:r>
    </w:p>
    <w:p w14:paraId="5F716E33" w14:textId="77777777" w:rsidR="00A22ECF" w:rsidRPr="00AE0DB5" w:rsidRDefault="00570E5C" w:rsidP="000A3D28">
      <w:pPr>
        <w:kinsoku w:val="0"/>
        <w:overflowPunct w:val="0"/>
        <w:autoSpaceDE w:val="0"/>
        <w:autoSpaceDN w:val="0"/>
      </w:pPr>
      <w:r w:rsidRPr="00C57995">
        <w:rPr>
          <w:rFonts w:hAnsi="Courier New" w:hint="eastAsia"/>
          <w:b/>
          <w:szCs w:val="20"/>
        </w:rPr>
        <w:t>襟翼的选择</w:t>
      </w:r>
      <w:r w:rsidR="00A22ECF" w:rsidRPr="00AE0DB5">
        <w:rPr>
          <w:rFonts w:hint="eastAsia"/>
        </w:rPr>
        <w:t>：在起飞时视需要飞机可采用不同的襟翼设置。选择大角度的襟翼</w:t>
      </w:r>
      <w:r w:rsidR="00A22ECF" w:rsidRPr="00AE0DB5">
        <w:rPr>
          <w:rFonts w:hint="eastAsia"/>
        </w:rPr>
        <w:t>(</w:t>
      </w:r>
      <w:r w:rsidR="00A22ECF" w:rsidRPr="00AE0DB5">
        <w:rPr>
          <w:rFonts w:hint="eastAsia"/>
        </w:rPr>
        <w:t>在允许的范围内</w:t>
      </w:r>
      <w:r w:rsidR="00A22ECF" w:rsidRPr="00AE0DB5">
        <w:rPr>
          <w:rFonts w:hint="eastAsia"/>
        </w:rPr>
        <w:t>)</w:t>
      </w:r>
      <w:r w:rsidR="00A22ECF" w:rsidRPr="00AE0DB5">
        <w:rPr>
          <w:rFonts w:hint="eastAsia"/>
        </w:rPr>
        <w:t>可以减小Ｖ</w:t>
      </w:r>
      <w:r w:rsidR="00A22ECF" w:rsidRPr="00AE0DB5">
        <w:rPr>
          <w:rFonts w:hint="eastAsia"/>
          <w:eastAsianLayout w:id="-657216502" w:combine="1"/>
        </w:rPr>
        <w:t>R</w:t>
      </w:r>
      <w:r w:rsidR="00A22ECF" w:rsidRPr="00AE0DB5">
        <w:rPr>
          <w:rFonts w:hint="eastAsia"/>
        </w:rPr>
        <w:t>、Ｖ</w:t>
      </w:r>
      <w:r w:rsidR="00A22ECF" w:rsidRPr="00AE0DB5">
        <w:rPr>
          <w:rFonts w:hint="eastAsia"/>
          <w:eastAsianLayout w:id="-657216509" w:combine="1"/>
        </w:rPr>
        <w:t>LOF</w:t>
      </w:r>
      <w:r w:rsidR="00A22ECF" w:rsidRPr="00AE0DB5">
        <w:rPr>
          <w:rFonts w:hint="eastAsia"/>
        </w:rPr>
        <w:t>和到达离地点的地面滑跑距离，这样也就增大了加速—停止距离限制的重量、加速—起飞距离限制的重量以及全发运行限制的重量。放下额外的襟翼会加大气动阻力，并降低飞机的爬升梯度。在短跑道的情况下，如果不把襟翼放到起飞所允许的最大位置，就不能完成起飞。相反的，在高海拔和环境温度很高的情况下，把襟翼放在允许的最小位置就可以达到要求的爬升梯度。</w:t>
      </w:r>
    </w:p>
    <w:p w14:paraId="5F716E34" w14:textId="77777777" w:rsidR="00A22ECF" w:rsidRPr="00AE0DB5" w:rsidRDefault="00570E5C" w:rsidP="000A3D28">
      <w:pPr>
        <w:kinsoku w:val="0"/>
        <w:overflowPunct w:val="0"/>
        <w:autoSpaceDE w:val="0"/>
        <w:autoSpaceDN w:val="0"/>
      </w:pPr>
      <w:r w:rsidRPr="00C57995">
        <w:rPr>
          <w:rFonts w:hAnsi="Courier New" w:hint="eastAsia"/>
          <w:b/>
          <w:szCs w:val="20"/>
        </w:rPr>
        <w:t>跑道坡度</w:t>
      </w:r>
      <w:r w:rsidR="00A22ECF" w:rsidRPr="00AE0DB5">
        <w:rPr>
          <w:rFonts w:hint="eastAsia"/>
        </w:rPr>
        <w:t>：对加速—停止距离以及爬升到穿越跑道高度末端的影响必须要考虑。向上的坡度增加了达到Ｖ</w:t>
      </w:r>
      <w:r w:rsidR="00A22ECF" w:rsidRPr="00AE0DB5">
        <w:rPr>
          <w:rFonts w:hint="eastAsia"/>
          <w:eastAsianLayout w:id="-657216496" w:combine="1"/>
        </w:rPr>
        <w:t>1</w:t>
      </w:r>
      <w:r w:rsidR="00A22ECF" w:rsidRPr="00AE0DB5">
        <w:rPr>
          <w:rFonts w:hint="eastAsia"/>
        </w:rPr>
        <w:t>，Ｖ</w:t>
      </w:r>
      <w:r w:rsidR="00A22ECF" w:rsidRPr="00AE0DB5">
        <w:rPr>
          <w:rFonts w:hint="eastAsia"/>
          <w:eastAsianLayout w:id="-657216256" w:combine="1"/>
        </w:rPr>
        <w:t>T</w:t>
      </w:r>
      <w:r w:rsidR="00A22ECF" w:rsidRPr="00AE0DB5">
        <w:rPr>
          <w:rFonts w:hint="eastAsia"/>
        </w:rPr>
        <w:t>、和Ｖ</w:t>
      </w:r>
      <w:r w:rsidR="00A22ECF" w:rsidRPr="00AE0DB5">
        <w:rPr>
          <w:rFonts w:hint="eastAsia"/>
          <w:eastAsianLayout w:id="-657216248" w:combine="1"/>
        </w:rPr>
        <w:t>LOF</w:t>
      </w:r>
      <w:r w:rsidR="00A22ECF" w:rsidRPr="00AE0DB5">
        <w:rPr>
          <w:rFonts w:hint="eastAsia"/>
        </w:rPr>
        <w:t>速度的地面滑跑距离，但同时也增加了停止距</w:t>
      </w:r>
      <w:r w:rsidR="00A22ECF" w:rsidRPr="00AE0DB5">
        <w:rPr>
          <w:rFonts w:hint="eastAsia"/>
        </w:rPr>
        <w:lastRenderedPageBreak/>
        <w:t>离。在有向上坡度的跑道上做爬升的飞机需要更多的距离以达到规定的穿越跑道端高度。跑道坡度向下时，情况正好相反。</w:t>
      </w:r>
    </w:p>
    <w:p w14:paraId="5F716E35" w14:textId="77777777" w:rsidR="00A22ECF" w:rsidRPr="00AE0DB5" w:rsidRDefault="00A22ECF" w:rsidP="000A3D28">
      <w:pPr>
        <w:kinsoku w:val="0"/>
        <w:overflowPunct w:val="0"/>
        <w:autoSpaceDE w:val="0"/>
        <w:autoSpaceDN w:val="0"/>
      </w:pPr>
      <w:r w:rsidRPr="00AE0DB5">
        <w:rPr>
          <w:rFonts w:hint="eastAsia"/>
        </w:rPr>
        <w:t>对跑道长度和起飞速度要做坡度修正：一般使用的跑道的平均坡度一般用跑道两端的海拔高度差除以跑道长度得出。</w:t>
      </w:r>
    </w:p>
    <w:p w14:paraId="5F716E36" w14:textId="77777777" w:rsidR="00A22ECF" w:rsidRPr="00AE0DB5" w:rsidRDefault="00570E5C" w:rsidP="000A3D28">
      <w:pPr>
        <w:kinsoku w:val="0"/>
        <w:overflowPunct w:val="0"/>
        <w:autoSpaceDE w:val="0"/>
        <w:autoSpaceDN w:val="0"/>
      </w:pPr>
      <w:r w:rsidRPr="00C57995">
        <w:rPr>
          <w:rFonts w:hAnsi="Courier New" w:hint="eastAsia"/>
          <w:b/>
          <w:szCs w:val="20"/>
        </w:rPr>
        <w:t>湿的跑道</w:t>
      </w:r>
      <w:r w:rsidR="00A22ECF" w:rsidRPr="00AE0DB5">
        <w:rPr>
          <w:rFonts w:hint="eastAsia"/>
        </w:rPr>
        <w:t>：将降低跑道刹车的摩擦力</w:t>
      </w:r>
      <w:r w:rsidR="00A22ECF" w:rsidRPr="00AE0DB5">
        <w:rPr>
          <w:rFonts w:hint="eastAsia"/>
        </w:rPr>
        <w:t>,</w:t>
      </w:r>
      <w:r w:rsidR="00A22ECF" w:rsidRPr="00AE0DB5">
        <w:rPr>
          <w:rFonts w:hint="eastAsia"/>
        </w:rPr>
        <w:t>而使停止距离变长。毛毛雨、露水或雾、新铺筑的沥青跑道在刚刚湿的时候都会显著地改变跑道的摩擦力；在维护得很好，刻了槽的跑道上，湿跑道面和干跑道面的停止距离比为</w:t>
      </w:r>
      <w:r w:rsidR="00A22ECF" w:rsidRPr="00AE0DB5">
        <w:rPr>
          <w:rFonts w:hint="eastAsia"/>
        </w:rPr>
        <w:t xml:space="preserve">1.15 </w:t>
      </w:r>
      <w:r w:rsidR="00A22ECF" w:rsidRPr="00AE0DB5">
        <w:rPr>
          <w:rFonts w:hint="eastAsia"/>
        </w:rPr>
        <w:t>：</w:t>
      </w:r>
      <w:r w:rsidR="00A22ECF" w:rsidRPr="00AE0DB5">
        <w:rPr>
          <w:rFonts w:hint="eastAsia"/>
        </w:rPr>
        <w:t>1</w:t>
      </w:r>
      <w:r w:rsidR="00A22ECF" w:rsidRPr="00AE0DB5">
        <w:rPr>
          <w:rFonts w:hint="eastAsia"/>
        </w:rPr>
        <w:t>；在刻槽没有保持，橡胶沉积得很厚的跑道面上，停止距离比一般大约是</w:t>
      </w:r>
      <w:r w:rsidR="00A22ECF" w:rsidRPr="00AE0DB5">
        <w:rPr>
          <w:rFonts w:hint="eastAsia"/>
        </w:rPr>
        <w:t xml:space="preserve">2 </w:t>
      </w:r>
      <w:r w:rsidR="00A22ECF" w:rsidRPr="00AE0DB5">
        <w:rPr>
          <w:rFonts w:hint="eastAsia"/>
        </w:rPr>
        <w:t>：</w:t>
      </w:r>
      <w:r w:rsidR="00A22ECF" w:rsidRPr="00AE0DB5">
        <w:rPr>
          <w:rFonts w:hint="eastAsia"/>
        </w:rPr>
        <w:t>1</w:t>
      </w:r>
      <w:r w:rsidR="00A22ECF" w:rsidRPr="00AE0DB5">
        <w:rPr>
          <w:rFonts w:hint="eastAsia"/>
        </w:rPr>
        <w:t>；铺筑面是新的或有橡胶沉积停止距离比可高达</w:t>
      </w:r>
      <w:r w:rsidR="00A22ECF" w:rsidRPr="00AE0DB5">
        <w:rPr>
          <w:rFonts w:hint="eastAsia"/>
        </w:rPr>
        <w:t xml:space="preserve">4 </w:t>
      </w:r>
      <w:r w:rsidR="00A22ECF" w:rsidRPr="00AE0DB5">
        <w:rPr>
          <w:rFonts w:hint="eastAsia"/>
        </w:rPr>
        <w:t>：</w:t>
      </w:r>
      <w:r w:rsidR="00A22ECF" w:rsidRPr="00AE0DB5">
        <w:rPr>
          <w:rFonts w:hint="eastAsia"/>
        </w:rPr>
        <w:t>1</w:t>
      </w:r>
      <w:r w:rsidR="00A22ECF" w:rsidRPr="00AE0DB5">
        <w:rPr>
          <w:rFonts w:hint="eastAsia"/>
        </w:rPr>
        <w:t>。</w:t>
      </w:r>
    </w:p>
    <w:p w14:paraId="5F716E37" w14:textId="77777777" w:rsidR="00A22ECF" w:rsidRPr="00AE0DB5" w:rsidRDefault="00570E5C" w:rsidP="000A3D28">
      <w:pPr>
        <w:kinsoku w:val="0"/>
        <w:overflowPunct w:val="0"/>
        <w:autoSpaceDE w:val="0"/>
        <w:autoSpaceDN w:val="0"/>
      </w:pPr>
      <w:r w:rsidRPr="00C57995">
        <w:rPr>
          <w:rFonts w:hAnsi="Courier New" w:hint="eastAsia"/>
          <w:b/>
          <w:szCs w:val="20"/>
        </w:rPr>
        <w:t>跑道上积冰、积水和污染物</w:t>
      </w:r>
      <w:r w:rsidR="00A22ECF" w:rsidRPr="00AE0DB5">
        <w:rPr>
          <w:rFonts w:hint="eastAsia"/>
        </w:rPr>
        <w:t>：《飞机飞行手册》中的性能数据是以干跑道为基础的。被水、雪或冰污染的跑道在《飞机飞行手册》中没有其相应的图示性能数据，故而在计算性能时，可根据飞机制造商提供的指导材料和所使用机场的条件来进行相应的修正。</w:t>
      </w:r>
    </w:p>
    <w:p w14:paraId="5F716E38" w14:textId="77777777" w:rsidR="00A22ECF" w:rsidRPr="00AE0DB5" w:rsidRDefault="00A22ECF" w:rsidP="000A3D28">
      <w:pPr>
        <w:kinsoku w:val="0"/>
        <w:overflowPunct w:val="0"/>
        <w:autoSpaceDE w:val="0"/>
        <w:autoSpaceDN w:val="0"/>
      </w:pPr>
      <w:r w:rsidRPr="00D65025">
        <w:rPr>
          <w:rFonts w:hint="eastAsia"/>
          <w:b/>
        </w:rPr>
        <w:t>在跑道上有雪、半融雪、冰和积水的运行</w:t>
      </w:r>
      <w:r w:rsidRPr="00AE0DB5">
        <w:rPr>
          <w:rFonts w:hint="eastAsia"/>
        </w:rPr>
        <w:t>，应对下述两点因素修正起飞性能计算：</w:t>
      </w:r>
    </w:p>
    <w:p w14:paraId="5F716E39" w14:textId="77777777" w:rsidR="00A22ECF" w:rsidRPr="00AE0DB5" w:rsidRDefault="00A22ECF" w:rsidP="005959F9">
      <w:pPr>
        <w:pStyle w:val="aa"/>
        <w:numPr>
          <w:ilvl w:val="1"/>
          <w:numId w:val="58"/>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lastRenderedPageBreak/>
        <w:t>在中断起飞时，由于跑道摩擦力减小而使停止距离加长；</w:t>
      </w:r>
    </w:p>
    <w:p w14:paraId="5F716E3A" w14:textId="77777777" w:rsidR="00A22ECF" w:rsidRPr="00AE0DB5" w:rsidRDefault="00A22ECF" w:rsidP="005959F9">
      <w:pPr>
        <w:pStyle w:val="aa"/>
        <w:numPr>
          <w:ilvl w:val="1"/>
          <w:numId w:val="58"/>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由于水或半融雪对起落架或襟翼产生的冲击力，而对飞机起飞产生阻力和减速。</w:t>
      </w:r>
    </w:p>
    <w:p w14:paraId="5F716E3B" w14:textId="77777777" w:rsidR="00A22ECF" w:rsidRPr="00AE0DB5" w:rsidRDefault="00A22ECF" w:rsidP="000A3D28">
      <w:pPr>
        <w:kinsoku w:val="0"/>
        <w:overflowPunct w:val="0"/>
        <w:autoSpaceDE w:val="0"/>
        <w:autoSpaceDN w:val="0"/>
      </w:pPr>
      <w:r w:rsidRPr="00AE0DB5">
        <w:rPr>
          <w:rFonts w:hint="eastAsia"/>
        </w:rPr>
        <w:t>在起飞和着陆过程中风的条件，在计算起飞和着陆的跑道性能时，保守计算风的条件：</w:t>
      </w:r>
    </w:p>
    <w:p w14:paraId="5F716E3C" w14:textId="77777777" w:rsidR="00A22ECF" w:rsidRPr="00D65025" w:rsidRDefault="00570E5C" w:rsidP="005959F9">
      <w:pPr>
        <w:pStyle w:val="aa"/>
        <w:numPr>
          <w:ilvl w:val="0"/>
          <w:numId w:val="69"/>
        </w:numPr>
        <w:kinsoku w:val="0"/>
        <w:overflowPunct w:val="0"/>
        <w:autoSpaceDE w:val="0"/>
        <w:autoSpaceDN w:val="0"/>
        <w:adjustRightInd w:val="0"/>
        <w:snapToGrid w:val="0"/>
        <w:spacing w:line="360" w:lineRule="exact"/>
        <w:jc w:val="left"/>
        <w:rPr>
          <w:color w:val="000000" w:themeColor="text1"/>
        </w:rPr>
      </w:pPr>
      <w:r w:rsidRPr="00C57995">
        <w:rPr>
          <w:rFonts w:hint="eastAsia"/>
          <w:b/>
          <w:color w:val="000000" w:themeColor="text1"/>
        </w:rPr>
        <w:t>顶风</w:t>
      </w:r>
      <w:r w:rsidR="00A22ECF" w:rsidRPr="00D65025">
        <w:rPr>
          <w:rFonts w:hint="eastAsia"/>
          <w:color w:val="000000" w:themeColor="text1"/>
        </w:rPr>
        <w:t>，在计算性能时，使用报告的稳定顶风的分量(平行于跑道)的一半；</w:t>
      </w:r>
    </w:p>
    <w:p w14:paraId="5F716E3D" w14:textId="77777777" w:rsidR="00A22ECF" w:rsidRPr="00D65025" w:rsidRDefault="00570E5C" w:rsidP="005959F9">
      <w:pPr>
        <w:pStyle w:val="aa"/>
        <w:numPr>
          <w:ilvl w:val="0"/>
          <w:numId w:val="69"/>
        </w:numPr>
        <w:kinsoku w:val="0"/>
        <w:overflowPunct w:val="0"/>
        <w:autoSpaceDE w:val="0"/>
        <w:autoSpaceDN w:val="0"/>
        <w:adjustRightInd w:val="0"/>
        <w:snapToGrid w:val="0"/>
        <w:spacing w:line="360" w:lineRule="exact"/>
        <w:jc w:val="left"/>
        <w:rPr>
          <w:color w:val="000000" w:themeColor="text1"/>
        </w:rPr>
      </w:pPr>
      <w:r w:rsidRPr="00C57995">
        <w:rPr>
          <w:rFonts w:hint="eastAsia"/>
          <w:b/>
          <w:color w:val="000000" w:themeColor="text1"/>
        </w:rPr>
        <w:t>顺风</w:t>
      </w:r>
      <w:r w:rsidR="00A22ECF" w:rsidRPr="00D65025">
        <w:rPr>
          <w:rFonts w:hint="eastAsia"/>
          <w:color w:val="000000" w:themeColor="text1"/>
        </w:rPr>
        <w:t>，对于顺风起飞或着陆，在计算性能时，必须至少使用报告的稳定顺风分量的150%；</w:t>
      </w:r>
    </w:p>
    <w:p w14:paraId="5F716E3E" w14:textId="77777777" w:rsidR="00A22ECF" w:rsidRPr="00D65025" w:rsidRDefault="00570E5C" w:rsidP="005959F9">
      <w:pPr>
        <w:pStyle w:val="aa"/>
        <w:numPr>
          <w:ilvl w:val="0"/>
          <w:numId w:val="69"/>
        </w:numPr>
        <w:kinsoku w:val="0"/>
        <w:overflowPunct w:val="0"/>
        <w:autoSpaceDE w:val="0"/>
        <w:autoSpaceDN w:val="0"/>
        <w:adjustRightInd w:val="0"/>
        <w:snapToGrid w:val="0"/>
        <w:spacing w:line="360" w:lineRule="exact"/>
        <w:jc w:val="left"/>
        <w:rPr>
          <w:color w:val="000000" w:themeColor="text1"/>
        </w:rPr>
      </w:pPr>
      <w:r w:rsidRPr="00C57995">
        <w:rPr>
          <w:rFonts w:hint="eastAsia"/>
          <w:b/>
          <w:color w:val="000000" w:themeColor="text1"/>
        </w:rPr>
        <w:t>侧风</w:t>
      </w:r>
      <w:r w:rsidR="00A22ECF" w:rsidRPr="00D65025">
        <w:rPr>
          <w:rFonts w:hint="eastAsia"/>
          <w:color w:val="000000" w:themeColor="text1"/>
        </w:rPr>
        <w:t>，在计算有效侧风分量时，必须使用最大阵风速度，并按最不利的方向计算。</w:t>
      </w:r>
    </w:p>
    <w:p w14:paraId="5F716E3F" w14:textId="77777777" w:rsidR="00A22ECF" w:rsidRPr="00AE0DB5" w:rsidRDefault="00570E5C" w:rsidP="000A3D28">
      <w:pPr>
        <w:kinsoku w:val="0"/>
        <w:overflowPunct w:val="0"/>
        <w:autoSpaceDE w:val="0"/>
        <w:autoSpaceDN w:val="0"/>
      </w:pPr>
      <w:r w:rsidRPr="00C57995">
        <w:rPr>
          <w:rFonts w:hAnsi="Courier New" w:hint="eastAsia"/>
          <w:b/>
          <w:szCs w:val="20"/>
        </w:rPr>
        <w:t>轮胎速度和刹车限制</w:t>
      </w:r>
      <w:r w:rsidR="00A22ECF" w:rsidRPr="00AE0DB5">
        <w:rPr>
          <w:rFonts w:hint="eastAsia"/>
        </w:rPr>
        <w:t>：允许的起飞重量受到轮胎所能承受速度或在刹车时，刹车装置所能吸收热量的能力的限制。在一次飞行结束后再进行下一次起飞之间的经停时间，必须遵守经批准的飞机制造商公布的和机型《使用手册》中规定的最短的冷却时间。</w:t>
      </w:r>
    </w:p>
    <w:p w14:paraId="5F716E40" w14:textId="77777777" w:rsidR="00A22ECF" w:rsidRPr="00AE0DB5" w:rsidRDefault="00A22ECF" w:rsidP="000A3D28">
      <w:pPr>
        <w:kinsoku w:val="0"/>
        <w:overflowPunct w:val="0"/>
        <w:autoSpaceDE w:val="0"/>
        <w:autoSpaceDN w:val="0"/>
      </w:pPr>
      <w:r w:rsidRPr="00D65025">
        <w:rPr>
          <w:rFonts w:hint="eastAsia"/>
          <w:b/>
        </w:rPr>
        <w:t>起飞爬升限制重量</w:t>
      </w:r>
      <w:r w:rsidRPr="00AE0DB5">
        <w:rPr>
          <w:rFonts w:hint="eastAsia"/>
        </w:rPr>
        <w:t>：起飞爬升限制重量是飞机按规定的最小爬升梯度所限制的重量。</w:t>
      </w:r>
    </w:p>
    <w:p w14:paraId="5F716E41" w14:textId="77777777" w:rsidR="00A22ECF" w:rsidRPr="00AE0DB5" w:rsidRDefault="00570E5C" w:rsidP="000A3D28">
      <w:pPr>
        <w:kinsoku w:val="0"/>
        <w:overflowPunct w:val="0"/>
        <w:autoSpaceDE w:val="0"/>
        <w:autoSpaceDN w:val="0"/>
      </w:pPr>
      <w:r w:rsidRPr="00C57995">
        <w:rPr>
          <w:rFonts w:hAnsi="Courier New" w:hint="eastAsia"/>
          <w:b/>
          <w:szCs w:val="20"/>
        </w:rPr>
        <w:t>障碍物限制的起飞重量</w:t>
      </w:r>
      <w:r w:rsidR="00A22ECF" w:rsidRPr="00AE0DB5">
        <w:rPr>
          <w:rFonts w:hint="eastAsia"/>
        </w:rPr>
        <w:t>：在机场边界以内距飞行航径小于</w:t>
      </w:r>
      <w:smartTag w:uri="urn:schemas-microsoft-com:office:smarttags" w:element="chmetcnv">
        <w:smartTagPr>
          <w:attr w:name="UnitName" w:val="米"/>
          <w:attr w:name="SourceValue" w:val="60"/>
          <w:attr w:name="HasSpace" w:val="False"/>
          <w:attr w:name="Negative" w:val="False"/>
          <w:attr w:name="NumberType" w:val="1"/>
          <w:attr w:name="TCSC" w:val="0"/>
        </w:smartTagPr>
        <w:r w:rsidR="00A22ECF" w:rsidRPr="00AE0DB5">
          <w:rPr>
            <w:rFonts w:hint="eastAsia"/>
          </w:rPr>
          <w:t>60</w:t>
        </w:r>
        <w:r w:rsidR="00A22ECF" w:rsidRPr="00AE0DB5">
          <w:rPr>
            <w:rFonts w:hint="eastAsia"/>
          </w:rPr>
          <w:t>米</w:t>
        </w:r>
      </w:smartTag>
      <w:r w:rsidR="00A22ECF" w:rsidRPr="00AE0DB5">
        <w:rPr>
          <w:rFonts w:hint="eastAsia"/>
        </w:rPr>
        <w:t>(</w:t>
      </w:r>
      <w:smartTag w:uri="urn:schemas-microsoft-com:office:smarttags" w:element="chmetcnv">
        <w:smartTagPr>
          <w:attr w:name="UnitName" w:val="英尺"/>
          <w:attr w:name="SourceValue" w:val="200"/>
          <w:attr w:name="HasSpace" w:val="False"/>
          <w:attr w:name="Negative" w:val="False"/>
          <w:attr w:name="NumberType" w:val="1"/>
          <w:attr w:name="TCSC" w:val="0"/>
        </w:smartTagPr>
        <w:r w:rsidR="00A22ECF" w:rsidRPr="00AE0DB5">
          <w:rPr>
            <w:rFonts w:hint="eastAsia"/>
          </w:rPr>
          <w:t>200</w:t>
        </w:r>
        <w:r w:rsidR="00A22ECF" w:rsidRPr="00AE0DB5">
          <w:rPr>
            <w:rFonts w:hint="eastAsia"/>
          </w:rPr>
          <w:t>英尺</w:t>
        </w:r>
      </w:smartTag>
      <w:r w:rsidR="00A22ECF" w:rsidRPr="00AE0DB5">
        <w:rPr>
          <w:rFonts w:hint="eastAsia"/>
        </w:rPr>
        <w:t>)</w:t>
      </w:r>
      <w:r w:rsidR="00A22ECF" w:rsidRPr="00AE0DB5">
        <w:rPr>
          <w:rFonts w:hint="eastAsia"/>
        </w:rPr>
        <w:t>的物体，或在机场边界外距飞行航径小</w:t>
      </w:r>
      <w:r w:rsidR="00A22ECF" w:rsidRPr="00AE0DB5">
        <w:rPr>
          <w:rFonts w:hint="eastAsia"/>
        </w:rPr>
        <w:lastRenderedPageBreak/>
        <w:t>于</w:t>
      </w:r>
      <w:smartTag w:uri="urn:schemas-microsoft-com:office:smarttags" w:element="chmetcnv">
        <w:smartTagPr>
          <w:attr w:name="UnitName" w:val="米"/>
          <w:attr w:name="SourceValue" w:val="90"/>
          <w:attr w:name="HasSpace" w:val="False"/>
          <w:attr w:name="Negative" w:val="False"/>
          <w:attr w:name="NumberType" w:val="1"/>
          <w:attr w:name="TCSC" w:val="0"/>
        </w:smartTagPr>
        <w:r w:rsidR="00A22ECF" w:rsidRPr="00AE0DB5">
          <w:rPr>
            <w:rFonts w:hint="eastAsia"/>
          </w:rPr>
          <w:t>90</w:t>
        </w:r>
        <w:r w:rsidR="00A22ECF" w:rsidRPr="00AE0DB5">
          <w:rPr>
            <w:rFonts w:hint="eastAsia"/>
          </w:rPr>
          <w:t>米</w:t>
        </w:r>
      </w:smartTag>
      <w:r w:rsidR="00A22ECF" w:rsidRPr="00AE0DB5">
        <w:rPr>
          <w:rFonts w:hint="eastAsia"/>
        </w:rPr>
        <w:t>(</w:t>
      </w:r>
      <w:smartTag w:uri="urn:schemas-microsoft-com:office:smarttags" w:element="chmetcnv">
        <w:smartTagPr>
          <w:attr w:name="UnitName" w:val="英尺"/>
          <w:attr w:name="SourceValue" w:val="300"/>
          <w:attr w:name="HasSpace" w:val="False"/>
          <w:attr w:name="Negative" w:val="False"/>
          <w:attr w:name="NumberType" w:val="1"/>
          <w:attr w:name="TCSC" w:val="0"/>
        </w:smartTagPr>
        <w:r w:rsidR="00A22ECF" w:rsidRPr="00AE0DB5">
          <w:rPr>
            <w:rFonts w:hint="eastAsia"/>
          </w:rPr>
          <w:t>300</w:t>
        </w:r>
        <w:r w:rsidR="00A22ECF" w:rsidRPr="00AE0DB5">
          <w:rPr>
            <w:rFonts w:hint="eastAsia"/>
          </w:rPr>
          <w:t>英尺</w:t>
        </w:r>
      </w:smartTag>
      <w:r w:rsidR="00A22ECF" w:rsidRPr="00AE0DB5">
        <w:rPr>
          <w:rFonts w:hint="eastAsia"/>
        </w:rPr>
        <w:t>)</w:t>
      </w:r>
      <w:r w:rsidR="00A22ECF" w:rsidRPr="00AE0DB5">
        <w:rPr>
          <w:rFonts w:hint="eastAsia"/>
        </w:rPr>
        <w:t>的物体，在起飞计算时，必须被视为是障碍物。</w:t>
      </w:r>
    </w:p>
    <w:p w14:paraId="5F716E42" w14:textId="77777777" w:rsidR="00A22ECF" w:rsidRPr="00AE0DB5" w:rsidRDefault="00570E5C" w:rsidP="000A3D28">
      <w:pPr>
        <w:kinsoku w:val="0"/>
        <w:overflowPunct w:val="0"/>
        <w:autoSpaceDE w:val="0"/>
        <w:autoSpaceDN w:val="0"/>
      </w:pPr>
      <w:r w:rsidRPr="00C57995">
        <w:rPr>
          <w:rFonts w:hAnsi="Courier New" w:hint="eastAsia"/>
          <w:b/>
          <w:szCs w:val="20"/>
        </w:rPr>
        <w:t>净飞行航径</w:t>
      </w:r>
      <w:r w:rsidRPr="00C57995">
        <w:rPr>
          <w:rFonts w:hAnsi="Courier New" w:hint="eastAsia"/>
          <w:szCs w:val="20"/>
        </w:rPr>
        <w:t>：</w:t>
      </w:r>
      <w:r w:rsidR="00A22ECF" w:rsidRPr="00AE0DB5">
        <w:rPr>
          <w:rFonts w:hint="eastAsia"/>
        </w:rPr>
        <w:t>起飞的净飞行航径是从实际论证的爬升梯度减去一个特定的百分数得到的。</w:t>
      </w:r>
    </w:p>
    <w:p w14:paraId="5F716E43" w14:textId="77777777" w:rsidR="00A22ECF" w:rsidRPr="00AE0DB5" w:rsidRDefault="00A22ECF" w:rsidP="000A3D28">
      <w:pPr>
        <w:kinsoku w:val="0"/>
        <w:overflowPunct w:val="0"/>
        <w:autoSpaceDE w:val="0"/>
        <w:autoSpaceDN w:val="0"/>
      </w:pPr>
      <w:r w:rsidRPr="00AE0DB5">
        <w:rPr>
          <w:rFonts w:hint="eastAsia"/>
        </w:rPr>
        <w:t>计算净飞行航径的条件：净飞行航径按下述条件进行计算，</w:t>
      </w:r>
    </w:p>
    <w:p w14:paraId="5F716E44" w14:textId="77777777" w:rsidR="00A22ECF" w:rsidRPr="00AE0DB5" w:rsidRDefault="00A22ECF" w:rsidP="005959F9">
      <w:pPr>
        <w:pStyle w:val="aa"/>
        <w:numPr>
          <w:ilvl w:val="1"/>
          <w:numId w:val="57"/>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在V</w:t>
      </w:r>
      <w:r w:rsidRPr="00AE0DB5">
        <w:rPr>
          <w:rFonts w:hint="eastAsia"/>
          <w:color w:val="000000" w:themeColor="text1"/>
          <w:eastAsianLayout w:id="-657216000" w:combine="1"/>
        </w:rPr>
        <w:t>EF</w:t>
      </w:r>
      <w:r w:rsidRPr="00AE0DB5">
        <w:rPr>
          <w:rFonts w:hint="eastAsia"/>
          <w:color w:val="000000" w:themeColor="text1"/>
        </w:rPr>
        <w:t>时，假定一发失效；</w:t>
      </w:r>
    </w:p>
    <w:p w14:paraId="5F716E45" w14:textId="77777777" w:rsidR="00A22ECF" w:rsidRPr="00AE0DB5" w:rsidRDefault="00A22ECF" w:rsidP="005959F9">
      <w:pPr>
        <w:pStyle w:val="aa"/>
        <w:numPr>
          <w:ilvl w:val="1"/>
          <w:numId w:val="57"/>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假定在飞机一离地就开始收起落架。飞机应以实际最接近(但不小于) V</w:t>
      </w:r>
      <w:r w:rsidRPr="00AE0DB5">
        <w:rPr>
          <w:rFonts w:hint="eastAsia"/>
          <w:color w:val="000000" w:themeColor="text1"/>
          <w:eastAsianLayout w:id="-657215998" w:combine="1"/>
        </w:rPr>
        <w:t>2</w:t>
      </w:r>
      <w:r w:rsidRPr="00AE0DB5">
        <w:rPr>
          <w:rFonts w:hint="eastAsia"/>
          <w:color w:val="000000" w:themeColor="text1"/>
        </w:rPr>
        <w:t>的速度爬升直到达到所选的加速高度（该高度不得低于</w:t>
      </w:r>
      <w:smartTag w:uri="urn:schemas-microsoft-com:office:smarttags" w:element="chmetcnv">
        <w:smartTagPr>
          <w:attr w:name="UnitName" w:val="米"/>
          <w:attr w:name="SourceValue" w:val="120"/>
          <w:attr w:name="HasSpace" w:val="False"/>
          <w:attr w:name="Negative" w:val="False"/>
          <w:attr w:name="NumberType" w:val="1"/>
          <w:attr w:name="TCSC" w:val="0"/>
        </w:smartTagPr>
        <w:r w:rsidRPr="00AE0DB5">
          <w:rPr>
            <w:rFonts w:hint="eastAsia"/>
            <w:color w:val="000000" w:themeColor="text1"/>
          </w:rPr>
          <w:t>120米</w:t>
        </w:r>
      </w:smartTag>
      <w:r w:rsidRPr="00AE0DB5">
        <w:rPr>
          <w:rFonts w:hint="eastAsia"/>
          <w:color w:val="000000" w:themeColor="text1"/>
        </w:rPr>
        <w:t>(</w:t>
      </w:r>
      <w:smartTag w:uri="urn:schemas-microsoft-com:office:smarttags" w:element="chmetcnv">
        <w:smartTagPr>
          <w:attr w:name="UnitName" w:val="英尺"/>
          <w:attr w:name="SourceValue" w:val="400"/>
          <w:attr w:name="HasSpace" w:val="False"/>
          <w:attr w:name="Negative" w:val="False"/>
          <w:attr w:name="NumberType" w:val="1"/>
          <w:attr w:name="TCSC" w:val="0"/>
        </w:smartTagPr>
        <w:r w:rsidRPr="00AE0DB5">
          <w:rPr>
            <w:rFonts w:hint="eastAsia"/>
            <w:color w:val="000000" w:themeColor="text1"/>
          </w:rPr>
          <w:t>400英尺</w:t>
        </w:r>
      </w:smartTag>
      <w:r w:rsidRPr="00AE0DB5">
        <w:rPr>
          <w:rFonts w:hint="eastAsia"/>
          <w:color w:val="000000" w:themeColor="text1"/>
        </w:rPr>
        <w:t>)）为止；</w:t>
      </w:r>
    </w:p>
    <w:p w14:paraId="5F716E46" w14:textId="77777777" w:rsidR="00A22ECF" w:rsidRPr="00AE0DB5" w:rsidRDefault="00A22ECF" w:rsidP="005959F9">
      <w:pPr>
        <w:pStyle w:val="aa"/>
        <w:numPr>
          <w:ilvl w:val="1"/>
          <w:numId w:val="57"/>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在飞机达到加速高度后，最后阶段开始。对于公司现行执管飞机而言，起飞航径结束点不能低于</w:t>
      </w:r>
      <w:smartTag w:uri="urn:schemas-microsoft-com:office:smarttags" w:element="chmetcnv">
        <w:smartTagPr>
          <w:attr w:name="UnitName" w:val="米"/>
          <w:attr w:name="SourceValue" w:val="450"/>
          <w:attr w:name="HasSpace" w:val="False"/>
          <w:attr w:name="Negative" w:val="False"/>
          <w:attr w:name="NumberType" w:val="1"/>
          <w:attr w:name="TCSC" w:val="0"/>
        </w:smartTagPr>
        <w:r w:rsidRPr="00AE0DB5">
          <w:rPr>
            <w:rFonts w:hint="eastAsia"/>
            <w:color w:val="000000" w:themeColor="text1"/>
          </w:rPr>
          <w:t>450米</w:t>
        </w:r>
      </w:smartTag>
      <w:r w:rsidRPr="00AE0DB5">
        <w:rPr>
          <w:rFonts w:hint="eastAsia"/>
          <w:color w:val="000000" w:themeColor="text1"/>
        </w:rPr>
        <w:t>(1，</w:t>
      </w:r>
      <w:smartTag w:uri="urn:schemas-microsoft-com:office:smarttags" w:element="chmetcnv">
        <w:smartTagPr>
          <w:attr w:name="UnitName" w:val="英尺"/>
          <w:attr w:name="SourceValue" w:val="500"/>
          <w:attr w:name="HasSpace" w:val="False"/>
          <w:attr w:name="Negative" w:val="False"/>
          <w:attr w:name="NumberType" w:val="1"/>
          <w:attr w:name="TCSC" w:val="0"/>
        </w:smartTagPr>
        <w:r w:rsidRPr="00AE0DB5">
          <w:rPr>
            <w:rFonts w:hint="eastAsia"/>
            <w:color w:val="000000" w:themeColor="text1"/>
          </w:rPr>
          <w:t>500英尺</w:t>
        </w:r>
      </w:smartTag>
      <w:r w:rsidRPr="00AE0DB5">
        <w:rPr>
          <w:rFonts w:hint="eastAsia"/>
          <w:color w:val="000000" w:themeColor="text1"/>
        </w:rPr>
        <w:t>)；</w:t>
      </w:r>
    </w:p>
    <w:p w14:paraId="5F716E47" w14:textId="77777777" w:rsidR="00A22ECF" w:rsidRPr="00AE0DB5" w:rsidRDefault="00A22ECF" w:rsidP="005959F9">
      <w:pPr>
        <w:pStyle w:val="aa"/>
        <w:numPr>
          <w:ilvl w:val="1"/>
          <w:numId w:val="57"/>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转弯：为了分析，假定飞机转弯以避开障碍物。但在没有达到离跑道</w:t>
      </w:r>
      <w:smartTag w:uri="urn:schemas-microsoft-com:office:smarttags" w:element="chmetcnv">
        <w:smartTagPr>
          <w:attr w:name="UnitName" w:val="米"/>
          <w:attr w:name="SourceValue" w:val="15.2"/>
          <w:attr w:name="HasSpace" w:val="False"/>
          <w:attr w:name="Negative" w:val="False"/>
          <w:attr w:name="NumberType" w:val="1"/>
          <w:attr w:name="TCSC" w:val="0"/>
        </w:smartTagPr>
        <w:r w:rsidRPr="00AE0DB5">
          <w:rPr>
            <w:rFonts w:hint="eastAsia"/>
            <w:color w:val="000000" w:themeColor="text1"/>
          </w:rPr>
          <w:t>15.2米</w:t>
        </w:r>
      </w:smartTag>
      <w:r w:rsidRPr="00AE0DB5">
        <w:rPr>
          <w:rFonts w:hint="eastAsia"/>
          <w:color w:val="000000" w:themeColor="text1"/>
        </w:rPr>
        <w:t>（50英 尺）的高度时不能转弯，并且转弯坡度不能大于15°。</w:t>
      </w:r>
    </w:p>
    <w:p w14:paraId="5F716E48" w14:textId="77777777" w:rsidR="00A22ECF" w:rsidRPr="00AE0DB5" w:rsidRDefault="00A22ECF" w:rsidP="005959F9">
      <w:pPr>
        <w:pStyle w:val="aa"/>
        <w:numPr>
          <w:ilvl w:val="1"/>
          <w:numId w:val="57"/>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起飞最低气象条件：</w:t>
      </w:r>
    </w:p>
    <w:p w14:paraId="5F716E49" w14:textId="77777777" w:rsidR="00A22ECF" w:rsidRPr="00AE0DB5" w:rsidRDefault="00A22ECF" w:rsidP="005959F9">
      <w:pPr>
        <w:pStyle w:val="aff0"/>
        <w:numPr>
          <w:ilvl w:val="0"/>
          <w:numId w:val="70"/>
        </w:numPr>
        <w:kinsoku w:val="0"/>
        <w:overflowPunct w:val="0"/>
        <w:autoSpaceDE w:val="0"/>
        <w:autoSpaceDN w:val="0"/>
        <w:ind w:firstLineChars="0"/>
      </w:pPr>
      <w:r w:rsidRPr="00AE0DB5">
        <w:rPr>
          <w:rFonts w:hint="eastAsia"/>
        </w:rPr>
        <w:t>终端仪表进近程序的标准是以假定在起飞航径上飞机能以每海里爬升</w:t>
      </w:r>
      <w:smartTag w:uri="urn:schemas-microsoft-com:office:smarttags" w:element="chmetcnv">
        <w:smartTagPr>
          <w:attr w:name="TCSC" w:val="0"/>
          <w:attr w:name="NumberType" w:val="1"/>
          <w:attr w:name="Negative" w:val="False"/>
          <w:attr w:name="HasSpace" w:val="False"/>
          <w:attr w:name="SourceValue" w:val="60"/>
          <w:attr w:name="UnitName" w:val="米"/>
        </w:smartTagPr>
        <w:r w:rsidRPr="00AE0DB5">
          <w:rPr>
            <w:rFonts w:hint="eastAsia"/>
          </w:rPr>
          <w:t>60</w:t>
        </w:r>
        <w:r w:rsidRPr="00AE0DB5">
          <w:rPr>
            <w:rFonts w:hint="eastAsia"/>
          </w:rPr>
          <w:t>米</w:t>
        </w:r>
      </w:smartTag>
      <w:r w:rsidRPr="00AE0DB5">
        <w:rPr>
          <w:rFonts w:hint="eastAsia"/>
        </w:rPr>
        <w:t>(200</w:t>
      </w:r>
      <w:r w:rsidRPr="00AE0DB5">
        <w:rPr>
          <w:rFonts w:hint="eastAsia"/>
        </w:rPr>
        <w:t>英尺</w:t>
      </w:r>
      <w:r w:rsidRPr="00AE0DB5">
        <w:rPr>
          <w:rFonts w:hint="eastAsia"/>
        </w:rPr>
        <w:t>)</w:t>
      </w:r>
      <w:r w:rsidRPr="00AE0DB5">
        <w:rPr>
          <w:rFonts w:hint="eastAsia"/>
        </w:rPr>
        <w:t>的比例爬升到航路最低高度为基准；</w:t>
      </w:r>
    </w:p>
    <w:p w14:paraId="5F716E4A" w14:textId="77777777" w:rsidR="00A22ECF" w:rsidRPr="00AE0DB5" w:rsidRDefault="00A22ECF" w:rsidP="005959F9">
      <w:pPr>
        <w:pStyle w:val="aff0"/>
        <w:numPr>
          <w:ilvl w:val="0"/>
          <w:numId w:val="70"/>
        </w:numPr>
        <w:kinsoku w:val="0"/>
        <w:overflowPunct w:val="0"/>
        <w:autoSpaceDE w:val="0"/>
        <w:autoSpaceDN w:val="0"/>
        <w:ind w:firstLineChars="0"/>
      </w:pPr>
      <w:r w:rsidRPr="00AE0DB5">
        <w:rPr>
          <w:rFonts w:hint="eastAsia"/>
        </w:rPr>
        <w:t>当障碍物穿过超障面时在飞机梯度允许的情况下，可使用高于最低起飞气象条件的标准，以便能在目视条件下</w:t>
      </w:r>
      <w:r w:rsidRPr="00AE0DB5">
        <w:rPr>
          <w:rFonts w:hint="eastAsia"/>
        </w:rPr>
        <w:lastRenderedPageBreak/>
        <w:t>发现和避开障碍物；</w:t>
      </w:r>
    </w:p>
    <w:p w14:paraId="5F716E4B" w14:textId="77777777" w:rsidR="00A22ECF" w:rsidRPr="00AE0DB5" w:rsidRDefault="00A22ECF" w:rsidP="005959F9">
      <w:pPr>
        <w:pStyle w:val="aff0"/>
        <w:numPr>
          <w:ilvl w:val="0"/>
          <w:numId w:val="70"/>
        </w:numPr>
        <w:kinsoku w:val="0"/>
        <w:overflowPunct w:val="0"/>
        <w:autoSpaceDE w:val="0"/>
        <w:autoSpaceDN w:val="0"/>
        <w:ind w:firstLineChars="0"/>
      </w:pPr>
      <w:r w:rsidRPr="00AE0DB5">
        <w:rPr>
          <w:rFonts w:hint="eastAsia"/>
        </w:rPr>
        <w:t>制定标准仪表进近程序时，不考虑飞机是否是全发工作。但必须保证执行一发失效时的仪表进近程序的标准，或者在一发失效的情况下有可用的备用航线。</w:t>
      </w:r>
    </w:p>
    <w:p w14:paraId="5F716E4C" w14:textId="77777777" w:rsidR="00A22ECF" w:rsidRPr="00D65025" w:rsidRDefault="00A22ECF" w:rsidP="000A3D28">
      <w:pPr>
        <w:kinsoku w:val="0"/>
        <w:overflowPunct w:val="0"/>
        <w:autoSpaceDE w:val="0"/>
        <w:autoSpaceDN w:val="0"/>
        <w:rPr>
          <w:b/>
        </w:rPr>
      </w:pPr>
      <w:r w:rsidRPr="00D65025">
        <w:rPr>
          <w:rFonts w:hint="eastAsia"/>
          <w:b/>
        </w:rPr>
        <w:t>涡轮发动机驱动的飞机的起飞限制</w:t>
      </w:r>
    </w:p>
    <w:p w14:paraId="5F716E4D" w14:textId="77777777" w:rsidR="00A22ECF" w:rsidRPr="00D65025" w:rsidRDefault="00A22ECF" w:rsidP="005959F9">
      <w:pPr>
        <w:pStyle w:val="aff0"/>
        <w:numPr>
          <w:ilvl w:val="0"/>
          <w:numId w:val="72"/>
        </w:numPr>
        <w:kinsoku w:val="0"/>
        <w:overflowPunct w:val="0"/>
        <w:autoSpaceDE w:val="0"/>
        <w:autoSpaceDN w:val="0"/>
        <w:ind w:firstLineChars="0"/>
      </w:pPr>
      <w:r w:rsidRPr="00D65025">
        <w:rPr>
          <w:rFonts w:hint="eastAsia"/>
        </w:rPr>
        <w:t>涡轮发动机驱动的飞机不得以大于该飞机飞行手册中对应于该机场气压高度和起飞时环境温度所确定的重量起飞。</w:t>
      </w:r>
    </w:p>
    <w:p w14:paraId="5F716E4E" w14:textId="77777777" w:rsidR="00A22ECF" w:rsidRPr="00D65025" w:rsidRDefault="00A22ECF" w:rsidP="005959F9">
      <w:pPr>
        <w:pStyle w:val="aff0"/>
        <w:numPr>
          <w:ilvl w:val="0"/>
          <w:numId w:val="72"/>
        </w:numPr>
        <w:kinsoku w:val="0"/>
        <w:overflowPunct w:val="0"/>
        <w:autoSpaceDE w:val="0"/>
        <w:autoSpaceDN w:val="0"/>
        <w:ind w:firstLineChars="0"/>
      </w:pPr>
      <w:r w:rsidRPr="00D65025">
        <w:rPr>
          <w:rFonts w:hint="eastAsia"/>
        </w:rPr>
        <w:t>涡轮发动机驱动的运输类飞机不得以大于该飞机飞行手册中规定的重量起飞，该重量应当保证飞机符合下列各项要求：</w:t>
      </w:r>
    </w:p>
    <w:p w14:paraId="5F716E4F" w14:textId="77777777" w:rsidR="00A22ECF" w:rsidRPr="00AE0DB5" w:rsidRDefault="00A22ECF" w:rsidP="005959F9">
      <w:pPr>
        <w:pStyle w:val="aff0"/>
        <w:numPr>
          <w:ilvl w:val="0"/>
          <w:numId w:val="71"/>
        </w:numPr>
        <w:kinsoku w:val="0"/>
        <w:overflowPunct w:val="0"/>
        <w:autoSpaceDE w:val="0"/>
        <w:autoSpaceDN w:val="0"/>
        <w:ind w:firstLineChars="0"/>
      </w:pPr>
      <w:r w:rsidRPr="00AE0DB5">
        <w:rPr>
          <w:rFonts w:hint="eastAsia"/>
        </w:rPr>
        <w:t>加速停止距离不得超过跑道长度加上停止道的长度；</w:t>
      </w:r>
    </w:p>
    <w:p w14:paraId="5F716E50" w14:textId="77777777" w:rsidR="00A22ECF" w:rsidRPr="00AE0DB5" w:rsidRDefault="00A22ECF" w:rsidP="005959F9">
      <w:pPr>
        <w:pStyle w:val="aff0"/>
        <w:numPr>
          <w:ilvl w:val="0"/>
          <w:numId w:val="71"/>
        </w:numPr>
        <w:kinsoku w:val="0"/>
        <w:overflowPunct w:val="0"/>
        <w:autoSpaceDE w:val="0"/>
        <w:autoSpaceDN w:val="0"/>
        <w:ind w:firstLineChars="0"/>
      </w:pPr>
      <w:r w:rsidRPr="00AE0DB5">
        <w:rPr>
          <w:rFonts w:hint="eastAsia"/>
        </w:rPr>
        <w:t>起飞距离不得超过跑道长度加上净空道长度，但净空道长度不得大于跑道长度的一半；</w:t>
      </w:r>
    </w:p>
    <w:p w14:paraId="5F716E51" w14:textId="77777777" w:rsidR="00A22ECF" w:rsidRPr="00AE0DB5" w:rsidRDefault="00A22ECF" w:rsidP="005959F9">
      <w:pPr>
        <w:pStyle w:val="aff0"/>
        <w:numPr>
          <w:ilvl w:val="0"/>
          <w:numId w:val="71"/>
        </w:numPr>
        <w:kinsoku w:val="0"/>
        <w:overflowPunct w:val="0"/>
        <w:autoSpaceDE w:val="0"/>
        <w:autoSpaceDN w:val="0"/>
        <w:ind w:firstLineChars="0"/>
      </w:pPr>
      <w:r w:rsidRPr="00AE0DB5">
        <w:rPr>
          <w:rFonts w:hint="eastAsia"/>
        </w:rPr>
        <w:t>起飞滑跑距离不得大于跑道长度。</w:t>
      </w:r>
    </w:p>
    <w:p w14:paraId="5F716E52" w14:textId="77777777" w:rsidR="00A22ECF" w:rsidRPr="00AE0DB5" w:rsidRDefault="00A22ECF" w:rsidP="005959F9">
      <w:pPr>
        <w:pStyle w:val="aff0"/>
        <w:numPr>
          <w:ilvl w:val="0"/>
          <w:numId w:val="72"/>
        </w:numPr>
        <w:kinsoku w:val="0"/>
        <w:overflowPunct w:val="0"/>
        <w:autoSpaceDE w:val="0"/>
        <w:autoSpaceDN w:val="0"/>
        <w:ind w:firstLineChars="0"/>
      </w:pPr>
      <w:r w:rsidRPr="00AE0DB5">
        <w:rPr>
          <w:rFonts w:hint="eastAsia"/>
        </w:rPr>
        <w:t>涡轮发动机驱动的飞机不得以大于该飞机飞行手册中所确定的某个重量起飞，在该重量下，预定净起飞飞行轨迹以</w:t>
      </w:r>
      <w:smartTag w:uri="urn:schemas-microsoft-com:office:smarttags" w:element="chmetcnv">
        <w:smartTagPr>
          <w:attr w:name="UnitName" w:val="米"/>
          <w:attr w:name="SourceValue" w:val="10.7"/>
          <w:attr w:name="HasSpace" w:val="False"/>
          <w:attr w:name="Negative" w:val="False"/>
          <w:attr w:name="NumberType" w:val="1"/>
          <w:attr w:name="TCSC" w:val="0"/>
        </w:smartTagPr>
        <w:r w:rsidRPr="00AE0DB5">
          <w:rPr>
            <w:rFonts w:hint="eastAsia"/>
          </w:rPr>
          <w:t>10.7</w:t>
        </w:r>
        <w:r w:rsidRPr="00AE0DB5">
          <w:rPr>
            <w:rFonts w:hint="eastAsia"/>
          </w:rPr>
          <w:t>米</w:t>
        </w:r>
      </w:smartTag>
      <w:r w:rsidRPr="00AE0DB5">
        <w:rPr>
          <w:rFonts w:hint="eastAsia"/>
        </w:rPr>
        <w:t>(</w:t>
      </w:r>
      <w:smartTag w:uri="urn:schemas-microsoft-com:office:smarttags" w:element="chmetcnv">
        <w:smartTagPr>
          <w:attr w:name="UnitName" w:val="英尺"/>
          <w:attr w:name="SourceValue" w:val="35"/>
          <w:attr w:name="HasSpace" w:val="False"/>
          <w:attr w:name="Negative" w:val="False"/>
          <w:attr w:name="NumberType" w:val="1"/>
          <w:attr w:name="TCSC" w:val="0"/>
        </w:smartTagPr>
        <w:r w:rsidRPr="00AE0DB5">
          <w:rPr>
            <w:rFonts w:hint="eastAsia"/>
          </w:rPr>
          <w:t>35</w:t>
        </w:r>
        <w:r w:rsidRPr="00AE0DB5">
          <w:rPr>
            <w:rFonts w:hint="eastAsia"/>
          </w:rPr>
          <w:t>英尺</w:t>
        </w:r>
      </w:smartTag>
      <w:r w:rsidRPr="00AE0DB5">
        <w:rPr>
          <w:rFonts w:hint="eastAsia"/>
        </w:rPr>
        <w:t>)</w:t>
      </w:r>
      <w:r w:rsidRPr="00AE0DB5">
        <w:rPr>
          <w:rFonts w:hint="eastAsia"/>
        </w:rPr>
        <w:t>的余度超越所有障碍物，或者能以一个特定距离侧向避开障碍物。该特定距离的值为下</w:t>
      </w:r>
      <w:r w:rsidRPr="00AE0DB5">
        <w:rPr>
          <w:rFonts w:hint="eastAsia"/>
        </w:rPr>
        <w:lastRenderedPageBreak/>
        <w:t>列两目中规定值的较小值：</w:t>
      </w:r>
    </w:p>
    <w:p w14:paraId="5F716E53" w14:textId="77777777" w:rsidR="00A22ECF" w:rsidRPr="00AE0DB5" w:rsidRDefault="00A22ECF" w:rsidP="005959F9">
      <w:pPr>
        <w:pStyle w:val="aff0"/>
        <w:numPr>
          <w:ilvl w:val="0"/>
          <w:numId w:val="73"/>
        </w:numPr>
        <w:kinsoku w:val="0"/>
        <w:overflowPunct w:val="0"/>
        <w:autoSpaceDE w:val="0"/>
        <w:autoSpaceDN w:val="0"/>
        <w:ind w:firstLineChars="0"/>
      </w:pPr>
      <w:smartTag w:uri="urn:schemas-microsoft-com:office:smarttags" w:element="chmetcnv">
        <w:smartTagPr>
          <w:attr w:name="UnitName" w:val="米"/>
          <w:attr w:name="SourceValue" w:val="90"/>
          <w:attr w:name="HasSpace" w:val="False"/>
          <w:attr w:name="Negative" w:val="False"/>
          <w:attr w:name="NumberType" w:val="1"/>
          <w:attr w:name="TCSC" w:val="0"/>
        </w:smartTagPr>
        <w:r w:rsidRPr="00AE0DB5">
          <w:rPr>
            <w:rFonts w:hint="eastAsia"/>
          </w:rPr>
          <w:t>90</w:t>
        </w:r>
        <w:r w:rsidRPr="00AE0DB5">
          <w:rPr>
            <w:rFonts w:hint="eastAsia"/>
          </w:rPr>
          <w:t>米</w:t>
        </w:r>
      </w:smartTag>
      <w:r w:rsidRPr="00AE0DB5">
        <w:rPr>
          <w:rFonts w:hint="eastAsia"/>
        </w:rPr>
        <w:t>(300</w:t>
      </w:r>
      <w:r w:rsidRPr="00AE0DB5">
        <w:rPr>
          <w:rFonts w:hint="eastAsia"/>
        </w:rPr>
        <w:t>英尺</w:t>
      </w:r>
      <w:r w:rsidRPr="00AE0DB5">
        <w:rPr>
          <w:rFonts w:hint="eastAsia"/>
        </w:rPr>
        <w:t>)</w:t>
      </w:r>
      <w:r w:rsidRPr="00AE0DB5">
        <w:rPr>
          <w:rFonts w:hint="eastAsia"/>
        </w:rPr>
        <w:t>＋</w:t>
      </w:r>
      <w:r w:rsidRPr="00AE0DB5">
        <w:rPr>
          <w:rFonts w:hint="eastAsia"/>
        </w:rPr>
        <w:t>0.125D</w:t>
      </w:r>
      <w:r w:rsidRPr="00AE0DB5">
        <w:rPr>
          <w:rFonts w:hint="eastAsia"/>
        </w:rPr>
        <w:t>，其中</w:t>
      </w:r>
      <w:r w:rsidRPr="00AE0DB5">
        <w:rPr>
          <w:rFonts w:hint="eastAsia"/>
        </w:rPr>
        <w:t>D</w:t>
      </w:r>
      <w:r w:rsidRPr="00AE0DB5">
        <w:rPr>
          <w:rFonts w:hint="eastAsia"/>
        </w:rPr>
        <w:t>是指飞机离可用起飞距离末端的距离值；</w:t>
      </w:r>
    </w:p>
    <w:p w14:paraId="5F716E54" w14:textId="77777777" w:rsidR="00A22ECF" w:rsidRPr="00AE0DB5" w:rsidRDefault="00A22ECF" w:rsidP="005959F9">
      <w:pPr>
        <w:pStyle w:val="aff0"/>
        <w:numPr>
          <w:ilvl w:val="0"/>
          <w:numId w:val="73"/>
        </w:numPr>
        <w:kinsoku w:val="0"/>
        <w:overflowPunct w:val="0"/>
        <w:autoSpaceDE w:val="0"/>
        <w:autoSpaceDN w:val="0"/>
        <w:ind w:firstLineChars="0"/>
      </w:pPr>
      <w:r w:rsidRPr="00AE0DB5">
        <w:rPr>
          <w:rFonts w:hint="eastAsia"/>
        </w:rPr>
        <w:t>对于目视飞行规则飞行，预定航迹的航向变化小于</w:t>
      </w:r>
      <w:r w:rsidRPr="00AE0DB5">
        <w:rPr>
          <w:rFonts w:hint="eastAsia"/>
        </w:rPr>
        <w:t>15</w:t>
      </w:r>
      <w:r w:rsidRPr="00AE0DB5">
        <w:rPr>
          <w:rFonts w:hint="eastAsia"/>
        </w:rPr>
        <w:t>度时，为</w:t>
      </w:r>
      <w:smartTag w:uri="urn:schemas-microsoft-com:office:smarttags" w:element="chmetcnv">
        <w:smartTagPr>
          <w:attr w:name="UnitName" w:val="米"/>
          <w:attr w:name="SourceValue" w:val="300"/>
          <w:attr w:name="HasSpace" w:val="False"/>
          <w:attr w:name="Negative" w:val="False"/>
          <w:attr w:name="NumberType" w:val="1"/>
          <w:attr w:name="TCSC" w:val="0"/>
        </w:smartTagPr>
        <w:r w:rsidRPr="00AE0DB5">
          <w:rPr>
            <w:rFonts w:hint="eastAsia"/>
          </w:rPr>
          <w:t>300</w:t>
        </w:r>
        <w:r w:rsidRPr="00AE0DB5">
          <w:rPr>
            <w:rFonts w:hint="eastAsia"/>
          </w:rPr>
          <w:t>米</w:t>
        </w:r>
      </w:smartTag>
      <w:r w:rsidRPr="00AE0DB5">
        <w:rPr>
          <w:rFonts w:hint="eastAsia"/>
        </w:rPr>
        <w:t>，预定航迹的航向变化大于</w:t>
      </w:r>
      <w:r w:rsidRPr="00AE0DB5">
        <w:rPr>
          <w:rFonts w:hint="eastAsia"/>
        </w:rPr>
        <w:t>15</w:t>
      </w:r>
      <w:r w:rsidRPr="00AE0DB5">
        <w:rPr>
          <w:rFonts w:hint="eastAsia"/>
        </w:rPr>
        <w:t>度时，为</w:t>
      </w:r>
      <w:smartTag w:uri="urn:schemas-microsoft-com:office:smarttags" w:element="chmetcnv">
        <w:smartTagPr>
          <w:attr w:name="UnitName" w:val="米"/>
          <w:attr w:name="SourceValue" w:val="600"/>
          <w:attr w:name="HasSpace" w:val="False"/>
          <w:attr w:name="Negative" w:val="False"/>
          <w:attr w:name="NumberType" w:val="1"/>
          <w:attr w:name="TCSC" w:val="0"/>
        </w:smartTagPr>
        <w:r w:rsidRPr="00AE0DB5">
          <w:rPr>
            <w:rFonts w:hint="eastAsia"/>
          </w:rPr>
          <w:t>600</w:t>
        </w:r>
        <w:r w:rsidRPr="00AE0DB5">
          <w:rPr>
            <w:rFonts w:hint="eastAsia"/>
          </w:rPr>
          <w:t>米</w:t>
        </w:r>
      </w:smartTag>
      <w:r w:rsidRPr="00AE0DB5">
        <w:rPr>
          <w:rFonts w:hint="eastAsia"/>
        </w:rPr>
        <w:t>；对于仪表飞行规则飞行，预定航迹的航向变化小于</w:t>
      </w:r>
      <w:r w:rsidRPr="00AE0DB5">
        <w:rPr>
          <w:rFonts w:hint="eastAsia"/>
        </w:rPr>
        <w:t>15</w:t>
      </w:r>
      <w:r w:rsidRPr="00AE0DB5">
        <w:rPr>
          <w:rFonts w:hint="eastAsia"/>
        </w:rPr>
        <w:t>度时，为</w:t>
      </w:r>
      <w:smartTag w:uri="urn:schemas-microsoft-com:office:smarttags" w:element="chmetcnv">
        <w:smartTagPr>
          <w:attr w:name="UnitName" w:val="米"/>
          <w:attr w:name="SourceValue" w:val="600"/>
          <w:attr w:name="HasSpace" w:val="False"/>
          <w:attr w:name="Negative" w:val="False"/>
          <w:attr w:name="NumberType" w:val="1"/>
          <w:attr w:name="TCSC" w:val="0"/>
        </w:smartTagPr>
        <w:r w:rsidRPr="00AE0DB5">
          <w:rPr>
            <w:rFonts w:hint="eastAsia"/>
          </w:rPr>
          <w:t>600</w:t>
        </w:r>
        <w:r w:rsidRPr="00AE0DB5">
          <w:rPr>
            <w:rFonts w:hint="eastAsia"/>
          </w:rPr>
          <w:t>米</w:t>
        </w:r>
      </w:smartTag>
      <w:r w:rsidRPr="00AE0DB5">
        <w:rPr>
          <w:rFonts w:hint="eastAsia"/>
        </w:rPr>
        <w:t>，预定航迹的航向变化大于</w:t>
      </w:r>
      <w:r w:rsidRPr="00AE0DB5">
        <w:rPr>
          <w:rFonts w:hint="eastAsia"/>
        </w:rPr>
        <w:t>15</w:t>
      </w:r>
      <w:r w:rsidRPr="00AE0DB5">
        <w:rPr>
          <w:rFonts w:hint="eastAsia"/>
        </w:rPr>
        <w:t>度时，为</w:t>
      </w:r>
      <w:smartTag w:uri="urn:schemas-microsoft-com:office:smarttags" w:element="chmetcnv">
        <w:smartTagPr>
          <w:attr w:name="UnitName" w:val="米"/>
          <w:attr w:name="SourceValue" w:val="900"/>
          <w:attr w:name="HasSpace" w:val="False"/>
          <w:attr w:name="Negative" w:val="False"/>
          <w:attr w:name="NumberType" w:val="1"/>
          <w:attr w:name="TCSC" w:val="0"/>
        </w:smartTagPr>
        <w:r w:rsidRPr="00AE0DB5">
          <w:rPr>
            <w:rFonts w:hint="eastAsia"/>
          </w:rPr>
          <w:t>900</w:t>
        </w:r>
        <w:r w:rsidRPr="00AE0DB5">
          <w:rPr>
            <w:rFonts w:hint="eastAsia"/>
          </w:rPr>
          <w:t>米</w:t>
        </w:r>
      </w:smartTag>
      <w:r w:rsidRPr="00AE0DB5">
        <w:rPr>
          <w:rFonts w:hint="eastAsia"/>
        </w:rPr>
        <w:t>。</w:t>
      </w:r>
    </w:p>
    <w:p w14:paraId="5F716E55" w14:textId="77777777" w:rsidR="00A22ECF" w:rsidRPr="00AE0DB5" w:rsidRDefault="00A22ECF" w:rsidP="005959F9">
      <w:pPr>
        <w:pStyle w:val="aff0"/>
        <w:numPr>
          <w:ilvl w:val="0"/>
          <w:numId w:val="74"/>
        </w:numPr>
        <w:kinsoku w:val="0"/>
        <w:overflowPunct w:val="0"/>
        <w:autoSpaceDE w:val="0"/>
        <w:autoSpaceDN w:val="0"/>
        <w:ind w:firstLineChars="0"/>
      </w:pPr>
      <w:r w:rsidRPr="00AE0DB5">
        <w:rPr>
          <w:rFonts w:hint="eastAsia"/>
        </w:rPr>
        <w:t>在依据本条</w:t>
      </w:r>
      <w:r w:rsidRPr="00AE0DB5">
        <w:rPr>
          <w:rFonts w:hint="eastAsia"/>
        </w:rPr>
        <w:t>(1)</w:t>
      </w:r>
      <w:r w:rsidRPr="00AE0DB5">
        <w:rPr>
          <w:rFonts w:hint="eastAsia"/>
        </w:rPr>
        <w:t>至</w:t>
      </w:r>
      <w:r w:rsidRPr="00AE0DB5">
        <w:rPr>
          <w:rFonts w:hint="eastAsia"/>
        </w:rPr>
        <w:t>(3)</w:t>
      </w:r>
      <w:r w:rsidRPr="00AE0DB5">
        <w:rPr>
          <w:rFonts w:hint="eastAsia"/>
        </w:rPr>
        <w:t>款确定最大重量、最小距离和飞行轨迹时，应当对拟用的跑道、机场的标高、有效跑道坡度和起飞时的环境温度、风的分量进行修正。</w:t>
      </w:r>
    </w:p>
    <w:p w14:paraId="5F716E56" w14:textId="77777777" w:rsidR="00A22ECF" w:rsidRPr="00AE0DB5" w:rsidRDefault="00A22ECF" w:rsidP="005959F9">
      <w:pPr>
        <w:pStyle w:val="aff0"/>
        <w:numPr>
          <w:ilvl w:val="0"/>
          <w:numId w:val="74"/>
        </w:numPr>
        <w:kinsoku w:val="0"/>
        <w:overflowPunct w:val="0"/>
        <w:autoSpaceDE w:val="0"/>
        <w:autoSpaceDN w:val="0"/>
        <w:ind w:firstLineChars="0"/>
      </w:pPr>
      <w:r w:rsidRPr="00AE0DB5">
        <w:rPr>
          <w:rFonts w:hint="eastAsia"/>
        </w:rPr>
        <w:t>就本条而言，假定飞机在到达</w:t>
      </w:r>
      <w:smartTag w:uri="urn:schemas-microsoft-com:office:smarttags" w:element="chmetcnv">
        <w:smartTagPr>
          <w:attr w:name="TCSC" w:val="0"/>
          <w:attr w:name="NumberType" w:val="1"/>
          <w:attr w:name="Negative" w:val="False"/>
          <w:attr w:name="HasSpace" w:val="False"/>
          <w:attr w:name="SourceValue" w:val="15.2"/>
          <w:attr w:name="UnitName" w:val="米"/>
        </w:smartTagPr>
        <w:r w:rsidRPr="00AE0DB5">
          <w:t>15.2</w:t>
        </w:r>
        <w:r w:rsidRPr="00AE0DB5">
          <w:rPr>
            <w:rFonts w:hint="eastAsia"/>
          </w:rPr>
          <w:t>米</w:t>
        </w:r>
      </w:smartTag>
      <w:r w:rsidRPr="00AE0DB5">
        <w:t>(</w:t>
      </w:r>
      <w:smartTag w:uri="urn:schemas-microsoft-com:office:smarttags" w:element="chmetcnv">
        <w:smartTagPr>
          <w:attr w:name="TCSC" w:val="0"/>
          <w:attr w:name="NumberType" w:val="1"/>
          <w:attr w:name="Negative" w:val="False"/>
          <w:attr w:name="HasSpace" w:val="False"/>
          <w:attr w:name="SourceValue" w:val="50"/>
          <w:attr w:name="UnitName" w:val="英尺"/>
        </w:smartTagPr>
        <w:r w:rsidRPr="00AE0DB5">
          <w:t>50</w:t>
        </w:r>
        <w:r w:rsidRPr="00AE0DB5">
          <w:rPr>
            <w:rFonts w:hint="eastAsia"/>
          </w:rPr>
          <w:t>英尺</w:t>
        </w:r>
      </w:smartTag>
      <w:r w:rsidRPr="00AE0DB5">
        <w:t>)</w:t>
      </w:r>
      <w:r w:rsidRPr="00AE0DB5">
        <w:rPr>
          <w:rFonts w:hint="eastAsia"/>
        </w:rPr>
        <w:t>高度（按照飞机飞行手册中起飞轨迹或者净起飞飞行轨迹数据中的适用者）之前无坡度，并在此之后，最大坡度不超过</w:t>
      </w:r>
      <w:r w:rsidRPr="00AE0DB5">
        <w:t>15</w:t>
      </w:r>
      <w:r w:rsidRPr="00AE0DB5">
        <w:rPr>
          <w:rFonts w:hint="eastAsia"/>
        </w:rPr>
        <w:t>°。</w:t>
      </w:r>
    </w:p>
    <w:p w14:paraId="5F716E57" w14:textId="77777777" w:rsidR="00A22ECF" w:rsidRPr="00AE0DB5" w:rsidRDefault="00A22ECF" w:rsidP="005959F9">
      <w:pPr>
        <w:pStyle w:val="aff0"/>
        <w:numPr>
          <w:ilvl w:val="0"/>
          <w:numId w:val="74"/>
        </w:numPr>
        <w:kinsoku w:val="0"/>
        <w:overflowPunct w:val="0"/>
        <w:autoSpaceDE w:val="0"/>
        <w:autoSpaceDN w:val="0"/>
        <w:ind w:firstLineChars="0"/>
      </w:pPr>
      <w:r w:rsidRPr="00AE0DB5">
        <w:rPr>
          <w:rFonts w:hint="eastAsia"/>
        </w:rPr>
        <w:t>就本条而言，“起飞距离”、“起飞滑跑距离”、“净起飞飞行轨迹”和“起飞轨迹”等术语，与对该飞机进行型号合格审定的规章中所规定的术语具有相同的含意。</w:t>
      </w:r>
    </w:p>
    <w:p w14:paraId="5F716E58" w14:textId="77777777" w:rsidR="00A22ECF" w:rsidRPr="00D65025" w:rsidRDefault="00A22ECF" w:rsidP="000A3D28">
      <w:pPr>
        <w:kinsoku w:val="0"/>
        <w:overflowPunct w:val="0"/>
        <w:autoSpaceDE w:val="0"/>
        <w:autoSpaceDN w:val="0"/>
        <w:rPr>
          <w:b/>
        </w:rPr>
      </w:pPr>
      <w:r w:rsidRPr="00D65025">
        <w:rPr>
          <w:rFonts w:hint="eastAsia"/>
          <w:b/>
        </w:rPr>
        <w:t>起飞一发失效分析</w:t>
      </w:r>
    </w:p>
    <w:p w14:paraId="5F716E59" w14:textId="77777777" w:rsidR="00A22ECF" w:rsidRPr="00AE0DB5" w:rsidRDefault="00A22ECF" w:rsidP="000A3D28">
      <w:pPr>
        <w:kinsoku w:val="0"/>
        <w:overflowPunct w:val="0"/>
        <w:autoSpaceDE w:val="0"/>
        <w:autoSpaceDN w:val="0"/>
      </w:pPr>
      <w:r w:rsidRPr="00AE0DB5">
        <w:rPr>
          <w:rFonts w:hint="eastAsia"/>
        </w:rPr>
        <w:t>为满足涡轮发动机驱动的飞机不得以大于该飞机飞行</w:t>
      </w:r>
      <w:r w:rsidRPr="00AE0DB5">
        <w:rPr>
          <w:rFonts w:hint="eastAsia"/>
        </w:rPr>
        <w:lastRenderedPageBreak/>
        <w:t>手册中所确定的某个重量起飞，在该重量下，预定净起飞飞行轨迹以</w:t>
      </w:r>
      <w:smartTag w:uri="urn:schemas-microsoft-com:office:smarttags" w:element="chmetcnv">
        <w:smartTagPr>
          <w:attr w:name="UnitName" w:val="米"/>
          <w:attr w:name="SourceValue" w:val="10.7"/>
          <w:attr w:name="HasSpace" w:val="False"/>
          <w:attr w:name="Negative" w:val="False"/>
          <w:attr w:name="NumberType" w:val="1"/>
          <w:attr w:name="TCSC" w:val="0"/>
        </w:smartTagPr>
        <w:r w:rsidRPr="00AE0DB5">
          <w:rPr>
            <w:rFonts w:hint="eastAsia"/>
          </w:rPr>
          <w:t>10.7</w:t>
        </w:r>
        <w:r w:rsidRPr="00AE0DB5">
          <w:rPr>
            <w:rFonts w:hint="eastAsia"/>
          </w:rPr>
          <w:t>米</w:t>
        </w:r>
      </w:smartTag>
      <w:r w:rsidRPr="00AE0DB5">
        <w:rPr>
          <w:rFonts w:hint="eastAsia"/>
        </w:rPr>
        <w:t>(</w:t>
      </w:r>
      <w:smartTag w:uri="urn:schemas-microsoft-com:office:smarttags" w:element="chmetcnv">
        <w:smartTagPr>
          <w:attr w:name="UnitName" w:val="英尺"/>
          <w:attr w:name="SourceValue" w:val="35"/>
          <w:attr w:name="HasSpace" w:val="False"/>
          <w:attr w:name="Negative" w:val="False"/>
          <w:attr w:name="NumberType" w:val="1"/>
          <w:attr w:name="TCSC" w:val="0"/>
        </w:smartTagPr>
        <w:r w:rsidRPr="00AE0DB5">
          <w:rPr>
            <w:rFonts w:hint="eastAsia"/>
          </w:rPr>
          <w:t>35</w:t>
        </w:r>
        <w:r w:rsidRPr="00AE0DB5">
          <w:rPr>
            <w:rFonts w:hint="eastAsia"/>
          </w:rPr>
          <w:t>英尺</w:t>
        </w:r>
      </w:smartTag>
      <w:r w:rsidRPr="00AE0DB5">
        <w:rPr>
          <w:rFonts w:hint="eastAsia"/>
        </w:rPr>
        <w:t>)</w:t>
      </w:r>
      <w:r w:rsidRPr="00AE0DB5">
        <w:rPr>
          <w:rFonts w:hint="eastAsia"/>
        </w:rPr>
        <w:t>的余度超越所有障碍物，或者能以一个特定距离侧向避开障碍物的要求，需为在地形复杂的机场制度一发失效时的应急程序。</w:t>
      </w:r>
    </w:p>
    <w:p w14:paraId="5F716E5A" w14:textId="77777777" w:rsidR="00A22ECF" w:rsidRPr="00AE0DB5" w:rsidRDefault="00A22ECF" w:rsidP="000A3D28">
      <w:pPr>
        <w:kinsoku w:val="0"/>
        <w:overflowPunct w:val="0"/>
        <w:autoSpaceDE w:val="0"/>
        <w:autoSpaceDN w:val="0"/>
      </w:pPr>
      <w:r w:rsidRPr="00AE0DB5">
        <w:rPr>
          <w:rFonts w:hint="eastAsia"/>
        </w:rPr>
        <w:t>按离场程序的规定飞行（可不受离场程序要求的最小爬升梯度的限制），飞机可以安全上升至等待高度或扇区高度等待或上升至航线最低安全高度去备降场，则可以不制作一发失效的起飞应急程序。制作该程序时需考虑以下情况：</w:t>
      </w:r>
    </w:p>
    <w:p w14:paraId="5F716E5B" w14:textId="77777777" w:rsidR="00A22ECF" w:rsidRPr="00AE0DB5" w:rsidRDefault="00A22ECF" w:rsidP="000A3D28">
      <w:pPr>
        <w:kinsoku w:val="0"/>
        <w:overflowPunct w:val="0"/>
        <w:autoSpaceDE w:val="0"/>
        <w:autoSpaceDN w:val="0"/>
      </w:pPr>
      <w:r w:rsidRPr="00AE0DB5">
        <w:rPr>
          <w:rFonts w:hint="eastAsia"/>
        </w:rPr>
        <w:t>以在</w:t>
      </w:r>
      <w:r w:rsidRPr="00AE0DB5">
        <w:rPr>
          <w:rFonts w:hint="eastAsia"/>
        </w:rPr>
        <w:t>V</w:t>
      </w:r>
      <w:r w:rsidRPr="00AE0DB5">
        <w:rPr>
          <w:rFonts w:hint="eastAsia"/>
          <w:vertAlign w:val="subscript"/>
        </w:rPr>
        <w:t>1</w:t>
      </w:r>
      <w:r w:rsidRPr="00AE0DB5">
        <w:rPr>
          <w:rFonts w:hint="eastAsia"/>
        </w:rPr>
        <w:t>时出现一发失效为临界（考虑顺风影响）。</w:t>
      </w:r>
    </w:p>
    <w:p w14:paraId="5F716E5C" w14:textId="77777777" w:rsidR="00A22ECF" w:rsidRPr="00AE0DB5" w:rsidRDefault="00A22ECF" w:rsidP="000A3D28">
      <w:pPr>
        <w:kinsoku w:val="0"/>
        <w:overflowPunct w:val="0"/>
        <w:autoSpaceDE w:val="0"/>
        <w:autoSpaceDN w:val="0"/>
      </w:pPr>
      <w:r w:rsidRPr="00AE0DB5">
        <w:rPr>
          <w:rFonts w:hint="eastAsia"/>
        </w:rPr>
        <w:t>由于地形的影响，应考虑加入一个决策点（在该点达到分析所需高度时，可不执行应急程序）。</w:t>
      </w:r>
    </w:p>
    <w:p w14:paraId="5F716E5D" w14:textId="77777777" w:rsidR="00A22ECF" w:rsidRPr="00AE0DB5" w:rsidRDefault="00A22ECF" w:rsidP="000A3D28">
      <w:pPr>
        <w:kinsoku w:val="0"/>
        <w:overflowPunct w:val="0"/>
        <w:autoSpaceDE w:val="0"/>
        <w:autoSpaceDN w:val="0"/>
      </w:pPr>
      <w:r w:rsidRPr="00AE0DB5">
        <w:rPr>
          <w:rFonts w:hint="eastAsia"/>
        </w:rPr>
        <w:t>由于地形的影响，只允许较小的转弯半径时，可考虑较大的表速和较大的转弯坡度（使用较大的坡度转弯时，报局方批准）。</w:t>
      </w:r>
    </w:p>
    <w:p w14:paraId="5F716E5E" w14:textId="77777777" w:rsidR="00A22ECF" w:rsidRPr="00AE0DB5" w:rsidRDefault="00A74D69" w:rsidP="005959F9">
      <w:pPr>
        <w:pStyle w:val="3"/>
        <w:keepNext w:val="0"/>
        <w:numPr>
          <w:ilvl w:val="0"/>
          <w:numId w:val="214"/>
        </w:numPr>
        <w:kinsoku w:val="0"/>
        <w:overflowPunct w:val="0"/>
        <w:autoSpaceDE w:val="0"/>
        <w:autoSpaceDN w:val="0"/>
      </w:pPr>
      <w:r>
        <w:rPr>
          <w:rFonts w:hint="eastAsia"/>
        </w:rPr>
        <w:t xml:space="preserve">  </w:t>
      </w:r>
      <w:bookmarkStart w:id="652" w:name="_Toc503360771"/>
      <w:r w:rsidR="00A22ECF" w:rsidRPr="00AE0DB5">
        <w:rPr>
          <w:rFonts w:hint="eastAsia"/>
        </w:rPr>
        <w:t>着陆性能分析</w:t>
      </w:r>
      <w:bookmarkEnd w:id="652"/>
    </w:p>
    <w:p w14:paraId="5F716E5F" w14:textId="77777777" w:rsidR="00A22ECF" w:rsidRPr="00AE0DB5" w:rsidRDefault="00A22ECF" w:rsidP="000A3D28">
      <w:pPr>
        <w:kinsoku w:val="0"/>
        <w:overflowPunct w:val="0"/>
        <w:autoSpaceDE w:val="0"/>
        <w:autoSpaceDN w:val="0"/>
      </w:pPr>
      <w:r w:rsidRPr="00AE0DB5">
        <w:rPr>
          <w:rFonts w:hint="eastAsia"/>
        </w:rPr>
        <w:t>着陆性能计算须考虑以下各种影响因素：</w:t>
      </w:r>
    </w:p>
    <w:p w14:paraId="5F716E60" w14:textId="77777777" w:rsidR="00A22ECF" w:rsidRPr="00AE0DB5" w:rsidRDefault="00A22ECF" w:rsidP="005959F9">
      <w:pPr>
        <w:pStyle w:val="aa"/>
        <w:numPr>
          <w:ilvl w:val="1"/>
          <w:numId w:val="73"/>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着陆场地长度限制；</w:t>
      </w:r>
    </w:p>
    <w:p w14:paraId="5F716E61" w14:textId="77777777" w:rsidR="00A22ECF" w:rsidRPr="00AE0DB5" w:rsidRDefault="00A22ECF" w:rsidP="005959F9">
      <w:pPr>
        <w:pStyle w:val="aa"/>
        <w:numPr>
          <w:ilvl w:val="1"/>
          <w:numId w:val="73"/>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进近爬升和着陆爬升梯度限制；</w:t>
      </w:r>
    </w:p>
    <w:p w14:paraId="5F716E62" w14:textId="77777777" w:rsidR="00A22ECF" w:rsidRPr="00AE0DB5" w:rsidRDefault="00A22ECF" w:rsidP="005959F9">
      <w:pPr>
        <w:pStyle w:val="aa"/>
        <w:numPr>
          <w:ilvl w:val="1"/>
          <w:numId w:val="73"/>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飞机结构强度限制；</w:t>
      </w:r>
    </w:p>
    <w:p w14:paraId="5F716E63" w14:textId="77777777" w:rsidR="00A22ECF" w:rsidRPr="00AE0DB5" w:rsidRDefault="00A22ECF" w:rsidP="005959F9">
      <w:pPr>
        <w:pStyle w:val="aa"/>
        <w:numPr>
          <w:ilvl w:val="1"/>
          <w:numId w:val="73"/>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lastRenderedPageBreak/>
        <w:t>道面强度限制。</w:t>
      </w:r>
    </w:p>
    <w:p w14:paraId="5F716E64" w14:textId="77777777" w:rsidR="00A22ECF" w:rsidRPr="00D65025" w:rsidRDefault="00A22ECF" w:rsidP="000A3D28">
      <w:pPr>
        <w:kinsoku w:val="0"/>
        <w:overflowPunct w:val="0"/>
        <w:autoSpaceDE w:val="0"/>
        <w:autoSpaceDN w:val="0"/>
        <w:rPr>
          <w:b/>
        </w:rPr>
      </w:pPr>
      <w:r w:rsidRPr="00D65025">
        <w:rPr>
          <w:rFonts w:hint="eastAsia"/>
          <w:b/>
        </w:rPr>
        <w:t>涡轮发动机驱动的飞机的着陆限制</w:t>
      </w:r>
      <w:r w:rsidRPr="00D65025">
        <w:rPr>
          <w:rFonts w:hint="eastAsia"/>
          <w:b/>
        </w:rPr>
        <w:t xml:space="preserve"> -- </w:t>
      </w:r>
      <w:r w:rsidRPr="00D65025">
        <w:rPr>
          <w:rFonts w:hint="eastAsia"/>
          <w:b/>
        </w:rPr>
        <w:t>目的地机场</w:t>
      </w:r>
    </w:p>
    <w:p w14:paraId="5F716E65" w14:textId="77777777" w:rsidR="00A22ECF" w:rsidRPr="00C078C4" w:rsidRDefault="00A22ECF" w:rsidP="005959F9">
      <w:pPr>
        <w:pStyle w:val="aa"/>
        <w:numPr>
          <w:ilvl w:val="0"/>
          <w:numId w:val="215"/>
        </w:numPr>
        <w:kinsoku w:val="0"/>
        <w:overflowPunct w:val="0"/>
        <w:autoSpaceDE w:val="0"/>
        <w:autoSpaceDN w:val="0"/>
        <w:adjustRightInd w:val="0"/>
        <w:snapToGrid w:val="0"/>
        <w:spacing w:line="360" w:lineRule="exact"/>
        <w:jc w:val="left"/>
        <w:rPr>
          <w:rFonts w:hAnsi="宋体"/>
          <w:color w:val="000000" w:themeColor="text1"/>
        </w:rPr>
      </w:pPr>
      <w:r w:rsidRPr="00A74D69">
        <w:rPr>
          <w:rFonts w:hint="eastAsia"/>
          <w:color w:val="000000" w:themeColor="text1"/>
        </w:rPr>
        <w:t>涡轮</w:t>
      </w:r>
      <w:r w:rsidRPr="00C078C4">
        <w:rPr>
          <w:rFonts w:hAnsi="宋体" w:hint="eastAsia"/>
          <w:color w:val="000000" w:themeColor="text1"/>
        </w:rPr>
        <w:t>发动机驱动的飞机起飞前，应当在考虑到至目的地机场或者备降机场飞行中正常的燃油和滑油消耗后，使飞机到达时的重量不得超过该飞机飞行手册中对该目的地机场或者备降机场的气压高度以及着陆时预计的环境温度所确定的着陆重量。</w:t>
      </w:r>
    </w:p>
    <w:p w14:paraId="5F716E66" w14:textId="77777777" w:rsidR="00A22ECF" w:rsidRPr="00C078C4" w:rsidRDefault="00A22ECF" w:rsidP="005959F9">
      <w:pPr>
        <w:pStyle w:val="aa"/>
        <w:numPr>
          <w:ilvl w:val="0"/>
          <w:numId w:val="215"/>
        </w:numPr>
        <w:kinsoku w:val="0"/>
        <w:overflowPunct w:val="0"/>
        <w:autoSpaceDE w:val="0"/>
        <w:autoSpaceDN w:val="0"/>
        <w:adjustRightInd w:val="0"/>
        <w:snapToGrid w:val="0"/>
        <w:spacing w:line="360" w:lineRule="exact"/>
        <w:jc w:val="left"/>
        <w:rPr>
          <w:rFonts w:hAnsi="宋体"/>
          <w:color w:val="000000" w:themeColor="text1"/>
        </w:rPr>
      </w:pPr>
      <w:r w:rsidRPr="00C078C4">
        <w:rPr>
          <w:rFonts w:hAnsi="宋体" w:hint="eastAsia"/>
          <w:color w:val="000000" w:themeColor="text1"/>
        </w:rPr>
        <w:t>除本条(3)、(4)、(5)款规定外，涡轮发动机驱动的飞机起飞前，应当在考虑到飞行中正常的燃油和滑油消耗后，使该飞机到达目的地时的重量，根据飞机飞行手册中对该目的地机场的气压高度和预计在着陆时当地风的情况所规定的着陆距离，允许其在预定的目的地机场的下述跑道上，由超障面与该跑道交点上方</w:t>
      </w:r>
      <w:smartTag w:uri="urn:schemas-microsoft-com:office:smarttags" w:element="chmetcnv">
        <w:smartTagPr>
          <w:attr w:name="UnitName" w:val="米"/>
          <w:attr w:name="SourceValue" w:val="15.2"/>
          <w:attr w:name="HasSpace" w:val="False"/>
          <w:attr w:name="Negative" w:val="False"/>
          <w:attr w:name="NumberType" w:val="1"/>
          <w:attr w:name="TCSC" w:val="0"/>
        </w:smartTagPr>
        <w:r w:rsidRPr="00C078C4">
          <w:rPr>
            <w:rFonts w:hAnsi="宋体"/>
            <w:color w:val="000000" w:themeColor="text1"/>
          </w:rPr>
          <w:t>15.2</w:t>
        </w:r>
        <w:r w:rsidRPr="00C078C4">
          <w:rPr>
            <w:rFonts w:hAnsi="宋体" w:hint="eastAsia"/>
            <w:color w:val="000000" w:themeColor="text1"/>
          </w:rPr>
          <w:t>米</w:t>
        </w:r>
      </w:smartTag>
      <w:r w:rsidRPr="00C078C4">
        <w:rPr>
          <w:rFonts w:hAnsi="宋体" w:hint="eastAsia"/>
          <w:color w:val="000000" w:themeColor="text1"/>
        </w:rPr>
        <w:t>（</w:t>
      </w:r>
      <w:smartTag w:uri="urn:schemas-microsoft-com:office:smarttags" w:element="chmetcnv">
        <w:smartTagPr>
          <w:attr w:name="UnitName" w:val="英尺"/>
          <w:attr w:name="SourceValue" w:val="50"/>
          <w:attr w:name="HasSpace" w:val="False"/>
          <w:attr w:name="Negative" w:val="False"/>
          <w:attr w:name="NumberType" w:val="1"/>
          <w:attr w:name="TCSC" w:val="0"/>
        </w:smartTagPr>
        <w:r w:rsidRPr="00C078C4">
          <w:rPr>
            <w:rFonts w:hAnsi="宋体"/>
            <w:color w:val="000000" w:themeColor="text1"/>
          </w:rPr>
          <w:t>50</w:t>
        </w:r>
        <w:r w:rsidRPr="00C078C4">
          <w:rPr>
            <w:rFonts w:hAnsi="宋体" w:hint="eastAsia"/>
            <w:color w:val="000000" w:themeColor="text1"/>
          </w:rPr>
          <w:t>英尺</w:t>
        </w:r>
      </w:smartTag>
      <w:r w:rsidRPr="00C078C4">
        <w:rPr>
          <w:rFonts w:hAnsi="宋体" w:hint="eastAsia"/>
          <w:color w:val="000000" w:themeColor="text1"/>
        </w:rPr>
        <w:t>）处算起，在跑道的有效长度</w:t>
      </w:r>
      <w:r w:rsidRPr="00C078C4">
        <w:rPr>
          <w:rFonts w:hAnsi="宋体"/>
          <w:color w:val="000000" w:themeColor="text1"/>
        </w:rPr>
        <w:t>60</w:t>
      </w:r>
      <w:r w:rsidRPr="00C078C4">
        <w:rPr>
          <w:rFonts w:hAnsi="宋体" w:hint="eastAsia"/>
          <w:color w:val="000000" w:themeColor="text1"/>
        </w:rPr>
        <w:t>％以内作全停着陆。为确定在目的地机场的允许着陆重量，假定：</w:t>
      </w:r>
    </w:p>
    <w:p w14:paraId="5F716E67" w14:textId="77777777" w:rsidR="00A22ECF" w:rsidRPr="00C078C4" w:rsidRDefault="00A22ECF" w:rsidP="005959F9">
      <w:pPr>
        <w:pStyle w:val="aff0"/>
        <w:numPr>
          <w:ilvl w:val="1"/>
          <w:numId w:val="75"/>
        </w:numPr>
        <w:tabs>
          <w:tab w:val="num" w:pos="1418"/>
        </w:tabs>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C078C4">
        <w:rPr>
          <w:rFonts w:ascii="宋体" w:hAnsi="宋体" w:hint="eastAsia"/>
          <w:color w:val="000000" w:themeColor="text1"/>
        </w:rPr>
        <w:t>飞机在最理想的跑道上在静止大气中以最理想的方向着陆。</w:t>
      </w:r>
    </w:p>
    <w:p w14:paraId="5F716E68" w14:textId="77777777" w:rsidR="00A22ECF" w:rsidRPr="00C078C4" w:rsidRDefault="00A22ECF" w:rsidP="005959F9">
      <w:pPr>
        <w:pStyle w:val="aff0"/>
        <w:numPr>
          <w:ilvl w:val="1"/>
          <w:numId w:val="75"/>
        </w:numPr>
        <w:tabs>
          <w:tab w:val="num" w:pos="1418"/>
        </w:tabs>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C078C4">
        <w:rPr>
          <w:rFonts w:ascii="宋体" w:hAnsi="宋体" w:hint="eastAsia"/>
          <w:color w:val="000000" w:themeColor="text1"/>
        </w:rPr>
        <w:t>考虑到可能的风速、风向和该飞机的地面操纵特性，以及考虑到诸如着陆助航设备和地形等其他条件，飞机在最适宜的跑道上着陆。</w:t>
      </w:r>
    </w:p>
    <w:p w14:paraId="5F716E69" w14:textId="77777777" w:rsidR="00A22ECF" w:rsidRPr="00C078C4" w:rsidRDefault="00A22ECF" w:rsidP="005959F9">
      <w:pPr>
        <w:pStyle w:val="aff0"/>
        <w:numPr>
          <w:ilvl w:val="0"/>
          <w:numId w:val="76"/>
        </w:numPr>
        <w:tabs>
          <w:tab w:val="num" w:pos="1418"/>
        </w:tabs>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C078C4">
        <w:rPr>
          <w:rFonts w:ascii="宋体" w:hAnsi="宋体" w:hint="eastAsia"/>
          <w:color w:val="000000" w:themeColor="text1"/>
        </w:rPr>
        <w:t>对于不能符合本条(2)款第</w:t>
      </w:r>
      <w:r w:rsidR="001732ED" w:rsidRPr="00C078C4">
        <w:rPr>
          <w:rFonts w:ascii="宋体" w:hAnsi="宋体" w:hint="eastAsia"/>
          <w:color w:val="000000" w:themeColor="text1"/>
        </w:rPr>
        <w:t>b</w:t>
      </w:r>
      <w:r w:rsidRPr="00C078C4">
        <w:rPr>
          <w:rFonts w:ascii="宋体" w:hAnsi="宋体" w:hint="eastAsia"/>
          <w:color w:val="000000" w:themeColor="text1"/>
        </w:rPr>
        <w:t>项的要求而被禁止起飞的涡轮螺旋桨驱动的飞机，如果指定了备降机场，除允许飞机在跑道有效长度的</w:t>
      </w:r>
      <w:r w:rsidRPr="00C078C4">
        <w:rPr>
          <w:rFonts w:ascii="宋体" w:hAnsi="宋体"/>
          <w:color w:val="000000" w:themeColor="text1"/>
        </w:rPr>
        <w:t>70</w:t>
      </w:r>
      <w:r w:rsidRPr="00C078C4">
        <w:rPr>
          <w:rFonts w:ascii="宋体" w:hAnsi="宋体" w:hint="eastAsia"/>
          <w:color w:val="000000" w:themeColor="text1"/>
        </w:rPr>
        <w:t>％以内完成全停着陆外，该备降机场符合本条所有其他要求，则可以允许该飞机起飞</w:t>
      </w:r>
      <w:r w:rsidRPr="00C078C4">
        <w:rPr>
          <w:rFonts w:ascii="宋体" w:hAnsi="宋体" w:hint="eastAsia"/>
          <w:color w:val="000000" w:themeColor="text1"/>
        </w:rPr>
        <w:lastRenderedPageBreak/>
        <w:t>。</w:t>
      </w:r>
    </w:p>
    <w:p w14:paraId="5F716E6A" w14:textId="77777777" w:rsidR="00A22ECF" w:rsidRPr="00C078C4" w:rsidRDefault="00A22ECF" w:rsidP="005959F9">
      <w:pPr>
        <w:pStyle w:val="aff0"/>
        <w:numPr>
          <w:ilvl w:val="0"/>
          <w:numId w:val="76"/>
        </w:numPr>
        <w:tabs>
          <w:tab w:val="num" w:pos="1418"/>
        </w:tabs>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C078C4">
        <w:rPr>
          <w:rFonts w:ascii="宋体" w:hAnsi="宋体" w:hint="eastAsia"/>
          <w:color w:val="000000" w:themeColor="text1"/>
        </w:rPr>
        <w:t>对于涡轮喷气飞机，在有关的气象报告和预报表明目的地机场跑道在预计着陆时刻可能是湿的或者滑的时，该目的地机场的有效跑道长度应当至少为本条</w:t>
      </w:r>
      <w:r w:rsidR="001732ED" w:rsidRPr="00C078C4">
        <w:rPr>
          <w:rFonts w:ascii="宋体" w:hAnsi="宋体" w:hint="eastAsia"/>
          <w:color w:val="000000" w:themeColor="text1"/>
        </w:rPr>
        <w:t>b</w:t>
      </w:r>
      <w:r w:rsidRPr="00C078C4">
        <w:rPr>
          <w:rFonts w:ascii="宋体" w:hAnsi="宋体" w:hint="eastAsia"/>
          <w:color w:val="000000" w:themeColor="text1"/>
        </w:rPr>
        <w:t>款所要求的跑道长度的</w:t>
      </w:r>
      <w:r w:rsidRPr="00C078C4">
        <w:rPr>
          <w:rFonts w:ascii="宋体" w:hAnsi="宋体"/>
          <w:color w:val="000000" w:themeColor="text1"/>
        </w:rPr>
        <w:t>115</w:t>
      </w:r>
      <w:r w:rsidRPr="00C078C4">
        <w:rPr>
          <w:rFonts w:ascii="宋体" w:hAnsi="宋体" w:hint="eastAsia"/>
          <w:color w:val="000000" w:themeColor="text1"/>
        </w:rPr>
        <w:t>％，否则，该飞机不得起飞。如果在湿跑道上的实际着陆技术证明，对特定型号的飞机，已经批准了某一较短但决不小于本条(2)款要求的着陆距离，并且已经载入飞机飞行手册，则可以按照手册的要求执行。</w:t>
      </w:r>
    </w:p>
    <w:p w14:paraId="5F716E6B" w14:textId="77777777" w:rsidR="00A22ECF" w:rsidRPr="00C078C4" w:rsidRDefault="00A22ECF" w:rsidP="005959F9">
      <w:pPr>
        <w:pStyle w:val="aff0"/>
        <w:numPr>
          <w:ilvl w:val="0"/>
          <w:numId w:val="76"/>
        </w:numPr>
        <w:tabs>
          <w:tab w:val="num" w:pos="1418"/>
        </w:tabs>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C078C4">
        <w:rPr>
          <w:rFonts w:ascii="宋体" w:hAnsi="宋体" w:hint="eastAsia"/>
          <w:color w:val="000000" w:themeColor="text1"/>
        </w:rPr>
        <w:t>由于不能符合本条(2)款第</w:t>
      </w:r>
      <w:r w:rsidR="001732ED" w:rsidRPr="00C078C4">
        <w:rPr>
          <w:rFonts w:ascii="宋体" w:hAnsi="宋体" w:hint="eastAsia"/>
          <w:color w:val="000000" w:themeColor="text1"/>
        </w:rPr>
        <w:t>b</w:t>
      </w:r>
      <w:r w:rsidRPr="00C078C4">
        <w:rPr>
          <w:rFonts w:ascii="宋体" w:hAnsi="宋体" w:hint="eastAsia"/>
          <w:color w:val="000000" w:themeColor="text1"/>
        </w:rPr>
        <w:t>项而被禁止起飞的涡轮喷气动力的飞机，如果指定了符合本条</w:t>
      </w:r>
      <w:r w:rsidR="001732ED" w:rsidRPr="00C078C4">
        <w:rPr>
          <w:rFonts w:ascii="宋体" w:hAnsi="宋体" w:hint="eastAsia"/>
          <w:color w:val="000000" w:themeColor="text1"/>
        </w:rPr>
        <w:t>b</w:t>
      </w:r>
      <w:r w:rsidRPr="00C078C4">
        <w:rPr>
          <w:rFonts w:ascii="宋体" w:hAnsi="宋体" w:hint="eastAsia"/>
          <w:color w:val="000000" w:themeColor="text1"/>
        </w:rPr>
        <w:t>款所有要求的备降机场，则可以起飞。</w:t>
      </w:r>
      <w:bookmarkStart w:id="653" w:name="_Toc395120403"/>
      <w:bookmarkStart w:id="654" w:name="_Toc420808396"/>
      <w:bookmarkStart w:id="655" w:name="_Toc432382358"/>
    </w:p>
    <w:p w14:paraId="5F716E6C" w14:textId="77777777" w:rsidR="00A22ECF" w:rsidRPr="00AE0DB5" w:rsidRDefault="00A22ECF" w:rsidP="000A3D28">
      <w:pPr>
        <w:kinsoku w:val="0"/>
        <w:overflowPunct w:val="0"/>
        <w:autoSpaceDE w:val="0"/>
        <w:autoSpaceDN w:val="0"/>
      </w:pPr>
      <w:r w:rsidRPr="00C078C4">
        <w:rPr>
          <w:rFonts w:hint="eastAsia"/>
          <w:b/>
        </w:rPr>
        <w:t>涡轮发动机驱动的飞机的着陆限制</w:t>
      </w:r>
      <w:r w:rsidRPr="00AE0DB5">
        <w:t xml:space="preserve"> -- </w:t>
      </w:r>
      <w:r w:rsidRPr="00AE0DB5">
        <w:rPr>
          <w:rFonts w:hint="eastAsia"/>
        </w:rPr>
        <w:t>备降机场</w:t>
      </w:r>
    </w:p>
    <w:bookmarkEnd w:id="653"/>
    <w:bookmarkEnd w:id="654"/>
    <w:bookmarkEnd w:id="655"/>
    <w:p w14:paraId="5F716E6D" w14:textId="77777777" w:rsidR="00A22ECF" w:rsidRPr="00AE0DB5" w:rsidRDefault="00A22ECF" w:rsidP="000A3D28">
      <w:pPr>
        <w:kinsoku w:val="0"/>
        <w:overflowPunct w:val="0"/>
        <w:autoSpaceDE w:val="0"/>
        <w:autoSpaceDN w:val="0"/>
      </w:pPr>
      <w:r w:rsidRPr="00AE0DB5">
        <w:rPr>
          <w:rFonts w:hint="eastAsia"/>
        </w:rPr>
        <w:t>在涡轮发动机驱动的飞机的签派或者放行单中列为备降机场的机场，应当能使该飞机在到达该备降机场时以根据目的地机场</w:t>
      </w:r>
      <w:r w:rsidRPr="00AE0DB5">
        <w:rPr>
          <w:rFonts w:hint="eastAsia"/>
        </w:rPr>
        <w:t>(2)</w:t>
      </w:r>
      <w:r w:rsidRPr="00AE0DB5">
        <w:rPr>
          <w:rFonts w:hint="eastAsia"/>
        </w:rPr>
        <w:t>款规定的假定条件预计的重量，由超障面与跑道交点上方</w:t>
      </w:r>
      <w:smartTag w:uri="urn:schemas-microsoft-com:office:smarttags" w:element="chmetcnv">
        <w:smartTagPr>
          <w:attr w:name="TCSC" w:val="0"/>
          <w:attr w:name="NumberType" w:val="1"/>
          <w:attr w:name="Negative" w:val="False"/>
          <w:attr w:name="HasSpace" w:val="False"/>
          <w:attr w:name="SourceValue" w:val="15.2"/>
          <w:attr w:name="UnitName" w:val="米"/>
        </w:smartTagPr>
        <w:r w:rsidRPr="00AE0DB5">
          <w:t>15.2</w:t>
        </w:r>
        <w:r w:rsidRPr="00AE0DB5">
          <w:rPr>
            <w:rFonts w:hint="eastAsia"/>
          </w:rPr>
          <w:t>米</w:t>
        </w:r>
      </w:smartTag>
      <w:r w:rsidRPr="00AE0DB5">
        <w:t>(50</w:t>
      </w:r>
      <w:r w:rsidRPr="00AE0DB5">
        <w:rPr>
          <w:rFonts w:hint="eastAsia"/>
        </w:rPr>
        <w:t>英尺</w:t>
      </w:r>
      <w:r w:rsidRPr="00AE0DB5">
        <w:t>)</w:t>
      </w:r>
      <w:r w:rsidRPr="00AE0DB5">
        <w:rPr>
          <w:rFonts w:hint="eastAsia"/>
        </w:rPr>
        <w:t>处算起，在跑道有效长度的</w:t>
      </w:r>
      <w:r w:rsidRPr="00AE0DB5">
        <w:t>70</w:t>
      </w:r>
      <w:r w:rsidRPr="00AE0DB5">
        <w:rPr>
          <w:rFonts w:hint="eastAsia"/>
        </w:rPr>
        <w:t>％（涡轮螺旋桨动力飞机）或者</w:t>
      </w:r>
      <w:r w:rsidRPr="00AE0DB5">
        <w:t>60</w:t>
      </w:r>
      <w:r w:rsidRPr="00AE0DB5">
        <w:rPr>
          <w:rFonts w:hint="eastAsia"/>
        </w:rPr>
        <w:t>％（涡轮喷气动力飞机）以内完成全停着陆。对于本手册所规定的起飞备降机场，在确定到达时的预计重量时，除正常的燃油和滑油消耗之外，可以考虑应急放油。</w:t>
      </w:r>
    </w:p>
    <w:p w14:paraId="5F716E6E" w14:textId="77777777" w:rsidR="00A22ECF" w:rsidRPr="00C078C4" w:rsidRDefault="00A22ECF" w:rsidP="000A3D28">
      <w:pPr>
        <w:kinsoku w:val="0"/>
        <w:overflowPunct w:val="0"/>
        <w:autoSpaceDE w:val="0"/>
        <w:autoSpaceDN w:val="0"/>
        <w:rPr>
          <w:b/>
        </w:rPr>
      </w:pPr>
      <w:r w:rsidRPr="00C078C4">
        <w:rPr>
          <w:rFonts w:hint="eastAsia"/>
          <w:b/>
        </w:rPr>
        <w:t>飞机滑跑停止的性能限制</w:t>
      </w:r>
    </w:p>
    <w:p w14:paraId="5F716E6F" w14:textId="77777777" w:rsidR="00A22ECF" w:rsidRPr="00AE0DB5" w:rsidRDefault="00A22ECF" w:rsidP="005959F9">
      <w:pPr>
        <w:pStyle w:val="aa"/>
        <w:numPr>
          <w:ilvl w:val="2"/>
          <w:numId w:val="75"/>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lastRenderedPageBreak/>
        <w:t>飞机在任何跑道上着陆的最大重量必须受到限制以使性能规则里要求的着陆距离小于可用的着陆跑道长度；</w:t>
      </w:r>
    </w:p>
    <w:p w14:paraId="5F716E70" w14:textId="77777777" w:rsidR="00A22ECF" w:rsidRPr="00AE0DB5" w:rsidRDefault="00A22ECF" w:rsidP="005959F9">
      <w:pPr>
        <w:pStyle w:val="aa"/>
        <w:numPr>
          <w:ilvl w:val="2"/>
          <w:numId w:val="75"/>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超障面所在区域必须清除一切障碍物，它的分布范围是：在接地点跑道中心线两侧各</w:t>
      </w:r>
      <w:smartTag w:uri="urn:schemas-microsoft-com:office:smarttags" w:element="chmetcnv">
        <w:smartTagPr>
          <w:attr w:name="UnitName" w:val="米"/>
          <w:attr w:name="SourceValue" w:val="60"/>
          <w:attr w:name="HasSpace" w:val="False"/>
          <w:attr w:name="Negative" w:val="False"/>
          <w:attr w:name="NumberType" w:val="1"/>
          <w:attr w:name="TCSC" w:val="0"/>
        </w:smartTagPr>
        <w:r w:rsidRPr="00AE0DB5">
          <w:rPr>
            <w:rFonts w:hint="eastAsia"/>
            <w:color w:val="000000" w:themeColor="text1"/>
          </w:rPr>
          <w:t>60米</w:t>
        </w:r>
      </w:smartTag>
      <w:r w:rsidRPr="00AE0DB5">
        <w:rPr>
          <w:rFonts w:hint="eastAsia"/>
          <w:color w:val="000000" w:themeColor="text1"/>
        </w:rPr>
        <w:t>(</w:t>
      </w:r>
      <w:smartTag w:uri="urn:schemas-microsoft-com:office:smarttags" w:element="chmetcnv">
        <w:smartTagPr>
          <w:attr w:name="UnitName" w:val="英尺"/>
          <w:attr w:name="SourceValue" w:val="200"/>
          <w:attr w:name="HasSpace" w:val="False"/>
          <w:attr w:name="Negative" w:val="False"/>
          <w:attr w:name="NumberType" w:val="1"/>
          <w:attr w:name="TCSC" w:val="0"/>
        </w:smartTagPr>
        <w:r w:rsidRPr="00AE0DB5">
          <w:rPr>
            <w:rFonts w:hint="eastAsia"/>
            <w:color w:val="000000" w:themeColor="text1"/>
          </w:rPr>
          <w:t>200英尺</w:t>
        </w:r>
      </w:smartTag>
      <w:r w:rsidRPr="00AE0DB5">
        <w:rPr>
          <w:rFonts w:hint="eastAsia"/>
          <w:color w:val="000000" w:themeColor="text1"/>
        </w:rPr>
        <w:t>)；距接地点</w:t>
      </w:r>
      <w:smartTag w:uri="urn:schemas-microsoft-com:office:smarttags" w:element="chmetcnv">
        <w:smartTagPr>
          <w:attr w:name="UnitName" w:val="米"/>
          <w:attr w:name="SourceValue" w:val="450"/>
          <w:attr w:name="HasSpace" w:val="False"/>
          <w:attr w:name="Negative" w:val="False"/>
          <w:attr w:name="NumberType" w:val="1"/>
          <w:attr w:name="TCSC" w:val="0"/>
        </w:smartTagPr>
        <w:r w:rsidRPr="00AE0DB5">
          <w:rPr>
            <w:rFonts w:hint="eastAsia"/>
            <w:color w:val="000000" w:themeColor="text1"/>
          </w:rPr>
          <w:t>450米</w:t>
        </w:r>
      </w:smartTag>
      <w:r w:rsidRPr="00AE0DB5">
        <w:rPr>
          <w:rFonts w:hint="eastAsia"/>
          <w:color w:val="000000" w:themeColor="text1"/>
        </w:rPr>
        <w:t>(1，</w:t>
      </w:r>
      <w:smartTag w:uri="urn:schemas-microsoft-com:office:smarttags" w:element="chmetcnv">
        <w:smartTagPr>
          <w:attr w:name="UnitName" w:val="英尺"/>
          <w:attr w:name="SourceValue" w:val="500"/>
          <w:attr w:name="HasSpace" w:val="False"/>
          <w:attr w:name="Negative" w:val="False"/>
          <w:attr w:name="NumberType" w:val="1"/>
          <w:attr w:name="TCSC" w:val="0"/>
        </w:smartTagPr>
        <w:r w:rsidRPr="00AE0DB5">
          <w:rPr>
            <w:rFonts w:hint="eastAsia"/>
            <w:color w:val="000000" w:themeColor="text1"/>
          </w:rPr>
          <w:t>500英尺</w:t>
        </w:r>
      </w:smartTag>
      <w:r w:rsidRPr="00AE0DB5">
        <w:rPr>
          <w:rFonts w:hint="eastAsia"/>
          <w:color w:val="000000" w:themeColor="text1"/>
        </w:rPr>
        <w:t>)或更远，跑道中心线两侧各</w:t>
      </w:r>
      <w:smartTag w:uri="urn:schemas-microsoft-com:office:smarttags" w:element="chmetcnv">
        <w:smartTagPr>
          <w:attr w:name="UnitName" w:val="米"/>
          <w:attr w:name="SourceValue" w:val="150"/>
          <w:attr w:name="HasSpace" w:val="False"/>
          <w:attr w:name="Negative" w:val="False"/>
          <w:attr w:name="NumberType" w:val="1"/>
          <w:attr w:name="TCSC" w:val="0"/>
        </w:smartTagPr>
        <w:r w:rsidRPr="00AE0DB5">
          <w:rPr>
            <w:rFonts w:hint="eastAsia"/>
            <w:color w:val="000000" w:themeColor="text1"/>
          </w:rPr>
          <w:t>150米</w:t>
        </w:r>
      </w:smartTag>
      <w:r w:rsidRPr="00AE0DB5">
        <w:rPr>
          <w:rFonts w:hint="eastAsia"/>
          <w:color w:val="000000" w:themeColor="text1"/>
        </w:rPr>
        <w:t>(</w:t>
      </w:r>
      <w:smartTag w:uri="urn:schemas-microsoft-com:office:smarttags" w:element="chmetcnv">
        <w:smartTagPr>
          <w:attr w:name="UnitName" w:val="英尺"/>
          <w:attr w:name="SourceValue" w:val="500"/>
          <w:attr w:name="HasSpace" w:val="False"/>
          <w:attr w:name="Negative" w:val="False"/>
          <w:attr w:name="NumberType" w:val="1"/>
          <w:attr w:name="TCSC" w:val="0"/>
        </w:smartTagPr>
        <w:r w:rsidRPr="00AE0DB5">
          <w:rPr>
            <w:rFonts w:hint="eastAsia"/>
            <w:color w:val="000000" w:themeColor="text1"/>
          </w:rPr>
          <w:t>500英尺</w:t>
        </w:r>
      </w:smartTag>
      <w:r w:rsidRPr="00AE0DB5">
        <w:rPr>
          <w:rFonts w:hint="eastAsia"/>
          <w:color w:val="000000" w:themeColor="text1"/>
        </w:rPr>
        <w:t>)。超障区的中心线可以是弯曲的，且曲率半径不得小于</w:t>
      </w:r>
      <w:smartTag w:uri="urn:schemas-microsoft-com:office:smarttags" w:element="chmetcnv">
        <w:smartTagPr>
          <w:attr w:name="UnitName" w:val="米"/>
          <w:attr w:name="SourceValue" w:val="1200"/>
          <w:attr w:name="HasSpace" w:val="False"/>
          <w:attr w:name="Negative" w:val="False"/>
          <w:attr w:name="NumberType" w:val="1"/>
          <w:attr w:name="TCSC" w:val="0"/>
        </w:smartTagPr>
        <w:r w:rsidRPr="00AE0DB5">
          <w:rPr>
            <w:rFonts w:hint="eastAsia"/>
            <w:color w:val="000000" w:themeColor="text1"/>
          </w:rPr>
          <w:t>1200米</w:t>
        </w:r>
      </w:smartTag>
      <w:r w:rsidRPr="00AE0DB5">
        <w:rPr>
          <w:rFonts w:hint="eastAsia"/>
          <w:color w:val="000000" w:themeColor="text1"/>
        </w:rPr>
        <w:t>(4，</w:t>
      </w:r>
      <w:smartTag w:uri="urn:schemas-microsoft-com:office:smarttags" w:element="chmetcnv">
        <w:smartTagPr>
          <w:attr w:name="UnitName" w:val="英尺"/>
          <w:attr w:name="SourceValue" w:val="0"/>
          <w:attr w:name="HasSpace" w:val="False"/>
          <w:attr w:name="Negative" w:val="False"/>
          <w:attr w:name="NumberType" w:val="1"/>
          <w:attr w:name="TCSC" w:val="0"/>
        </w:smartTagPr>
        <w:r w:rsidRPr="00AE0DB5">
          <w:rPr>
            <w:rFonts w:hint="eastAsia"/>
            <w:color w:val="000000" w:themeColor="text1"/>
          </w:rPr>
          <w:t>000英尺</w:t>
        </w:r>
      </w:smartTag>
      <w:r w:rsidRPr="00AE0DB5">
        <w:rPr>
          <w:rFonts w:hint="eastAsia"/>
          <w:color w:val="000000" w:themeColor="text1"/>
        </w:rPr>
        <w:t>)，但在距接地点至少</w:t>
      </w:r>
      <w:smartTag w:uri="urn:schemas-microsoft-com:office:smarttags" w:element="chmetcnv">
        <w:smartTagPr>
          <w:attr w:name="UnitName" w:val="米"/>
          <w:attr w:name="SourceValue" w:val="450"/>
          <w:attr w:name="HasSpace" w:val="False"/>
          <w:attr w:name="Negative" w:val="False"/>
          <w:attr w:name="NumberType" w:val="1"/>
          <w:attr w:name="TCSC" w:val="0"/>
        </w:smartTagPr>
        <w:r w:rsidRPr="00AE0DB5">
          <w:rPr>
            <w:rFonts w:hint="eastAsia"/>
            <w:color w:val="000000" w:themeColor="text1"/>
          </w:rPr>
          <w:t>450米</w:t>
        </w:r>
      </w:smartTag>
      <w:r w:rsidRPr="00AE0DB5">
        <w:rPr>
          <w:rFonts w:hint="eastAsia"/>
          <w:color w:val="000000" w:themeColor="text1"/>
        </w:rPr>
        <w:t>(1，</w:t>
      </w:r>
      <w:smartTag w:uri="urn:schemas-microsoft-com:office:smarttags" w:element="chmetcnv">
        <w:smartTagPr>
          <w:attr w:name="UnitName" w:val="英尺"/>
          <w:attr w:name="SourceValue" w:val="500"/>
          <w:attr w:name="HasSpace" w:val="False"/>
          <w:attr w:name="Negative" w:val="False"/>
          <w:attr w:name="NumberType" w:val="1"/>
          <w:attr w:name="TCSC" w:val="0"/>
        </w:smartTagPr>
        <w:r w:rsidRPr="00AE0DB5">
          <w:rPr>
            <w:rFonts w:hint="eastAsia"/>
            <w:color w:val="000000" w:themeColor="text1"/>
          </w:rPr>
          <w:t>500英尺</w:t>
        </w:r>
      </w:smartTag>
      <w:r w:rsidRPr="00AE0DB5">
        <w:rPr>
          <w:rFonts w:hint="eastAsia"/>
          <w:color w:val="000000" w:themeColor="text1"/>
        </w:rPr>
        <w:t>)以内的中心线必须是直的。停止道和净空道不能被认为是有效着陆区；</w:t>
      </w:r>
    </w:p>
    <w:p w14:paraId="5F716E71" w14:textId="77777777" w:rsidR="00A22ECF" w:rsidRPr="00AE0DB5" w:rsidRDefault="00A22ECF" w:rsidP="005959F9">
      <w:pPr>
        <w:pStyle w:val="aa"/>
        <w:numPr>
          <w:ilvl w:val="2"/>
          <w:numId w:val="75"/>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要求的着陆距离是指从超障面与跑道相交点以上15．2米(</w:t>
      </w:r>
      <w:smartTag w:uri="urn:schemas-microsoft-com:office:smarttags" w:element="chmetcnv">
        <w:smartTagPr>
          <w:attr w:name="UnitName" w:val="英尺"/>
          <w:attr w:name="SourceValue" w:val="50"/>
          <w:attr w:name="HasSpace" w:val="False"/>
          <w:attr w:name="Negative" w:val="False"/>
          <w:attr w:name="NumberType" w:val="1"/>
          <w:attr w:name="TCSC" w:val="0"/>
        </w:smartTagPr>
        <w:r w:rsidRPr="00AE0DB5">
          <w:rPr>
            <w:rFonts w:hint="eastAsia"/>
            <w:color w:val="000000" w:themeColor="text1"/>
          </w:rPr>
          <w:t>50英尺</w:t>
        </w:r>
      </w:smartTag>
      <w:r w:rsidRPr="00AE0DB5">
        <w:rPr>
          <w:rFonts w:hint="eastAsia"/>
          <w:color w:val="000000" w:themeColor="text1"/>
        </w:rPr>
        <w:t>)高到完全停住所需的距离。在规定着陆性能数据时，飞机进近时必须平稳地下滑(或恒定下降率)到15．</w:t>
      </w:r>
      <w:smartTag w:uri="urn:schemas-microsoft-com:office:smarttags" w:element="chmetcnv">
        <w:smartTagPr>
          <w:attr w:name="UnitName" w:val="米"/>
          <w:attr w:name="SourceValue" w:val="2"/>
          <w:attr w:name="HasSpace" w:val="False"/>
          <w:attr w:name="Negative" w:val="False"/>
          <w:attr w:name="NumberType" w:val="1"/>
          <w:attr w:name="TCSC" w:val="0"/>
        </w:smartTagPr>
        <w:r w:rsidRPr="00AE0DB5">
          <w:rPr>
            <w:rFonts w:hint="eastAsia"/>
            <w:color w:val="000000" w:themeColor="text1"/>
          </w:rPr>
          <w:t>2米</w:t>
        </w:r>
      </w:smartTag>
      <w:r w:rsidRPr="00AE0DB5">
        <w:rPr>
          <w:rFonts w:hint="eastAsia"/>
          <w:color w:val="000000" w:themeColor="text1"/>
        </w:rPr>
        <w:t>(</w:t>
      </w:r>
      <w:smartTag w:uri="urn:schemas-microsoft-com:office:smarttags" w:element="chmetcnv">
        <w:smartTagPr>
          <w:attr w:name="UnitName" w:val="英尺"/>
          <w:attr w:name="SourceValue" w:val="50"/>
          <w:attr w:name="HasSpace" w:val="False"/>
          <w:attr w:name="Negative" w:val="False"/>
          <w:attr w:name="NumberType" w:val="1"/>
          <w:attr w:name="TCSC" w:val="0"/>
        </w:smartTagPr>
        <w:r w:rsidRPr="00AE0DB5">
          <w:rPr>
            <w:rFonts w:hint="eastAsia"/>
            <w:color w:val="000000" w:themeColor="text1"/>
          </w:rPr>
          <w:t>50英尺</w:t>
        </w:r>
      </w:smartTag>
      <w:r w:rsidRPr="00AE0DB5">
        <w:rPr>
          <w:rFonts w:hint="eastAsia"/>
          <w:color w:val="000000" w:themeColor="text1"/>
        </w:rPr>
        <w:t>)高，这时的速度不能小于着陆失速速度1．3倍。</w:t>
      </w:r>
    </w:p>
    <w:p w14:paraId="5F716E72" w14:textId="77777777" w:rsidR="00A22ECF" w:rsidRPr="00C078C4" w:rsidRDefault="00A22ECF" w:rsidP="000A3D28">
      <w:pPr>
        <w:pStyle w:val="aff0"/>
        <w:kinsoku w:val="0"/>
        <w:overflowPunct w:val="0"/>
        <w:autoSpaceDE w:val="0"/>
        <w:autoSpaceDN w:val="0"/>
        <w:ind w:firstLineChars="0" w:firstLine="0"/>
        <w:rPr>
          <w:b/>
        </w:rPr>
      </w:pPr>
      <w:r w:rsidRPr="00C078C4">
        <w:rPr>
          <w:rFonts w:hint="eastAsia"/>
          <w:b/>
        </w:rPr>
        <w:t>进近和着陆的爬升限制</w:t>
      </w:r>
    </w:p>
    <w:p w14:paraId="5F716E73" w14:textId="77777777" w:rsidR="00A22ECF" w:rsidRPr="00AE0DB5" w:rsidRDefault="00A22ECF" w:rsidP="005959F9">
      <w:pPr>
        <w:pStyle w:val="aa"/>
        <w:numPr>
          <w:ilvl w:val="1"/>
          <w:numId w:val="71"/>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进近和爬升限制重量限制最大起飞重量：在计算最大允许起飞重量时，飞机到达目的地或备降机场时的预测重量必须考虑到要减去估计的航路燃油消耗。结果得出的重量必须使飞机在进近和着陆的构形下能按规定的最小梯度(爬升率)爬升；</w:t>
      </w:r>
    </w:p>
    <w:p w14:paraId="5F716E74" w14:textId="77777777" w:rsidR="00A22ECF" w:rsidRPr="00AE0DB5" w:rsidRDefault="00A22ECF" w:rsidP="005959F9">
      <w:pPr>
        <w:pStyle w:val="aa"/>
        <w:numPr>
          <w:ilvl w:val="1"/>
          <w:numId w:val="71"/>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t>进近爬升：这个要求的目的是为了在飞机完成进近之后，一发不工作，在复飞构型下(起落架收上，襟翼在进近位置，临界发动机不工作，其余发动机处于复飞推力状态)，能确保有足够的能力完成复飞；</w:t>
      </w:r>
    </w:p>
    <w:p w14:paraId="5F716E75" w14:textId="77777777" w:rsidR="00A22ECF" w:rsidRPr="00AE0DB5" w:rsidRDefault="00A22ECF" w:rsidP="005959F9">
      <w:pPr>
        <w:pStyle w:val="aa"/>
        <w:numPr>
          <w:ilvl w:val="1"/>
          <w:numId w:val="71"/>
        </w:numPr>
        <w:kinsoku w:val="0"/>
        <w:overflowPunct w:val="0"/>
        <w:autoSpaceDE w:val="0"/>
        <w:autoSpaceDN w:val="0"/>
        <w:adjustRightInd w:val="0"/>
        <w:snapToGrid w:val="0"/>
        <w:spacing w:line="360" w:lineRule="exact"/>
        <w:jc w:val="left"/>
        <w:rPr>
          <w:color w:val="000000" w:themeColor="text1"/>
        </w:rPr>
      </w:pPr>
      <w:r w:rsidRPr="00AE0DB5">
        <w:rPr>
          <w:rFonts w:hint="eastAsia"/>
          <w:color w:val="000000" w:themeColor="text1"/>
        </w:rPr>
        <w:lastRenderedPageBreak/>
        <w:t>着陆爬升：这个要求是为了确保有足够的能力中止下降，并在着陆的最后阶段(起落架放下，襟翼在着陆位置，使用复飞功率)能进行复飞。</w:t>
      </w:r>
    </w:p>
    <w:p w14:paraId="5F716E76" w14:textId="77777777" w:rsidR="00A22ECF" w:rsidRPr="00AE0DB5" w:rsidRDefault="00A22ECF" w:rsidP="000A3D28">
      <w:pPr>
        <w:kinsoku w:val="0"/>
        <w:overflowPunct w:val="0"/>
        <w:autoSpaceDE w:val="0"/>
        <w:autoSpaceDN w:val="0"/>
      </w:pPr>
      <w:r w:rsidRPr="00AE0DB5">
        <w:rPr>
          <w:rFonts w:hint="eastAsia"/>
        </w:rPr>
        <w:t>刹车性能，刹车测量和刹车性能通常以下列形式报告：</w:t>
      </w:r>
    </w:p>
    <w:p w14:paraId="5F716E77" w14:textId="77777777" w:rsidR="00A22ECF" w:rsidRPr="00AE0DB5" w:rsidRDefault="00A22ECF" w:rsidP="005959F9">
      <w:pPr>
        <w:pStyle w:val="aa"/>
        <w:numPr>
          <w:ilvl w:val="0"/>
          <w:numId w:val="77"/>
        </w:numPr>
        <w:kinsoku w:val="0"/>
        <w:overflowPunct w:val="0"/>
        <w:autoSpaceDE w:val="0"/>
        <w:autoSpaceDN w:val="0"/>
        <w:spacing w:line="360" w:lineRule="exact"/>
        <w:rPr>
          <w:color w:val="000000" w:themeColor="text1"/>
        </w:rPr>
      </w:pPr>
      <w:r w:rsidRPr="00AE0DB5">
        <w:rPr>
          <w:rFonts w:hint="eastAsia"/>
          <w:color w:val="000000" w:themeColor="text1"/>
        </w:rPr>
        <w:t>ATC用简明扼要语言的通报；</w:t>
      </w:r>
    </w:p>
    <w:p w14:paraId="5F716E78" w14:textId="77777777" w:rsidR="00A22ECF" w:rsidRPr="00AE0DB5" w:rsidRDefault="00A22ECF" w:rsidP="005959F9">
      <w:pPr>
        <w:pStyle w:val="aa"/>
        <w:numPr>
          <w:ilvl w:val="0"/>
          <w:numId w:val="77"/>
        </w:numPr>
        <w:kinsoku w:val="0"/>
        <w:overflowPunct w:val="0"/>
        <w:autoSpaceDE w:val="0"/>
        <w:autoSpaceDN w:val="0"/>
        <w:spacing w:line="360" w:lineRule="exact"/>
        <w:rPr>
          <w:color w:val="000000" w:themeColor="text1"/>
        </w:rPr>
      </w:pPr>
      <w:r w:rsidRPr="00AE0DB5">
        <w:rPr>
          <w:rFonts w:hint="eastAsia"/>
          <w:color w:val="000000" w:themeColor="text1"/>
        </w:rPr>
        <w:t>ATIS的通报；</w:t>
      </w:r>
    </w:p>
    <w:p w14:paraId="5F716E79" w14:textId="77777777" w:rsidR="00A22ECF" w:rsidRPr="00AE0DB5" w:rsidRDefault="00A22ECF" w:rsidP="005959F9">
      <w:pPr>
        <w:pStyle w:val="aa"/>
        <w:numPr>
          <w:ilvl w:val="0"/>
          <w:numId w:val="77"/>
        </w:numPr>
        <w:kinsoku w:val="0"/>
        <w:overflowPunct w:val="0"/>
        <w:autoSpaceDE w:val="0"/>
        <w:autoSpaceDN w:val="0"/>
        <w:spacing w:line="360" w:lineRule="exact"/>
        <w:rPr>
          <w:color w:val="000000" w:themeColor="text1"/>
        </w:rPr>
      </w:pPr>
      <w:r w:rsidRPr="00AE0DB5">
        <w:rPr>
          <w:rFonts w:hint="eastAsia"/>
          <w:color w:val="000000" w:themeColor="text1"/>
        </w:rPr>
        <w:t>通过雪情通告。</w:t>
      </w:r>
    </w:p>
    <w:p w14:paraId="5F716E7A" w14:textId="77777777" w:rsidR="002D5F28" w:rsidRPr="00AE0DB5" w:rsidRDefault="00A22ECF" w:rsidP="000A3D28">
      <w:pPr>
        <w:kinsoku w:val="0"/>
        <w:overflowPunct w:val="0"/>
        <w:autoSpaceDE w:val="0"/>
        <w:autoSpaceDN w:val="0"/>
      </w:pPr>
      <w:r w:rsidRPr="00AE0DB5">
        <w:rPr>
          <w:rFonts w:hint="eastAsia"/>
        </w:rPr>
        <w:t>禁止机长在刹车性能报告不可靠或摩擦系数为</w:t>
      </w:r>
      <w:r w:rsidRPr="00AE0DB5">
        <w:rPr>
          <w:rFonts w:hint="eastAsia"/>
        </w:rPr>
        <w:t>0.25</w:t>
      </w:r>
      <w:r w:rsidRPr="00AE0DB5">
        <w:rPr>
          <w:rFonts w:hint="eastAsia"/>
        </w:rPr>
        <w:t>含以下的跑道上起飞和着陆；下表中最大侧风值应小于机型限制。</w:t>
      </w:r>
    </w:p>
    <w:p w14:paraId="5F716E7B" w14:textId="77777777" w:rsidR="00404907" w:rsidRPr="00C078C4" w:rsidRDefault="00A22ECF" w:rsidP="000A3D28">
      <w:pPr>
        <w:kinsoku w:val="0"/>
        <w:overflowPunct w:val="0"/>
        <w:autoSpaceDE w:val="0"/>
        <w:autoSpaceDN w:val="0"/>
        <w:rPr>
          <w:b/>
        </w:rPr>
      </w:pPr>
      <w:r w:rsidRPr="00C078C4">
        <w:rPr>
          <w:rFonts w:hint="eastAsia"/>
          <w:b/>
        </w:rPr>
        <w:t>刹车性能与摩擦系数对照表</w:t>
      </w:r>
    </w:p>
    <w:tbl>
      <w:tblPr>
        <w:tblW w:w="5133" w:type="dxa"/>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560"/>
        <w:gridCol w:w="1701"/>
        <w:gridCol w:w="1872"/>
      </w:tblGrid>
      <w:tr w:rsidR="00A22ECF" w:rsidRPr="00AE0DB5" w14:paraId="5F716E7F" w14:textId="77777777" w:rsidTr="00505A55">
        <w:trPr>
          <w:trHeight w:val="20"/>
          <w:jc w:val="right"/>
        </w:trPr>
        <w:tc>
          <w:tcPr>
            <w:tcW w:w="1560" w:type="dxa"/>
            <w:vAlign w:val="center"/>
          </w:tcPr>
          <w:p w14:paraId="5F716E7C"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报告的刹车性能</w:t>
            </w:r>
          </w:p>
        </w:tc>
        <w:tc>
          <w:tcPr>
            <w:tcW w:w="1701" w:type="dxa"/>
            <w:vAlign w:val="center"/>
          </w:tcPr>
          <w:p w14:paraId="5F716E7D"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报告的刹车摩擦系数</w:t>
            </w:r>
          </w:p>
        </w:tc>
        <w:tc>
          <w:tcPr>
            <w:tcW w:w="1872" w:type="dxa"/>
            <w:vAlign w:val="center"/>
          </w:tcPr>
          <w:p w14:paraId="5F716E7E"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最大侧风（参考不超过机型侧风标准）</w:t>
            </w:r>
          </w:p>
        </w:tc>
      </w:tr>
      <w:tr w:rsidR="00A22ECF" w:rsidRPr="00AE0DB5" w14:paraId="5F716E83" w14:textId="77777777" w:rsidTr="00505A55">
        <w:trPr>
          <w:trHeight w:val="20"/>
          <w:jc w:val="right"/>
        </w:trPr>
        <w:tc>
          <w:tcPr>
            <w:tcW w:w="1560" w:type="dxa"/>
            <w:vAlign w:val="center"/>
          </w:tcPr>
          <w:p w14:paraId="5F716E80"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良好、一般良好</w:t>
            </w:r>
          </w:p>
        </w:tc>
        <w:tc>
          <w:tcPr>
            <w:tcW w:w="1701" w:type="dxa"/>
            <w:vAlign w:val="center"/>
          </w:tcPr>
          <w:p w14:paraId="5F716E81"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0．4以上</w:t>
            </w:r>
          </w:p>
        </w:tc>
        <w:tc>
          <w:tcPr>
            <w:tcW w:w="1872" w:type="dxa"/>
            <w:vAlign w:val="center"/>
          </w:tcPr>
          <w:p w14:paraId="5F716E82"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30knots</w:t>
            </w:r>
          </w:p>
        </w:tc>
      </w:tr>
      <w:tr w:rsidR="00A22ECF" w:rsidRPr="00AE0DB5" w14:paraId="5F716E87" w14:textId="77777777" w:rsidTr="00505A55">
        <w:trPr>
          <w:trHeight w:val="20"/>
          <w:jc w:val="right"/>
        </w:trPr>
        <w:tc>
          <w:tcPr>
            <w:tcW w:w="1560" w:type="dxa"/>
            <w:vAlign w:val="center"/>
          </w:tcPr>
          <w:p w14:paraId="5F716E84"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一般</w:t>
            </w:r>
          </w:p>
        </w:tc>
        <w:tc>
          <w:tcPr>
            <w:tcW w:w="1701" w:type="dxa"/>
            <w:vAlign w:val="center"/>
          </w:tcPr>
          <w:p w14:paraId="5F716E85"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0．36至0．39</w:t>
            </w:r>
          </w:p>
        </w:tc>
        <w:tc>
          <w:tcPr>
            <w:tcW w:w="1872" w:type="dxa"/>
            <w:vAlign w:val="center"/>
          </w:tcPr>
          <w:p w14:paraId="5F716E86"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25knots</w:t>
            </w:r>
          </w:p>
        </w:tc>
      </w:tr>
      <w:tr w:rsidR="00A22ECF" w:rsidRPr="00AE0DB5" w14:paraId="5F716E8B" w14:textId="77777777" w:rsidTr="00505A55">
        <w:trPr>
          <w:trHeight w:val="20"/>
          <w:jc w:val="right"/>
        </w:trPr>
        <w:tc>
          <w:tcPr>
            <w:tcW w:w="1560" w:type="dxa"/>
            <w:vAlign w:val="center"/>
          </w:tcPr>
          <w:p w14:paraId="5F716E88"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一般/较差</w:t>
            </w:r>
          </w:p>
        </w:tc>
        <w:tc>
          <w:tcPr>
            <w:tcW w:w="1701" w:type="dxa"/>
            <w:vAlign w:val="center"/>
          </w:tcPr>
          <w:p w14:paraId="5F716E89"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0．30至0．35</w:t>
            </w:r>
          </w:p>
        </w:tc>
        <w:tc>
          <w:tcPr>
            <w:tcW w:w="1872" w:type="dxa"/>
            <w:vAlign w:val="center"/>
          </w:tcPr>
          <w:p w14:paraId="5F716E8A" w14:textId="77777777" w:rsidR="00A22ECF" w:rsidRPr="00AE0DB5" w:rsidRDefault="00A22ECF" w:rsidP="000A3D28">
            <w:pPr>
              <w:pStyle w:val="ae"/>
              <w:kinsoku w:val="0"/>
              <w:overflowPunct w:val="0"/>
              <w:autoSpaceDE w:val="0"/>
              <w:autoSpaceDN w:val="0"/>
              <w:adjustRightInd w:val="0"/>
              <w:snapToGrid w:val="0"/>
              <w:spacing w:line="360" w:lineRule="auto"/>
              <w:ind w:left="0"/>
              <w:jc w:val="center"/>
              <w:rPr>
                <w:rFonts w:ascii="宋体" w:hAnsi="宋体"/>
                <w:color w:val="000000" w:themeColor="text1"/>
              </w:rPr>
            </w:pPr>
            <w:r w:rsidRPr="00AE0DB5">
              <w:rPr>
                <w:rFonts w:ascii="宋体" w:hAnsi="宋体" w:hint="eastAsia"/>
                <w:color w:val="000000" w:themeColor="text1"/>
              </w:rPr>
              <w:t>20knots</w:t>
            </w:r>
          </w:p>
        </w:tc>
      </w:tr>
      <w:tr w:rsidR="00A22ECF" w:rsidRPr="00AE0DB5" w14:paraId="5F716E8F" w14:textId="77777777" w:rsidTr="00505A55">
        <w:trPr>
          <w:trHeight w:val="20"/>
          <w:jc w:val="right"/>
        </w:trPr>
        <w:tc>
          <w:tcPr>
            <w:tcW w:w="1560" w:type="dxa"/>
            <w:vAlign w:val="center"/>
          </w:tcPr>
          <w:p w14:paraId="5F716E8C"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较差</w:t>
            </w:r>
          </w:p>
        </w:tc>
        <w:tc>
          <w:tcPr>
            <w:tcW w:w="1701" w:type="dxa"/>
            <w:vAlign w:val="center"/>
          </w:tcPr>
          <w:p w14:paraId="5F716E8D"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0．26至0．29</w:t>
            </w:r>
          </w:p>
        </w:tc>
        <w:tc>
          <w:tcPr>
            <w:tcW w:w="1872" w:type="dxa"/>
            <w:vAlign w:val="center"/>
          </w:tcPr>
          <w:p w14:paraId="5F716E8E"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15knots</w:t>
            </w:r>
          </w:p>
        </w:tc>
      </w:tr>
      <w:tr w:rsidR="00A22ECF" w:rsidRPr="00AE0DB5" w14:paraId="5F716E93" w14:textId="77777777" w:rsidTr="00505A55">
        <w:trPr>
          <w:trHeight w:val="20"/>
          <w:jc w:val="right"/>
        </w:trPr>
        <w:tc>
          <w:tcPr>
            <w:tcW w:w="1560" w:type="dxa"/>
            <w:vAlign w:val="center"/>
          </w:tcPr>
          <w:p w14:paraId="5F716E90" w14:textId="77777777" w:rsidR="00A22ECF" w:rsidRPr="00AE0DB5" w:rsidRDefault="00A22ECF" w:rsidP="000A3D28">
            <w:pPr>
              <w:pStyle w:val="ae"/>
              <w:kinsoku w:val="0"/>
              <w:overflowPunct w:val="0"/>
              <w:autoSpaceDE w:val="0"/>
              <w:autoSpaceDN w:val="0"/>
              <w:adjustRightInd w:val="0"/>
              <w:snapToGrid w:val="0"/>
              <w:spacing w:line="360" w:lineRule="auto"/>
              <w:ind w:left="0"/>
              <w:jc w:val="center"/>
              <w:rPr>
                <w:rFonts w:ascii="宋体" w:hAnsi="宋体"/>
                <w:color w:val="000000" w:themeColor="text1"/>
              </w:rPr>
            </w:pPr>
            <w:r w:rsidRPr="00AE0DB5">
              <w:rPr>
                <w:rFonts w:ascii="宋体" w:hAnsi="宋体" w:hint="eastAsia"/>
                <w:color w:val="000000" w:themeColor="text1"/>
              </w:rPr>
              <w:t>不可靠</w:t>
            </w:r>
          </w:p>
        </w:tc>
        <w:tc>
          <w:tcPr>
            <w:tcW w:w="1701" w:type="dxa"/>
            <w:vAlign w:val="center"/>
          </w:tcPr>
          <w:p w14:paraId="5F716E91"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0．25以下</w:t>
            </w:r>
          </w:p>
        </w:tc>
        <w:tc>
          <w:tcPr>
            <w:tcW w:w="1872" w:type="dxa"/>
            <w:vAlign w:val="center"/>
          </w:tcPr>
          <w:p w14:paraId="5F716E92"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5knots</w:t>
            </w:r>
          </w:p>
        </w:tc>
      </w:tr>
    </w:tbl>
    <w:p w14:paraId="5F716E94" w14:textId="77777777" w:rsidR="00A22ECF" w:rsidRPr="00AE0DB5" w:rsidRDefault="00A74D69" w:rsidP="005959F9">
      <w:pPr>
        <w:pStyle w:val="3"/>
        <w:keepNext w:val="0"/>
        <w:numPr>
          <w:ilvl w:val="0"/>
          <w:numId w:val="214"/>
        </w:numPr>
        <w:kinsoku w:val="0"/>
        <w:overflowPunct w:val="0"/>
        <w:autoSpaceDE w:val="0"/>
        <w:autoSpaceDN w:val="0"/>
      </w:pPr>
      <w:r>
        <w:rPr>
          <w:rFonts w:hint="eastAsia"/>
        </w:rPr>
        <w:t xml:space="preserve">   </w:t>
      </w:r>
      <w:bookmarkStart w:id="656" w:name="_Toc503360772"/>
      <w:r w:rsidR="00A22ECF" w:rsidRPr="00AE0DB5">
        <w:rPr>
          <w:rFonts w:hint="eastAsia"/>
        </w:rPr>
        <w:t>航线分析</w:t>
      </w:r>
      <w:bookmarkEnd w:id="656"/>
    </w:p>
    <w:p w14:paraId="5F716E95" w14:textId="77777777" w:rsidR="00A22ECF" w:rsidRPr="00AE0DB5" w:rsidRDefault="00A22ECF" w:rsidP="000A3D28">
      <w:pPr>
        <w:kinsoku w:val="0"/>
        <w:overflowPunct w:val="0"/>
        <w:autoSpaceDE w:val="0"/>
        <w:autoSpaceDN w:val="0"/>
      </w:pPr>
      <w:r w:rsidRPr="00AE0DB5">
        <w:rPr>
          <w:rFonts w:hint="eastAsia"/>
        </w:rPr>
        <w:t>航线分析是对某型飞机在拟定航线上根据不同任务的适航性的研究，对于生产运营飞行，该分析中同时要考虑经济性影响。</w:t>
      </w:r>
    </w:p>
    <w:p w14:paraId="5F716E96" w14:textId="77777777" w:rsidR="00A22ECF" w:rsidRPr="00C078C4" w:rsidRDefault="00A22ECF" w:rsidP="000A3D28">
      <w:pPr>
        <w:kinsoku w:val="0"/>
        <w:overflowPunct w:val="0"/>
        <w:autoSpaceDE w:val="0"/>
        <w:autoSpaceDN w:val="0"/>
        <w:rPr>
          <w:b/>
        </w:rPr>
      </w:pPr>
      <w:r w:rsidRPr="00C078C4">
        <w:rPr>
          <w:rFonts w:hint="eastAsia"/>
          <w:b/>
        </w:rPr>
        <w:lastRenderedPageBreak/>
        <w:t>适航性限制和要求</w:t>
      </w:r>
    </w:p>
    <w:p w14:paraId="5F716E97" w14:textId="77777777" w:rsidR="00A22ECF" w:rsidRPr="00AE0DB5" w:rsidRDefault="00E633C3" w:rsidP="000A3D28">
      <w:pPr>
        <w:kinsoku w:val="0"/>
        <w:overflowPunct w:val="0"/>
        <w:autoSpaceDE w:val="0"/>
        <w:autoSpaceDN w:val="0"/>
        <w:rPr>
          <w:rFonts w:ascii="宋体" w:hAnsi="宋体"/>
          <w:color w:val="000000" w:themeColor="text1"/>
        </w:rPr>
      </w:pPr>
      <w:r>
        <w:rPr>
          <w:noProof/>
        </w:rPr>
        <w:pict w14:anchorId="5F717DE0">
          <v:shapetype id="_x0000_t202" coordsize="21600,21600" o:spt="202" path="m,l,21600r21600,l21600,xe">
            <v:stroke joinstyle="miter"/>
            <v:path gradientshapeok="t" o:connecttype="rect"/>
          </v:shapetype>
          <v:shape id="Text Box 1063" o:spid="_x0000_s1027" type="#_x0000_t202" style="position:absolute;left:0;text-align:left;margin-left:-142.95pt;margin-top:94.8pt;width:6pt;height:39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" o:allowincell="f" stroked="f" strokecolor="blue">
            <v:textbox style="mso-next-textbox:#Text Box 1063">
              <w:txbxContent>
                <w:p w14:paraId="5F717F22" w14:textId="77777777" w:rsidR="00E05939" w:rsidRDefault="00E05939" w:rsidP="00A22ECF">
                  <w:pPr>
                    <w:ind w:left="360"/>
                  </w:pPr>
                </w:p>
              </w:txbxContent>
            </v:textbox>
          </v:shape>
        </w:pict>
      </w:r>
      <w:r w:rsidR="00A22ECF" w:rsidRPr="00AE0DB5">
        <w:rPr>
          <w:rFonts w:hint="eastAsia"/>
        </w:rPr>
        <w:t>公司在使用某型飞机在拟定航线上进行生产运营或包机等特殊飞行之前，运行控制部必须首先对该型飞机在拟定</w:t>
      </w:r>
      <w:r w:rsidR="00A22ECF" w:rsidRPr="00AE0DB5">
        <w:rPr>
          <w:rFonts w:ascii="宋体" w:hAnsi="宋体" w:hint="eastAsia"/>
          <w:color w:val="000000" w:themeColor="text1"/>
        </w:rPr>
        <w:t>航线上飞行的适航性进行分析，在确定适航后，将运行计划连同适航性分析结果报请局方认可。适航性限制应考虑：</w:t>
      </w:r>
    </w:p>
    <w:p w14:paraId="5F716E98" w14:textId="77777777" w:rsidR="00A22ECF" w:rsidRPr="00C078C4" w:rsidRDefault="00A22ECF" w:rsidP="005959F9">
      <w:pPr>
        <w:pStyle w:val="aff0"/>
        <w:numPr>
          <w:ilvl w:val="0"/>
          <w:numId w:val="78"/>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C078C4">
        <w:rPr>
          <w:rFonts w:ascii="宋体" w:hAnsi="宋体" w:hint="eastAsia"/>
          <w:color w:val="000000" w:themeColor="text1"/>
        </w:rPr>
        <w:t>某型飞机在拟定航线上的性能使用限制必须依据</w:t>
      </w:r>
      <w:r w:rsidR="00721200" w:rsidRPr="00C078C4">
        <w:rPr>
          <w:rFonts w:ascii="宋体" w:hAnsi="宋体" w:hint="eastAsia"/>
          <w:color w:val="000000" w:themeColor="text1"/>
        </w:rPr>
        <w:t>CCAR-121</w:t>
      </w:r>
      <w:r w:rsidRPr="00C078C4">
        <w:rPr>
          <w:rFonts w:ascii="宋体" w:hAnsi="宋体" w:hint="eastAsia"/>
          <w:color w:val="000000" w:themeColor="text1"/>
        </w:rPr>
        <w:t>有关条款的规定；</w:t>
      </w:r>
    </w:p>
    <w:p w14:paraId="5F716E99" w14:textId="77777777" w:rsidR="001303E4" w:rsidRPr="00C078C4" w:rsidRDefault="00A22ECF" w:rsidP="005959F9">
      <w:pPr>
        <w:pStyle w:val="aff0"/>
        <w:numPr>
          <w:ilvl w:val="0"/>
          <w:numId w:val="78"/>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C078C4">
        <w:rPr>
          <w:rFonts w:ascii="宋体" w:hAnsi="宋体" w:hint="eastAsia"/>
          <w:color w:val="000000" w:themeColor="text1"/>
        </w:rPr>
        <w:t>对于山区飞行，应考虑飞机在最低安全高度飞行时，失密</w:t>
      </w:r>
      <w:r w:rsidR="00390989" w:rsidRPr="00C078C4">
        <w:rPr>
          <w:rFonts w:ascii="宋体" w:hAnsi="宋体" w:hint="eastAsia"/>
          <w:color w:val="000000" w:themeColor="text1"/>
        </w:rPr>
        <w:t>或增压系统失效的状态下，机组和旅客对氧气供应的要求；</w:t>
      </w:r>
    </w:p>
    <w:p w14:paraId="5F716E9A" w14:textId="77777777" w:rsidR="00A22ECF" w:rsidRPr="00C078C4" w:rsidRDefault="00A22ECF" w:rsidP="005959F9">
      <w:pPr>
        <w:pStyle w:val="aff0"/>
        <w:numPr>
          <w:ilvl w:val="0"/>
          <w:numId w:val="78"/>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C078C4">
        <w:rPr>
          <w:rFonts w:ascii="宋体" w:hAnsi="宋体" w:hint="eastAsia"/>
          <w:color w:val="000000" w:themeColor="text1"/>
        </w:rPr>
        <w:t>航班的水上运行应满足延程跨水运行的设备要求；</w:t>
      </w:r>
    </w:p>
    <w:p w14:paraId="5F716E9B" w14:textId="77777777" w:rsidR="00A22ECF" w:rsidRPr="00C078C4" w:rsidRDefault="00A22ECF" w:rsidP="005959F9">
      <w:pPr>
        <w:pStyle w:val="aff0"/>
        <w:numPr>
          <w:ilvl w:val="0"/>
          <w:numId w:val="78"/>
        </w:numPr>
        <w:kinsoku w:val="0"/>
        <w:overflowPunct w:val="0"/>
        <w:autoSpaceDE w:val="0"/>
        <w:autoSpaceDN w:val="0"/>
        <w:adjustRightInd w:val="0"/>
        <w:snapToGrid w:val="0"/>
        <w:spacing w:line="360" w:lineRule="exact"/>
        <w:ind w:firstLineChars="0"/>
        <w:jc w:val="left"/>
        <w:rPr>
          <w:color w:val="000000" w:themeColor="text1"/>
        </w:rPr>
      </w:pPr>
      <w:r w:rsidRPr="00C078C4">
        <w:rPr>
          <w:rFonts w:hint="eastAsia"/>
          <w:color w:val="000000" w:themeColor="text1"/>
        </w:rPr>
        <w:t>对于生产运营飞行，必须考虑飞机的航程应满足航线要求，并且该飞机在此航程下应具备足够的可用业载以满足飞行任务的要求。</w:t>
      </w:r>
    </w:p>
    <w:p w14:paraId="5F716E9C" w14:textId="77777777" w:rsidR="00A22ECF" w:rsidRPr="00C078C4" w:rsidRDefault="00A22ECF" w:rsidP="000A3D28">
      <w:pPr>
        <w:kinsoku w:val="0"/>
        <w:overflowPunct w:val="0"/>
        <w:autoSpaceDE w:val="0"/>
        <w:autoSpaceDN w:val="0"/>
        <w:rPr>
          <w:b/>
        </w:rPr>
      </w:pPr>
      <w:r w:rsidRPr="00C078C4">
        <w:rPr>
          <w:rFonts w:hint="eastAsia"/>
          <w:b/>
        </w:rPr>
        <w:t>航路超障</w:t>
      </w:r>
    </w:p>
    <w:p w14:paraId="5F716E9D" w14:textId="77777777" w:rsidR="00A22ECF" w:rsidRPr="00AE0DB5" w:rsidRDefault="00A22ECF" w:rsidP="000A3D28">
      <w:pPr>
        <w:kinsoku w:val="0"/>
        <w:overflowPunct w:val="0"/>
        <w:autoSpaceDE w:val="0"/>
        <w:autoSpaceDN w:val="0"/>
      </w:pPr>
      <w:r w:rsidRPr="00AE0DB5">
        <w:rPr>
          <w:rFonts w:hint="eastAsia"/>
        </w:rPr>
        <w:t>对于公司现行执管飞机而言，根据</w:t>
      </w:r>
      <w:r w:rsidR="00721200" w:rsidRPr="00AE0DB5">
        <w:rPr>
          <w:rFonts w:hint="eastAsia"/>
        </w:rPr>
        <w:t>CCAR-121</w:t>
      </w:r>
      <w:r w:rsidRPr="00AE0DB5">
        <w:rPr>
          <w:rFonts w:hint="eastAsia"/>
        </w:rPr>
        <w:t>的飞机的航路障碍物的限制，飞机的重量必须使该飞机能承受一发失效并有能力以一定的余度超越所有的障碍继续飞到目的地或转到备降机场。这些要求可通过飘降、偏离正常航路或应急放油来满足。</w:t>
      </w:r>
    </w:p>
    <w:p w14:paraId="5F716E9E" w14:textId="77777777" w:rsidR="00A22ECF" w:rsidRPr="00C078C4" w:rsidRDefault="00A22ECF" w:rsidP="000A3D28">
      <w:pPr>
        <w:kinsoku w:val="0"/>
        <w:overflowPunct w:val="0"/>
        <w:autoSpaceDE w:val="0"/>
        <w:autoSpaceDN w:val="0"/>
        <w:rPr>
          <w:b/>
        </w:rPr>
      </w:pPr>
      <w:r w:rsidRPr="00C078C4">
        <w:rPr>
          <w:rFonts w:hint="eastAsia"/>
          <w:b/>
        </w:rPr>
        <w:lastRenderedPageBreak/>
        <w:t>应急放油和飘降</w:t>
      </w:r>
    </w:p>
    <w:p w14:paraId="5F716E9F" w14:textId="77777777" w:rsidR="00A22ECF" w:rsidRPr="00AE0DB5" w:rsidRDefault="00A22ECF" w:rsidP="000A3D28">
      <w:pPr>
        <w:kinsoku w:val="0"/>
        <w:overflowPunct w:val="0"/>
        <w:autoSpaceDE w:val="0"/>
        <w:autoSpaceDN w:val="0"/>
      </w:pPr>
      <w:r w:rsidRPr="00AE0DB5">
        <w:rPr>
          <w:rFonts w:hint="eastAsia"/>
        </w:rPr>
        <w:t>飘降定义为一个程序，在这个程序里，飞机有一发失效，其余的发动机工作在最大持续推力状态，并保持规定的速度，下降到一个飞机可以保持高度并且可以开始爬升的高度</w:t>
      </w:r>
      <w:r w:rsidRPr="00AE0DB5">
        <w:rPr>
          <w:rFonts w:hint="eastAsia"/>
        </w:rPr>
        <w:t>(</w:t>
      </w:r>
      <w:r w:rsidRPr="00AE0DB5">
        <w:rPr>
          <w:rFonts w:hint="eastAsia"/>
        </w:rPr>
        <w:t>这个高度定义为飘降高度</w:t>
      </w:r>
      <w:r w:rsidRPr="00AE0DB5">
        <w:rPr>
          <w:rFonts w:hint="eastAsia"/>
        </w:rPr>
        <w:t>)</w:t>
      </w:r>
      <w:r w:rsidRPr="00AE0DB5">
        <w:rPr>
          <w:rFonts w:hint="eastAsia"/>
        </w:rPr>
        <w:t>。</w:t>
      </w:r>
    </w:p>
    <w:p w14:paraId="5F716EA0" w14:textId="77777777" w:rsidR="00A22ECF" w:rsidRPr="00AE0DB5" w:rsidRDefault="00A22ECF" w:rsidP="000A3D28">
      <w:pPr>
        <w:kinsoku w:val="0"/>
        <w:overflowPunct w:val="0"/>
        <w:autoSpaceDE w:val="0"/>
        <w:autoSpaceDN w:val="0"/>
      </w:pPr>
      <w:r w:rsidRPr="00AE0DB5">
        <w:rPr>
          <w:rFonts w:hint="eastAsia"/>
        </w:rPr>
        <w:t>当飞机起飞重量决定的飘降高度低于航路最低安全高度时，必须限制起飞重量、采用应急放油或偏离正常航路，使在飞行的航路阶段的每一点，符合限制要求。</w:t>
      </w:r>
    </w:p>
    <w:p w14:paraId="5F716EA1" w14:textId="77777777" w:rsidR="00A22ECF" w:rsidRPr="00C078C4" w:rsidRDefault="00A22ECF" w:rsidP="000A3D28">
      <w:pPr>
        <w:kinsoku w:val="0"/>
        <w:overflowPunct w:val="0"/>
        <w:autoSpaceDE w:val="0"/>
        <w:autoSpaceDN w:val="0"/>
        <w:rPr>
          <w:b/>
        </w:rPr>
      </w:pPr>
      <w:r w:rsidRPr="00C078C4">
        <w:rPr>
          <w:rFonts w:hint="eastAsia"/>
          <w:b/>
        </w:rPr>
        <w:t>涡轮发动机驱动的飞机的航路限制</w:t>
      </w:r>
    </w:p>
    <w:p w14:paraId="5F716EA2" w14:textId="77777777" w:rsidR="00A22ECF" w:rsidRPr="00C078C4" w:rsidRDefault="00A22ECF" w:rsidP="000A3D28">
      <w:pPr>
        <w:kinsoku w:val="0"/>
        <w:overflowPunct w:val="0"/>
        <w:autoSpaceDE w:val="0"/>
        <w:autoSpaceDN w:val="0"/>
        <w:rPr>
          <w:b/>
        </w:rPr>
      </w:pPr>
      <w:r w:rsidRPr="00C078C4">
        <w:rPr>
          <w:rFonts w:hint="eastAsia"/>
          <w:b/>
        </w:rPr>
        <w:t>一台发动机不工作</w:t>
      </w:r>
    </w:p>
    <w:p w14:paraId="5F716EA3" w14:textId="77777777" w:rsidR="00A22ECF" w:rsidRPr="00C078C4" w:rsidRDefault="00A22ECF" w:rsidP="005959F9">
      <w:pPr>
        <w:pStyle w:val="aff0"/>
        <w:numPr>
          <w:ilvl w:val="1"/>
          <w:numId w:val="70"/>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C078C4">
        <w:rPr>
          <w:rFonts w:ascii="宋体" w:hAnsi="宋体" w:hint="eastAsia"/>
          <w:color w:val="000000" w:themeColor="text1"/>
        </w:rPr>
        <w:t>动机驱动的飞机不得超过某一重量起飞，在该重量下，考虑到正常的燃油、滑油消耗和航路上预计的环境温度，根据经批准的该飞机飞行手册确定的一台发动机不工作时的航路净飞行轨迹数据应当能够符合下列两项要求之一：</w:t>
      </w:r>
    </w:p>
    <w:p w14:paraId="5F716EA4" w14:textId="77777777" w:rsidR="00A22ECF" w:rsidRPr="00014FB9" w:rsidRDefault="00A22ECF" w:rsidP="005959F9">
      <w:pPr>
        <w:pStyle w:val="aff0"/>
        <w:numPr>
          <w:ilvl w:val="1"/>
          <w:numId w:val="79"/>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014FB9">
        <w:rPr>
          <w:rFonts w:ascii="宋体" w:hAnsi="宋体" w:hint="eastAsia"/>
          <w:color w:val="000000" w:themeColor="text1"/>
        </w:rPr>
        <w:t>定航迹两侧各</w:t>
      </w:r>
      <w:smartTag w:uri="urn:schemas-microsoft-com:office:smarttags" w:element="chmetcnv">
        <w:smartTagPr>
          <w:attr w:name="TCSC" w:val="0"/>
          <w:attr w:name="NumberType" w:val="1"/>
          <w:attr w:name="Negative" w:val="False"/>
          <w:attr w:name="HasSpace" w:val="False"/>
          <w:attr w:name="SourceValue" w:val="25"/>
          <w:attr w:name="UnitName" w:val="公里"/>
        </w:smartTagPr>
        <w:r w:rsidRPr="00014FB9">
          <w:rPr>
            <w:rFonts w:ascii="宋体" w:hAnsi="宋体"/>
            <w:color w:val="000000" w:themeColor="text1"/>
          </w:rPr>
          <w:t>25</w:t>
        </w:r>
        <w:r w:rsidRPr="00014FB9">
          <w:rPr>
            <w:rFonts w:ascii="宋体" w:hAnsi="宋体" w:hint="eastAsia"/>
            <w:color w:val="000000" w:themeColor="text1"/>
          </w:rPr>
          <w:t>公里</w:t>
        </w:r>
      </w:smartTag>
      <w:r w:rsidRPr="00014FB9">
        <w:rPr>
          <w:rFonts w:ascii="宋体" w:hAnsi="宋体"/>
          <w:color w:val="000000" w:themeColor="text1"/>
        </w:rPr>
        <w:t>(</w:t>
      </w:r>
      <w:smartTag w:uri="urn:schemas-microsoft-com:office:smarttags" w:element="chmetcnv">
        <w:smartTagPr>
          <w:attr w:name="TCSC" w:val="0"/>
          <w:attr w:name="NumberType" w:val="1"/>
          <w:attr w:name="Negative" w:val="False"/>
          <w:attr w:name="HasSpace" w:val="False"/>
          <w:attr w:name="SourceValue" w:val="13.5"/>
          <w:attr w:name="UnitName" w:val="海里"/>
        </w:smartTagPr>
        <w:r w:rsidRPr="00014FB9">
          <w:rPr>
            <w:rFonts w:ascii="宋体" w:hAnsi="宋体"/>
            <w:color w:val="000000" w:themeColor="text1"/>
          </w:rPr>
          <w:t>13.5</w:t>
        </w:r>
        <w:r w:rsidRPr="00014FB9">
          <w:rPr>
            <w:rFonts w:ascii="宋体" w:hAnsi="宋体" w:hint="eastAsia"/>
            <w:color w:val="000000" w:themeColor="text1"/>
          </w:rPr>
          <w:t>海里</w:t>
        </w:r>
      </w:smartTag>
      <w:r w:rsidRPr="00014FB9">
        <w:rPr>
          <w:rFonts w:ascii="宋体" w:hAnsi="宋体"/>
          <w:color w:val="000000" w:themeColor="text1"/>
        </w:rPr>
        <w:t>)</w:t>
      </w:r>
      <w:r w:rsidRPr="00014FB9">
        <w:rPr>
          <w:rFonts w:ascii="宋体" w:hAnsi="宋体" w:hint="eastAsia"/>
          <w:color w:val="000000" w:themeColor="text1"/>
        </w:rPr>
        <w:t>范围内的所有地形和障碍物上空至少</w:t>
      </w:r>
      <w:smartTag w:uri="urn:schemas-microsoft-com:office:smarttags" w:element="chmetcnv">
        <w:smartTagPr>
          <w:attr w:name="TCSC" w:val="0"/>
          <w:attr w:name="NumberType" w:val="1"/>
          <w:attr w:name="Negative" w:val="False"/>
          <w:attr w:name="HasSpace" w:val="False"/>
          <w:attr w:name="SourceValue" w:val="300"/>
          <w:attr w:name="UnitName" w:val="米"/>
        </w:smartTagPr>
        <w:r w:rsidRPr="00014FB9">
          <w:rPr>
            <w:rFonts w:ascii="宋体" w:hAnsi="宋体"/>
            <w:color w:val="000000" w:themeColor="text1"/>
          </w:rPr>
          <w:t>300</w:t>
        </w:r>
        <w:r w:rsidRPr="00014FB9">
          <w:rPr>
            <w:rFonts w:ascii="宋体" w:hAnsi="宋体" w:hint="eastAsia"/>
            <w:color w:val="000000" w:themeColor="text1"/>
          </w:rPr>
          <w:t>米</w:t>
        </w:r>
      </w:smartTag>
      <w:r w:rsidRPr="00014FB9">
        <w:rPr>
          <w:rFonts w:ascii="宋体" w:hAnsi="宋体"/>
          <w:color w:val="000000" w:themeColor="text1"/>
        </w:rPr>
        <w:t>(</w:t>
      </w:r>
      <w:smartTag w:uri="urn:schemas-microsoft-com:office:smarttags" w:element="chmetcnv">
        <w:smartTagPr>
          <w:attr w:name="TCSC" w:val="0"/>
          <w:attr w:name="NumberType" w:val="1"/>
          <w:attr w:name="Negative" w:val="False"/>
          <w:attr w:name="HasSpace" w:val="False"/>
          <w:attr w:name="SourceValue" w:val="1000"/>
          <w:attr w:name="UnitName" w:val="英尺"/>
        </w:smartTagPr>
        <w:r w:rsidRPr="00014FB9">
          <w:rPr>
            <w:rFonts w:ascii="宋体" w:hAnsi="宋体"/>
            <w:color w:val="000000" w:themeColor="text1"/>
          </w:rPr>
          <w:t>1000</w:t>
        </w:r>
        <w:r w:rsidRPr="00014FB9">
          <w:rPr>
            <w:rFonts w:ascii="宋体" w:hAnsi="宋体" w:hint="eastAsia"/>
            <w:color w:val="000000" w:themeColor="text1"/>
          </w:rPr>
          <w:t>英尺</w:t>
        </w:r>
      </w:smartTag>
      <w:r w:rsidRPr="00014FB9">
        <w:rPr>
          <w:rFonts w:ascii="宋体" w:hAnsi="宋体"/>
          <w:color w:val="000000" w:themeColor="text1"/>
        </w:rPr>
        <w:t>)</w:t>
      </w:r>
      <w:r w:rsidRPr="00014FB9">
        <w:rPr>
          <w:rFonts w:ascii="宋体" w:hAnsi="宋体" w:hint="eastAsia"/>
          <w:color w:val="000000" w:themeColor="text1"/>
        </w:rPr>
        <w:t>的高度上有正梯度，并且，在发动机失效后飞机要着陆的机场上空</w:t>
      </w:r>
      <w:smartTag w:uri="urn:schemas-microsoft-com:office:smarttags" w:element="chmetcnv">
        <w:smartTagPr>
          <w:attr w:name="TCSC" w:val="0"/>
          <w:attr w:name="NumberType" w:val="1"/>
          <w:attr w:name="Negative" w:val="False"/>
          <w:attr w:name="HasSpace" w:val="False"/>
          <w:attr w:name="SourceValue" w:val="450"/>
          <w:attr w:name="UnitName" w:val="米"/>
        </w:smartTagPr>
        <w:r w:rsidRPr="00014FB9">
          <w:rPr>
            <w:rFonts w:ascii="宋体" w:hAnsi="宋体"/>
            <w:color w:val="000000" w:themeColor="text1"/>
          </w:rPr>
          <w:t>450</w:t>
        </w:r>
        <w:r w:rsidRPr="00014FB9">
          <w:rPr>
            <w:rFonts w:ascii="宋体" w:hAnsi="宋体" w:hint="eastAsia"/>
            <w:color w:val="000000" w:themeColor="text1"/>
          </w:rPr>
          <w:t>米</w:t>
        </w:r>
      </w:smartTag>
      <w:r w:rsidRPr="00014FB9">
        <w:rPr>
          <w:rFonts w:ascii="宋体" w:hAnsi="宋体"/>
          <w:color w:val="000000" w:themeColor="text1"/>
        </w:rPr>
        <w:t>(</w:t>
      </w:r>
      <w:smartTag w:uri="urn:schemas-microsoft-com:office:smarttags" w:element="chmetcnv">
        <w:smartTagPr>
          <w:attr w:name="TCSC" w:val="0"/>
          <w:attr w:name="NumberType" w:val="1"/>
          <w:attr w:name="Negative" w:val="False"/>
          <w:attr w:name="HasSpace" w:val="False"/>
          <w:attr w:name="SourceValue" w:val="1500"/>
          <w:attr w:name="UnitName" w:val="英尺"/>
        </w:smartTagPr>
        <w:r w:rsidRPr="00014FB9">
          <w:rPr>
            <w:rFonts w:ascii="宋体" w:hAnsi="宋体"/>
            <w:color w:val="000000" w:themeColor="text1"/>
          </w:rPr>
          <w:t>1500</w:t>
        </w:r>
        <w:r w:rsidRPr="00014FB9">
          <w:rPr>
            <w:rFonts w:ascii="宋体" w:hAnsi="宋体" w:hint="eastAsia"/>
            <w:color w:val="000000" w:themeColor="text1"/>
          </w:rPr>
          <w:t>英尺</w:t>
        </w:r>
      </w:smartTag>
      <w:r w:rsidRPr="00014FB9">
        <w:rPr>
          <w:rFonts w:ascii="宋体" w:hAnsi="宋体"/>
          <w:color w:val="000000" w:themeColor="text1"/>
        </w:rPr>
        <w:t>)</w:t>
      </w:r>
      <w:r w:rsidRPr="00014FB9">
        <w:rPr>
          <w:rFonts w:ascii="宋体" w:hAnsi="宋体" w:hint="eastAsia"/>
          <w:color w:val="000000" w:themeColor="text1"/>
        </w:rPr>
        <w:t>的高度上有正梯度。</w:t>
      </w:r>
    </w:p>
    <w:p w14:paraId="5F716EA5" w14:textId="77777777" w:rsidR="00A22ECF" w:rsidRPr="00014FB9" w:rsidRDefault="00A22ECF" w:rsidP="005959F9">
      <w:pPr>
        <w:pStyle w:val="aff0"/>
        <w:numPr>
          <w:ilvl w:val="1"/>
          <w:numId w:val="79"/>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014FB9">
        <w:rPr>
          <w:rFonts w:ascii="宋体" w:hAnsi="宋体" w:hint="eastAsia"/>
          <w:color w:val="000000" w:themeColor="text1"/>
        </w:rPr>
        <w:t>净飞行轨迹允许飞机由巡航高度继续飞到可以按照本手册要求进行着陆的机场，能以至少</w:t>
      </w:r>
      <w:smartTag w:uri="urn:schemas-microsoft-com:office:smarttags" w:element="chmetcnv">
        <w:smartTagPr>
          <w:attr w:name="UnitName" w:val="米"/>
          <w:attr w:name="SourceValue" w:val="600"/>
          <w:attr w:name="HasSpace" w:val="False"/>
          <w:attr w:name="Negative" w:val="False"/>
          <w:attr w:name="NumberType" w:val="1"/>
          <w:attr w:name="TCSC" w:val="0"/>
        </w:smartTagPr>
        <w:r w:rsidRPr="00014FB9">
          <w:rPr>
            <w:rFonts w:ascii="宋体" w:hAnsi="宋体"/>
            <w:color w:val="000000" w:themeColor="text1"/>
          </w:rPr>
          <w:t>600</w:t>
        </w:r>
        <w:r w:rsidRPr="00014FB9">
          <w:rPr>
            <w:rFonts w:ascii="宋体" w:hAnsi="宋体" w:hint="eastAsia"/>
            <w:color w:val="000000" w:themeColor="text1"/>
          </w:rPr>
          <w:t>米</w:t>
        </w:r>
      </w:smartTag>
      <w:r w:rsidRPr="00014FB9">
        <w:rPr>
          <w:rFonts w:ascii="宋体" w:hAnsi="宋体"/>
          <w:color w:val="000000" w:themeColor="text1"/>
        </w:rPr>
        <w:t>(</w:t>
      </w:r>
      <w:smartTag w:uri="urn:schemas-microsoft-com:office:smarttags" w:element="chmetcnv">
        <w:smartTagPr>
          <w:attr w:name="UnitName" w:val="英尺"/>
          <w:attr w:name="SourceValue" w:val="2000"/>
          <w:attr w:name="HasSpace" w:val="False"/>
          <w:attr w:name="Negative" w:val="False"/>
          <w:attr w:name="NumberType" w:val="1"/>
          <w:attr w:name="TCSC" w:val="0"/>
        </w:smartTagPr>
        <w:r w:rsidRPr="00014FB9">
          <w:rPr>
            <w:rFonts w:ascii="宋体" w:hAnsi="宋体"/>
            <w:color w:val="000000" w:themeColor="text1"/>
          </w:rPr>
          <w:t>2000</w:t>
        </w:r>
        <w:r w:rsidRPr="00014FB9">
          <w:rPr>
            <w:rFonts w:ascii="宋体" w:hAnsi="宋体" w:hint="eastAsia"/>
            <w:color w:val="000000" w:themeColor="text1"/>
          </w:rPr>
          <w:t>英尺</w:t>
        </w:r>
      </w:smartTag>
      <w:r w:rsidRPr="00014FB9">
        <w:rPr>
          <w:rFonts w:ascii="宋体" w:hAnsi="宋体"/>
          <w:color w:val="000000" w:themeColor="text1"/>
        </w:rPr>
        <w:t>)</w:t>
      </w:r>
      <w:r w:rsidRPr="00014FB9">
        <w:rPr>
          <w:rFonts w:ascii="宋体" w:hAnsi="宋体" w:hint="eastAsia"/>
          <w:color w:val="000000" w:themeColor="text1"/>
        </w:rPr>
        <w:t>的余度垂直超越预定航迹两侧各</w:t>
      </w:r>
      <w:smartTag w:uri="urn:schemas-microsoft-com:office:smarttags" w:element="chmetcnv">
        <w:smartTagPr>
          <w:attr w:name="UnitName" w:val="公里"/>
          <w:attr w:name="SourceValue" w:val="25"/>
          <w:attr w:name="HasSpace" w:val="False"/>
          <w:attr w:name="Negative" w:val="False"/>
          <w:attr w:name="NumberType" w:val="1"/>
          <w:attr w:name="TCSC" w:val="0"/>
        </w:smartTagPr>
        <w:r w:rsidRPr="00014FB9">
          <w:rPr>
            <w:rFonts w:ascii="宋体" w:hAnsi="宋体"/>
            <w:color w:val="000000" w:themeColor="text1"/>
          </w:rPr>
          <w:t>25</w:t>
        </w:r>
        <w:r w:rsidRPr="00014FB9">
          <w:rPr>
            <w:rFonts w:ascii="宋体" w:hAnsi="宋体" w:hint="eastAsia"/>
            <w:color w:val="000000" w:themeColor="text1"/>
          </w:rPr>
          <w:t>公里</w:t>
        </w:r>
      </w:smartTag>
      <w:r w:rsidRPr="00014FB9">
        <w:rPr>
          <w:rFonts w:ascii="宋体" w:hAnsi="宋体"/>
          <w:color w:val="000000" w:themeColor="text1"/>
        </w:rPr>
        <w:t>(</w:t>
      </w:r>
      <w:smartTag w:uri="urn:schemas-microsoft-com:office:smarttags" w:element="chmetcnv">
        <w:smartTagPr>
          <w:attr w:name="UnitName" w:val="海里"/>
          <w:attr w:name="SourceValue" w:val="13.5"/>
          <w:attr w:name="HasSpace" w:val="True"/>
          <w:attr w:name="Negative" w:val="False"/>
          <w:attr w:name="NumberType" w:val="1"/>
          <w:attr w:name="TCSC" w:val="0"/>
        </w:smartTagPr>
        <w:r w:rsidRPr="00014FB9">
          <w:rPr>
            <w:rFonts w:ascii="宋体" w:hAnsi="宋体"/>
            <w:color w:val="000000" w:themeColor="text1"/>
          </w:rPr>
          <w:t xml:space="preserve">13.5 </w:t>
        </w:r>
        <w:r w:rsidRPr="00014FB9">
          <w:rPr>
            <w:rFonts w:ascii="宋体" w:hAnsi="宋体" w:hint="eastAsia"/>
            <w:color w:val="000000" w:themeColor="text1"/>
          </w:rPr>
          <w:t>海里</w:t>
        </w:r>
      </w:smartTag>
      <w:r w:rsidRPr="00014FB9">
        <w:rPr>
          <w:rFonts w:ascii="宋体" w:hAnsi="宋体"/>
          <w:color w:val="000000" w:themeColor="text1"/>
        </w:rPr>
        <w:t>)</w:t>
      </w:r>
      <w:r w:rsidRPr="00014FB9">
        <w:rPr>
          <w:rFonts w:ascii="宋体" w:hAnsi="宋体" w:hint="eastAsia"/>
          <w:color w:val="000000" w:themeColor="text1"/>
        </w:rPr>
        <w:t>范</w:t>
      </w:r>
      <w:r w:rsidRPr="00014FB9">
        <w:rPr>
          <w:rFonts w:ascii="宋体" w:hAnsi="宋体" w:hint="eastAsia"/>
          <w:color w:val="000000" w:themeColor="text1"/>
        </w:rPr>
        <w:lastRenderedPageBreak/>
        <w:t>围内所有地形和障碍物，并且在发动机失效后飞机要着陆的机场上空</w:t>
      </w:r>
      <w:smartTag w:uri="urn:schemas-microsoft-com:office:smarttags" w:element="chmetcnv">
        <w:smartTagPr>
          <w:attr w:name="UnitName" w:val="米"/>
          <w:attr w:name="SourceValue" w:val="450"/>
          <w:attr w:name="HasSpace" w:val="False"/>
          <w:attr w:name="Negative" w:val="False"/>
          <w:attr w:name="NumberType" w:val="1"/>
          <w:attr w:name="TCSC" w:val="0"/>
        </w:smartTagPr>
        <w:r w:rsidRPr="00014FB9">
          <w:rPr>
            <w:rFonts w:ascii="宋体" w:hAnsi="宋体"/>
            <w:color w:val="000000" w:themeColor="text1"/>
          </w:rPr>
          <w:t>450</w:t>
        </w:r>
        <w:r w:rsidRPr="00014FB9">
          <w:rPr>
            <w:rFonts w:ascii="宋体" w:hAnsi="宋体" w:hint="eastAsia"/>
            <w:color w:val="000000" w:themeColor="text1"/>
          </w:rPr>
          <w:t>米</w:t>
        </w:r>
      </w:smartTag>
      <w:r w:rsidRPr="00014FB9">
        <w:rPr>
          <w:rFonts w:ascii="宋体" w:hAnsi="宋体"/>
          <w:color w:val="000000" w:themeColor="text1"/>
        </w:rPr>
        <w:t>(</w:t>
      </w:r>
      <w:smartTag w:uri="urn:schemas-microsoft-com:office:smarttags" w:element="chmetcnv">
        <w:smartTagPr>
          <w:attr w:name="UnitName" w:val="英尺"/>
          <w:attr w:name="SourceValue" w:val="1500"/>
          <w:attr w:name="HasSpace" w:val="False"/>
          <w:attr w:name="Negative" w:val="False"/>
          <w:attr w:name="NumberType" w:val="1"/>
          <w:attr w:name="TCSC" w:val="0"/>
        </w:smartTagPr>
        <w:r w:rsidRPr="00014FB9">
          <w:rPr>
            <w:rFonts w:ascii="宋体" w:hAnsi="宋体"/>
            <w:color w:val="000000" w:themeColor="text1"/>
          </w:rPr>
          <w:t>1500</w:t>
        </w:r>
        <w:r w:rsidRPr="00014FB9">
          <w:rPr>
            <w:rFonts w:ascii="宋体" w:hAnsi="宋体" w:hint="eastAsia"/>
            <w:color w:val="000000" w:themeColor="text1"/>
          </w:rPr>
          <w:t>英尺</w:t>
        </w:r>
      </w:smartTag>
      <w:r w:rsidRPr="00014FB9">
        <w:rPr>
          <w:rFonts w:ascii="宋体" w:hAnsi="宋体"/>
          <w:color w:val="000000" w:themeColor="text1"/>
        </w:rPr>
        <w:t>)</w:t>
      </w:r>
      <w:r w:rsidRPr="00014FB9">
        <w:rPr>
          <w:rFonts w:ascii="宋体" w:hAnsi="宋体" w:hint="eastAsia"/>
          <w:color w:val="000000" w:themeColor="text1"/>
        </w:rPr>
        <w:t>的高度上有正梯度。</w:t>
      </w:r>
    </w:p>
    <w:p w14:paraId="5F716EA6" w14:textId="77777777" w:rsidR="00A22ECF" w:rsidRPr="00014FB9" w:rsidRDefault="00A22ECF" w:rsidP="005959F9">
      <w:pPr>
        <w:pStyle w:val="aff0"/>
        <w:numPr>
          <w:ilvl w:val="0"/>
          <w:numId w:val="80"/>
        </w:numPr>
        <w:kinsoku w:val="0"/>
        <w:overflowPunct w:val="0"/>
        <w:autoSpaceDE w:val="0"/>
        <w:autoSpaceDN w:val="0"/>
        <w:spacing w:line="360" w:lineRule="exact"/>
        <w:ind w:firstLineChars="0"/>
        <w:rPr>
          <w:rFonts w:ascii="宋体" w:hAnsi="宋体"/>
          <w:color w:val="000000" w:themeColor="text1"/>
        </w:rPr>
      </w:pPr>
      <w:r w:rsidRPr="00014FB9">
        <w:rPr>
          <w:rFonts w:ascii="宋体" w:hAnsi="宋体" w:hint="eastAsia"/>
          <w:color w:val="000000" w:themeColor="text1"/>
        </w:rPr>
        <w:t>就本条(1)款第</w:t>
      </w:r>
      <w:r w:rsidR="00B85691" w:rsidRPr="00014FB9">
        <w:rPr>
          <w:rFonts w:ascii="宋体" w:hAnsi="宋体" w:hint="eastAsia"/>
          <w:color w:val="000000" w:themeColor="text1"/>
        </w:rPr>
        <w:t>b</w:t>
      </w:r>
      <w:r w:rsidRPr="00014FB9">
        <w:rPr>
          <w:rFonts w:ascii="宋体" w:hAnsi="宋体" w:hint="eastAsia"/>
          <w:color w:val="000000" w:themeColor="text1"/>
        </w:rPr>
        <w:t>项而言，假定：</w:t>
      </w:r>
    </w:p>
    <w:p w14:paraId="5F716EA7" w14:textId="77777777" w:rsidR="00A22ECF" w:rsidRPr="00AE0DB5" w:rsidRDefault="00A22ECF" w:rsidP="005959F9">
      <w:pPr>
        <w:pStyle w:val="aff0"/>
        <w:numPr>
          <w:ilvl w:val="0"/>
          <w:numId w:val="81"/>
        </w:numPr>
        <w:kinsoku w:val="0"/>
        <w:overflowPunct w:val="0"/>
        <w:autoSpaceDE w:val="0"/>
        <w:autoSpaceDN w:val="0"/>
        <w:ind w:firstLineChars="0"/>
      </w:pPr>
      <w:r w:rsidRPr="00AE0DB5">
        <w:rPr>
          <w:rFonts w:hint="eastAsia"/>
        </w:rPr>
        <w:t>发动机在航路上最临界的一点失效；</w:t>
      </w:r>
    </w:p>
    <w:p w14:paraId="5F716EA8" w14:textId="77777777" w:rsidR="00A22ECF" w:rsidRPr="00AE0DB5" w:rsidRDefault="00A22ECF" w:rsidP="005959F9">
      <w:pPr>
        <w:pStyle w:val="aff0"/>
        <w:numPr>
          <w:ilvl w:val="0"/>
          <w:numId w:val="81"/>
        </w:numPr>
        <w:kinsoku w:val="0"/>
        <w:overflowPunct w:val="0"/>
        <w:autoSpaceDE w:val="0"/>
        <w:autoSpaceDN w:val="0"/>
        <w:ind w:firstLineChars="0"/>
      </w:pPr>
      <w:r w:rsidRPr="00AE0DB5">
        <w:rPr>
          <w:rFonts w:hint="eastAsia"/>
        </w:rPr>
        <w:t>飞机在发动机失效点之后飞越临界障碍物，该点距临界障碍物的距离不小于距最近的经批准的无线电导航定位点的距离，除非局方为充分保障运行安全批准了一个不同的程序；</w:t>
      </w:r>
    </w:p>
    <w:p w14:paraId="5F716EA9" w14:textId="77777777" w:rsidR="00A22ECF" w:rsidRPr="00AE0DB5" w:rsidRDefault="00A22ECF" w:rsidP="005959F9">
      <w:pPr>
        <w:pStyle w:val="aff0"/>
        <w:numPr>
          <w:ilvl w:val="0"/>
          <w:numId w:val="81"/>
        </w:numPr>
        <w:kinsoku w:val="0"/>
        <w:overflowPunct w:val="0"/>
        <w:autoSpaceDE w:val="0"/>
        <w:autoSpaceDN w:val="0"/>
        <w:ind w:firstLineChars="0"/>
      </w:pPr>
      <w:r w:rsidRPr="00AE0DB5">
        <w:rPr>
          <w:rFonts w:hint="eastAsia"/>
        </w:rPr>
        <w:t>使用经批准的方法考虑了不利的风的影响；</w:t>
      </w:r>
    </w:p>
    <w:p w14:paraId="5F716EAA" w14:textId="77777777" w:rsidR="00A22ECF" w:rsidRPr="00AE0DB5" w:rsidRDefault="00A22ECF" w:rsidP="005959F9">
      <w:pPr>
        <w:pStyle w:val="aff0"/>
        <w:numPr>
          <w:ilvl w:val="0"/>
          <w:numId w:val="81"/>
        </w:numPr>
        <w:kinsoku w:val="0"/>
        <w:overflowPunct w:val="0"/>
        <w:autoSpaceDE w:val="0"/>
        <w:autoSpaceDN w:val="0"/>
        <w:ind w:firstLineChars="0"/>
      </w:pPr>
      <w:r w:rsidRPr="00AE0DB5">
        <w:rPr>
          <w:rFonts w:hint="eastAsia"/>
        </w:rPr>
        <w:t>机组人员进行了恰当的训练，并且采取了其他安全措施，能保证程序的安全性，则允许应急放油；</w:t>
      </w:r>
    </w:p>
    <w:p w14:paraId="5F716EAB" w14:textId="77777777" w:rsidR="00A22ECF" w:rsidRPr="00AE0DB5" w:rsidRDefault="00A22ECF" w:rsidP="005959F9">
      <w:pPr>
        <w:pStyle w:val="aff0"/>
        <w:numPr>
          <w:ilvl w:val="0"/>
          <w:numId w:val="81"/>
        </w:numPr>
        <w:kinsoku w:val="0"/>
        <w:overflowPunct w:val="0"/>
        <w:autoSpaceDE w:val="0"/>
        <w:autoSpaceDN w:val="0"/>
        <w:ind w:firstLineChars="0"/>
      </w:pPr>
      <w:r w:rsidRPr="00AE0DB5">
        <w:rPr>
          <w:rFonts w:hint="eastAsia"/>
        </w:rPr>
        <w:t>在签派或者放行单中指定了备降机场，且该备降机场符合规定的最低气象条件；</w:t>
      </w:r>
    </w:p>
    <w:p w14:paraId="5F716EAC" w14:textId="77777777" w:rsidR="00A22ECF" w:rsidRPr="00AE0DB5" w:rsidRDefault="00A22ECF" w:rsidP="005959F9">
      <w:pPr>
        <w:pStyle w:val="aff0"/>
        <w:numPr>
          <w:ilvl w:val="0"/>
          <w:numId w:val="81"/>
        </w:numPr>
        <w:kinsoku w:val="0"/>
        <w:overflowPunct w:val="0"/>
        <w:autoSpaceDE w:val="0"/>
        <w:autoSpaceDN w:val="0"/>
        <w:ind w:firstLineChars="0"/>
      </w:pPr>
      <w:r w:rsidRPr="00AE0DB5">
        <w:rPr>
          <w:rFonts w:hint="eastAsia"/>
        </w:rPr>
        <w:t>发动机失效后燃油和滑油的消耗与飞机飞行手册中经批准的净飞行轨迹数据所给定的消耗相同。</w:t>
      </w:r>
    </w:p>
    <w:p w14:paraId="5F716EAD" w14:textId="77777777" w:rsidR="00A22ECF" w:rsidRPr="00505A55" w:rsidRDefault="00A22ECF" w:rsidP="000A3D28">
      <w:pPr>
        <w:kinsoku w:val="0"/>
        <w:overflowPunct w:val="0"/>
        <w:autoSpaceDE w:val="0"/>
        <w:autoSpaceDN w:val="0"/>
        <w:rPr>
          <w:b/>
        </w:rPr>
      </w:pPr>
      <w:r w:rsidRPr="00505A55">
        <w:rPr>
          <w:rFonts w:hint="eastAsia"/>
          <w:b/>
        </w:rPr>
        <w:t>三台以上涡轮发动机驱动的飞机的航路限制</w:t>
      </w:r>
      <w:r w:rsidR="00891A03" w:rsidRPr="00505A55">
        <w:rPr>
          <w:b/>
        </w:rPr>
        <w:t>--</w:t>
      </w:r>
      <w:r w:rsidRPr="00505A55">
        <w:rPr>
          <w:rFonts w:hint="eastAsia"/>
          <w:b/>
        </w:rPr>
        <w:t>两台发动机不工作</w:t>
      </w:r>
    </w:p>
    <w:p w14:paraId="5F716EAE" w14:textId="77777777" w:rsidR="00A22ECF" w:rsidRPr="00AE0DB5" w:rsidRDefault="00A22ECF" w:rsidP="000A3D28">
      <w:pPr>
        <w:kinsoku w:val="0"/>
        <w:overflowPunct w:val="0"/>
        <w:autoSpaceDE w:val="0"/>
        <w:autoSpaceDN w:val="0"/>
      </w:pPr>
      <w:r w:rsidRPr="00AE0DB5">
        <w:rPr>
          <w:rFonts w:hint="eastAsia"/>
        </w:rPr>
        <w:t>三台以上涡轮发动机驱动的飞机沿预定航路运行时，应当符合下列两款要求之一：</w:t>
      </w:r>
    </w:p>
    <w:p w14:paraId="5F716EAF" w14:textId="77777777" w:rsidR="00390989" w:rsidRPr="00014FB9" w:rsidRDefault="00A22ECF" w:rsidP="005959F9">
      <w:pPr>
        <w:pStyle w:val="aff0"/>
        <w:numPr>
          <w:ilvl w:val="1"/>
          <w:numId w:val="82"/>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014FB9">
        <w:rPr>
          <w:rFonts w:ascii="宋体" w:hAnsi="宋体" w:hint="eastAsia"/>
          <w:color w:val="000000" w:themeColor="text1"/>
        </w:rPr>
        <w:t>预定航迹上任何一点到符合备降着陆限制要求的机场</w:t>
      </w:r>
      <w:r w:rsidRPr="00014FB9">
        <w:rPr>
          <w:rFonts w:ascii="宋体" w:hAnsi="宋体" w:hint="eastAsia"/>
          <w:color w:val="000000" w:themeColor="text1"/>
        </w:rPr>
        <w:lastRenderedPageBreak/>
        <w:t>的飞行时间不超过所有发动机以巡航功率工作飞行</w:t>
      </w:r>
      <w:r w:rsidRPr="00014FB9">
        <w:rPr>
          <w:rFonts w:ascii="宋体" w:hAnsi="宋体"/>
          <w:color w:val="000000" w:themeColor="text1"/>
        </w:rPr>
        <w:t>90</w:t>
      </w:r>
      <w:r w:rsidRPr="00014FB9">
        <w:rPr>
          <w:rFonts w:ascii="宋体" w:hAnsi="宋体" w:hint="eastAsia"/>
          <w:color w:val="000000" w:themeColor="text1"/>
        </w:rPr>
        <w:t>分钟。</w:t>
      </w:r>
    </w:p>
    <w:p w14:paraId="5F716EB0" w14:textId="77777777" w:rsidR="00A22ECF" w:rsidRPr="00014FB9" w:rsidRDefault="00A22ECF" w:rsidP="005959F9">
      <w:pPr>
        <w:pStyle w:val="aff0"/>
        <w:numPr>
          <w:ilvl w:val="1"/>
          <w:numId w:val="82"/>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014FB9">
        <w:rPr>
          <w:rFonts w:ascii="宋体" w:hAnsi="宋体" w:hint="eastAsia"/>
          <w:color w:val="000000" w:themeColor="text1"/>
        </w:rPr>
        <w:t>根据飞机飞行手册中航路上两台发动机不工作的净飞行轨迹数据，其重量允许该飞机从假定两台发动机同时失效的地点，飞到符合备降着陆限制要求的某一机场。在这段飞行中，考虑到沿该航路的预计环境温度，其净飞行轨迹在垂直方向上至少高出预定航迹两侧各</w:t>
      </w:r>
      <w:smartTag w:uri="urn:schemas-microsoft-com:office:smarttags" w:element="chmetcnv">
        <w:smartTagPr>
          <w:attr w:name="UnitName" w:val="公里"/>
          <w:attr w:name="SourceValue" w:val="25"/>
          <w:attr w:name="HasSpace" w:val="False"/>
          <w:attr w:name="Negative" w:val="False"/>
          <w:attr w:name="NumberType" w:val="1"/>
          <w:attr w:name="TCSC" w:val="0"/>
        </w:smartTagPr>
        <w:r w:rsidRPr="00014FB9">
          <w:rPr>
            <w:rFonts w:ascii="宋体" w:hAnsi="宋体"/>
            <w:color w:val="000000" w:themeColor="text1"/>
          </w:rPr>
          <w:t>25</w:t>
        </w:r>
        <w:r w:rsidRPr="00014FB9">
          <w:rPr>
            <w:rFonts w:ascii="宋体" w:hAnsi="宋体" w:hint="eastAsia"/>
            <w:color w:val="000000" w:themeColor="text1"/>
          </w:rPr>
          <w:t>公里</w:t>
        </w:r>
      </w:smartTag>
      <w:r w:rsidRPr="00014FB9">
        <w:rPr>
          <w:rFonts w:ascii="宋体" w:hAnsi="宋体"/>
          <w:color w:val="000000" w:themeColor="text1"/>
        </w:rPr>
        <w:t>(</w:t>
      </w:r>
      <w:smartTag w:uri="urn:schemas-microsoft-com:office:smarttags" w:element="chmetcnv">
        <w:smartTagPr>
          <w:attr w:name="UnitName" w:val="海里"/>
          <w:attr w:name="SourceValue" w:val="13.5"/>
          <w:attr w:name="HasSpace" w:val="False"/>
          <w:attr w:name="Negative" w:val="False"/>
          <w:attr w:name="NumberType" w:val="1"/>
          <w:attr w:name="TCSC" w:val="0"/>
        </w:smartTagPr>
        <w:r w:rsidRPr="00014FB9">
          <w:rPr>
            <w:rFonts w:ascii="宋体" w:hAnsi="宋体"/>
            <w:color w:val="000000" w:themeColor="text1"/>
          </w:rPr>
          <w:t>13.5</w:t>
        </w:r>
        <w:r w:rsidRPr="00014FB9">
          <w:rPr>
            <w:rFonts w:ascii="宋体" w:hAnsi="宋体" w:hint="eastAsia"/>
            <w:color w:val="000000" w:themeColor="text1"/>
          </w:rPr>
          <w:t>海里</w:t>
        </w:r>
      </w:smartTag>
      <w:r w:rsidRPr="00014FB9">
        <w:rPr>
          <w:rFonts w:ascii="宋体" w:hAnsi="宋体"/>
          <w:color w:val="000000" w:themeColor="text1"/>
        </w:rPr>
        <w:t>)</w:t>
      </w:r>
      <w:r w:rsidRPr="00014FB9">
        <w:rPr>
          <w:rFonts w:ascii="宋体" w:hAnsi="宋体" w:hint="eastAsia"/>
          <w:color w:val="000000" w:themeColor="text1"/>
        </w:rPr>
        <w:t>范围内所有地形和障碍物</w:t>
      </w:r>
      <w:smartTag w:uri="urn:schemas-microsoft-com:office:smarttags" w:element="chmetcnv">
        <w:smartTagPr>
          <w:attr w:name="UnitName" w:val="米"/>
          <w:attr w:name="SourceValue" w:val="600"/>
          <w:attr w:name="HasSpace" w:val="False"/>
          <w:attr w:name="Negative" w:val="False"/>
          <w:attr w:name="NumberType" w:val="1"/>
          <w:attr w:name="TCSC" w:val="0"/>
        </w:smartTagPr>
        <w:r w:rsidRPr="00014FB9">
          <w:rPr>
            <w:rFonts w:ascii="宋体" w:hAnsi="宋体"/>
            <w:color w:val="000000" w:themeColor="text1"/>
          </w:rPr>
          <w:t>600</w:t>
        </w:r>
        <w:r w:rsidRPr="00014FB9">
          <w:rPr>
            <w:rFonts w:ascii="宋体" w:hAnsi="宋体" w:hint="eastAsia"/>
            <w:color w:val="000000" w:themeColor="text1"/>
          </w:rPr>
          <w:t>米</w:t>
        </w:r>
      </w:smartTag>
      <w:r w:rsidRPr="00014FB9">
        <w:rPr>
          <w:rFonts w:ascii="宋体" w:hAnsi="宋体" w:hint="eastAsia"/>
          <w:color w:val="000000" w:themeColor="text1"/>
        </w:rPr>
        <w:t>（</w:t>
      </w:r>
      <w:smartTag w:uri="urn:schemas-microsoft-com:office:smarttags" w:element="chmetcnv">
        <w:smartTagPr>
          <w:attr w:name="UnitName" w:val="英尺"/>
          <w:attr w:name="SourceValue" w:val="2000"/>
          <w:attr w:name="HasSpace" w:val="False"/>
          <w:attr w:name="Negative" w:val="False"/>
          <w:attr w:name="NumberType" w:val="1"/>
          <w:attr w:name="TCSC" w:val="0"/>
        </w:smartTagPr>
        <w:r w:rsidRPr="00014FB9">
          <w:rPr>
            <w:rFonts w:ascii="宋体" w:hAnsi="宋体"/>
            <w:color w:val="000000" w:themeColor="text1"/>
          </w:rPr>
          <w:t>2000</w:t>
        </w:r>
        <w:r w:rsidRPr="00014FB9">
          <w:rPr>
            <w:rFonts w:ascii="宋体" w:hAnsi="宋体" w:hint="eastAsia"/>
            <w:color w:val="000000" w:themeColor="text1"/>
          </w:rPr>
          <w:t>英尺</w:t>
        </w:r>
      </w:smartTag>
      <w:r w:rsidRPr="00014FB9">
        <w:rPr>
          <w:rFonts w:ascii="宋体" w:hAnsi="宋体"/>
          <w:color w:val="000000" w:themeColor="text1"/>
        </w:rPr>
        <w:t>)</w:t>
      </w:r>
      <w:r w:rsidRPr="00014FB9">
        <w:rPr>
          <w:rFonts w:ascii="宋体" w:hAnsi="宋体" w:hint="eastAsia"/>
          <w:color w:val="000000" w:themeColor="text1"/>
        </w:rPr>
        <w:t>。就本款而言，假定：</w:t>
      </w:r>
    </w:p>
    <w:p w14:paraId="5F716EB1" w14:textId="77777777" w:rsidR="00A22ECF" w:rsidRPr="00014FB9" w:rsidRDefault="00A22ECF" w:rsidP="005959F9">
      <w:pPr>
        <w:pStyle w:val="aff0"/>
        <w:numPr>
          <w:ilvl w:val="0"/>
          <w:numId w:val="83"/>
        </w:numPr>
        <w:kinsoku w:val="0"/>
        <w:overflowPunct w:val="0"/>
        <w:autoSpaceDE w:val="0"/>
        <w:autoSpaceDN w:val="0"/>
        <w:ind w:firstLineChars="0"/>
      </w:pPr>
      <w:r w:rsidRPr="00014FB9">
        <w:rPr>
          <w:rFonts w:hint="eastAsia"/>
        </w:rPr>
        <w:t>两台发动机在航路上最临界的地点失效；</w:t>
      </w:r>
    </w:p>
    <w:p w14:paraId="5F716EB2" w14:textId="77777777" w:rsidR="00A22ECF" w:rsidRPr="00014FB9" w:rsidRDefault="00A22ECF" w:rsidP="005959F9">
      <w:pPr>
        <w:pStyle w:val="aff0"/>
        <w:numPr>
          <w:ilvl w:val="0"/>
          <w:numId w:val="83"/>
        </w:numPr>
        <w:kinsoku w:val="0"/>
        <w:overflowPunct w:val="0"/>
        <w:autoSpaceDE w:val="0"/>
        <w:autoSpaceDN w:val="0"/>
        <w:ind w:firstLineChars="0"/>
      </w:pPr>
      <w:r w:rsidRPr="00014FB9">
        <w:rPr>
          <w:rFonts w:hint="eastAsia"/>
        </w:rPr>
        <w:t>这些发动机失效后在预定着陆的机场正上空</w:t>
      </w:r>
      <w:smartTag w:uri="urn:schemas-microsoft-com:office:smarttags" w:element="chmetcnv">
        <w:smartTagPr>
          <w:attr w:name="UnitName" w:val="米"/>
          <w:attr w:name="SourceValue" w:val="450"/>
          <w:attr w:name="HasSpace" w:val="False"/>
          <w:attr w:name="Negative" w:val="False"/>
          <w:attr w:name="NumberType" w:val="1"/>
          <w:attr w:name="TCSC" w:val="0"/>
        </w:smartTagPr>
        <w:r w:rsidRPr="00014FB9">
          <w:t>450</w:t>
        </w:r>
        <w:r w:rsidRPr="00014FB9">
          <w:rPr>
            <w:rFonts w:hint="eastAsia"/>
          </w:rPr>
          <w:t>米</w:t>
        </w:r>
      </w:smartTag>
      <w:r w:rsidRPr="00014FB9">
        <w:t>(1500</w:t>
      </w:r>
      <w:r w:rsidRPr="00014FB9">
        <w:rPr>
          <w:rFonts w:hint="eastAsia"/>
        </w:rPr>
        <w:t>英尺</w:t>
      </w:r>
      <w:r w:rsidRPr="00014FB9">
        <w:t>)</w:t>
      </w:r>
      <w:r w:rsidRPr="00014FB9">
        <w:rPr>
          <w:rFonts w:hint="eastAsia"/>
        </w:rPr>
        <w:t>处，该净飞行轨迹具有正梯度；</w:t>
      </w:r>
    </w:p>
    <w:p w14:paraId="5F716EB3" w14:textId="77777777" w:rsidR="00A22ECF" w:rsidRPr="00014FB9" w:rsidRDefault="00A22ECF" w:rsidP="005959F9">
      <w:pPr>
        <w:pStyle w:val="aff0"/>
        <w:numPr>
          <w:ilvl w:val="0"/>
          <w:numId w:val="83"/>
        </w:numPr>
        <w:kinsoku w:val="0"/>
        <w:overflowPunct w:val="0"/>
        <w:autoSpaceDE w:val="0"/>
        <w:autoSpaceDN w:val="0"/>
        <w:ind w:firstLineChars="0"/>
      </w:pPr>
      <w:r w:rsidRPr="00014FB9">
        <w:rPr>
          <w:rFonts w:hint="eastAsia"/>
        </w:rPr>
        <w:t>如果合格证持有人证明，机组人员进行了恰当的训练，并且采取了其他预防措施，能保证程序的安全性，则可以批准应急放油；</w:t>
      </w:r>
    </w:p>
    <w:p w14:paraId="5F716EB4" w14:textId="77777777" w:rsidR="00A22ECF" w:rsidRPr="00014FB9" w:rsidRDefault="00A22ECF" w:rsidP="005959F9">
      <w:pPr>
        <w:pStyle w:val="aff0"/>
        <w:numPr>
          <w:ilvl w:val="0"/>
          <w:numId w:val="83"/>
        </w:numPr>
        <w:kinsoku w:val="0"/>
        <w:overflowPunct w:val="0"/>
        <w:autoSpaceDE w:val="0"/>
        <w:autoSpaceDN w:val="0"/>
        <w:ind w:firstLineChars="0"/>
      </w:pPr>
      <w:r w:rsidRPr="00014FB9">
        <w:rPr>
          <w:rFonts w:hint="eastAsia"/>
        </w:rPr>
        <w:t>在两台发动机失效的那一点，该飞机重量包含有足够的燃油，使其能继续飞到该机场正上空至少</w:t>
      </w:r>
      <w:smartTag w:uri="urn:schemas-microsoft-com:office:smarttags" w:element="chmetcnv">
        <w:smartTagPr>
          <w:attr w:name="UnitName" w:val="米"/>
          <w:attr w:name="SourceValue" w:val="450"/>
          <w:attr w:name="HasSpace" w:val="False"/>
          <w:attr w:name="Negative" w:val="False"/>
          <w:attr w:name="NumberType" w:val="1"/>
          <w:attr w:name="TCSC" w:val="0"/>
        </w:smartTagPr>
        <w:r w:rsidRPr="00014FB9">
          <w:t>450</w:t>
        </w:r>
        <w:r w:rsidRPr="00014FB9">
          <w:rPr>
            <w:rFonts w:hint="eastAsia"/>
          </w:rPr>
          <w:t>米</w:t>
        </w:r>
      </w:smartTag>
      <w:r w:rsidRPr="00014FB9">
        <w:t>(</w:t>
      </w:r>
      <w:smartTag w:uri="urn:schemas-microsoft-com:office:smarttags" w:element="chmetcnv">
        <w:smartTagPr>
          <w:attr w:name="UnitName" w:val="英尺"/>
          <w:attr w:name="SourceValue" w:val="1500"/>
          <w:attr w:name="HasSpace" w:val="False"/>
          <w:attr w:name="Negative" w:val="False"/>
          <w:attr w:name="NumberType" w:val="1"/>
          <w:attr w:name="TCSC" w:val="0"/>
        </w:smartTagPr>
        <w:r w:rsidRPr="00014FB9">
          <w:t>1500</w:t>
        </w:r>
        <w:r w:rsidRPr="00014FB9">
          <w:rPr>
            <w:rFonts w:hint="eastAsia"/>
          </w:rPr>
          <w:t>英尺</w:t>
        </w:r>
      </w:smartTag>
      <w:r w:rsidRPr="00014FB9">
        <w:t>)</w:t>
      </w:r>
      <w:r w:rsidRPr="00014FB9">
        <w:rPr>
          <w:rFonts w:hint="eastAsia"/>
        </w:rPr>
        <w:t>的高度，此后还能以巡航功率或者推力飞行</w:t>
      </w:r>
      <w:r w:rsidRPr="00014FB9">
        <w:t>15</w:t>
      </w:r>
      <w:r w:rsidRPr="00014FB9">
        <w:rPr>
          <w:rFonts w:hint="eastAsia"/>
        </w:rPr>
        <w:t>分钟；</w:t>
      </w:r>
    </w:p>
    <w:p w14:paraId="5F716EB5" w14:textId="77777777" w:rsidR="00A22ECF" w:rsidRPr="00014FB9" w:rsidRDefault="00A22ECF" w:rsidP="005959F9">
      <w:pPr>
        <w:pStyle w:val="aff0"/>
        <w:numPr>
          <w:ilvl w:val="0"/>
          <w:numId w:val="83"/>
        </w:numPr>
        <w:kinsoku w:val="0"/>
        <w:overflowPunct w:val="0"/>
        <w:autoSpaceDE w:val="0"/>
        <w:autoSpaceDN w:val="0"/>
        <w:ind w:firstLineChars="0"/>
      </w:pPr>
      <w:r w:rsidRPr="00014FB9">
        <w:rPr>
          <w:rFonts w:hint="eastAsia"/>
        </w:rPr>
        <w:t>发动机失效后，燃油和滑油的消耗与飞机飞行手册中净飞行轨迹数据所给定的消耗相同。</w:t>
      </w:r>
    </w:p>
    <w:p w14:paraId="5F716EB6" w14:textId="77777777" w:rsidR="00A22ECF" w:rsidRPr="00AE0DB5" w:rsidRDefault="00A74D69" w:rsidP="005959F9">
      <w:pPr>
        <w:pStyle w:val="3"/>
        <w:keepNext w:val="0"/>
        <w:numPr>
          <w:ilvl w:val="0"/>
          <w:numId w:val="216"/>
        </w:numPr>
        <w:kinsoku w:val="0"/>
        <w:overflowPunct w:val="0"/>
        <w:autoSpaceDE w:val="0"/>
        <w:autoSpaceDN w:val="0"/>
        <w:ind w:left="1333" w:hanging="851"/>
      </w:pPr>
      <w:r>
        <w:rPr>
          <w:rFonts w:hint="eastAsia"/>
        </w:rPr>
        <w:lastRenderedPageBreak/>
        <w:t xml:space="preserve">   </w:t>
      </w:r>
      <w:bookmarkStart w:id="657" w:name="_Toc503360773"/>
      <w:r w:rsidR="00A22ECF" w:rsidRPr="00AE0DB5">
        <w:rPr>
          <w:rFonts w:hint="eastAsia"/>
        </w:rPr>
        <w:t>性能衰减与监控</w:t>
      </w:r>
      <w:bookmarkEnd w:id="657"/>
    </w:p>
    <w:p w14:paraId="5F716EB7" w14:textId="77777777" w:rsidR="00A22ECF" w:rsidRPr="00AE0DB5" w:rsidRDefault="00A22ECF" w:rsidP="000A3D28">
      <w:pPr>
        <w:kinsoku w:val="0"/>
        <w:overflowPunct w:val="0"/>
        <w:autoSpaceDE w:val="0"/>
        <w:autoSpaceDN w:val="0"/>
      </w:pPr>
      <w:r w:rsidRPr="00AE0DB5">
        <w:rPr>
          <w:rFonts w:hint="eastAsia"/>
        </w:rPr>
        <w:t>飞机性能衰减是指因飞行时间的增长或其它事故的损害，其性能指标（如燃油流量、阻力、所需推力和燃油里程）较飞机制造商提供的标准性能指标的下降。公司通过对使用的飞机进行监控，对使用手册的燃油消耗指标加以相应修正，避免对飞行安全会产生不利影响。</w:t>
      </w:r>
    </w:p>
    <w:p w14:paraId="5F716EB8" w14:textId="77777777" w:rsidR="00A22ECF" w:rsidRPr="00AE0DB5" w:rsidRDefault="00A22ECF" w:rsidP="000A3D28">
      <w:pPr>
        <w:kinsoku w:val="0"/>
        <w:overflowPunct w:val="0"/>
        <w:autoSpaceDE w:val="0"/>
        <w:autoSpaceDN w:val="0"/>
      </w:pPr>
      <w:r w:rsidRPr="00AE0DB5">
        <w:rPr>
          <w:rFonts w:hint="eastAsia"/>
        </w:rPr>
        <w:t>飞机性能监控是通过对飞机实际飞行数据的采集，利用飞机制造商提供性能资料和监控手段对飞机实际性能指标与制造商提供的使用手册中的标准性能指标之间的差别进行的定量分析。公司对运营的飞机每年进行不少于两次的实际飞行数据采集：</w:t>
      </w:r>
    </w:p>
    <w:p w14:paraId="5F716EB9" w14:textId="77777777" w:rsidR="00A22ECF" w:rsidRPr="00AE0DB5" w:rsidRDefault="00A22ECF" w:rsidP="005959F9">
      <w:pPr>
        <w:pStyle w:val="aa"/>
        <w:numPr>
          <w:ilvl w:val="1"/>
          <w:numId w:val="80"/>
        </w:numPr>
        <w:kinsoku w:val="0"/>
        <w:overflowPunct w:val="0"/>
        <w:autoSpaceDE w:val="0"/>
        <w:autoSpaceDN w:val="0"/>
        <w:spacing w:line="360" w:lineRule="exact"/>
        <w:rPr>
          <w:color w:val="000000" w:themeColor="text1"/>
        </w:rPr>
      </w:pPr>
      <w:r w:rsidRPr="00AE0DB5">
        <w:rPr>
          <w:rFonts w:hint="eastAsia"/>
          <w:color w:val="000000" w:themeColor="text1"/>
        </w:rPr>
        <w:t>本公司在引进新飞机进行交付飞行时必须进行实际飞行数据的采集；</w:t>
      </w:r>
    </w:p>
    <w:p w14:paraId="5F716EBA" w14:textId="77777777" w:rsidR="00A22ECF" w:rsidRPr="00AE0DB5" w:rsidRDefault="00A22ECF" w:rsidP="005959F9">
      <w:pPr>
        <w:pStyle w:val="aa"/>
        <w:numPr>
          <w:ilvl w:val="1"/>
          <w:numId w:val="80"/>
        </w:numPr>
        <w:kinsoku w:val="0"/>
        <w:overflowPunct w:val="0"/>
        <w:autoSpaceDE w:val="0"/>
        <w:autoSpaceDN w:val="0"/>
        <w:spacing w:line="360" w:lineRule="exact"/>
        <w:rPr>
          <w:color w:val="000000" w:themeColor="text1"/>
        </w:rPr>
      </w:pPr>
      <w:r w:rsidRPr="00AE0DB5">
        <w:rPr>
          <w:rFonts w:hint="eastAsia"/>
          <w:color w:val="000000" w:themeColor="text1"/>
        </w:rPr>
        <w:t>对于新机交付飞行的性能监控结果，应参照本公司制造商签定的购机合同有关条款，如发现某些性能指标超出合同中规定的范围，应与制造商进行交涉解决；</w:t>
      </w:r>
    </w:p>
    <w:p w14:paraId="5F716EBB" w14:textId="77777777" w:rsidR="00A22ECF" w:rsidRPr="00AE0DB5" w:rsidRDefault="00A22ECF" w:rsidP="005959F9">
      <w:pPr>
        <w:pStyle w:val="aa"/>
        <w:numPr>
          <w:ilvl w:val="1"/>
          <w:numId w:val="80"/>
        </w:numPr>
        <w:kinsoku w:val="0"/>
        <w:overflowPunct w:val="0"/>
        <w:autoSpaceDE w:val="0"/>
        <w:autoSpaceDN w:val="0"/>
        <w:spacing w:line="360" w:lineRule="exact"/>
        <w:rPr>
          <w:color w:val="000000" w:themeColor="text1"/>
        </w:rPr>
      </w:pPr>
      <w:r w:rsidRPr="00AE0DB5">
        <w:rPr>
          <w:rFonts w:hint="eastAsia"/>
          <w:color w:val="000000" w:themeColor="text1"/>
        </w:rPr>
        <w:t>对采集所得的实际飞行数据，利用飞机制造商提供的性能监控手段（计算机性能监控软件）计算出飞机性能衰减的定量数据（主要是燃油消耗增加的百分比）；</w:t>
      </w:r>
    </w:p>
    <w:p w14:paraId="5F716EBC" w14:textId="77777777" w:rsidR="00A22ECF" w:rsidRPr="00AE0DB5" w:rsidRDefault="00A22ECF" w:rsidP="005959F9">
      <w:pPr>
        <w:pStyle w:val="aff0"/>
        <w:numPr>
          <w:ilvl w:val="1"/>
          <w:numId w:val="80"/>
        </w:numPr>
        <w:kinsoku w:val="0"/>
        <w:overflowPunct w:val="0"/>
        <w:autoSpaceDE w:val="0"/>
        <w:autoSpaceDN w:val="0"/>
        <w:ind w:firstLineChars="0"/>
      </w:pPr>
      <w:r w:rsidRPr="00AE0DB5">
        <w:rPr>
          <w:rFonts w:hint="eastAsia"/>
        </w:rPr>
        <w:t>建立公司飞机性能衰减档案，收录每架飞机从交付到当前的性能监控数据，分析飞机性能衰减趋势，并计算当</w:t>
      </w:r>
      <w:r w:rsidRPr="00AE0DB5">
        <w:rPr>
          <w:rFonts w:hint="eastAsia"/>
        </w:rPr>
        <w:lastRenderedPageBreak/>
        <w:t>前飞机性能衰减参数，以便及时分析、判断飞机某些故障及其发展趋势，及修正计算机飞行计划的燃油消耗标准；</w:t>
      </w:r>
    </w:p>
    <w:p w14:paraId="5F716EBD" w14:textId="77777777" w:rsidR="00A22ECF" w:rsidRPr="00014FB9" w:rsidRDefault="00A22ECF" w:rsidP="005959F9">
      <w:pPr>
        <w:pStyle w:val="aff0"/>
        <w:numPr>
          <w:ilvl w:val="1"/>
          <w:numId w:val="80"/>
        </w:numPr>
        <w:kinsoku w:val="0"/>
        <w:overflowPunct w:val="0"/>
        <w:autoSpaceDE w:val="0"/>
        <w:autoSpaceDN w:val="0"/>
        <w:spacing w:line="360" w:lineRule="exact"/>
        <w:ind w:firstLineChars="0"/>
        <w:rPr>
          <w:rFonts w:ascii="宋体" w:hAnsi="宋体"/>
          <w:color w:val="000000" w:themeColor="text1"/>
        </w:rPr>
      </w:pPr>
      <w:r w:rsidRPr="00014FB9">
        <w:rPr>
          <w:rFonts w:ascii="宋体" w:hAnsi="宋体" w:hint="eastAsia"/>
          <w:color w:val="000000" w:themeColor="text1"/>
        </w:rPr>
        <w:t>综合每阶段公司航空机队的总体性能衰减趋势，对飞机维护水平做出整体评估。如果其阶段衰减趋势出现非正常变化，应协同有关部门调查原因并提出改进的建议。</w:t>
      </w:r>
    </w:p>
    <w:p w14:paraId="5F716EBE" w14:textId="77777777" w:rsidR="00A22ECF" w:rsidRPr="00AE0DB5" w:rsidRDefault="00A74D69" w:rsidP="005959F9">
      <w:pPr>
        <w:pStyle w:val="3"/>
        <w:keepNext w:val="0"/>
        <w:numPr>
          <w:ilvl w:val="0"/>
          <w:numId w:val="216"/>
        </w:numPr>
        <w:kinsoku w:val="0"/>
        <w:overflowPunct w:val="0"/>
        <w:autoSpaceDE w:val="0"/>
        <w:autoSpaceDN w:val="0"/>
        <w:ind w:left="1333" w:hanging="851"/>
      </w:pPr>
      <w:r>
        <w:rPr>
          <w:rFonts w:hint="eastAsia"/>
        </w:rPr>
        <w:t xml:space="preserve">   </w:t>
      </w:r>
      <w:bookmarkStart w:id="658" w:name="_Toc503360774"/>
      <w:r w:rsidR="00A22ECF" w:rsidRPr="00AE0DB5">
        <w:rPr>
          <w:rFonts w:hint="eastAsia"/>
        </w:rPr>
        <w:t>载重平衡静态数据管理</w:t>
      </w:r>
      <w:bookmarkEnd w:id="658"/>
    </w:p>
    <w:p w14:paraId="5F716EBF" w14:textId="77777777" w:rsidR="00A22ECF" w:rsidRPr="00AE0DB5" w:rsidRDefault="00A22ECF" w:rsidP="000A3D28">
      <w:pPr>
        <w:kinsoku w:val="0"/>
        <w:overflowPunct w:val="0"/>
        <w:autoSpaceDE w:val="0"/>
        <w:autoSpaceDN w:val="0"/>
      </w:pPr>
      <w:r w:rsidRPr="00AE0DB5">
        <w:rPr>
          <w:rFonts w:hint="eastAsia"/>
        </w:rPr>
        <w:t>公司运行控制部</w:t>
      </w:r>
      <w:r w:rsidR="0097488B" w:rsidRPr="00AE0DB5">
        <w:rPr>
          <w:rFonts w:hint="eastAsia"/>
        </w:rPr>
        <w:t>性能情报</w:t>
      </w:r>
      <w:r w:rsidRPr="00AE0DB5">
        <w:rPr>
          <w:rFonts w:hint="eastAsia"/>
        </w:rPr>
        <w:t>处负责载重平衡静态数据的审核、批准和下发文件。</w:t>
      </w:r>
    </w:p>
    <w:p w14:paraId="5F716EC0" w14:textId="77777777" w:rsidR="00FF31BA" w:rsidRPr="00AE0DB5" w:rsidRDefault="00A22ECF" w:rsidP="000A3D28">
      <w:pPr>
        <w:kinsoku w:val="0"/>
        <w:overflowPunct w:val="0"/>
        <w:autoSpaceDE w:val="0"/>
        <w:autoSpaceDN w:val="0"/>
      </w:pPr>
      <w:r w:rsidRPr="00AE0DB5">
        <w:rPr>
          <w:rFonts w:hint="eastAsia"/>
        </w:rPr>
        <w:t>载重平衡静态数据管理是指对飞机的使用空重、重心、干使用指数及各种装载限制数据的综合计算。在新飞机的交付、飞机改装、</w:t>
      </w:r>
      <w:r w:rsidRPr="00AE0DB5">
        <w:rPr>
          <w:rFonts w:hint="eastAsia"/>
        </w:rPr>
        <w:t>D</w:t>
      </w:r>
      <w:r w:rsidRPr="00AE0DB5">
        <w:rPr>
          <w:rFonts w:hint="eastAsia"/>
        </w:rPr>
        <w:t>检、常规称重等其它对飞机机上布局、设备进行改装或增减后必须进行载重平衡计算。严格掌握</w:t>
      </w:r>
    </w:p>
    <w:p w14:paraId="5F716EC1" w14:textId="77777777" w:rsidR="00037C09" w:rsidRPr="00AE0DB5" w:rsidRDefault="00A22ECF" w:rsidP="000A3D28">
      <w:pPr>
        <w:kinsoku w:val="0"/>
        <w:overflowPunct w:val="0"/>
        <w:autoSpaceDE w:val="0"/>
        <w:autoSpaceDN w:val="0"/>
      </w:pPr>
      <w:r w:rsidRPr="00AE0DB5">
        <w:rPr>
          <w:rFonts w:hint="eastAsia"/>
        </w:rPr>
        <w:t>新机制造厂家空机重量及购机相应条款，如制造厂家空机重量超出购机相应条款范围，应及时与制造厂家交涉解决。</w:t>
      </w:r>
    </w:p>
    <w:p w14:paraId="5F716EC2" w14:textId="77777777" w:rsidR="00037C09" w:rsidRPr="00AE0DB5" w:rsidRDefault="00A22ECF" w:rsidP="000A3D28">
      <w:pPr>
        <w:kinsoku w:val="0"/>
        <w:overflowPunct w:val="0"/>
        <w:autoSpaceDE w:val="0"/>
        <w:autoSpaceDN w:val="0"/>
      </w:pPr>
      <w:r w:rsidRPr="00AE0DB5">
        <w:rPr>
          <w:rFonts w:hint="eastAsia"/>
        </w:rPr>
        <w:t>即使飞机不进行重大改装，飞机的使用机重也将随飞行时间的增长而有部分增加，其增加幅度应以飞机制造商建议的数据作为衡量标准。飞机在进行称重后，应将计</w:t>
      </w:r>
      <w:r w:rsidRPr="00AE0DB5">
        <w:rPr>
          <w:rFonts w:hint="eastAsia"/>
        </w:rPr>
        <w:lastRenderedPageBreak/>
        <w:t>算后的飞机的使用空机重量、重心等数据与称重前的进行比较，如发现相关数据变化较大，应协同有关部门调查，分析原因，并制定相关措施，以保证该飞机满足运营需求。</w:t>
      </w:r>
    </w:p>
    <w:p w14:paraId="5F716EC3" w14:textId="77777777" w:rsidR="00390989" w:rsidRPr="00CA4120" w:rsidRDefault="00A22ECF" w:rsidP="005959F9">
      <w:pPr>
        <w:pStyle w:val="aff0"/>
        <w:numPr>
          <w:ilvl w:val="0"/>
          <w:numId w:val="248"/>
        </w:numPr>
        <w:ind w:left="1134" w:firstLineChars="0" w:hanging="1134"/>
        <w:outlineLvl w:val="1"/>
        <w:rPr>
          <w:b/>
        </w:rPr>
      </w:pPr>
      <w:bookmarkStart w:id="659" w:name="_Toc38226504"/>
      <w:bookmarkStart w:id="660" w:name="_Toc40250377"/>
      <w:bookmarkStart w:id="661" w:name="_Toc503360775"/>
      <w:r w:rsidRPr="00CA4120">
        <w:rPr>
          <w:rFonts w:hint="eastAsia"/>
          <w:b/>
        </w:rPr>
        <w:t>最低设备清单与缺件放行清单（</w:t>
      </w:r>
      <w:r w:rsidRPr="00CA4120">
        <w:rPr>
          <w:b/>
        </w:rPr>
        <w:t>MEL</w:t>
      </w:r>
      <w:r w:rsidRPr="00CA4120">
        <w:rPr>
          <w:rFonts w:hint="eastAsia"/>
          <w:b/>
        </w:rPr>
        <w:t>/CDL</w:t>
      </w:r>
      <w:r w:rsidRPr="00CA4120">
        <w:rPr>
          <w:rFonts w:hint="eastAsia"/>
          <w:b/>
        </w:rPr>
        <w:t>）</w:t>
      </w:r>
      <w:bookmarkEnd w:id="659"/>
      <w:bookmarkEnd w:id="660"/>
      <w:bookmarkEnd w:id="661"/>
    </w:p>
    <w:p w14:paraId="5F716EC4" w14:textId="77777777" w:rsidR="00390989" w:rsidRPr="00AE0DB5" w:rsidRDefault="00A22ECF" w:rsidP="000A3D28">
      <w:pPr>
        <w:kinsoku w:val="0"/>
        <w:overflowPunct w:val="0"/>
        <w:autoSpaceDE w:val="0"/>
        <w:autoSpaceDN w:val="0"/>
      </w:pPr>
      <w:r w:rsidRPr="00AE0DB5">
        <w:rPr>
          <w:rFonts w:hint="eastAsia"/>
        </w:rPr>
        <w:t>最低设备清单</w:t>
      </w:r>
      <w:r w:rsidRPr="00AE0DB5">
        <w:rPr>
          <w:rFonts w:hint="eastAsia"/>
        </w:rPr>
        <w:t>MEL(Minimum Equipment List)</w:t>
      </w:r>
      <w:r w:rsidRPr="00AE0DB5">
        <w:rPr>
          <w:rFonts w:hint="eastAsia"/>
        </w:rPr>
        <w:t>是由公司根据批准的飞机制造厂商的主最低设备清单</w:t>
      </w:r>
      <w:r w:rsidRPr="00AE0DB5">
        <w:rPr>
          <w:rFonts w:hint="eastAsia"/>
        </w:rPr>
        <w:t>(MMEL)</w:t>
      </w:r>
      <w:r w:rsidRPr="00AE0DB5">
        <w:rPr>
          <w:rFonts w:hint="eastAsia"/>
        </w:rPr>
        <w:t>为基础，依据相关适航规定，结合航线运行的特殊要求编写的公司飞机最低放行标准，主要包括</w:t>
      </w:r>
      <w:r w:rsidRPr="00AE0DB5">
        <w:rPr>
          <w:rFonts w:hint="eastAsia"/>
        </w:rPr>
        <w:t>MEL</w:t>
      </w:r>
      <w:r w:rsidRPr="00AE0DB5">
        <w:rPr>
          <w:rFonts w:hint="eastAsia"/>
        </w:rPr>
        <w:t>正文和外形缺件清单（</w:t>
      </w:r>
      <w:r w:rsidRPr="00AE0DB5">
        <w:rPr>
          <w:rFonts w:hint="eastAsia"/>
        </w:rPr>
        <w:t>CDL</w:t>
      </w:r>
      <w:r w:rsidRPr="00AE0DB5">
        <w:rPr>
          <w:rFonts w:hint="eastAsia"/>
        </w:rPr>
        <w:t>）两部分，它是维修方案的组成部分之一。</w:t>
      </w:r>
    </w:p>
    <w:p w14:paraId="5F716EC5" w14:textId="77777777" w:rsidR="00390989" w:rsidRPr="00AE0DB5" w:rsidRDefault="00A22ECF" w:rsidP="000A3D28">
      <w:pPr>
        <w:kinsoku w:val="0"/>
        <w:overflowPunct w:val="0"/>
        <w:autoSpaceDE w:val="0"/>
        <w:autoSpaceDN w:val="0"/>
      </w:pPr>
      <w:r w:rsidRPr="00AE0DB5">
        <w:rPr>
          <w:rFonts w:hint="eastAsia"/>
          <w:color w:val="000000" w:themeColor="text1"/>
        </w:rPr>
        <w:t>公司所属各机型的</w:t>
      </w:r>
      <w:r w:rsidRPr="00AE0DB5">
        <w:rPr>
          <w:rFonts w:hint="eastAsia"/>
          <w:color w:val="000000" w:themeColor="text1"/>
        </w:rPr>
        <w:t>MEL</w:t>
      </w:r>
      <w:r w:rsidRPr="00AE0DB5">
        <w:rPr>
          <w:rFonts w:hint="eastAsia"/>
          <w:color w:val="000000" w:themeColor="text1"/>
        </w:rPr>
        <w:t>由公司</w:t>
      </w:r>
      <w:r w:rsidR="003A7521" w:rsidRPr="00AE0DB5">
        <w:rPr>
          <w:rFonts w:hint="eastAsia"/>
          <w:color w:val="000000" w:themeColor="text1"/>
        </w:rPr>
        <w:t>运行标准部</w:t>
      </w:r>
      <w:r w:rsidRPr="00AE0DB5">
        <w:rPr>
          <w:rFonts w:hint="eastAsia"/>
          <w:color w:val="000000" w:themeColor="text1"/>
        </w:rPr>
        <w:t>负责组织有关部门和</w:t>
      </w:r>
      <w:r w:rsidRPr="00AE0DB5">
        <w:rPr>
          <w:rFonts w:hint="eastAsia"/>
        </w:rPr>
        <w:t>人员制定和修改，公司</w:t>
      </w:r>
      <w:r w:rsidRPr="00AE0DB5">
        <w:rPr>
          <w:rFonts w:hint="eastAsia"/>
        </w:rPr>
        <w:t>MEL</w:t>
      </w:r>
      <w:r w:rsidRPr="00AE0DB5">
        <w:rPr>
          <w:rFonts w:hint="eastAsia"/>
        </w:rPr>
        <w:t>审定委员会负责审定，</w:t>
      </w:r>
      <w:r w:rsidR="003A7521" w:rsidRPr="00AE0DB5">
        <w:rPr>
          <w:rFonts w:hint="eastAsia"/>
        </w:rPr>
        <w:t>运行标准部</w:t>
      </w:r>
      <w:r w:rsidRPr="00AE0DB5">
        <w:rPr>
          <w:rFonts w:hint="eastAsia"/>
        </w:rPr>
        <w:t>负责向局方报批，由局方批准。</w:t>
      </w:r>
    </w:p>
    <w:p w14:paraId="5F716EC6" w14:textId="77777777" w:rsidR="00037C09" w:rsidRPr="00AE0DB5" w:rsidRDefault="00A74D69" w:rsidP="005959F9">
      <w:pPr>
        <w:pStyle w:val="3"/>
        <w:keepNext w:val="0"/>
        <w:numPr>
          <w:ilvl w:val="2"/>
          <w:numId w:val="217"/>
        </w:numPr>
        <w:kinsoku w:val="0"/>
        <w:overflowPunct w:val="0"/>
        <w:autoSpaceDE w:val="0"/>
        <w:autoSpaceDN w:val="0"/>
        <w:ind w:left="1333" w:hanging="851"/>
      </w:pPr>
      <w:bookmarkStart w:id="662" w:name="_Toc38226505"/>
      <w:bookmarkStart w:id="663" w:name="_Toc40250378"/>
      <w:r>
        <w:rPr>
          <w:rFonts w:hint="eastAsia"/>
        </w:rPr>
        <w:t xml:space="preserve">  </w:t>
      </w:r>
      <w:bookmarkStart w:id="664" w:name="_Toc503360776"/>
      <w:r w:rsidR="00A22ECF" w:rsidRPr="00AE0DB5">
        <w:rPr>
          <w:rFonts w:hint="eastAsia"/>
        </w:rPr>
        <w:t>定义</w:t>
      </w:r>
      <w:bookmarkEnd w:id="662"/>
      <w:bookmarkEnd w:id="663"/>
      <w:bookmarkEnd w:id="664"/>
    </w:p>
    <w:p w14:paraId="5F716EC7" w14:textId="77777777" w:rsidR="00037C09" w:rsidRPr="00AE0DB5" w:rsidRDefault="00A22ECF" w:rsidP="005959F9">
      <w:pPr>
        <w:pStyle w:val="aff0"/>
        <w:numPr>
          <w:ilvl w:val="0"/>
          <w:numId w:val="84"/>
        </w:numPr>
        <w:kinsoku w:val="0"/>
        <w:overflowPunct w:val="0"/>
        <w:autoSpaceDE w:val="0"/>
        <w:autoSpaceDN w:val="0"/>
        <w:ind w:firstLineChars="0"/>
      </w:pPr>
      <w:r w:rsidRPr="00AE0DB5">
        <w:rPr>
          <w:rFonts w:hint="eastAsia"/>
        </w:rPr>
        <w:t>不工作：是指飞机一个系统或部件功能丧失，不能完成预定目的，或在批准运行限制和容限内不能始终如一地正常起作用；</w:t>
      </w:r>
    </w:p>
    <w:p w14:paraId="5F716EC8" w14:textId="77777777" w:rsidR="00037C09" w:rsidRPr="00014FB9" w:rsidRDefault="00A22ECF" w:rsidP="005959F9">
      <w:pPr>
        <w:pStyle w:val="aff0"/>
        <w:numPr>
          <w:ilvl w:val="0"/>
          <w:numId w:val="84"/>
        </w:numPr>
        <w:kinsoku w:val="0"/>
        <w:overflowPunct w:val="0"/>
        <w:autoSpaceDE w:val="0"/>
        <w:autoSpaceDN w:val="0"/>
        <w:ind w:firstLineChars="0"/>
        <w:rPr>
          <w:rFonts w:ascii="宋体" w:hAnsi="宋体"/>
          <w:bCs/>
          <w:color w:val="000000" w:themeColor="text1"/>
          <w:szCs w:val="21"/>
        </w:rPr>
      </w:pPr>
      <w:r w:rsidRPr="00014FB9">
        <w:rPr>
          <w:rFonts w:ascii="宋体" w:hAnsi="宋体" w:hint="eastAsia"/>
          <w:bCs/>
          <w:color w:val="000000" w:themeColor="text1"/>
          <w:szCs w:val="21"/>
        </w:rPr>
        <w:t>维修间隔：规定航空承运人必须在最低设备清单要求的时间内完成维修的限制。尽管最低设备清单允许带有某</w:t>
      </w:r>
      <w:r w:rsidRPr="00014FB9">
        <w:rPr>
          <w:rFonts w:ascii="宋体" w:hAnsi="宋体" w:hint="eastAsia"/>
          <w:bCs/>
          <w:color w:val="000000" w:themeColor="text1"/>
          <w:szCs w:val="21"/>
        </w:rPr>
        <w:lastRenderedPageBreak/>
        <w:t>些不工作设备运行一段时间，但航空承运人必须尽可能早地维修受影响的项目。</w:t>
      </w:r>
    </w:p>
    <w:p w14:paraId="5F716EC9" w14:textId="77777777" w:rsidR="00037C09" w:rsidRPr="00014FB9" w:rsidRDefault="00A22ECF" w:rsidP="005959F9">
      <w:pPr>
        <w:pStyle w:val="aff0"/>
        <w:numPr>
          <w:ilvl w:val="0"/>
          <w:numId w:val="84"/>
        </w:numPr>
        <w:kinsoku w:val="0"/>
        <w:overflowPunct w:val="0"/>
        <w:autoSpaceDE w:val="0"/>
        <w:autoSpaceDN w:val="0"/>
        <w:ind w:firstLineChars="0"/>
        <w:rPr>
          <w:rFonts w:ascii="宋体" w:hAnsi="宋体"/>
          <w:bCs/>
          <w:color w:val="000000" w:themeColor="text1"/>
          <w:szCs w:val="21"/>
        </w:rPr>
      </w:pPr>
      <w:r w:rsidRPr="00014FB9">
        <w:rPr>
          <w:rFonts w:ascii="宋体" w:hAnsi="宋体" w:hint="eastAsia"/>
          <w:bCs/>
          <w:color w:val="000000" w:themeColor="text1"/>
          <w:szCs w:val="21"/>
        </w:rPr>
        <w:t>发现日期：发现日期是将设备故障记录在飞机维护记录本或维护记录中去的那个日历日。</w:t>
      </w:r>
    </w:p>
    <w:p w14:paraId="5F716ECA" w14:textId="77777777" w:rsidR="00A22ECF" w:rsidRPr="00AE0DB5" w:rsidRDefault="00A22ECF" w:rsidP="005959F9">
      <w:pPr>
        <w:pStyle w:val="aff0"/>
        <w:numPr>
          <w:ilvl w:val="0"/>
          <w:numId w:val="84"/>
        </w:numPr>
        <w:kinsoku w:val="0"/>
        <w:overflowPunct w:val="0"/>
        <w:autoSpaceDE w:val="0"/>
        <w:autoSpaceDN w:val="0"/>
        <w:ind w:firstLineChars="0"/>
      </w:pPr>
      <w:r w:rsidRPr="00AE0DB5">
        <w:rPr>
          <w:rFonts w:hint="eastAsia"/>
        </w:rPr>
        <w:t>(</w:t>
      </w:r>
      <w:r w:rsidRPr="00AE0DB5">
        <w:t>O</w:t>
      </w:r>
      <w:r w:rsidRPr="00AE0DB5">
        <w:rPr>
          <w:rFonts w:hint="eastAsia"/>
        </w:rPr>
        <w:t>)</w:t>
      </w:r>
      <w:r w:rsidRPr="00AE0DB5">
        <w:rPr>
          <w:rFonts w:hint="eastAsia"/>
        </w:rPr>
        <w:t>：表示要求一个特定的运行程序。对于带有不工作项目的运行，该程序必须按计划完成。通常，这些程序由飞行组来完成。</w:t>
      </w:r>
    </w:p>
    <w:p w14:paraId="5F716ECB" w14:textId="77777777" w:rsidR="00A22ECF" w:rsidRPr="00AE0DB5" w:rsidRDefault="00A22ECF" w:rsidP="005959F9">
      <w:pPr>
        <w:pStyle w:val="aff0"/>
        <w:numPr>
          <w:ilvl w:val="0"/>
          <w:numId w:val="84"/>
        </w:numPr>
        <w:kinsoku w:val="0"/>
        <w:overflowPunct w:val="0"/>
        <w:autoSpaceDE w:val="0"/>
        <w:autoSpaceDN w:val="0"/>
        <w:ind w:firstLineChars="0"/>
      </w:pPr>
      <w:r w:rsidRPr="00AE0DB5">
        <w:rPr>
          <w:rFonts w:hint="eastAsia"/>
        </w:rPr>
        <w:t>(M)</w:t>
      </w:r>
      <w:r w:rsidRPr="00AE0DB5">
        <w:rPr>
          <w:rFonts w:hint="eastAsia"/>
        </w:rPr>
        <w:t>：表示要求一个特定的维护程序。这个程序必须在带有不工作项目运行前完成。这些程序由机务维修人员或公司指定的承修人</w:t>
      </w:r>
      <w:r w:rsidRPr="00AE0DB5">
        <w:rPr>
          <w:rFonts w:hint="eastAsia"/>
        </w:rPr>
        <w:t>(</w:t>
      </w:r>
      <w:r w:rsidRPr="00AE0DB5">
        <w:rPr>
          <w:rFonts w:hint="eastAsia"/>
        </w:rPr>
        <w:t>包括与公司签有地面维修协议的各场站机务部门</w:t>
      </w:r>
      <w:r w:rsidRPr="00AE0DB5">
        <w:rPr>
          <w:rFonts w:hint="eastAsia"/>
        </w:rPr>
        <w:t>)</w:t>
      </w:r>
      <w:r w:rsidRPr="00AE0DB5">
        <w:rPr>
          <w:rFonts w:hint="eastAsia"/>
        </w:rPr>
        <w:t>完成。</w:t>
      </w:r>
    </w:p>
    <w:p w14:paraId="5F716ECC" w14:textId="77777777" w:rsidR="00A22ECF" w:rsidRPr="00AE0DB5" w:rsidRDefault="00A22ECF" w:rsidP="005959F9">
      <w:pPr>
        <w:pStyle w:val="aff0"/>
        <w:numPr>
          <w:ilvl w:val="0"/>
          <w:numId w:val="84"/>
        </w:numPr>
        <w:kinsoku w:val="0"/>
        <w:overflowPunct w:val="0"/>
        <w:autoSpaceDE w:val="0"/>
        <w:autoSpaceDN w:val="0"/>
        <w:ind w:firstLineChars="0"/>
      </w:pPr>
      <w:r w:rsidRPr="00AE0DB5">
        <w:t>CDL</w:t>
      </w:r>
      <w:r w:rsidRPr="00AE0DB5">
        <w:rPr>
          <w:rFonts w:hint="eastAsia"/>
        </w:rPr>
        <w:t>：为便于使用发动机指示系统和机组警告系统</w:t>
      </w:r>
      <w:r w:rsidRPr="00AE0DB5">
        <w:t>(DDPG</w:t>
      </w:r>
      <w:r w:rsidRPr="00AE0DB5">
        <w:rPr>
          <w:rFonts w:hint="eastAsia"/>
        </w:rPr>
        <w:t>、</w:t>
      </w:r>
      <w:r w:rsidRPr="00AE0DB5">
        <w:t>EICAS)</w:t>
      </w:r>
      <w:r w:rsidRPr="00AE0DB5">
        <w:rPr>
          <w:rFonts w:hint="eastAsia"/>
        </w:rPr>
        <w:t>交叉检查，经批准的飞机制造厂商的外形缺件清单</w:t>
      </w:r>
      <w:r w:rsidRPr="00AE0DB5">
        <w:t>(CDL)</w:t>
      </w:r>
      <w:r w:rsidRPr="00AE0DB5">
        <w:rPr>
          <w:rFonts w:hint="eastAsia"/>
        </w:rPr>
        <w:t>作为</w:t>
      </w:r>
      <w:r w:rsidRPr="00AE0DB5">
        <w:t>MEL</w:t>
      </w:r>
      <w:r w:rsidRPr="00AE0DB5">
        <w:rPr>
          <w:rFonts w:hint="eastAsia"/>
        </w:rPr>
        <w:t>的一部分以附录的形式编入公司</w:t>
      </w:r>
      <w:r w:rsidRPr="00AE0DB5">
        <w:t>MEL</w:t>
      </w:r>
      <w:r w:rsidRPr="00AE0DB5">
        <w:rPr>
          <w:rFonts w:hint="eastAsia"/>
        </w:rPr>
        <w:t>作为参考。</w:t>
      </w:r>
    </w:p>
    <w:p w14:paraId="5F716ECD" w14:textId="77777777" w:rsidR="00A22ECF" w:rsidRPr="00AE0DB5" w:rsidRDefault="00A74D69" w:rsidP="005959F9">
      <w:pPr>
        <w:pStyle w:val="3"/>
        <w:keepNext w:val="0"/>
        <w:numPr>
          <w:ilvl w:val="2"/>
          <w:numId w:val="217"/>
        </w:numPr>
        <w:kinsoku w:val="0"/>
        <w:overflowPunct w:val="0"/>
        <w:autoSpaceDE w:val="0"/>
        <w:autoSpaceDN w:val="0"/>
        <w:ind w:left="1333" w:hanging="851"/>
        <w:rPr>
          <w:rFonts w:ascii="宋体" w:hAnsi="宋体"/>
          <w:bCs/>
          <w:color w:val="000000" w:themeColor="text1"/>
          <w:szCs w:val="21"/>
        </w:rPr>
      </w:pPr>
      <w:bookmarkStart w:id="665" w:name="_Toc38226506"/>
      <w:bookmarkStart w:id="666" w:name="_Toc40250379"/>
      <w:r>
        <w:rPr>
          <w:rFonts w:ascii="宋体" w:hAnsi="宋体" w:hint="eastAsia"/>
          <w:bCs/>
          <w:color w:val="000000" w:themeColor="text1"/>
          <w:szCs w:val="21"/>
        </w:rPr>
        <w:t xml:space="preserve">   </w:t>
      </w:r>
      <w:bookmarkStart w:id="667" w:name="_Toc503360777"/>
      <w:r w:rsidR="00A22ECF" w:rsidRPr="00AE0DB5">
        <w:rPr>
          <w:rFonts w:ascii="宋体" w:hAnsi="宋体" w:hint="eastAsia"/>
          <w:bCs/>
          <w:color w:val="000000" w:themeColor="text1"/>
          <w:szCs w:val="21"/>
        </w:rPr>
        <w:t>MEL使用程序</w:t>
      </w:r>
      <w:bookmarkEnd w:id="665"/>
      <w:bookmarkEnd w:id="666"/>
      <w:bookmarkEnd w:id="667"/>
    </w:p>
    <w:p w14:paraId="5F716ECE" w14:textId="77777777" w:rsidR="00A22ECF" w:rsidRPr="004F6225" w:rsidRDefault="004F6225" w:rsidP="005959F9">
      <w:pPr>
        <w:pStyle w:val="aff0"/>
        <w:numPr>
          <w:ilvl w:val="0"/>
          <w:numId w:val="218"/>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bookmarkStart w:id="668" w:name="_Toc40250380"/>
      <w:r>
        <w:rPr>
          <w:rFonts w:ascii="宋体" w:hAnsi="宋体" w:hint="eastAsia"/>
          <w:bCs/>
          <w:color w:val="000000" w:themeColor="text1"/>
          <w:szCs w:val="21"/>
        </w:rPr>
        <w:t xml:space="preserve">   </w:t>
      </w:r>
      <w:r w:rsidR="00A22ECF" w:rsidRPr="004F6225">
        <w:rPr>
          <w:rFonts w:ascii="宋体" w:hAnsi="宋体" w:hint="eastAsia"/>
          <w:bCs/>
          <w:color w:val="000000" w:themeColor="text1"/>
          <w:szCs w:val="21"/>
        </w:rPr>
        <w:t>机务维护人员使用MEL程序</w:t>
      </w:r>
      <w:bookmarkEnd w:id="668"/>
    </w:p>
    <w:p w14:paraId="5F716ECF" w14:textId="77777777" w:rsidR="00A22ECF" w:rsidRPr="00014FB9" w:rsidRDefault="00A22ECF" w:rsidP="005959F9">
      <w:pPr>
        <w:pStyle w:val="aff0"/>
        <w:numPr>
          <w:ilvl w:val="0"/>
          <w:numId w:val="85"/>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bCs/>
          <w:color w:val="000000" w:themeColor="text1"/>
          <w:szCs w:val="21"/>
        </w:rPr>
        <w:t>飞机在飞行或维修检查中发现的故障、缺陷，因工具、设备、器材短缺或停场时间不足等原因，不能在起飞前排除</w:t>
      </w:r>
      <w:r w:rsidRPr="00014FB9">
        <w:rPr>
          <w:rFonts w:ascii="宋体" w:hAnsi="宋体" w:hint="eastAsia"/>
          <w:bCs/>
          <w:color w:val="000000" w:themeColor="text1"/>
          <w:szCs w:val="21"/>
        </w:rPr>
        <w:t>时，必须依照该机型</w:t>
      </w:r>
      <w:r w:rsidRPr="00014FB9">
        <w:rPr>
          <w:rFonts w:ascii="宋体" w:hAnsi="宋体"/>
          <w:bCs/>
          <w:color w:val="000000" w:themeColor="text1"/>
          <w:szCs w:val="21"/>
        </w:rPr>
        <w:t>MEL</w:t>
      </w:r>
      <w:r w:rsidRPr="00014FB9">
        <w:rPr>
          <w:rFonts w:ascii="宋体" w:hAnsi="宋体" w:hint="eastAsia"/>
          <w:bCs/>
          <w:color w:val="000000" w:themeColor="text1"/>
          <w:szCs w:val="21"/>
        </w:rPr>
        <w:t>/CDL的要求按照《维修工</w:t>
      </w:r>
      <w:r w:rsidRPr="00014FB9">
        <w:rPr>
          <w:rFonts w:ascii="宋体" w:hAnsi="宋体" w:hint="eastAsia"/>
          <w:bCs/>
          <w:color w:val="000000" w:themeColor="text1"/>
          <w:szCs w:val="21"/>
        </w:rPr>
        <w:lastRenderedPageBreak/>
        <w:t>程管理手册》相关规定办理故障保留手续</w:t>
      </w:r>
      <w:r w:rsidR="0023205F" w:rsidRPr="00014FB9">
        <w:rPr>
          <w:rFonts w:ascii="宋体" w:hAnsi="宋体" w:hint="eastAsia"/>
          <w:bCs/>
          <w:color w:val="000000" w:themeColor="text1"/>
          <w:szCs w:val="21"/>
        </w:rPr>
        <w:t>并录入FOC系统</w:t>
      </w:r>
      <w:r w:rsidRPr="00014FB9">
        <w:rPr>
          <w:rFonts w:ascii="宋体" w:hAnsi="宋体" w:hint="eastAsia"/>
          <w:bCs/>
          <w:color w:val="000000" w:themeColor="text1"/>
          <w:szCs w:val="21"/>
        </w:rPr>
        <w:t>；</w:t>
      </w:r>
    </w:p>
    <w:p w14:paraId="5F716ED0" w14:textId="77777777" w:rsidR="00A22ECF" w:rsidRPr="00014FB9" w:rsidRDefault="00A22ECF" w:rsidP="005959F9">
      <w:pPr>
        <w:pStyle w:val="aff0"/>
        <w:numPr>
          <w:ilvl w:val="0"/>
          <w:numId w:val="85"/>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hint="eastAsia"/>
          <w:bCs/>
          <w:color w:val="000000" w:themeColor="text1"/>
          <w:szCs w:val="21"/>
        </w:rPr>
        <w:t>当保留故障/缺陷涉及航路、机场及地面设备使用限制或影响飞机载重和平衡时，由公司机务工程部书面通知相关主管部门和航站。</w:t>
      </w:r>
    </w:p>
    <w:p w14:paraId="5F716ED1" w14:textId="77777777" w:rsidR="00A22ECF" w:rsidRPr="00AE0DB5" w:rsidRDefault="004F6225" w:rsidP="005959F9">
      <w:pPr>
        <w:pStyle w:val="aff0"/>
        <w:numPr>
          <w:ilvl w:val="0"/>
          <w:numId w:val="218"/>
        </w:numPr>
        <w:kinsoku w:val="0"/>
        <w:overflowPunct w:val="0"/>
        <w:autoSpaceDE w:val="0"/>
        <w:autoSpaceDN w:val="0"/>
        <w:adjustRightInd w:val="0"/>
        <w:snapToGrid w:val="0"/>
        <w:spacing w:line="360" w:lineRule="exact"/>
        <w:ind w:firstLineChars="0"/>
        <w:jc w:val="left"/>
      </w:pPr>
      <w:bookmarkStart w:id="669" w:name="_Toc40250381"/>
      <w:r>
        <w:rPr>
          <w:rFonts w:hint="eastAsia"/>
        </w:rPr>
        <w:t xml:space="preserve">   </w:t>
      </w:r>
      <w:r w:rsidR="00A22ECF" w:rsidRPr="004F6225">
        <w:rPr>
          <w:rFonts w:ascii="宋体" w:hAnsi="宋体" w:hint="eastAsia"/>
          <w:bCs/>
          <w:color w:val="000000" w:themeColor="text1"/>
          <w:szCs w:val="21"/>
        </w:rPr>
        <w:t>飞行</w:t>
      </w:r>
      <w:r w:rsidR="00A22ECF" w:rsidRPr="00AE0DB5">
        <w:rPr>
          <w:rFonts w:hint="eastAsia"/>
        </w:rPr>
        <w:t>签派员使用</w:t>
      </w:r>
      <w:r w:rsidR="00A22ECF" w:rsidRPr="00AE0DB5">
        <w:rPr>
          <w:rFonts w:hint="eastAsia"/>
        </w:rPr>
        <w:t>MEL</w:t>
      </w:r>
      <w:r w:rsidR="00A22ECF" w:rsidRPr="00AE0DB5">
        <w:rPr>
          <w:rFonts w:hint="eastAsia"/>
        </w:rPr>
        <w:t>的程序</w:t>
      </w:r>
      <w:bookmarkEnd w:id="669"/>
    </w:p>
    <w:p w14:paraId="5F716ED2" w14:textId="77777777" w:rsidR="00A22ECF" w:rsidRPr="00AE0DB5" w:rsidRDefault="0023205F" w:rsidP="000A3D28">
      <w:pPr>
        <w:kinsoku w:val="0"/>
        <w:overflowPunct w:val="0"/>
        <w:autoSpaceDE w:val="0"/>
        <w:autoSpaceDN w:val="0"/>
        <w:rPr>
          <w:color w:val="000000" w:themeColor="text1"/>
        </w:rPr>
      </w:pPr>
      <w:r w:rsidRPr="0023205F">
        <w:rPr>
          <w:rFonts w:hint="eastAsia"/>
        </w:rPr>
        <w:t>飞行签派应在航班放行前通过</w:t>
      </w:r>
      <w:r w:rsidRPr="0023205F">
        <w:rPr>
          <w:rFonts w:hint="eastAsia"/>
        </w:rPr>
        <w:t>FOC</w:t>
      </w:r>
      <w:r w:rsidRPr="0023205F">
        <w:rPr>
          <w:rFonts w:hint="eastAsia"/>
        </w:rPr>
        <w:t>检查飞机的故障保留情况</w:t>
      </w:r>
      <w:r w:rsidR="00A22ECF" w:rsidRPr="00AE0DB5">
        <w:rPr>
          <w:rFonts w:hint="eastAsia"/>
          <w:color w:val="000000" w:themeColor="text1"/>
        </w:rPr>
        <w:t>及对飞机运行的影响和限制。</w:t>
      </w:r>
    </w:p>
    <w:p w14:paraId="5F716ED3" w14:textId="77777777" w:rsidR="00A22ECF" w:rsidRPr="00AE0DB5" w:rsidRDefault="00C26859" w:rsidP="000A3D28">
      <w:pPr>
        <w:kinsoku w:val="0"/>
        <w:overflowPunct w:val="0"/>
        <w:autoSpaceDE w:val="0"/>
        <w:autoSpaceDN w:val="0"/>
        <w:adjustRightInd w:val="0"/>
        <w:snapToGrid w:val="0"/>
        <w:spacing w:line="360" w:lineRule="exact"/>
        <w:ind w:left="1155" w:hangingChars="550" w:hanging="1155"/>
        <w:jc w:val="left"/>
        <w:rPr>
          <w:rFonts w:ascii="宋体" w:hAnsi="宋体"/>
          <w:color w:val="000000" w:themeColor="text1"/>
        </w:rPr>
      </w:pPr>
      <w:r w:rsidRPr="00AE0DB5">
        <w:rPr>
          <w:rFonts w:ascii="宋体" w:hAnsi="宋体" w:hint="eastAsia"/>
          <w:bCs/>
          <w:color w:val="000000" w:themeColor="text1"/>
          <w:szCs w:val="21"/>
        </w:rPr>
        <w:t xml:space="preserve">（1）       </w:t>
      </w:r>
      <w:r w:rsidR="00A22ECF" w:rsidRPr="00AE0DB5">
        <w:rPr>
          <w:rFonts w:ascii="宋体" w:hAnsi="宋体" w:hint="eastAsia"/>
          <w:bCs/>
          <w:color w:val="000000" w:themeColor="text1"/>
          <w:szCs w:val="21"/>
        </w:rPr>
        <w:t>飞行签派员</w:t>
      </w:r>
      <w:r w:rsidR="00A22ECF" w:rsidRPr="00AE0DB5">
        <w:rPr>
          <w:rFonts w:ascii="宋体" w:hAnsi="宋体" w:hint="eastAsia"/>
          <w:color w:val="000000" w:themeColor="text1"/>
        </w:rPr>
        <w:t>在对有故障保留的飞机所执行的航班进行放行前,须通过查阅MEL/CDL,参考DDG分析整理成具体载重平衡减载数据和携带额外燃油数据, 并充分评估该保留故障对安全裕度的影响(飞机性能分析部门可提供技术支持)</w:t>
      </w:r>
      <w:r w:rsidR="00AA4BC0" w:rsidRPr="00AE0DB5">
        <w:rPr>
          <w:rFonts w:ascii="宋体" w:hAnsi="宋体" w:hint="eastAsia"/>
          <w:color w:val="000000" w:themeColor="text1"/>
        </w:rPr>
        <w:t>。</w:t>
      </w:r>
    </w:p>
    <w:p w14:paraId="5F716ED4" w14:textId="77777777" w:rsidR="00A22ECF" w:rsidRPr="00AE0DB5" w:rsidRDefault="00C26859" w:rsidP="000A3D28">
      <w:pPr>
        <w:tabs>
          <w:tab w:val="left" w:pos="1176"/>
        </w:tabs>
        <w:kinsoku w:val="0"/>
        <w:overflowPunct w:val="0"/>
        <w:autoSpaceDE w:val="0"/>
        <w:autoSpaceDN w:val="0"/>
        <w:adjustRightInd w:val="0"/>
        <w:snapToGrid w:val="0"/>
        <w:spacing w:line="360" w:lineRule="exact"/>
        <w:ind w:left="1155" w:hangingChars="550" w:hanging="1155"/>
        <w:jc w:val="left"/>
        <w:rPr>
          <w:rFonts w:ascii="宋体" w:hAnsi="宋体"/>
          <w:bCs/>
          <w:color w:val="000000" w:themeColor="text1"/>
          <w:szCs w:val="21"/>
        </w:rPr>
      </w:pPr>
      <w:r w:rsidRPr="00AE0DB5">
        <w:rPr>
          <w:rFonts w:ascii="宋体" w:hAnsi="宋体" w:hint="eastAsia"/>
          <w:bCs/>
          <w:color w:val="000000" w:themeColor="text1"/>
          <w:szCs w:val="21"/>
        </w:rPr>
        <w:t xml:space="preserve">（2）       </w:t>
      </w:r>
      <w:r w:rsidR="00A22ECF" w:rsidRPr="00AE0DB5">
        <w:rPr>
          <w:rFonts w:ascii="宋体" w:hAnsi="宋体" w:hint="eastAsia"/>
          <w:bCs/>
          <w:color w:val="000000" w:themeColor="text1"/>
          <w:szCs w:val="21"/>
        </w:rPr>
        <w:t>在飞行前讲解时,飞行签派员将故障保留信息以及所造成的影响通知飞行机组, 共同协商有保留故障飞机的飞行放行,遇有意见不一致时,上报公司值班领导并由其决定最后方案;</w:t>
      </w:r>
    </w:p>
    <w:p w14:paraId="5F716ED5" w14:textId="77777777" w:rsidR="00A22ECF" w:rsidRPr="00014FB9" w:rsidRDefault="00A22ECF" w:rsidP="005959F9">
      <w:pPr>
        <w:pStyle w:val="aff0"/>
        <w:numPr>
          <w:ilvl w:val="2"/>
          <w:numId w:val="86"/>
        </w:numPr>
        <w:tabs>
          <w:tab w:val="left" w:pos="1176"/>
        </w:tabs>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hint="eastAsia"/>
          <w:bCs/>
          <w:color w:val="000000" w:themeColor="text1"/>
          <w:szCs w:val="21"/>
        </w:rPr>
        <w:t>在机组进行直接准备时，由签派员和机长共同协商有保留故障飞机的飞行放行,遇有意见不一致时,上报公司值班领导并由其决定最后方案;</w:t>
      </w:r>
    </w:p>
    <w:p w14:paraId="5F716ED6" w14:textId="77777777" w:rsidR="00A22ECF" w:rsidRPr="00014FB9" w:rsidRDefault="00A22ECF" w:rsidP="005959F9">
      <w:pPr>
        <w:pStyle w:val="aff0"/>
        <w:numPr>
          <w:ilvl w:val="2"/>
          <w:numId w:val="86"/>
        </w:numPr>
        <w:tabs>
          <w:tab w:val="left" w:pos="1176"/>
        </w:tabs>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hint="eastAsia"/>
          <w:bCs/>
          <w:color w:val="000000" w:themeColor="text1"/>
          <w:szCs w:val="21"/>
        </w:rPr>
        <w:t>飞行放行后，得到机务部门临时通知飞机有影响飞行运行的保留故障，签派员应与飞行机组协商，如果不能按预定计划运行时，修改计划或重新放行；</w:t>
      </w:r>
    </w:p>
    <w:p w14:paraId="5F716ED7" w14:textId="77777777" w:rsidR="00A22ECF" w:rsidRPr="00014FB9" w:rsidRDefault="00A22ECF" w:rsidP="005959F9">
      <w:pPr>
        <w:pStyle w:val="aff0"/>
        <w:numPr>
          <w:ilvl w:val="2"/>
          <w:numId w:val="86"/>
        </w:numPr>
        <w:tabs>
          <w:tab w:val="left" w:pos="1176"/>
        </w:tabs>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hint="eastAsia"/>
          <w:bCs/>
          <w:color w:val="000000" w:themeColor="text1"/>
          <w:szCs w:val="21"/>
        </w:rPr>
        <w:t>飞行签派员应了解在飞行过程中发现或出现的飞机故</w:t>
      </w:r>
      <w:r w:rsidRPr="00014FB9">
        <w:rPr>
          <w:rFonts w:ascii="宋体" w:hAnsi="宋体" w:hint="eastAsia"/>
          <w:bCs/>
          <w:color w:val="000000" w:themeColor="text1"/>
          <w:szCs w:val="21"/>
        </w:rPr>
        <w:lastRenderedPageBreak/>
        <w:t>障或缺陷，飞行机组必须按照《操纵手册》处置，MEL相关限制不适用。当机长认为故障或缺陷可能影响飞行安全时，签派员协助机组选择最近的合适备降机场尽早着陆。</w:t>
      </w:r>
    </w:p>
    <w:p w14:paraId="5F716ED8" w14:textId="77777777" w:rsidR="00A22ECF" w:rsidRPr="00AE0DB5" w:rsidRDefault="004F6225" w:rsidP="005959F9">
      <w:pPr>
        <w:pStyle w:val="3"/>
        <w:keepNext w:val="0"/>
        <w:numPr>
          <w:ilvl w:val="2"/>
          <w:numId w:val="217"/>
        </w:numPr>
        <w:kinsoku w:val="0"/>
        <w:overflowPunct w:val="0"/>
        <w:autoSpaceDE w:val="0"/>
        <w:autoSpaceDN w:val="0"/>
        <w:ind w:left="1333" w:hanging="851"/>
      </w:pPr>
      <w:bookmarkStart w:id="670" w:name="_Toc40250382"/>
      <w:r>
        <w:rPr>
          <w:rFonts w:hint="eastAsia"/>
        </w:rPr>
        <w:t xml:space="preserve">   </w:t>
      </w:r>
      <w:bookmarkStart w:id="671" w:name="_Toc503360778"/>
      <w:r w:rsidR="00A22ECF" w:rsidRPr="00AE0DB5">
        <w:rPr>
          <w:rFonts w:hint="eastAsia"/>
        </w:rPr>
        <w:t>飞行机组使用</w:t>
      </w:r>
      <w:r w:rsidR="00A22ECF" w:rsidRPr="00AE0DB5">
        <w:t>MEL</w:t>
      </w:r>
      <w:r w:rsidR="00A22ECF" w:rsidRPr="00AE0DB5">
        <w:rPr>
          <w:rFonts w:hint="eastAsia"/>
        </w:rPr>
        <w:t>的程序</w:t>
      </w:r>
      <w:bookmarkEnd w:id="670"/>
      <w:bookmarkEnd w:id="671"/>
    </w:p>
    <w:p w14:paraId="5F716ED9" w14:textId="77777777" w:rsidR="00A22ECF" w:rsidRPr="00AE0DB5" w:rsidRDefault="00A22ECF" w:rsidP="005959F9">
      <w:pPr>
        <w:pStyle w:val="aff0"/>
        <w:numPr>
          <w:ilvl w:val="2"/>
          <w:numId w:val="87"/>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AE0DB5">
        <w:rPr>
          <w:rFonts w:ascii="宋体" w:hAnsi="宋体" w:hint="eastAsia"/>
          <w:bCs/>
          <w:color w:val="000000" w:themeColor="text1"/>
          <w:szCs w:val="21"/>
        </w:rPr>
        <w:t>机长在每次离港前有责任核实飞机配有</w:t>
      </w:r>
      <w:r w:rsidRPr="00AE0DB5">
        <w:rPr>
          <w:rFonts w:ascii="宋体" w:hAnsi="宋体"/>
          <w:bCs/>
          <w:color w:val="000000" w:themeColor="text1"/>
          <w:szCs w:val="21"/>
        </w:rPr>
        <w:t>MEL</w:t>
      </w:r>
      <w:r w:rsidRPr="00AE0DB5">
        <w:rPr>
          <w:rFonts w:ascii="宋体" w:hAnsi="宋体" w:hint="eastAsia"/>
          <w:bCs/>
          <w:color w:val="000000" w:themeColor="text1"/>
          <w:szCs w:val="21"/>
        </w:rPr>
        <w:t>手册；</w:t>
      </w:r>
      <w:bookmarkStart w:id="672" w:name="_Toc402550364"/>
      <w:bookmarkStart w:id="673" w:name="_Toc406320734"/>
      <w:bookmarkStart w:id="674" w:name="_Toc417982849"/>
      <w:bookmarkStart w:id="675" w:name="_Toc376731453"/>
      <w:bookmarkStart w:id="676" w:name="_Toc36365947"/>
    </w:p>
    <w:p w14:paraId="5F716EDA" w14:textId="77777777" w:rsidR="00A22ECF" w:rsidRPr="00014FB9" w:rsidRDefault="00A22ECF" w:rsidP="005959F9">
      <w:pPr>
        <w:pStyle w:val="aff0"/>
        <w:numPr>
          <w:ilvl w:val="2"/>
          <w:numId w:val="87"/>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hint="eastAsia"/>
          <w:bCs/>
          <w:color w:val="000000" w:themeColor="text1"/>
          <w:szCs w:val="21"/>
        </w:rPr>
        <w:t>机组必须了解的保留故障</w:t>
      </w:r>
      <w:bookmarkEnd w:id="672"/>
      <w:bookmarkEnd w:id="673"/>
      <w:bookmarkEnd w:id="674"/>
      <w:bookmarkEnd w:id="675"/>
      <w:bookmarkEnd w:id="676"/>
      <w:r w:rsidRPr="00014FB9">
        <w:rPr>
          <w:rFonts w:ascii="宋体" w:hAnsi="宋体" w:hint="eastAsia"/>
          <w:bCs/>
          <w:color w:val="000000" w:themeColor="text1"/>
          <w:szCs w:val="21"/>
        </w:rPr>
        <w:t>，根据</w:t>
      </w:r>
      <w:r w:rsidRPr="00014FB9">
        <w:rPr>
          <w:rFonts w:ascii="宋体" w:hAnsi="宋体"/>
          <w:bCs/>
          <w:color w:val="000000" w:themeColor="text1"/>
          <w:szCs w:val="21"/>
        </w:rPr>
        <w:t>MEL</w:t>
      </w:r>
      <w:r w:rsidRPr="00014FB9">
        <w:rPr>
          <w:rFonts w:ascii="宋体" w:hAnsi="宋体" w:hint="eastAsia"/>
          <w:bCs/>
          <w:color w:val="000000" w:themeColor="text1"/>
          <w:szCs w:val="21"/>
        </w:rPr>
        <w:t>的规定进行飞行前准备；</w:t>
      </w:r>
    </w:p>
    <w:p w14:paraId="5F716EDB" w14:textId="77777777" w:rsidR="00A22ECF" w:rsidRPr="00014FB9" w:rsidRDefault="00A22ECF" w:rsidP="005959F9">
      <w:pPr>
        <w:pStyle w:val="aff0"/>
        <w:numPr>
          <w:ilvl w:val="2"/>
          <w:numId w:val="87"/>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hint="eastAsia"/>
          <w:bCs/>
          <w:color w:val="000000" w:themeColor="text1"/>
          <w:szCs w:val="21"/>
        </w:rPr>
        <w:t>飞机未依靠自身动力滑行前，出现临时故障，机组可根据机务放行人员在《技术记录本》内签署的适航性放行意见，按</w:t>
      </w:r>
      <w:r w:rsidRPr="00014FB9">
        <w:rPr>
          <w:rFonts w:ascii="宋体" w:hAnsi="宋体"/>
          <w:bCs/>
          <w:color w:val="000000" w:themeColor="text1"/>
          <w:szCs w:val="21"/>
        </w:rPr>
        <w:t>MEL</w:t>
      </w:r>
      <w:r w:rsidRPr="00014FB9">
        <w:rPr>
          <w:rFonts w:ascii="宋体" w:hAnsi="宋体" w:hint="eastAsia"/>
          <w:bCs/>
          <w:color w:val="000000" w:themeColor="text1"/>
          <w:szCs w:val="21"/>
        </w:rPr>
        <w:t>的规定处理；</w:t>
      </w:r>
    </w:p>
    <w:p w14:paraId="5F716EDC" w14:textId="77777777" w:rsidR="00A22ECF" w:rsidRPr="00014FB9" w:rsidRDefault="00A22ECF" w:rsidP="005959F9">
      <w:pPr>
        <w:pStyle w:val="aff0"/>
        <w:numPr>
          <w:ilvl w:val="2"/>
          <w:numId w:val="87"/>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hint="eastAsia"/>
          <w:bCs/>
          <w:color w:val="000000" w:themeColor="text1"/>
          <w:szCs w:val="21"/>
        </w:rPr>
        <w:t>飞机故障影响飞机按已放行的飞行计划运行时，机长报告飞行签派员，修改飞行放行计划或重新飞行放行，这份新的飞行放行计划必须包括对飞机不工作项目的限制；</w:t>
      </w:r>
    </w:p>
    <w:p w14:paraId="5F716EDD" w14:textId="77777777" w:rsidR="00A22ECF" w:rsidRPr="00014FB9" w:rsidRDefault="00A22ECF" w:rsidP="005959F9">
      <w:pPr>
        <w:pStyle w:val="aff0"/>
        <w:numPr>
          <w:ilvl w:val="2"/>
          <w:numId w:val="87"/>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hint="eastAsia"/>
          <w:bCs/>
          <w:color w:val="000000" w:themeColor="text1"/>
          <w:szCs w:val="21"/>
        </w:rPr>
        <w:t>一旦飞机用自身动力移动，飞行组必须根据批准的《快速检查单》处理设备失效，并参阅MEL是否适航。</w:t>
      </w:r>
    </w:p>
    <w:p w14:paraId="5F716EDE" w14:textId="77777777" w:rsidR="00A22ECF" w:rsidRPr="00AE0DB5" w:rsidRDefault="004F6225" w:rsidP="005959F9">
      <w:pPr>
        <w:pStyle w:val="3"/>
        <w:keepNext w:val="0"/>
        <w:numPr>
          <w:ilvl w:val="2"/>
          <w:numId w:val="217"/>
        </w:numPr>
        <w:kinsoku w:val="0"/>
        <w:overflowPunct w:val="0"/>
        <w:autoSpaceDE w:val="0"/>
        <w:autoSpaceDN w:val="0"/>
        <w:ind w:left="1333" w:hanging="851"/>
      </w:pPr>
      <w:bookmarkStart w:id="677" w:name="_Toc36622751"/>
      <w:bookmarkStart w:id="678" w:name="_Toc36740096"/>
      <w:bookmarkStart w:id="679" w:name="_Toc38226507"/>
      <w:bookmarkStart w:id="680" w:name="_Toc40250383"/>
      <w:r>
        <w:rPr>
          <w:rFonts w:hint="eastAsia"/>
        </w:rPr>
        <w:t xml:space="preserve">   </w:t>
      </w:r>
      <w:bookmarkStart w:id="681" w:name="_Toc503360779"/>
      <w:r w:rsidR="00A22ECF" w:rsidRPr="00AE0DB5">
        <w:rPr>
          <w:rFonts w:hint="eastAsia"/>
        </w:rPr>
        <w:t>保留故障</w:t>
      </w:r>
      <w:r w:rsidR="00A22ECF" w:rsidRPr="00AE0DB5">
        <w:rPr>
          <w:rFonts w:hint="eastAsia"/>
        </w:rPr>
        <w:t>/</w:t>
      </w:r>
      <w:r w:rsidR="00A22ECF" w:rsidRPr="00AE0DB5">
        <w:rPr>
          <w:rFonts w:hint="eastAsia"/>
        </w:rPr>
        <w:t>缺陷（</w:t>
      </w:r>
      <w:r w:rsidR="00A22ECF" w:rsidRPr="00AE0DB5">
        <w:t>DD</w:t>
      </w:r>
      <w:r w:rsidR="00A22ECF" w:rsidRPr="00AE0DB5">
        <w:rPr>
          <w:rFonts w:hint="eastAsia"/>
        </w:rPr>
        <w:t>）</w:t>
      </w:r>
      <w:bookmarkEnd w:id="677"/>
      <w:bookmarkEnd w:id="678"/>
      <w:bookmarkEnd w:id="679"/>
      <w:bookmarkEnd w:id="680"/>
      <w:bookmarkEnd w:id="681"/>
    </w:p>
    <w:p w14:paraId="5F716EDF" w14:textId="77777777" w:rsidR="00A22ECF" w:rsidRPr="00AE0DB5" w:rsidRDefault="004F6225" w:rsidP="005959F9">
      <w:pPr>
        <w:pStyle w:val="3"/>
        <w:keepNext w:val="0"/>
        <w:numPr>
          <w:ilvl w:val="2"/>
          <w:numId w:val="219"/>
        </w:numPr>
        <w:kinsoku w:val="0"/>
        <w:overflowPunct w:val="0"/>
        <w:autoSpaceDE w:val="0"/>
        <w:autoSpaceDN w:val="0"/>
      </w:pPr>
      <w:bookmarkStart w:id="682" w:name="_Toc402550363"/>
      <w:bookmarkStart w:id="683" w:name="_Toc406320733"/>
      <w:bookmarkStart w:id="684" w:name="_Toc417982848"/>
      <w:bookmarkStart w:id="685" w:name="_Toc376731452"/>
      <w:bookmarkStart w:id="686" w:name="_Toc36365946"/>
      <w:bookmarkStart w:id="687" w:name="_Toc40250385"/>
      <w:r>
        <w:rPr>
          <w:rFonts w:hint="eastAsia"/>
        </w:rPr>
        <w:t xml:space="preserve">   </w:t>
      </w:r>
      <w:bookmarkStart w:id="688" w:name="_Toc503360780"/>
      <w:r w:rsidR="00A22ECF" w:rsidRPr="00AE0DB5">
        <w:rPr>
          <w:rFonts w:hint="eastAsia"/>
        </w:rPr>
        <w:t>保留故障</w:t>
      </w:r>
      <w:r w:rsidR="00A22ECF" w:rsidRPr="00AE0DB5">
        <w:rPr>
          <w:rFonts w:hint="eastAsia"/>
        </w:rPr>
        <w:t>/</w:t>
      </w:r>
      <w:r w:rsidR="00A22ECF" w:rsidRPr="00AE0DB5">
        <w:rPr>
          <w:rFonts w:hint="eastAsia"/>
        </w:rPr>
        <w:t>缺陷的依据</w:t>
      </w:r>
      <w:bookmarkEnd w:id="688"/>
    </w:p>
    <w:p w14:paraId="5F716EE0" w14:textId="77777777" w:rsidR="00A22ECF" w:rsidRPr="00014FB9" w:rsidRDefault="00A22ECF" w:rsidP="005959F9">
      <w:pPr>
        <w:pStyle w:val="aff0"/>
        <w:numPr>
          <w:ilvl w:val="2"/>
          <w:numId w:val="88"/>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bCs/>
          <w:color w:val="000000" w:themeColor="text1"/>
          <w:szCs w:val="21"/>
        </w:rPr>
        <w:t>保留故障</w:t>
      </w:r>
      <w:r w:rsidRPr="00014FB9">
        <w:rPr>
          <w:rFonts w:ascii="宋体" w:hAnsi="宋体" w:hint="eastAsia"/>
          <w:bCs/>
          <w:color w:val="000000" w:themeColor="text1"/>
          <w:szCs w:val="21"/>
        </w:rPr>
        <w:t>/缺陷</w:t>
      </w:r>
      <w:r w:rsidRPr="00014FB9">
        <w:rPr>
          <w:rFonts w:ascii="宋体" w:hAnsi="宋体"/>
          <w:bCs/>
          <w:color w:val="000000" w:themeColor="text1"/>
          <w:szCs w:val="21"/>
        </w:rPr>
        <w:t>是指飞机在飞行或维修检查中发现的故障、缺陷，因工具、设备、器材短缺或停场时间不足等原因，不能在起飞前排除的故障项目</w:t>
      </w:r>
      <w:r w:rsidRPr="00014FB9">
        <w:rPr>
          <w:rFonts w:ascii="宋体" w:hAnsi="宋体" w:hint="eastAsia"/>
          <w:bCs/>
          <w:color w:val="000000" w:themeColor="text1"/>
          <w:szCs w:val="21"/>
        </w:rPr>
        <w:t>；</w:t>
      </w:r>
    </w:p>
    <w:p w14:paraId="5F716EE1" w14:textId="77777777" w:rsidR="00A22ECF" w:rsidRPr="00014FB9" w:rsidRDefault="00A22ECF" w:rsidP="005959F9">
      <w:pPr>
        <w:pStyle w:val="aff0"/>
        <w:numPr>
          <w:ilvl w:val="2"/>
          <w:numId w:val="88"/>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hint="eastAsia"/>
          <w:bCs/>
          <w:color w:val="000000" w:themeColor="text1"/>
          <w:szCs w:val="21"/>
        </w:rPr>
        <w:t>故障/缺陷的保留应符合MEL/CDL的相关要求，如不能在</w:t>
      </w:r>
      <w:r w:rsidRPr="00014FB9">
        <w:rPr>
          <w:rFonts w:ascii="宋体" w:hAnsi="宋体" w:hint="eastAsia"/>
          <w:bCs/>
          <w:color w:val="000000" w:themeColor="text1"/>
          <w:szCs w:val="21"/>
        </w:rPr>
        <w:lastRenderedPageBreak/>
        <w:t>MEL和CDL找到明确依据，故障/缺陷的保留应符合适航性技术资料或公司工程技术文件的相关规定，对于明显影响航空器的适航性和飞行安全的故障/缺陷则不能保留。</w:t>
      </w:r>
    </w:p>
    <w:p w14:paraId="5F716EE2" w14:textId="77777777" w:rsidR="00A22ECF" w:rsidRPr="00AE0DB5" w:rsidRDefault="004F6225" w:rsidP="005959F9">
      <w:pPr>
        <w:pStyle w:val="3"/>
        <w:keepNext w:val="0"/>
        <w:numPr>
          <w:ilvl w:val="2"/>
          <w:numId w:val="219"/>
        </w:numPr>
        <w:kinsoku w:val="0"/>
        <w:overflowPunct w:val="0"/>
        <w:autoSpaceDE w:val="0"/>
        <w:autoSpaceDN w:val="0"/>
      </w:pPr>
      <w:r>
        <w:rPr>
          <w:rFonts w:hint="eastAsia"/>
        </w:rPr>
        <w:t xml:space="preserve">   </w:t>
      </w:r>
      <w:bookmarkStart w:id="689" w:name="_Toc503360781"/>
      <w:r w:rsidR="00A22ECF" w:rsidRPr="00AE0DB5">
        <w:rPr>
          <w:rFonts w:hint="eastAsia"/>
        </w:rPr>
        <w:t>非</w:t>
      </w:r>
      <w:r w:rsidR="00A22ECF" w:rsidRPr="00AE0DB5">
        <w:t>保留故障</w:t>
      </w:r>
      <w:r w:rsidR="00A22ECF" w:rsidRPr="00AE0DB5">
        <w:t>/</w:t>
      </w:r>
      <w:r w:rsidR="00A22ECF" w:rsidRPr="00AE0DB5">
        <w:t>缺陷项目分类</w:t>
      </w:r>
      <w:bookmarkEnd w:id="689"/>
    </w:p>
    <w:p w14:paraId="5F716EE3" w14:textId="77777777" w:rsidR="00A22ECF" w:rsidRPr="00AE0DB5" w:rsidRDefault="00A22ECF" w:rsidP="000A3D28">
      <w:pPr>
        <w:kinsoku w:val="0"/>
        <w:overflowPunct w:val="0"/>
        <w:autoSpaceDE w:val="0"/>
        <w:autoSpaceDN w:val="0"/>
      </w:pPr>
      <w:r w:rsidRPr="00AE0DB5">
        <w:rPr>
          <w:rFonts w:hint="eastAsia"/>
        </w:rPr>
        <w:t>非</w:t>
      </w:r>
      <w:r w:rsidRPr="00AE0DB5">
        <w:rPr>
          <w:rFonts w:hint="eastAsia"/>
        </w:rPr>
        <w:t>MEL</w:t>
      </w:r>
      <w:r w:rsidRPr="00AE0DB5">
        <w:t>保留故障</w:t>
      </w:r>
      <w:r w:rsidRPr="00AE0DB5">
        <w:t>/</w:t>
      </w:r>
      <w:r w:rsidRPr="00AE0DB5">
        <w:t>缺陷项目可分为以下四类：</w:t>
      </w:r>
    </w:p>
    <w:p w14:paraId="5F716EE4" w14:textId="77777777" w:rsidR="00A22ECF" w:rsidRPr="00014FB9" w:rsidRDefault="00A22ECF" w:rsidP="005959F9">
      <w:pPr>
        <w:pStyle w:val="aff0"/>
        <w:numPr>
          <w:ilvl w:val="2"/>
          <w:numId w:val="82"/>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bCs/>
          <w:color w:val="000000" w:themeColor="text1"/>
          <w:szCs w:val="21"/>
        </w:rPr>
        <w:t>障碍性项目</w:t>
      </w:r>
      <w:r w:rsidRPr="00014FB9">
        <w:rPr>
          <w:rFonts w:ascii="宋体" w:hAnsi="宋体" w:hint="eastAsia"/>
          <w:bCs/>
          <w:color w:val="000000" w:themeColor="text1"/>
          <w:szCs w:val="21"/>
        </w:rPr>
        <w:t>：</w:t>
      </w:r>
      <w:r w:rsidRPr="00014FB9">
        <w:rPr>
          <w:rFonts w:ascii="宋体" w:hAnsi="宋体"/>
          <w:bCs/>
          <w:color w:val="000000" w:themeColor="text1"/>
          <w:szCs w:val="21"/>
        </w:rPr>
        <w:t>指对飞机性能、飞行计划、飞行路线有直接影响的故障</w:t>
      </w:r>
      <w:r w:rsidRPr="00014FB9">
        <w:rPr>
          <w:rFonts w:ascii="宋体" w:hAnsi="宋体" w:hint="eastAsia"/>
          <w:bCs/>
          <w:color w:val="000000" w:themeColor="text1"/>
          <w:szCs w:val="21"/>
        </w:rPr>
        <w:t>；（</w:t>
      </w:r>
      <w:r w:rsidRPr="00014FB9">
        <w:rPr>
          <w:rFonts w:ascii="宋体" w:hAnsi="宋体"/>
          <w:bCs/>
          <w:color w:val="000000" w:themeColor="text1"/>
          <w:szCs w:val="21"/>
        </w:rPr>
        <w:t>代码H）</w:t>
      </w:r>
    </w:p>
    <w:p w14:paraId="5F716EE5" w14:textId="77777777" w:rsidR="00A22ECF" w:rsidRPr="00014FB9" w:rsidRDefault="00A22ECF" w:rsidP="005959F9">
      <w:pPr>
        <w:pStyle w:val="aff0"/>
        <w:numPr>
          <w:ilvl w:val="2"/>
          <w:numId w:val="82"/>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bCs/>
          <w:color w:val="000000" w:themeColor="text1"/>
          <w:szCs w:val="21"/>
        </w:rPr>
        <w:t>重要项目</w:t>
      </w:r>
      <w:r w:rsidRPr="00014FB9">
        <w:rPr>
          <w:rFonts w:ascii="宋体" w:hAnsi="宋体" w:hint="eastAsia"/>
          <w:bCs/>
          <w:color w:val="000000" w:themeColor="text1"/>
          <w:szCs w:val="21"/>
        </w:rPr>
        <w:t>：</w:t>
      </w:r>
      <w:r w:rsidRPr="00014FB9">
        <w:rPr>
          <w:rFonts w:ascii="宋体" w:hAnsi="宋体"/>
          <w:bCs/>
          <w:color w:val="000000" w:themeColor="text1"/>
          <w:szCs w:val="21"/>
        </w:rPr>
        <w:t>指不影响飞机性能，但会降低飞机系统裕度或增加机组工作量或影响机组正常工作程序的故障</w:t>
      </w:r>
      <w:r w:rsidRPr="00014FB9">
        <w:rPr>
          <w:rFonts w:ascii="宋体" w:hAnsi="宋体" w:hint="eastAsia"/>
          <w:bCs/>
          <w:color w:val="000000" w:themeColor="text1"/>
          <w:szCs w:val="21"/>
        </w:rPr>
        <w:t>；</w:t>
      </w:r>
      <w:r w:rsidRPr="00014FB9">
        <w:rPr>
          <w:rFonts w:ascii="宋体" w:hAnsi="宋体"/>
          <w:bCs/>
          <w:color w:val="000000" w:themeColor="text1"/>
          <w:szCs w:val="21"/>
        </w:rPr>
        <w:t>（代码I）</w:t>
      </w:r>
    </w:p>
    <w:p w14:paraId="5F716EE6" w14:textId="77777777" w:rsidR="00A22ECF" w:rsidRPr="00014FB9" w:rsidRDefault="00A22ECF" w:rsidP="005959F9">
      <w:pPr>
        <w:pStyle w:val="aff0"/>
        <w:numPr>
          <w:ilvl w:val="2"/>
          <w:numId w:val="82"/>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bCs/>
          <w:color w:val="000000" w:themeColor="text1"/>
          <w:szCs w:val="21"/>
        </w:rPr>
        <w:t>次要项目</w:t>
      </w:r>
      <w:r w:rsidRPr="00014FB9">
        <w:rPr>
          <w:rFonts w:ascii="宋体" w:hAnsi="宋体" w:hint="eastAsia"/>
          <w:bCs/>
          <w:color w:val="000000" w:themeColor="text1"/>
          <w:szCs w:val="21"/>
        </w:rPr>
        <w:t>：</w:t>
      </w:r>
      <w:r w:rsidRPr="00014FB9">
        <w:rPr>
          <w:rFonts w:ascii="宋体" w:hAnsi="宋体"/>
          <w:bCs/>
          <w:color w:val="000000" w:themeColor="text1"/>
          <w:szCs w:val="21"/>
        </w:rPr>
        <w:t>指除上述</w:t>
      </w:r>
      <w:r w:rsidR="008901D5" w:rsidRPr="00014FB9">
        <w:rPr>
          <w:rFonts w:ascii="宋体" w:hAnsi="宋体" w:hint="eastAsia"/>
          <w:bCs/>
          <w:color w:val="000000" w:themeColor="text1"/>
          <w:szCs w:val="21"/>
        </w:rPr>
        <w:t>（</w:t>
      </w:r>
      <w:r w:rsidRPr="00014FB9">
        <w:rPr>
          <w:rFonts w:ascii="宋体" w:hAnsi="宋体"/>
          <w:bCs/>
          <w:color w:val="000000" w:themeColor="text1"/>
          <w:szCs w:val="21"/>
        </w:rPr>
        <w:t>1)、</w:t>
      </w:r>
      <w:r w:rsidR="008901D5" w:rsidRPr="00014FB9">
        <w:rPr>
          <w:rFonts w:ascii="宋体" w:hAnsi="宋体" w:hint="eastAsia"/>
          <w:bCs/>
          <w:color w:val="000000" w:themeColor="text1"/>
          <w:szCs w:val="21"/>
        </w:rPr>
        <w:t>（</w:t>
      </w:r>
      <w:r w:rsidRPr="00014FB9">
        <w:rPr>
          <w:rFonts w:ascii="宋体" w:hAnsi="宋体"/>
          <w:bCs/>
          <w:color w:val="000000" w:themeColor="text1"/>
          <w:szCs w:val="21"/>
        </w:rPr>
        <w:t>2)之外的不重要项目</w:t>
      </w:r>
      <w:r w:rsidRPr="00014FB9">
        <w:rPr>
          <w:rFonts w:ascii="宋体" w:hAnsi="宋体" w:hint="eastAsia"/>
          <w:bCs/>
          <w:color w:val="000000" w:themeColor="text1"/>
          <w:szCs w:val="21"/>
        </w:rPr>
        <w:t>；</w:t>
      </w:r>
      <w:r w:rsidRPr="00014FB9">
        <w:rPr>
          <w:rFonts w:ascii="宋体" w:hAnsi="宋体"/>
          <w:bCs/>
          <w:color w:val="000000" w:themeColor="text1"/>
          <w:szCs w:val="21"/>
        </w:rPr>
        <w:t>（代码M）</w:t>
      </w:r>
    </w:p>
    <w:p w14:paraId="5F716EE7" w14:textId="77777777" w:rsidR="00A22ECF" w:rsidRPr="00014FB9" w:rsidRDefault="00A22ECF" w:rsidP="005959F9">
      <w:pPr>
        <w:pStyle w:val="aff0"/>
        <w:numPr>
          <w:ilvl w:val="2"/>
          <w:numId w:val="82"/>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014FB9">
        <w:rPr>
          <w:rFonts w:ascii="宋体" w:hAnsi="宋体"/>
          <w:bCs/>
          <w:color w:val="000000" w:themeColor="text1"/>
          <w:szCs w:val="21"/>
        </w:rPr>
        <w:t>特殊项目</w:t>
      </w:r>
      <w:r w:rsidRPr="00014FB9">
        <w:rPr>
          <w:rFonts w:ascii="宋体" w:hAnsi="宋体" w:hint="eastAsia"/>
          <w:bCs/>
          <w:color w:val="000000" w:themeColor="text1"/>
          <w:szCs w:val="21"/>
        </w:rPr>
        <w:t>：</w:t>
      </w:r>
      <w:r w:rsidRPr="00014FB9">
        <w:rPr>
          <w:rFonts w:ascii="宋体" w:hAnsi="宋体"/>
          <w:bCs/>
          <w:color w:val="000000" w:themeColor="text1"/>
          <w:szCs w:val="21"/>
        </w:rPr>
        <w:t>指</w:t>
      </w:r>
      <w:r w:rsidRPr="00014FB9">
        <w:rPr>
          <w:rFonts w:ascii="宋体" w:hAnsi="宋体" w:hint="eastAsia"/>
          <w:bCs/>
          <w:color w:val="000000" w:themeColor="text1"/>
          <w:szCs w:val="21"/>
        </w:rPr>
        <w:t>适航性技术资料（含</w:t>
      </w:r>
      <w:commentRangeStart w:id="690"/>
      <w:r w:rsidR="00570E5C" w:rsidRPr="00C57995">
        <w:rPr>
          <w:rFonts w:ascii="宋体" w:hAnsi="宋体" w:hint="eastAsia"/>
          <w:bCs/>
          <w:szCs w:val="21"/>
        </w:rPr>
        <w:t>空客</w:t>
      </w:r>
      <w:commentRangeEnd w:id="690"/>
      <w:r w:rsidR="00FD5EC3">
        <w:rPr>
          <w:rStyle w:val="afc"/>
        </w:rPr>
        <w:commentReference w:id="690"/>
      </w:r>
      <w:r w:rsidRPr="00014FB9">
        <w:rPr>
          <w:rFonts w:ascii="宋体" w:hAnsi="宋体" w:hint="eastAsia"/>
          <w:bCs/>
          <w:color w:val="000000" w:themeColor="text1"/>
          <w:szCs w:val="21"/>
        </w:rPr>
        <w:t>电传）或公司工程技术文件中已有保留期限规定的项目</w:t>
      </w:r>
      <w:r w:rsidRPr="00014FB9">
        <w:rPr>
          <w:rFonts w:ascii="宋体" w:hAnsi="宋体"/>
          <w:bCs/>
          <w:color w:val="000000" w:themeColor="text1"/>
          <w:szCs w:val="21"/>
        </w:rPr>
        <w:t>。（代码S）</w:t>
      </w:r>
    </w:p>
    <w:bookmarkEnd w:id="682"/>
    <w:bookmarkEnd w:id="683"/>
    <w:bookmarkEnd w:id="684"/>
    <w:bookmarkEnd w:id="685"/>
    <w:bookmarkEnd w:id="686"/>
    <w:bookmarkEnd w:id="687"/>
    <w:p w14:paraId="5F716EE8" w14:textId="77777777" w:rsidR="00A22ECF" w:rsidRPr="00AE0DB5" w:rsidRDefault="004F6225" w:rsidP="005959F9">
      <w:pPr>
        <w:pStyle w:val="3"/>
        <w:keepNext w:val="0"/>
        <w:numPr>
          <w:ilvl w:val="2"/>
          <w:numId w:val="219"/>
        </w:numPr>
        <w:kinsoku w:val="0"/>
        <w:overflowPunct w:val="0"/>
        <w:autoSpaceDE w:val="0"/>
        <w:autoSpaceDN w:val="0"/>
        <w:rPr>
          <w:rFonts w:ascii="宋体" w:hAnsi="宋体"/>
          <w:bCs/>
          <w:color w:val="000000" w:themeColor="text1"/>
          <w:szCs w:val="21"/>
        </w:rPr>
      </w:pPr>
      <w:r>
        <w:rPr>
          <w:rFonts w:hint="eastAsia"/>
        </w:rPr>
        <w:t xml:space="preserve">   </w:t>
      </w:r>
      <w:bookmarkStart w:id="691" w:name="_Toc503360782"/>
      <w:r w:rsidR="00A22ECF" w:rsidRPr="004F6225">
        <w:rPr>
          <w:rFonts w:hint="eastAsia"/>
        </w:rPr>
        <w:t>保留</w:t>
      </w:r>
      <w:r w:rsidR="00A22ECF" w:rsidRPr="00AE0DB5">
        <w:rPr>
          <w:rFonts w:ascii="宋体" w:hAnsi="宋体" w:hint="eastAsia"/>
          <w:bCs/>
          <w:color w:val="000000" w:themeColor="text1"/>
          <w:szCs w:val="21"/>
        </w:rPr>
        <w:t>故障/缺陷的原则</w:t>
      </w:r>
      <w:bookmarkEnd w:id="691"/>
    </w:p>
    <w:p w14:paraId="5F716EE9" w14:textId="77777777" w:rsidR="00A22ECF" w:rsidRPr="00AE0DB5" w:rsidRDefault="00A22ECF" w:rsidP="005959F9">
      <w:pPr>
        <w:pStyle w:val="aff0"/>
        <w:numPr>
          <w:ilvl w:val="0"/>
          <w:numId w:val="89"/>
        </w:numPr>
        <w:kinsoku w:val="0"/>
        <w:overflowPunct w:val="0"/>
        <w:autoSpaceDE w:val="0"/>
        <w:autoSpaceDN w:val="0"/>
        <w:adjustRightInd w:val="0"/>
        <w:snapToGrid w:val="0"/>
        <w:spacing w:line="360" w:lineRule="exact"/>
        <w:ind w:firstLineChars="0"/>
        <w:jc w:val="left"/>
        <w:rPr>
          <w:rFonts w:ascii="宋体" w:hAnsi="宋体"/>
          <w:bCs/>
          <w:color w:val="000000" w:themeColor="text1"/>
          <w:szCs w:val="21"/>
        </w:rPr>
      </w:pPr>
      <w:r w:rsidRPr="00AE0DB5">
        <w:rPr>
          <w:rFonts w:ascii="宋体" w:hAnsi="宋体" w:hint="eastAsia"/>
          <w:bCs/>
          <w:color w:val="000000" w:themeColor="text1"/>
          <w:szCs w:val="21"/>
        </w:rPr>
        <w:t>维修基地</w:t>
      </w:r>
      <w:r w:rsidRPr="00AE0DB5">
        <w:rPr>
          <w:rFonts w:ascii="宋体" w:hAnsi="宋体"/>
          <w:bCs/>
          <w:color w:val="000000" w:themeColor="text1"/>
          <w:szCs w:val="21"/>
        </w:rPr>
        <w:t>保留故障</w:t>
      </w:r>
      <w:r w:rsidRPr="00AE0DB5">
        <w:rPr>
          <w:rFonts w:ascii="宋体" w:hAnsi="宋体" w:hint="eastAsia"/>
          <w:bCs/>
          <w:color w:val="000000" w:themeColor="text1"/>
          <w:szCs w:val="21"/>
        </w:rPr>
        <w:t>/缺陷</w:t>
      </w:r>
      <w:r w:rsidRPr="00AE0DB5">
        <w:rPr>
          <w:rFonts w:ascii="宋体" w:hAnsi="宋体"/>
          <w:bCs/>
          <w:color w:val="000000" w:themeColor="text1"/>
          <w:szCs w:val="21"/>
        </w:rPr>
        <w:t>的</w:t>
      </w:r>
      <w:r w:rsidRPr="00AE0DB5">
        <w:rPr>
          <w:rFonts w:ascii="宋体" w:hAnsi="宋体" w:hint="eastAsia"/>
          <w:bCs/>
          <w:color w:val="000000" w:themeColor="text1"/>
          <w:szCs w:val="21"/>
        </w:rPr>
        <w:t>原则</w:t>
      </w:r>
    </w:p>
    <w:p w14:paraId="5F716EEA" w14:textId="77777777" w:rsidR="00A22ECF" w:rsidRPr="00014FB9" w:rsidRDefault="00A22ECF" w:rsidP="005959F9">
      <w:pPr>
        <w:pStyle w:val="aff0"/>
        <w:numPr>
          <w:ilvl w:val="0"/>
          <w:numId w:val="90"/>
        </w:numPr>
        <w:kinsoku w:val="0"/>
        <w:overflowPunct w:val="0"/>
        <w:autoSpaceDE w:val="0"/>
        <w:autoSpaceDN w:val="0"/>
        <w:ind w:firstLineChars="0"/>
      </w:pPr>
      <w:r w:rsidRPr="00014FB9">
        <w:t>保留故障</w:t>
      </w:r>
      <w:r w:rsidRPr="00014FB9">
        <w:rPr>
          <w:rFonts w:hint="eastAsia"/>
        </w:rPr>
        <w:t>/</w:t>
      </w:r>
      <w:r w:rsidRPr="00014FB9">
        <w:rPr>
          <w:rFonts w:hint="eastAsia"/>
        </w:rPr>
        <w:t>缺陷</w:t>
      </w:r>
      <w:r w:rsidRPr="00014FB9">
        <w:t>应对飞机的安全性、适航性无影响</w:t>
      </w:r>
      <w:r w:rsidRPr="00014FB9">
        <w:rPr>
          <w:rFonts w:hint="eastAsia"/>
        </w:rPr>
        <w:t>；</w:t>
      </w:r>
    </w:p>
    <w:p w14:paraId="5F716EEB" w14:textId="77777777" w:rsidR="00A22ECF" w:rsidRPr="00014FB9" w:rsidRDefault="00A22ECF" w:rsidP="005959F9">
      <w:pPr>
        <w:pStyle w:val="aff0"/>
        <w:numPr>
          <w:ilvl w:val="0"/>
          <w:numId w:val="90"/>
        </w:numPr>
        <w:kinsoku w:val="0"/>
        <w:overflowPunct w:val="0"/>
        <w:autoSpaceDE w:val="0"/>
        <w:autoSpaceDN w:val="0"/>
        <w:ind w:firstLineChars="0"/>
      </w:pPr>
      <w:r w:rsidRPr="00014FB9">
        <w:t>MEL</w:t>
      </w:r>
      <w:r w:rsidRPr="00014FB9">
        <w:rPr>
          <w:rFonts w:hint="eastAsia"/>
        </w:rPr>
        <w:t>/</w:t>
      </w:r>
      <w:r w:rsidRPr="00014FB9">
        <w:t>CDL</w:t>
      </w:r>
      <w:r w:rsidRPr="00014FB9">
        <w:t>是特定情况的放行要求，不能作为维修标准使用</w:t>
      </w:r>
      <w:r w:rsidRPr="00014FB9">
        <w:rPr>
          <w:rFonts w:hint="eastAsia"/>
        </w:rPr>
        <w:t>；</w:t>
      </w:r>
    </w:p>
    <w:p w14:paraId="5F716EEC" w14:textId="77777777" w:rsidR="00A22ECF" w:rsidRPr="00014FB9" w:rsidRDefault="00A22ECF" w:rsidP="005959F9">
      <w:pPr>
        <w:pStyle w:val="aff0"/>
        <w:numPr>
          <w:ilvl w:val="0"/>
          <w:numId w:val="90"/>
        </w:numPr>
        <w:kinsoku w:val="0"/>
        <w:overflowPunct w:val="0"/>
        <w:autoSpaceDE w:val="0"/>
        <w:autoSpaceDN w:val="0"/>
        <w:ind w:firstLineChars="0"/>
      </w:pPr>
      <w:r w:rsidRPr="00014FB9">
        <w:t>故障</w:t>
      </w:r>
      <w:r w:rsidRPr="00014FB9">
        <w:rPr>
          <w:rFonts w:hint="eastAsia"/>
        </w:rPr>
        <w:t>/</w:t>
      </w:r>
      <w:r w:rsidRPr="00014FB9">
        <w:t>缺陷的保留必须充分考虑故障</w:t>
      </w:r>
      <w:r w:rsidRPr="00014FB9">
        <w:rPr>
          <w:rFonts w:hint="eastAsia"/>
        </w:rPr>
        <w:t>/</w:t>
      </w:r>
      <w:r w:rsidRPr="00014FB9">
        <w:t>缺陷对后续航班的影响。避免因所保留故障</w:t>
      </w:r>
      <w:r w:rsidRPr="00014FB9">
        <w:t>/</w:t>
      </w:r>
      <w:r w:rsidRPr="00014FB9">
        <w:t>缺陷的发展或保留故障</w:t>
      </w:r>
      <w:r w:rsidRPr="00014FB9">
        <w:t>/</w:t>
      </w:r>
      <w:r w:rsidRPr="00014FB9">
        <w:t>缺陷</w:t>
      </w:r>
      <w:r w:rsidRPr="00014FB9">
        <w:lastRenderedPageBreak/>
        <w:t>受限条件的变化等原因造成飞机在基地之外的航站延误或抛锚</w:t>
      </w:r>
      <w:r w:rsidRPr="00014FB9">
        <w:rPr>
          <w:rFonts w:hint="eastAsia"/>
        </w:rPr>
        <w:t>；</w:t>
      </w:r>
    </w:p>
    <w:p w14:paraId="5F716EED" w14:textId="77777777" w:rsidR="00A22ECF" w:rsidRPr="00014FB9" w:rsidRDefault="00A22ECF" w:rsidP="005959F9">
      <w:pPr>
        <w:pStyle w:val="aff0"/>
        <w:numPr>
          <w:ilvl w:val="0"/>
          <w:numId w:val="90"/>
        </w:numPr>
        <w:kinsoku w:val="0"/>
        <w:overflowPunct w:val="0"/>
        <w:autoSpaceDE w:val="0"/>
        <w:autoSpaceDN w:val="0"/>
        <w:ind w:firstLineChars="0"/>
      </w:pPr>
      <w:r w:rsidRPr="00014FB9">
        <w:t>对所有的保留故障</w:t>
      </w:r>
      <w:r w:rsidRPr="00014FB9">
        <w:t>/</w:t>
      </w:r>
      <w:r w:rsidRPr="00014FB9">
        <w:t>缺陷，都必须</w:t>
      </w:r>
      <w:r w:rsidRPr="00014FB9">
        <w:rPr>
          <w:rFonts w:hint="eastAsia"/>
        </w:rPr>
        <w:t>按规定办理故障</w:t>
      </w:r>
      <w:r w:rsidRPr="00014FB9">
        <w:rPr>
          <w:rFonts w:hint="eastAsia"/>
        </w:rPr>
        <w:t>/</w:t>
      </w:r>
      <w:r w:rsidRPr="00014FB9">
        <w:rPr>
          <w:rFonts w:hint="eastAsia"/>
        </w:rPr>
        <w:t>缺陷保留手续，并给出明确的修复期限；</w:t>
      </w:r>
    </w:p>
    <w:p w14:paraId="5F716EEE" w14:textId="77777777" w:rsidR="00A22ECF" w:rsidRPr="00014FB9" w:rsidRDefault="00A22ECF" w:rsidP="005959F9">
      <w:pPr>
        <w:pStyle w:val="aff0"/>
        <w:numPr>
          <w:ilvl w:val="0"/>
          <w:numId w:val="90"/>
        </w:numPr>
        <w:kinsoku w:val="0"/>
        <w:overflowPunct w:val="0"/>
        <w:autoSpaceDE w:val="0"/>
        <w:autoSpaceDN w:val="0"/>
        <w:ind w:firstLineChars="0"/>
      </w:pPr>
      <w:r w:rsidRPr="00014FB9">
        <w:rPr>
          <w:rFonts w:hint="eastAsia"/>
        </w:rPr>
        <w:t>对于以</w:t>
      </w:r>
      <w:r w:rsidRPr="00014FB9">
        <w:rPr>
          <w:rFonts w:hint="eastAsia"/>
        </w:rPr>
        <w:t>MEL</w:t>
      </w:r>
      <w:r w:rsidRPr="00014FB9">
        <w:rPr>
          <w:rFonts w:hint="eastAsia"/>
        </w:rPr>
        <w:t>和</w:t>
      </w:r>
      <w:r w:rsidRPr="00014FB9">
        <w:rPr>
          <w:rFonts w:hint="eastAsia"/>
        </w:rPr>
        <w:t>CDL</w:t>
      </w:r>
      <w:r w:rsidRPr="00014FB9">
        <w:rPr>
          <w:rFonts w:hint="eastAsia"/>
        </w:rPr>
        <w:t>为依据的保留故障</w:t>
      </w:r>
      <w:r w:rsidRPr="00014FB9">
        <w:rPr>
          <w:rFonts w:hint="eastAsia"/>
        </w:rPr>
        <w:t>/</w:t>
      </w:r>
      <w:r w:rsidRPr="00014FB9">
        <w:rPr>
          <w:rFonts w:hint="eastAsia"/>
        </w:rPr>
        <w:t>缺陷，在投入运行前应当完成其规定的维修（</w:t>
      </w:r>
      <w:r w:rsidRPr="00014FB9">
        <w:rPr>
          <w:rFonts w:hint="eastAsia"/>
        </w:rPr>
        <w:t>M</w:t>
      </w:r>
      <w:r w:rsidRPr="00014FB9">
        <w:rPr>
          <w:rFonts w:hint="eastAsia"/>
        </w:rPr>
        <w:t>）任务并在</w:t>
      </w:r>
      <w:r w:rsidRPr="00014FB9">
        <w:rPr>
          <w:rFonts w:hint="eastAsia"/>
        </w:rPr>
        <w:t>TLB</w:t>
      </w:r>
      <w:r w:rsidRPr="00014FB9">
        <w:rPr>
          <w:rFonts w:hint="eastAsia"/>
        </w:rPr>
        <w:t>中明确记录</w:t>
      </w:r>
      <w:r w:rsidRPr="00014FB9">
        <w:rPr>
          <w:rFonts w:hint="eastAsia"/>
        </w:rPr>
        <w:t>,</w:t>
      </w:r>
      <w:r w:rsidRPr="00014FB9">
        <w:rPr>
          <w:rFonts w:hint="eastAsia"/>
        </w:rPr>
        <w:t>在运行中应当遵守其规定的操作（</w:t>
      </w:r>
      <w:r w:rsidRPr="00014FB9">
        <w:rPr>
          <w:rFonts w:hint="eastAsia"/>
        </w:rPr>
        <w:t>O</w:t>
      </w:r>
      <w:r w:rsidRPr="00014FB9">
        <w:rPr>
          <w:rFonts w:hint="eastAsia"/>
        </w:rPr>
        <w:t>）和运行限制；对于不是以</w:t>
      </w:r>
      <w:r w:rsidRPr="00014FB9">
        <w:rPr>
          <w:rFonts w:hint="eastAsia"/>
        </w:rPr>
        <w:t>MEL</w:t>
      </w:r>
      <w:r w:rsidRPr="00014FB9">
        <w:rPr>
          <w:rFonts w:hint="eastAsia"/>
        </w:rPr>
        <w:t>和</w:t>
      </w:r>
      <w:r w:rsidRPr="00014FB9">
        <w:rPr>
          <w:rFonts w:hint="eastAsia"/>
        </w:rPr>
        <w:t>CDL</w:t>
      </w:r>
      <w:r w:rsidRPr="00014FB9">
        <w:rPr>
          <w:rFonts w:hint="eastAsia"/>
        </w:rPr>
        <w:t>为依据的保留故障</w:t>
      </w:r>
      <w:r w:rsidRPr="00014FB9">
        <w:rPr>
          <w:rFonts w:hint="eastAsia"/>
        </w:rPr>
        <w:t>/</w:t>
      </w:r>
      <w:r w:rsidRPr="00014FB9">
        <w:rPr>
          <w:rFonts w:hint="eastAsia"/>
        </w:rPr>
        <w:t>缺陷，也要根据保留的依据对影响使用的项目进行必要的使用限制；并且按照规定对不工作、禁止或限制使用的设备以明显的标志挂牌警告，但这些标志挂牌不应当影响飞行机组的正常操作；</w:t>
      </w:r>
    </w:p>
    <w:p w14:paraId="5F716EEF" w14:textId="77777777" w:rsidR="00A22ECF" w:rsidRPr="00014FB9" w:rsidRDefault="00A22ECF" w:rsidP="005959F9">
      <w:pPr>
        <w:pStyle w:val="aff0"/>
        <w:numPr>
          <w:ilvl w:val="0"/>
          <w:numId w:val="90"/>
        </w:numPr>
        <w:kinsoku w:val="0"/>
        <w:overflowPunct w:val="0"/>
        <w:autoSpaceDE w:val="0"/>
        <w:autoSpaceDN w:val="0"/>
        <w:ind w:firstLineChars="0"/>
      </w:pPr>
      <w:r w:rsidRPr="00014FB9">
        <w:t>对于一架飞机而言，多套系统或部件失效时，即使这些失效的系统或部件均在</w:t>
      </w:r>
      <w:r w:rsidRPr="00014FB9">
        <w:t>MEL</w:t>
      </w:r>
      <w:r w:rsidRPr="00014FB9">
        <w:rPr>
          <w:rFonts w:hint="eastAsia"/>
        </w:rPr>
        <w:t>/</w:t>
      </w:r>
      <w:r w:rsidRPr="00014FB9">
        <w:t>CDL</w:t>
      </w:r>
      <w:r w:rsidRPr="00014FB9">
        <w:t>之允许范围内，也要在对</w:t>
      </w:r>
      <w:r w:rsidRPr="00014FB9">
        <w:rPr>
          <w:rFonts w:hint="eastAsia"/>
        </w:rPr>
        <w:t>它</w:t>
      </w:r>
      <w:r w:rsidRPr="00014FB9">
        <w:t>们进行保留时确保其不会因相互关联或相互作用而导致飞机的整体性能降低</w:t>
      </w:r>
      <w:r w:rsidRPr="00014FB9">
        <w:rPr>
          <w:rFonts w:hint="eastAsia"/>
        </w:rPr>
        <w:t>；</w:t>
      </w:r>
    </w:p>
    <w:p w14:paraId="5F716EF0" w14:textId="77777777" w:rsidR="00A22ECF" w:rsidRPr="00014FB9" w:rsidRDefault="00A22ECF" w:rsidP="005959F9">
      <w:pPr>
        <w:pStyle w:val="aff0"/>
        <w:numPr>
          <w:ilvl w:val="0"/>
          <w:numId w:val="90"/>
        </w:numPr>
        <w:kinsoku w:val="0"/>
        <w:overflowPunct w:val="0"/>
        <w:autoSpaceDE w:val="0"/>
        <w:autoSpaceDN w:val="0"/>
        <w:ind w:firstLineChars="0"/>
      </w:pPr>
      <w:r w:rsidRPr="00014FB9">
        <w:rPr>
          <w:rFonts w:hint="eastAsia"/>
        </w:rPr>
        <w:t>当按照</w:t>
      </w:r>
      <w:r w:rsidRPr="00014FB9">
        <w:rPr>
          <w:rFonts w:hint="eastAsia"/>
        </w:rPr>
        <w:t>MEL/CDL</w:t>
      </w:r>
      <w:r w:rsidRPr="00014FB9">
        <w:rPr>
          <w:rFonts w:hint="eastAsia"/>
        </w:rPr>
        <w:t>进行故障</w:t>
      </w:r>
      <w:r w:rsidRPr="00014FB9">
        <w:rPr>
          <w:rFonts w:hint="eastAsia"/>
        </w:rPr>
        <w:t>/</w:t>
      </w:r>
      <w:r w:rsidRPr="00014FB9">
        <w:rPr>
          <w:rFonts w:hint="eastAsia"/>
        </w:rPr>
        <w:t>缺陷保留时，不得在任何方面，其中包括系统或部件的失效模式、部位、数量、使用及维修限制条件、措施等低于</w:t>
      </w:r>
      <w:r w:rsidRPr="00014FB9">
        <w:rPr>
          <w:rFonts w:hint="eastAsia"/>
        </w:rPr>
        <w:t>MEL/CDL</w:t>
      </w:r>
      <w:r w:rsidRPr="00014FB9">
        <w:rPr>
          <w:rFonts w:hint="eastAsia"/>
        </w:rPr>
        <w:t>规定的标准</w:t>
      </w:r>
      <w:r w:rsidRPr="00014FB9">
        <w:rPr>
          <w:rFonts w:hint="eastAsia"/>
        </w:rPr>
        <w:lastRenderedPageBreak/>
        <w:t>和限制条件；</w:t>
      </w:r>
    </w:p>
    <w:p w14:paraId="5F716EF1" w14:textId="77777777" w:rsidR="00A22ECF" w:rsidRPr="00014FB9" w:rsidRDefault="00A22ECF" w:rsidP="005959F9">
      <w:pPr>
        <w:pStyle w:val="aff0"/>
        <w:numPr>
          <w:ilvl w:val="0"/>
          <w:numId w:val="90"/>
        </w:numPr>
        <w:kinsoku w:val="0"/>
        <w:overflowPunct w:val="0"/>
        <w:autoSpaceDE w:val="0"/>
        <w:autoSpaceDN w:val="0"/>
        <w:ind w:firstLineChars="0"/>
      </w:pPr>
      <w:r w:rsidRPr="00014FB9">
        <w:rPr>
          <w:rFonts w:hint="eastAsia"/>
        </w:rPr>
        <w:t>对于按照</w:t>
      </w:r>
      <w:r w:rsidRPr="00014FB9">
        <w:rPr>
          <w:rFonts w:hint="eastAsia"/>
        </w:rPr>
        <w:t>MEL</w:t>
      </w:r>
      <w:r w:rsidRPr="00014FB9">
        <w:rPr>
          <w:rFonts w:hint="eastAsia"/>
        </w:rPr>
        <w:t>和</w:t>
      </w:r>
      <w:r w:rsidRPr="00014FB9">
        <w:rPr>
          <w:rFonts w:hint="eastAsia"/>
        </w:rPr>
        <w:t>CDL</w:t>
      </w:r>
      <w:r w:rsidRPr="00014FB9">
        <w:rPr>
          <w:rFonts w:hint="eastAsia"/>
        </w:rPr>
        <w:t>的规定可以保留，但会造成飞行机组不适当的工作负荷的多个保留故障</w:t>
      </w:r>
      <w:r w:rsidRPr="00014FB9">
        <w:rPr>
          <w:rFonts w:hint="eastAsia"/>
        </w:rPr>
        <w:t>/</w:t>
      </w:r>
      <w:r w:rsidRPr="00014FB9">
        <w:rPr>
          <w:rFonts w:hint="eastAsia"/>
        </w:rPr>
        <w:t>缺陷，应当在投入运行前修复保留故障</w:t>
      </w:r>
      <w:r w:rsidRPr="00014FB9">
        <w:rPr>
          <w:rFonts w:hint="eastAsia"/>
        </w:rPr>
        <w:t>/</w:t>
      </w:r>
      <w:r w:rsidRPr="00014FB9">
        <w:rPr>
          <w:rFonts w:hint="eastAsia"/>
        </w:rPr>
        <w:t>缺陷至适当的数量；</w:t>
      </w:r>
    </w:p>
    <w:p w14:paraId="5F716EF2" w14:textId="77777777" w:rsidR="00A22ECF" w:rsidRPr="00014FB9" w:rsidRDefault="00A22ECF" w:rsidP="005959F9">
      <w:pPr>
        <w:pStyle w:val="aff0"/>
        <w:numPr>
          <w:ilvl w:val="0"/>
          <w:numId w:val="90"/>
        </w:numPr>
        <w:kinsoku w:val="0"/>
        <w:overflowPunct w:val="0"/>
        <w:autoSpaceDE w:val="0"/>
        <w:autoSpaceDN w:val="0"/>
        <w:ind w:firstLineChars="0"/>
      </w:pPr>
      <w:r w:rsidRPr="00014FB9">
        <w:rPr>
          <w:rFonts w:hint="eastAsia"/>
        </w:rPr>
        <w:t>当保留故障</w:t>
      </w:r>
      <w:r w:rsidRPr="00014FB9">
        <w:rPr>
          <w:rFonts w:hint="eastAsia"/>
        </w:rPr>
        <w:t>/</w:t>
      </w:r>
      <w:r w:rsidRPr="00014FB9">
        <w:rPr>
          <w:rFonts w:hint="eastAsia"/>
        </w:rPr>
        <w:t>缺陷涉及航路、机场及地面设备使用限制或影响飞机载重和平衡时，维修单位应及时书面通知公司机务工程部，由公司机务工程部书面通知相关主管部门；</w:t>
      </w:r>
    </w:p>
    <w:p w14:paraId="5F716EF3" w14:textId="77777777" w:rsidR="00A22ECF" w:rsidRPr="00014FB9" w:rsidRDefault="00A22ECF" w:rsidP="005959F9">
      <w:pPr>
        <w:pStyle w:val="aff0"/>
        <w:numPr>
          <w:ilvl w:val="0"/>
          <w:numId w:val="90"/>
        </w:numPr>
        <w:kinsoku w:val="0"/>
        <w:overflowPunct w:val="0"/>
        <w:autoSpaceDE w:val="0"/>
        <w:autoSpaceDN w:val="0"/>
        <w:ind w:firstLineChars="0"/>
      </w:pPr>
      <w:r w:rsidRPr="00014FB9">
        <w:rPr>
          <w:rFonts w:hint="eastAsia"/>
        </w:rPr>
        <w:t>如果保留故障</w:t>
      </w:r>
      <w:r w:rsidRPr="00014FB9">
        <w:rPr>
          <w:rFonts w:hint="eastAsia"/>
        </w:rPr>
        <w:t>/</w:t>
      </w:r>
      <w:r w:rsidRPr="00014FB9">
        <w:rPr>
          <w:rFonts w:hint="eastAsia"/>
        </w:rPr>
        <w:t>缺陷属机组必须了解的故障</w:t>
      </w:r>
      <w:r w:rsidRPr="00014FB9">
        <w:rPr>
          <w:rFonts w:hint="eastAsia"/>
        </w:rPr>
        <w:t>,</w:t>
      </w:r>
      <w:r w:rsidRPr="00014FB9">
        <w:rPr>
          <w:rFonts w:hint="eastAsia"/>
        </w:rPr>
        <w:t>放行人员应及时向机长说明故障</w:t>
      </w:r>
      <w:r w:rsidRPr="00014FB9">
        <w:rPr>
          <w:rFonts w:hint="eastAsia"/>
        </w:rPr>
        <w:t>/</w:t>
      </w:r>
      <w:r w:rsidRPr="00014FB9">
        <w:rPr>
          <w:rFonts w:hint="eastAsia"/>
        </w:rPr>
        <w:t>缺陷保留的原因和放行依据；</w:t>
      </w:r>
    </w:p>
    <w:p w14:paraId="5F716EF4" w14:textId="77777777" w:rsidR="00A22ECF" w:rsidRPr="00014FB9" w:rsidRDefault="00A22ECF" w:rsidP="005959F9">
      <w:pPr>
        <w:pStyle w:val="aff0"/>
        <w:numPr>
          <w:ilvl w:val="0"/>
          <w:numId w:val="90"/>
        </w:numPr>
        <w:kinsoku w:val="0"/>
        <w:overflowPunct w:val="0"/>
        <w:autoSpaceDE w:val="0"/>
        <w:autoSpaceDN w:val="0"/>
        <w:ind w:firstLineChars="0"/>
      </w:pPr>
      <w:r w:rsidRPr="00014FB9">
        <w:rPr>
          <w:rFonts w:hint="eastAsia"/>
        </w:rPr>
        <w:t>H</w:t>
      </w:r>
      <w:r w:rsidRPr="00014FB9">
        <w:rPr>
          <w:rFonts w:hint="eastAsia"/>
        </w:rPr>
        <w:t>类</w:t>
      </w:r>
      <w:r w:rsidRPr="00014FB9">
        <w:rPr>
          <w:rFonts w:hint="eastAsia"/>
        </w:rPr>
        <w:t>DD</w:t>
      </w:r>
      <w:r w:rsidRPr="00014FB9">
        <w:rPr>
          <w:rFonts w:hint="eastAsia"/>
        </w:rPr>
        <w:t>控制单、</w:t>
      </w:r>
      <w:r w:rsidRPr="00014FB9">
        <w:rPr>
          <w:rFonts w:hint="eastAsia"/>
        </w:rPr>
        <w:t>I</w:t>
      </w:r>
      <w:r w:rsidRPr="00014FB9">
        <w:rPr>
          <w:rFonts w:hint="eastAsia"/>
        </w:rPr>
        <w:t>类</w:t>
      </w:r>
      <w:r w:rsidRPr="00014FB9">
        <w:rPr>
          <w:rFonts w:hint="eastAsia"/>
        </w:rPr>
        <w:t>DD</w:t>
      </w:r>
      <w:r w:rsidRPr="00014FB9">
        <w:rPr>
          <w:rFonts w:hint="eastAsia"/>
        </w:rPr>
        <w:t>控制单以及机组必须了解的</w:t>
      </w:r>
      <w:r w:rsidRPr="00014FB9">
        <w:rPr>
          <w:rFonts w:hint="eastAsia"/>
        </w:rPr>
        <w:t>DD</w:t>
      </w:r>
      <w:r w:rsidRPr="00014FB9">
        <w:rPr>
          <w:rFonts w:hint="eastAsia"/>
        </w:rPr>
        <w:t>控制单，必须放在驾驶舱内的保留故障</w:t>
      </w:r>
      <w:r w:rsidRPr="00014FB9">
        <w:rPr>
          <w:rFonts w:hint="eastAsia"/>
        </w:rPr>
        <w:t>/</w:t>
      </w:r>
      <w:r w:rsidRPr="00014FB9">
        <w:rPr>
          <w:rFonts w:hint="eastAsia"/>
        </w:rPr>
        <w:t>缺陷专用夹内。</w:t>
      </w:r>
    </w:p>
    <w:p w14:paraId="5F716EF5" w14:textId="77777777" w:rsidR="00A22ECF" w:rsidRPr="00014FB9" w:rsidRDefault="00A22ECF" w:rsidP="005959F9">
      <w:pPr>
        <w:pStyle w:val="aff0"/>
        <w:numPr>
          <w:ilvl w:val="0"/>
          <w:numId w:val="91"/>
        </w:numPr>
        <w:kinsoku w:val="0"/>
        <w:overflowPunct w:val="0"/>
        <w:autoSpaceDE w:val="0"/>
        <w:autoSpaceDN w:val="0"/>
        <w:adjustRightInd w:val="0"/>
        <w:snapToGrid w:val="0"/>
        <w:ind w:firstLineChars="0"/>
        <w:outlineLvl w:val="3"/>
        <w:rPr>
          <w:rFonts w:ascii="宋体" w:hAnsi="宋体"/>
          <w:color w:val="000000" w:themeColor="text1"/>
          <w:szCs w:val="21"/>
        </w:rPr>
      </w:pPr>
      <w:r w:rsidRPr="00014FB9">
        <w:rPr>
          <w:rFonts w:ascii="宋体" w:hAnsi="宋体" w:hint="eastAsia"/>
          <w:bCs/>
          <w:color w:val="000000" w:themeColor="text1"/>
          <w:szCs w:val="21"/>
        </w:rPr>
        <w:t>外站</w:t>
      </w:r>
      <w:r w:rsidRPr="00014FB9">
        <w:rPr>
          <w:rFonts w:ascii="宋体" w:hAnsi="宋体"/>
          <w:bCs/>
          <w:color w:val="000000" w:themeColor="text1"/>
          <w:szCs w:val="21"/>
        </w:rPr>
        <w:t>保留故障</w:t>
      </w:r>
      <w:r w:rsidRPr="00014FB9">
        <w:rPr>
          <w:rFonts w:ascii="宋体" w:hAnsi="宋体" w:hint="eastAsia"/>
          <w:bCs/>
          <w:color w:val="000000" w:themeColor="text1"/>
          <w:szCs w:val="21"/>
        </w:rPr>
        <w:t>/缺陷</w:t>
      </w:r>
      <w:r w:rsidRPr="00014FB9">
        <w:rPr>
          <w:rFonts w:ascii="宋体" w:hAnsi="宋体"/>
          <w:bCs/>
          <w:color w:val="000000" w:themeColor="text1"/>
          <w:szCs w:val="21"/>
        </w:rPr>
        <w:t>的</w:t>
      </w:r>
      <w:r w:rsidRPr="00014FB9">
        <w:rPr>
          <w:rFonts w:ascii="宋体" w:hAnsi="宋体" w:hint="eastAsia"/>
          <w:bCs/>
          <w:color w:val="000000" w:themeColor="text1"/>
          <w:szCs w:val="21"/>
        </w:rPr>
        <w:t>原则</w:t>
      </w:r>
    </w:p>
    <w:p w14:paraId="5F716EF6" w14:textId="77777777" w:rsidR="00A22ECF" w:rsidRPr="00014FB9" w:rsidRDefault="00A22ECF" w:rsidP="005959F9">
      <w:pPr>
        <w:pStyle w:val="aff0"/>
        <w:numPr>
          <w:ilvl w:val="0"/>
          <w:numId w:val="92"/>
        </w:numPr>
        <w:kinsoku w:val="0"/>
        <w:overflowPunct w:val="0"/>
        <w:autoSpaceDE w:val="0"/>
        <w:autoSpaceDN w:val="0"/>
        <w:ind w:firstLineChars="0"/>
      </w:pPr>
      <w:r w:rsidRPr="00014FB9">
        <w:rPr>
          <w:rFonts w:hint="eastAsia"/>
        </w:rPr>
        <w:t>对所有故障</w:t>
      </w:r>
      <w:r w:rsidRPr="00014FB9">
        <w:rPr>
          <w:rFonts w:hint="eastAsia"/>
        </w:rPr>
        <w:t>/</w:t>
      </w:r>
      <w:r w:rsidRPr="00014FB9">
        <w:rPr>
          <w:rFonts w:hint="eastAsia"/>
        </w:rPr>
        <w:t>缺陷的保留，都必须依照该机型</w:t>
      </w:r>
      <w:r w:rsidRPr="00014FB9">
        <w:t>MEL</w:t>
      </w:r>
      <w:r w:rsidRPr="00014FB9">
        <w:rPr>
          <w:rFonts w:hint="eastAsia"/>
        </w:rPr>
        <w:t>/CDL</w:t>
      </w:r>
      <w:r w:rsidRPr="00014FB9">
        <w:rPr>
          <w:rFonts w:hint="eastAsia"/>
        </w:rPr>
        <w:t>的要求进行，在投入运行前应当完成其规定的维修（</w:t>
      </w:r>
      <w:r w:rsidRPr="00014FB9">
        <w:rPr>
          <w:rFonts w:hint="eastAsia"/>
        </w:rPr>
        <w:t>M</w:t>
      </w:r>
      <w:r w:rsidRPr="00014FB9">
        <w:rPr>
          <w:rFonts w:hint="eastAsia"/>
        </w:rPr>
        <w:t>）任务并在</w:t>
      </w:r>
      <w:r w:rsidRPr="00014FB9">
        <w:rPr>
          <w:rFonts w:hint="eastAsia"/>
        </w:rPr>
        <w:t>TLB</w:t>
      </w:r>
      <w:r w:rsidRPr="00014FB9">
        <w:rPr>
          <w:rFonts w:hint="eastAsia"/>
        </w:rPr>
        <w:t>中明确记录</w:t>
      </w:r>
      <w:r w:rsidRPr="00014FB9">
        <w:rPr>
          <w:rFonts w:hint="eastAsia"/>
        </w:rPr>
        <w:t>,</w:t>
      </w:r>
      <w:r w:rsidRPr="00014FB9">
        <w:rPr>
          <w:rFonts w:hint="eastAsia"/>
        </w:rPr>
        <w:t>在运行中应当遵守其规定的操作（</w:t>
      </w:r>
      <w:r w:rsidRPr="00014FB9">
        <w:rPr>
          <w:rFonts w:hint="eastAsia"/>
        </w:rPr>
        <w:t>O</w:t>
      </w:r>
      <w:r w:rsidRPr="00014FB9">
        <w:rPr>
          <w:rFonts w:hint="eastAsia"/>
        </w:rPr>
        <w:t>）和运行限制，并且按照规定对不工作、禁止或限制使用的设备以明显的标志挂牌警告，但这些标志挂牌不应当影响飞行机组的正常操作；</w:t>
      </w:r>
    </w:p>
    <w:p w14:paraId="5F716EF7" w14:textId="77777777" w:rsidR="00A22ECF" w:rsidRPr="00014FB9" w:rsidRDefault="00A22ECF" w:rsidP="005959F9">
      <w:pPr>
        <w:pStyle w:val="aff0"/>
        <w:numPr>
          <w:ilvl w:val="0"/>
          <w:numId w:val="92"/>
        </w:numPr>
        <w:kinsoku w:val="0"/>
        <w:overflowPunct w:val="0"/>
        <w:autoSpaceDE w:val="0"/>
        <w:autoSpaceDN w:val="0"/>
        <w:ind w:firstLineChars="0"/>
      </w:pPr>
      <w:r w:rsidRPr="00014FB9">
        <w:rPr>
          <w:rFonts w:hint="eastAsia"/>
        </w:rPr>
        <w:lastRenderedPageBreak/>
        <w:t>外站</w:t>
      </w:r>
      <w:r w:rsidRPr="00014FB9">
        <w:t>保留故障</w:t>
      </w:r>
      <w:r w:rsidRPr="00014FB9">
        <w:rPr>
          <w:rFonts w:hint="eastAsia"/>
        </w:rPr>
        <w:t>/</w:t>
      </w:r>
      <w:r w:rsidRPr="00014FB9">
        <w:rPr>
          <w:rFonts w:hint="eastAsia"/>
        </w:rPr>
        <w:t>缺陷以</w:t>
      </w:r>
      <w:r w:rsidRPr="00014FB9">
        <w:rPr>
          <w:rFonts w:hint="eastAsia"/>
        </w:rPr>
        <w:t>TLB</w:t>
      </w:r>
      <w:r w:rsidRPr="00014FB9">
        <w:rPr>
          <w:rFonts w:hint="eastAsia"/>
        </w:rPr>
        <w:t>形式记录，并将故障</w:t>
      </w:r>
      <w:r w:rsidRPr="00014FB9">
        <w:rPr>
          <w:rFonts w:hint="eastAsia"/>
        </w:rPr>
        <w:t>/</w:t>
      </w:r>
      <w:r w:rsidRPr="00014FB9">
        <w:rPr>
          <w:rFonts w:hint="eastAsia"/>
        </w:rPr>
        <w:t>缺陷保留情况及时书面详细报告给机务工程部，由机务工程部负责通知协议维修单位做好保留故障</w:t>
      </w:r>
      <w:r w:rsidRPr="00014FB9">
        <w:rPr>
          <w:rFonts w:hint="eastAsia"/>
        </w:rPr>
        <w:t>/</w:t>
      </w:r>
      <w:r w:rsidRPr="00014FB9">
        <w:rPr>
          <w:rFonts w:hint="eastAsia"/>
        </w:rPr>
        <w:t>缺陷的排除准备和处理工作；</w:t>
      </w:r>
    </w:p>
    <w:p w14:paraId="5F716EF8" w14:textId="77777777" w:rsidR="00A22ECF" w:rsidRPr="00014FB9" w:rsidRDefault="00A22ECF" w:rsidP="005959F9">
      <w:pPr>
        <w:pStyle w:val="aff0"/>
        <w:numPr>
          <w:ilvl w:val="0"/>
          <w:numId w:val="92"/>
        </w:numPr>
        <w:kinsoku w:val="0"/>
        <w:overflowPunct w:val="0"/>
        <w:autoSpaceDE w:val="0"/>
        <w:autoSpaceDN w:val="0"/>
        <w:ind w:firstLineChars="0"/>
      </w:pPr>
      <w:r w:rsidRPr="00014FB9">
        <w:rPr>
          <w:rFonts w:hint="eastAsia"/>
        </w:rPr>
        <w:t>外站以</w:t>
      </w:r>
      <w:r w:rsidRPr="00014FB9">
        <w:rPr>
          <w:rFonts w:hint="eastAsia"/>
        </w:rPr>
        <w:t>TLB</w:t>
      </w:r>
      <w:r w:rsidRPr="00014FB9">
        <w:rPr>
          <w:rFonts w:hint="eastAsia"/>
        </w:rPr>
        <w:t>形式记录的保留故障</w:t>
      </w:r>
      <w:r w:rsidRPr="00014FB9">
        <w:rPr>
          <w:rFonts w:hint="eastAsia"/>
        </w:rPr>
        <w:t>/</w:t>
      </w:r>
      <w:r w:rsidRPr="00014FB9">
        <w:rPr>
          <w:rFonts w:hint="eastAsia"/>
        </w:rPr>
        <w:t>缺陷，在飞机返回基地后，如需继续保留，协议维修单位必须填写《保留故障</w:t>
      </w:r>
      <w:r w:rsidRPr="00014FB9">
        <w:rPr>
          <w:rFonts w:hint="eastAsia"/>
        </w:rPr>
        <w:t>/</w:t>
      </w:r>
      <w:r w:rsidRPr="00014FB9">
        <w:rPr>
          <w:rFonts w:hint="eastAsia"/>
        </w:rPr>
        <w:t>缺陷控制单》；</w:t>
      </w:r>
    </w:p>
    <w:p w14:paraId="5F716EF9" w14:textId="77777777" w:rsidR="00014FB9" w:rsidRPr="00014FB9" w:rsidRDefault="00A22ECF" w:rsidP="005959F9">
      <w:pPr>
        <w:pStyle w:val="aff0"/>
        <w:numPr>
          <w:ilvl w:val="0"/>
          <w:numId w:val="92"/>
        </w:numPr>
        <w:kinsoku w:val="0"/>
        <w:overflowPunct w:val="0"/>
        <w:autoSpaceDE w:val="0"/>
        <w:autoSpaceDN w:val="0"/>
        <w:ind w:firstLineChars="0"/>
      </w:pPr>
      <w:r w:rsidRPr="00014FB9">
        <w:rPr>
          <w:rFonts w:hint="eastAsia"/>
        </w:rPr>
        <w:t>在有维修条件的航站，对于故障</w:t>
      </w:r>
      <w:r w:rsidRPr="00014FB9">
        <w:rPr>
          <w:rFonts w:hint="eastAsia"/>
        </w:rPr>
        <w:t>/</w:t>
      </w:r>
      <w:r w:rsidRPr="00014FB9">
        <w:rPr>
          <w:rFonts w:hint="eastAsia"/>
        </w:rPr>
        <w:t>缺陷的保留，必须能够确保有故障的系统或部件不会影响以后航段的正常性。避免因所保留故障</w:t>
      </w:r>
      <w:r w:rsidRPr="00014FB9">
        <w:rPr>
          <w:rFonts w:hint="eastAsia"/>
        </w:rPr>
        <w:t>/</w:t>
      </w:r>
      <w:r w:rsidRPr="00014FB9">
        <w:rPr>
          <w:rFonts w:hint="eastAsia"/>
        </w:rPr>
        <w:t>缺陷的发展或保留故障</w:t>
      </w:r>
      <w:r w:rsidRPr="00014FB9">
        <w:rPr>
          <w:rFonts w:hint="eastAsia"/>
        </w:rPr>
        <w:t>/</w:t>
      </w:r>
      <w:r w:rsidRPr="00014FB9">
        <w:rPr>
          <w:rFonts w:hint="eastAsia"/>
        </w:rPr>
        <w:t>缺陷受限条件的变化等原因造成飞机在基地之外的航站抛锚；</w:t>
      </w:r>
    </w:p>
    <w:p w14:paraId="5F716EFA" w14:textId="77777777" w:rsidR="00A22ECF" w:rsidRPr="00014FB9" w:rsidRDefault="00A22ECF" w:rsidP="005959F9">
      <w:pPr>
        <w:pStyle w:val="aff0"/>
        <w:numPr>
          <w:ilvl w:val="0"/>
          <w:numId w:val="92"/>
        </w:numPr>
        <w:kinsoku w:val="0"/>
        <w:overflowPunct w:val="0"/>
        <w:autoSpaceDE w:val="0"/>
        <w:autoSpaceDN w:val="0"/>
        <w:ind w:firstLineChars="0"/>
      </w:pPr>
      <w:r w:rsidRPr="00014FB9">
        <w:rPr>
          <w:rFonts w:hint="eastAsia"/>
        </w:rPr>
        <w:t>对于某一架飞机而言，多套系统或部件失效时，即使这些失效的系统或部件均在</w:t>
      </w:r>
      <w:r w:rsidRPr="00014FB9">
        <w:rPr>
          <w:rFonts w:hint="eastAsia"/>
        </w:rPr>
        <w:t>MEL/CDL</w:t>
      </w:r>
      <w:r w:rsidRPr="00014FB9">
        <w:rPr>
          <w:rFonts w:hint="eastAsia"/>
        </w:rPr>
        <w:t>之允许范围内，也要在对它们进行保留时确保其不会因相互关联或相互作用而导致飞机的整体性能降低；</w:t>
      </w:r>
    </w:p>
    <w:p w14:paraId="5F716EFB" w14:textId="77777777" w:rsidR="00A22ECF" w:rsidRPr="00014FB9" w:rsidRDefault="00A22ECF" w:rsidP="005959F9">
      <w:pPr>
        <w:pStyle w:val="aff0"/>
        <w:numPr>
          <w:ilvl w:val="0"/>
          <w:numId w:val="92"/>
        </w:numPr>
        <w:kinsoku w:val="0"/>
        <w:overflowPunct w:val="0"/>
        <w:autoSpaceDE w:val="0"/>
        <w:autoSpaceDN w:val="0"/>
        <w:ind w:firstLineChars="0"/>
      </w:pPr>
      <w:r w:rsidRPr="00014FB9">
        <w:rPr>
          <w:rFonts w:hint="eastAsia"/>
        </w:rPr>
        <w:t>当按照</w:t>
      </w:r>
      <w:r w:rsidRPr="00014FB9">
        <w:t>MEL</w:t>
      </w:r>
      <w:r w:rsidRPr="00014FB9">
        <w:rPr>
          <w:rFonts w:hint="eastAsia"/>
        </w:rPr>
        <w:t>进行故障</w:t>
      </w:r>
      <w:r w:rsidRPr="00014FB9">
        <w:rPr>
          <w:rFonts w:hint="eastAsia"/>
        </w:rPr>
        <w:t>/</w:t>
      </w:r>
      <w:r w:rsidRPr="00014FB9">
        <w:rPr>
          <w:rFonts w:hint="eastAsia"/>
        </w:rPr>
        <w:t>缺陷保留时，不得在任何方面，其中包括系统或部件的失效模式、部位、数量、使用及维修限制条件、措施等低于</w:t>
      </w:r>
      <w:r w:rsidRPr="00014FB9">
        <w:rPr>
          <w:rFonts w:hint="eastAsia"/>
        </w:rPr>
        <w:t>MEL/CDL</w:t>
      </w:r>
      <w:r w:rsidRPr="00014FB9">
        <w:rPr>
          <w:rFonts w:hint="eastAsia"/>
        </w:rPr>
        <w:t>规定的标准和限制条件；</w:t>
      </w:r>
    </w:p>
    <w:p w14:paraId="5F716EFC" w14:textId="77777777" w:rsidR="00A22ECF" w:rsidRPr="00014FB9" w:rsidRDefault="00A22ECF" w:rsidP="005959F9">
      <w:pPr>
        <w:pStyle w:val="aff0"/>
        <w:numPr>
          <w:ilvl w:val="0"/>
          <w:numId w:val="92"/>
        </w:numPr>
        <w:kinsoku w:val="0"/>
        <w:overflowPunct w:val="0"/>
        <w:autoSpaceDE w:val="0"/>
        <w:autoSpaceDN w:val="0"/>
        <w:ind w:firstLineChars="0"/>
      </w:pPr>
      <w:r w:rsidRPr="00014FB9">
        <w:rPr>
          <w:rFonts w:hint="eastAsia"/>
        </w:rPr>
        <w:lastRenderedPageBreak/>
        <w:t>当保留故障</w:t>
      </w:r>
      <w:r w:rsidRPr="00014FB9">
        <w:rPr>
          <w:rFonts w:hint="eastAsia"/>
        </w:rPr>
        <w:t>/</w:t>
      </w:r>
      <w:r w:rsidRPr="00014FB9">
        <w:rPr>
          <w:rFonts w:hint="eastAsia"/>
        </w:rPr>
        <w:t>缺陷涉及航路、机场及地面设备使用限制或影响飞机载重和平衡时，外站机务经理或放行人员应及时通知机组并书面报告公司机务工程部，由公司机务工程部书面通知相关主管部门。</w:t>
      </w:r>
    </w:p>
    <w:p w14:paraId="5F716EFD" w14:textId="77777777" w:rsidR="00A22ECF" w:rsidRPr="00AE0DB5" w:rsidRDefault="004F6225" w:rsidP="005959F9">
      <w:pPr>
        <w:pStyle w:val="3"/>
        <w:keepNext w:val="0"/>
        <w:numPr>
          <w:ilvl w:val="2"/>
          <w:numId w:val="217"/>
        </w:numPr>
        <w:kinsoku w:val="0"/>
        <w:overflowPunct w:val="0"/>
        <w:autoSpaceDE w:val="0"/>
        <w:autoSpaceDN w:val="0"/>
        <w:ind w:left="1333" w:hanging="851"/>
        <w:rPr>
          <w:rStyle w:val="af2"/>
          <w:rFonts w:ascii="宋体" w:hAnsi="宋体"/>
          <w:color w:val="000000" w:themeColor="text1"/>
          <w:sz w:val="21"/>
          <w:szCs w:val="21"/>
        </w:rPr>
      </w:pPr>
      <w:r>
        <w:rPr>
          <w:rFonts w:hint="eastAsia"/>
          <w:bCs/>
        </w:rPr>
        <w:t xml:space="preserve">   </w:t>
      </w:r>
      <w:bookmarkStart w:id="692" w:name="_Toc503360783"/>
      <w:r w:rsidR="00A22ECF" w:rsidRPr="004F6225">
        <w:rPr>
          <w:rStyle w:val="af2"/>
          <w:rFonts w:ascii="宋体" w:hAnsi="宋体" w:hint="eastAsia"/>
          <w:color w:val="000000" w:themeColor="text1"/>
          <w:sz w:val="21"/>
          <w:szCs w:val="21"/>
        </w:rPr>
        <w:t>MEL</w:t>
      </w:r>
      <w:r w:rsidR="00A22ECF" w:rsidRPr="00AE0DB5">
        <w:rPr>
          <w:rStyle w:val="af2"/>
          <w:rFonts w:ascii="宋体" w:hAnsi="宋体" w:hint="eastAsia"/>
          <w:color w:val="000000" w:themeColor="text1"/>
          <w:sz w:val="21"/>
          <w:szCs w:val="21"/>
        </w:rPr>
        <w:t>的编写与修改</w:t>
      </w:r>
      <w:bookmarkEnd w:id="692"/>
    </w:p>
    <w:p w14:paraId="5F716EFE" w14:textId="77777777" w:rsidR="00A22ECF" w:rsidRPr="00014FB9" w:rsidRDefault="00A22ECF" w:rsidP="005959F9">
      <w:pPr>
        <w:pStyle w:val="aff0"/>
        <w:numPr>
          <w:ilvl w:val="1"/>
          <w:numId w:val="93"/>
        </w:numPr>
        <w:kinsoku w:val="0"/>
        <w:overflowPunct w:val="0"/>
        <w:autoSpaceDE w:val="0"/>
        <w:autoSpaceDN w:val="0"/>
        <w:ind w:firstLineChars="0"/>
        <w:rPr>
          <w:rStyle w:val="af2"/>
          <w:rFonts w:ascii="宋体" w:hAnsi="宋体"/>
          <w:color w:val="000000" w:themeColor="text1"/>
          <w:sz w:val="21"/>
          <w:szCs w:val="21"/>
        </w:rPr>
      </w:pPr>
      <w:r w:rsidRPr="00014FB9">
        <w:rPr>
          <w:rStyle w:val="af2"/>
          <w:rFonts w:ascii="宋体" w:hAnsi="宋体" w:hint="eastAsia"/>
          <w:color w:val="000000" w:themeColor="text1"/>
          <w:sz w:val="21"/>
          <w:szCs w:val="21"/>
        </w:rPr>
        <w:t>MEL由</w:t>
      </w:r>
      <w:r w:rsidR="003A7521" w:rsidRPr="00014FB9">
        <w:rPr>
          <w:rStyle w:val="af2"/>
          <w:rFonts w:ascii="宋体" w:hAnsi="宋体" w:hint="eastAsia"/>
          <w:color w:val="000000" w:themeColor="text1"/>
          <w:sz w:val="21"/>
          <w:szCs w:val="21"/>
        </w:rPr>
        <w:t>运行标准部</w:t>
      </w:r>
      <w:r w:rsidRPr="00014FB9">
        <w:rPr>
          <w:rStyle w:val="af2"/>
          <w:rFonts w:ascii="宋体" w:hAnsi="宋体" w:hint="eastAsia"/>
          <w:color w:val="000000" w:themeColor="text1"/>
          <w:sz w:val="21"/>
          <w:szCs w:val="21"/>
        </w:rPr>
        <w:t>负责组织编写和修改。机务工程部负责MEL中（M）项的编写和修改；</w:t>
      </w:r>
    </w:p>
    <w:p w14:paraId="5F716EFF" w14:textId="77777777" w:rsidR="00A22ECF" w:rsidRPr="00014FB9" w:rsidRDefault="00A22ECF" w:rsidP="005959F9">
      <w:pPr>
        <w:pStyle w:val="aff0"/>
        <w:numPr>
          <w:ilvl w:val="1"/>
          <w:numId w:val="93"/>
        </w:numPr>
        <w:kinsoku w:val="0"/>
        <w:overflowPunct w:val="0"/>
        <w:autoSpaceDE w:val="0"/>
        <w:autoSpaceDN w:val="0"/>
        <w:ind w:firstLineChars="0"/>
        <w:rPr>
          <w:rStyle w:val="af2"/>
          <w:rFonts w:ascii="宋体" w:hAnsi="宋体"/>
          <w:color w:val="000000" w:themeColor="text1"/>
          <w:sz w:val="21"/>
          <w:szCs w:val="21"/>
        </w:rPr>
      </w:pPr>
      <w:r w:rsidRPr="00014FB9">
        <w:rPr>
          <w:rStyle w:val="af2"/>
          <w:rFonts w:ascii="宋体" w:hAnsi="宋体" w:hint="eastAsia"/>
          <w:color w:val="000000" w:themeColor="text1"/>
          <w:sz w:val="21"/>
          <w:szCs w:val="21"/>
        </w:rPr>
        <w:t>MEL应以中、英文两种语言编写，以中文为准；</w:t>
      </w:r>
    </w:p>
    <w:p w14:paraId="5F716F00" w14:textId="77777777" w:rsidR="00A22ECF" w:rsidRPr="00014FB9" w:rsidRDefault="00A22ECF" w:rsidP="005959F9">
      <w:pPr>
        <w:pStyle w:val="aff0"/>
        <w:numPr>
          <w:ilvl w:val="1"/>
          <w:numId w:val="93"/>
        </w:numPr>
        <w:kinsoku w:val="0"/>
        <w:overflowPunct w:val="0"/>
        <w:autoSpaceDE w:val="0"/>
        <w:autoSpaceDN w:val="0"/>
        <w:ind w:firstLineChars="0"/>
        <w:rPr>
          <w:rStyle w:val="af2"/>
          <w:rFonts w:ascii="宋体" w:hAnsi="宋体"/>
          <w:color w:val="000000" w:themeColor="text1"/>
          <w:sz w:val="21"/>
          <w:szCs w:val="21"/>
        </w:rPr>
      </w:pPr>
      <w:r w:rsidRPr="00014FB9">
        <w:rPr>
          <w:rStyle w:val="af2"/>
          <w:rFonts w:ascii="宋体" w:hAnsi="宋体" w:hint="eastAsia"/>
          <w:color w:val="000000" w:themeColor="text1"/>
          <w:sz w:val="21"/>
          <w:szCs w:val="21"/>
        </w:rPr>
        <w:t>新机型首版MEL须在飞机交付前2个月完成编写工作；</w:t>
      </w:r>
    </w:p>
    <w:p w14:paraId="5F716F01" w14:textId="77777777" w:rsidR="00A22ECF" w:rsidRPr="00014FB9" w:rsidRDefault="00A22ECF" w:rsidP="005959F9">
      <w:pPr>
        <w:pStyle w:val="aff0"/>
        <w:numPr>
          <w:ilvl w:val="1"/>
          <w:numId w:val="93"/>
        </w:numPr>
        <w:kinsoku w:val="0"/>
        <w:overflowPunct w:val="0"/>
        <w:autoSpaceDE w:val="0"/>
        <w:autoSpaceDN w:val="0"/>
        <w:ind w:firstLineChars="0"/>
        <w:rPr>
          <w:rStyle w:val="af2"/>
          <w:rFonts w:ascii="宋体" w:hAnsi="宋体"/>
          <w:color w:val="000000" w:themeColor="text1"/>
          <w:sz w:val="21"/>
          <w:szCs w:val="21"/>
        </w:rPr>
      </w:pPr>
      <w:r w:rsidRPr="00014FB9">
        <w:rPr>
          <w:rStyle w:val="af2"/>
          <w:rFonts w:ascii="宋体" w:hAnsi="宋体" w:hint="eastAsia"/>
          <w:color w:val="000000" w:themeColor="text1"/>
          <w:sz w:val="21"/>
          <w:szCs w:val="21"/>
        </w:rPr>
        <w:t>当MEL的编写依据发生变化时，需对MEL进行修改。MEL的正式改版在MMEL 改版后3个月完成修改工作；临时改版根据实际情况随时进行修改，并应在下一次正式改版时纳入正式改版。</w:t>
      </w:r>
    </w:p>
    <w:p w14:paraId="5F716F02" w14:textId="77777777" w:rsidR="00A22ECF" w:rsidRPr="00AE0DB5" w:rsidRDefault="004F6225" w:rsidP="005959F9">
      <w:pPr>
        <w:pStyle w:val="3"/>
        <w:keepNext w:val="0"/>
        <w:numPr>
          <w:ilvl w:val="2"/>
          <w:numId w:val="217"/>
        </w:numPr>
        <w:kinsoku w:val="0"/>
        <w:overflowPunct w:val="0"/>
        <w:autoSpaceDE w:val="0"/>
        <w:autoSpaceDN w:val="0"/>
        <w:ind w:left="1333" w:hanging="851"/>
        <w:rPr>
          <w:rStyle w:val="af2"/>
          <w:rFonts w:ascii="宋体" w:hAnsi="宋体"/>
          <w:color w:val="000000" w:themeColor="text1"/>
          <w:sz w:val="21"/>
          <w:szCs w:val="21"/>
        </w:rPr>
      </w:pPr>
      <w:r>
        <w:rPr>
          <w:rFonts w:hint="eastAsia"/>
        </w:rPr>
        <w:t xml:space="preserve">   </w:t>
      </w:r>
      <w:bookmarkStart w:id="693" w:name="_Toc503360784"/>
      <w:r w:rsidR="00A22ECF" w:rsidRPr="00AE0DB5">
        <w:rPr>
          <w:rStyle w:val="af2"/>
          <w:rFonts w:ascii="宋体" w:hAnsi="宋体" w:hint="eastAsia"/>
          <w:color w:val="000000" w:themeColor="text1"/>
          <w:sz w:val="21"/>
          <w:szCs w:val="21"/>
        </w:rPr>
        <w:t>审批</w:t>
      </w:r>
      <w:bookmarkEnd w:id="693"/>
    </w:p>
    <w:p w14:paraId="5F716F03" w14:textId="77777777" w:rsidR="00A22ECF" w:rsidRPr="00014FB9" w:rsidRDefault="00A22ECF" w:rsidP="005959F9">
      <w:pPr>
        <w:pStyle w:val="aff0"/>
        <w:numPr>
          <w:ilvl w:val="1"/>
          <w:numId w:val="92"/>
        </w:numPr>
        <w:kinsoku w:val="0"/>
        <w:overflowPunct w:val="0"/>
        <w:autoSpaceDE w:val="0"/>
        <w:autoSpaceDN w:val="0"/>
        <w:adjustRightInd w:val="0"/>
        <w:snapToGrid w:val="0"/>
        <w:ind w:firstLineChars="0"/>
        <w:jc w:val="left"/>
        <w:rPr>
          <w:rStyle w:val="af2"/>
          <w:rFonts w:ascii="宋体" w:hAnsi="宋体"/>
          <w:color w:val="000000" w:themeColor="text1"/>
          <w:sz w:val="21"/>
          <w:szCs w:val="21"/>
        </w:rPr>
      </w:pPr>
      <w:r w:rsidRPr="00014FB9">
        <w:rPr>
          <w:rStyle w:val="af2"/>
          <w:rFonts w:ascii="宋体" w:hAnsi="宋体" w:hint="eastAsia"/>
          <w:color w:val="000000" w:themeColor="text1"/>
          <w:sz w:val="21"/>
          <w:szCs w:val="21"/>
        </w:rPr>
        <w:t>公司各机型MEL经MEL审定委员会审核，签署后，报局方飞标部门审批。各机型MEL临时改版由MEL审定委员会负责审批，报局方飞标部门备案；</w:t>
      </w:r>
    </w:p>
    <w:p w14:paraId="5F716F04" w14:textId="77777777" w:rsidR="00A22ECF" w:rsidRPr="00014FB9" w:rsidRDefault="00A22ECF" w:rsidP="005959F9">
      <w:pPr>
        <w:pStyle w:val="aff0"/>
        <w:numPr>
          <w:ilvl w:val="1"/>
          <w:numId w:val="92"/>
        </w:numPr>
        <w:kinsoku w:val="0"/>
        <w:overflowPunct w:val="0"/>
        <w:autoSpaceDE w:val="0"/>
        <w:autoSpaceDN w:val="0"/>
        <w:adjustRightInd w:val="0"/>
        <w:snapToGrid w:val="0"/>
        <w:ind w:firstLineChars="0"/>
        <w:jc w:val="left"/>
        <w:rPr>
          <w:rStyle w:val="af2"/>
          <w:rFonts w:ascii="宋体" w:hAnsi="宋体"/>
          <w:color w:val="000000" w:themeColor="text1"/>
          <w:sz w:val="21"/>
          <w:szCs w:val="21"/>
        </w:rPr>
      </w:pPr>
      <w:r w:rsidRPr="00014FB9">
        <w:rPr>
          <w:rStyle w:val="af2"/>
          <w:rFonts w:ascii="宋体" w:hAnsi="宋体" w:hint="eastAsia"/>
          <w:color w:val="000000" w:themeColor="text1"/>
          <w:sz w:val="21"/>
          <w:szCs w:val="21"/>
        </w:rPr>
        <w:t>各机型首版MEL以及之后的每次正式改版均由</w:t>
      </w:r>
      <w:r w:rsidR="003A7521" w:rsidRPr="00014FB9">
        <w:rPr>
          <w:rStyle w:val="af2"/>
          <w:rFonts w:ascii="宋体" w:hAnsi="宋体" w:hint="eastAsia"/>
          <w:color w:val="000000" w:themeColor="text1"/>
          <w:sz w:val="21"/>
          <w:szCs w:val="21"/>
        </w:rPr>
        <w:t>运行标准部</w:t>
      </w:r>
      <w:r w:rsidRPr="00014FB9">
        <w:rPr>
          <w:rStyle w:val="af2"/>
          <w:rFonts w:ascii="宋体" w:hAnsi="宋体" w:hint="eastAsia"/>
          <w:color w:val="000000" w:themeColor="text1"/>
          <w:sz w:val="21"/>
          <w:szCs w:val="21"/>
        </w:rPr>
        <w:t>提交局方审批。</w:t>
      </w:r>
    </w:p>
    <w:p w14:paraId="5F716F05" w14:textId="77777777" w:rsidR="00A22ECF" w:rsidRPr="00AE0DB5" w:rsidRDefault="004F6225" w:rsidP="005959F9">
      <w:pPr>
        <w:pStyle w:val="3"/>
        <w:keepNext w:val="0"/>
        <w:numPr>
          <w:ilvl w:val="2"/>
          <w:numId w:val="217"/>
        </w:numPr>
        <w:kinsoku w:val="0"/>
        <w:overflowPunct w:val="0"/>
        <w:autoSpaceDE w:val="0"/>
        <w:autoSpaceDN w:val="0"/>
        <w:ind w:left="1333" w:hanging="851"/>
        <w:rPr>
          <w:rStyle w:val="af2"/>
          <w:rFonts w:ascii="宋体" w:hAnsi="宋体"/>
          <w:color w:val="000000" w:themeColor="text1"/>
          <w:sz w:val="21"/>
          <w:szCs w:val="21"/>
        </w:rPr>
      </w:pPr>
      <w:r>
        <w:rPr>
          <w:rFonts w:hint="eastAsia"/>
        </w:rPr>
        <w:t xml:space="preserve">   </w:t>
      </w:r>
      <w:bookmarkStart w:id="694" w:name="_Toc503360785"/>
      <w:r w:rsidR="00A22ECF" w:rsidRPr="004053AC">
        <w:rPr>
          <w:rFonts w:hint="eastAsia"/>
        </w:rPr>
        <w:t>出版</w:t>
      </w:r>
      <w:r w:rsidR="00A22ECF" w:rsidRPr="00AE0DB5">
        <w:rPr>
          <w:rStyle w:val="af2"/>
          <w:rFonts w:ascii="宋体" w:hAnsi="宋体" w:hint="eastAsia"/>
          <w:color w:val="000000" w:themeColor="text1"/>
          <w:sz w:val="21"/>
          <w:szCs w:val="21"/>
        </w:rPr>
        <w:t>/分发</w:t>
      </w:r>
      <w:bookmarkEnd w:id="694"/>
    </w:p>
    <w:p w14:paraId="5F716F06" w14:textId="77777777" w:rsidR="00A22ECF" w:rsidRPr="00AE0DB5" w:rsidRDefault="00A22ECF" w:rsidP="005959F9">
      <w:pPr>
        <w:pStyle w:val="3"/>
        <w:keepNext w:val="0"/>
        <w:numPr>
          <w:ilvl w:val="2"/>
          <w:numId w:val="220"/>
        </w:numPr>
        <w:kinsoku w:val="0"/>
        <w:overflowPunct w:val="0"/>
        <w:autoSpaceDE w:val="0"/>
        <w:autoSpaceDN w:val="0"/>
        <w:ind w:left="1134" w:hanging="567"/>
        <w:rPr>
          <w:rStyle w:val="af2"/>
          <w:rFonts w:ascii="宋体" w:hAnsi="宋体"/>
          <w:color w:val="000000" w:themeColor="text1"/>
          <w:sz w:val="21"/>
          <w:szCs w:val="21"/>
        </w:rPr>
      </w:pPr>
      <w:bookmarkStart w:id="695" w:name="_Toc503360786"/>
      <w:r w:rsidRPr="00AE0DB5">
        <w:rPr>
          <w:rStyle w:val="af2"/>
          <w:rFonts w:ascii="宋体" w:hAnsi="宋体" w:hint="eastAsia"/>
          <w:color w:val="000000" w:themeColor="text1"/>
          <w:sz w:val="21"/>
          <w:szCs w:val="21"/>
        </w:rPr>
        <w:lastRenderedPageBreak/>
        <w:t>各机型MEL按照首版、正式改版和临时改版三种版本进行颁布出版；</w:t>
      </w:r>
      <w:bookmarkEnd w:id="695"/>
    </w:p>
    <w:p w14:paraId="5F716F07" w14:textId="77777777" w:rsidR="00991E83" w:rsidRDefault="003A7521" w:rsidP="005959F9">
      <w:pPr>
        <w:pStyle w:val="3"/>
        <w:keepNext w:val="0"/>
        <w:numPr>
          <w:ilvl w:val="2"/>
          <w:numId w:val="220"/>
        </w:numPr>
        <w:kinsoku w:val="0"/>
        <w:overflowPunct w:val="0"/>
        <w:autoSpaceDE w:val="0"/>
        <w:autoSpaceDN w:val="0"/>
        <w:ind w:left="1134" w:hanging="567"/>
        <w:rPr>
          <w:rStyle w:val="af2"/>
          <w:rFonts w:ascii="宋体" w:hAnsi="宋体"/>
          <w:color w:val="000000" w:themeColor="text1"/>
          <w:sz w:val="21"/>
          <w:szCs w:val="21"/>
        </w:rPr>
      </w:pPr>
      <w:bookmarkStart w:id="696" w:name="_Toc503360787"/>
      <w:r w:rsidRPr="00AE0DB5">
        <w:rPr>
          <w:rStyle w:val="af2"/>
          <w:rFonts w:ascii="宋体" w:hAnsi="宋体" w:hint="eastAsia"/>
          <w:color w:val="000000" w:themeColor="text1"/>
          <w:sz w:val="21"/>
          <w:szCs w:val="21"/>
        </w:rPr>
        <w:t>运行标准部</w:t>
      </w:r>
      <w:r w:rsidR="00A22ECF" w:rsidRPr="00AE0DB5">
        <w:rPr>
          <w:rStyle w:val="af2"/>
          <w:rFonts w:ascii="宋体" w:hAnsi="宋体" w:hint="eastAsia"/>
          <w:color w:val="000000" w:themeColor="text1"/>
          <w:sz w:val="21"/>
          <w:szCs w:val="21"/>
        </w:rPr>
        <w:t>负责所编写机型的MEL首版、正式改版和临时改版的出版、印刷和分发工作。</w:t>
      </w:r>
      <w:bookmarkStart w:id="697" w:name="_Toc38226467"/>
      <w:bookmarkStart w:id="698" w:name="_Toc40250333"/>
      <w:bookmarkStart w:id="699" w:name="_Toc91993380"/>
      <w:bookmarkEnd w:id="696"/>
    </w:p>
    <w:p w14:paraId="5F716F08" w14:textId="77777777" w:rsidR="00A22ECF" w:rsidRPr="00CA4120" w:rsidRDefault="004F6225" w:rsidP="005959F9">
      <w:pPr>
        <w:pStyle w:val="aff0"/>
        <w:numPr>
          <w:ilvl w:val="0"/>
          <w:numId w:val="248"/>
        </w:numPr>
        <w:ind w:left="1134" w:firstLineChars="0" w:hanging="1134"/>
        <w:outlineLvl w:val="1"/>
        <w:rPr>
          <w:b/>
        </w:rPr>
      </w:pPr>
      <w:r w:rsidRPr="00CA4120">
        <w:rPr>
          <w:rFonts w:hint="eastAsia"/>
          <w:b/>
        </w:rPr>
        <w:t xml:space="preserve">   </w:t>
      </w:r>
      <w:bookmarkStart w:id="700" w:name="_Toc503360788"/>
      <w:r w:rsidR="00A22ECF" w:rsidRPr="00CA4120">
        <w:rPr>
          <w:rFonts w:hint="eastAsia"/>
          <w:b/>
        </w:rPr>
        <w:t>航空气象</w:t>
      </w:r>
      <w:bookmarkEnd w:id="697"/>
      <w:bookmarkEnd w:id="698"/>
      <w:bookmarkEnd w:id="699"/>
      <w:bookmarkEnd w:id="700"/>
    </w:p>
    <w:p w14:paraId="5F716F09" w14:textId="77777777" w:rsidR="00A22ECF" w:rsidRPr="00AE0DB5" w:rsidRDefault="00A22ECF" w:rsidP="000A3D28">
      <w:pPr>
        <w:kinsoku w:val="0"/>
        <w:overflowPunct w:val="0"/>
        <w:autoSpaceDE w:val="0"/>
        <w:autoSpaceDN w:val="0"/>
      </w:pPr>
      <w:bookmarkStart w:id="701" w:name="_Toc38226493"/>
      <w:bookmarkStart w:id="702" w:name="_Toc40250359"/>
      <w:bookmarkStart w:id="703" w:name="_Toc91993406"/>
      <w:r w:rsidRPr="00AE0DB5">
        <w:rPr>
          <w:rFonts w:hint="eastAsia"/>
        </w:rPr>
        <w:t>公司使用经局方认可的气象服务系统提供的气象资料，使用国内民</w:t>
      </w:r>
      <w:r w:rsidR="00337D64">
        <w:rPr>
          <w:rFonts w:hint="eastAsia"/>
        </w:rPr>
        <w:t>用</w:t>
      </w:r>
      <w:r w:rsidRPr="00AE0DB5">
        <w:rPr>
          <w:rFonts w:hint="eastAsia"/>
        </w:rPr>
        <w:t>航空气象系统所提供的气象信息为主。</w:t>
      </w:r>
    </w:p>
    <w:p w14:paraId="5F716F0A" w14:textId="77777777" w:rsidR="00A22ECF" w:rsidRPr="00AE0DB5" w:rsidRDefault="00A22ECF" w:rsidP="000A3D28">
      <w:pPr>
        <w:kinsoku w:val="0"/>
        <w:overflowPunct w:val="0"/>
        <w:autoSpaceDE w:val="0"/>
        <w:autoSpaceDN w:val="0"/>
      </w:pPr>
      <w:r w:rsidRPr="00AE0DB5">
        <w:rPr>
          <w:rFonts w:hint="eastAsia"/>
        </w:rPr>
        <w:t>同时也使用</w:t>
      </w:r>
      <w:r w:rsidRPr="00AE0DB5">
        <w:t>JEPPESEN</w:t>
      </w:r>
      <w:r w:rsidRPr="00AE0DB5">
        <w:rPr>
          <w:rFonts w:hint="eastAsia"/>
        </w:rPr>
        <w:t>公司提供的气象信息作为补充。</w:t>
      </w:r>
    </w:p>
    <w:p w14:paraId="5F716F0B" w14:textId="77777777" w:rsidR="00A22ECF" w:rsidRPr="00AE0DB5" w:rsidRDefault="00A22ECF" w:rsidP="000A3D28">
      <w:pPr>
        <w:kinsoku w:val="0"/>
        <w:overflowPunct w:val="0"/>
        <w:autoSpaceDE w:val="0"/>
        <w:autoSpaceDN w:val="0"/>
      </w:pPr>
      <w:r w:rsidRPr="00AE0DB5">
        <w:rPr>
          <w:rFonts w:hint="eastAsia"/>
        </w:rPr>
        <w:t>在国外机场由航务代理部门或当地气象服务部门提供气象信息。飞行机组可向空中交通管制部门、航空通讯服务单位、直接收听航空气象通播、或利用机载地空数据链服务获得气象信息。运行控制人员、航站管理人员和飞行机组通过公司网络系统使用气象信息，或使用当地机场的航空气象服务部门提供的气象信息。</w:t>
      </w:r>
    </w:p>
    <w:p w14:paraId="5F716F0C" w14:textId="77777777" w:rsidR="00A22ECF" w:rsidRPr="00AE0DB5" w:rsidRDefault="004F6225" w:rsidP="005959F9">
      <w:pPr>
        <w:pStyle w:val="3"/>
        <w:keepNext w:val="0"/>
        <w:numPr>
          <w:ilvl w:val="0"/>
          <w:numId w:val="221"/>
        </w:numPr>
        <w:kinsoku w:val="0"/>
        <w:overflowPunct w:val="0"/>
        <w:autoSpaceDE w:val="0"/>
        <w:autoSpaceDN w:val="0"/>
      </w:pPr>
      <w:bookmarkStart w:id="704" w:name="_Toc38226468"/>
      <w:bookmarkStart w:id="705" w:name="_Toc40250334"/>
      <w:bookmarkStart w:id="706" w:name="_Toc91993381"/>
      <w:r>
        <w:rPr>
          <w:rFonts w:ascii="宋体" w:hAnsi="宋体" w:hint="eastAsia"/>
        </w:rPr>
        <w:t xml:space="preserve">   </w:t>
      </w:r>
      <w:bookmarkStart w:id="707" w:name="_Toc503360789"/>
      <w:r w:rsidR="00A22ECF" w:rsidRPr="00AE0DB5">
        <w:rPr>
          <w:rFonts w:hint="eastAsia"/>
        </w:rPr>
        <w:t>气象信息使用程序</w:t>
      </w:r>
      <w:bookmarkEnd w:id="704"/>
      <w:bookmarkEnd w:id="705"/>
      <w:bookmarkEnd w:id="706"/>
      <w:bookmarkEnd w:id="707"/>
    </w:p>
    <w:p w14:paraId="5F716F0D" w14:textId="77777777" w:rsidR="00A22ECF" w:rsidRPr="00AE0DB5" w:rsidRDefault="00A22ECF" w:rsidP="000A3D28">
      <w:pPr>
        <w:kinsoku w:val="0"/>
        <w:overflowPunct w:val="0"/>
        <w:autoSpaceDE w:val="0"/>
        <w:autoSpaceDN w:val="0"/>
      </w:pPr>
      <w:r w:rsidRPr="00AE0DB5">
        <w:rPr>
          <w:rFonts w:hint="eastAsia"/>
        </w:rPr>
        <w:t>放行跟踪席位飞行签派员在飞行放行准备过程中，负责收集分析起飞机场、目的地机场、备降机场和航路区域的天气情况和演变趋势。签派员有责任向飞行机组提供气象资料，根据需要进行讲解。在飞行监控中将影响飞</w:t>
      </w:r>
      <w:r w:rsidRPr="00AE0DB5">
        <w:rPr>
          <w:rFonts w:hint="eastAsia"/>
        </w:rPr>
        <w:lastRenderedPageBreak/>
        <w:t>行安全的重要天气变化，及时通知有关飞行机组，在通报天气信息时，注意避免在飞行关键阶段干扰机组操作。</w:t>
      </w:r>
    </w:p>
    <w:p w14:paraId="5F716F0E" w14:textId="77777777" w:rsidR="00A22ECF" w:rsidRPr="00AE0DB5" w:rsidRDefault="00A22ECF" w:rsidP="000A3D28">
      <w:pPr>
        <w:kinsoku w:val="0"/>
        <w:overflowPunct w:val="0"/>
        <w:autoSpaceDE w:val="0"/>
        <w:autoSpaceDN w:val="0"/>
      </w:pPr>
      <w:r w:rsidRPr="00AE0DB5">
        <w:rPr>
          <w:rFonts w:hint="eastAsia"/>
        </w:rPr>
        <w:t>起飞前，飞行机组可以通过航务波道向飞行签派员索取最新机场实况或预报；在飞行中，发现航路上有未预报或比预报更严重的危险天气，可能影响其它飞行时，飞行机组应通过各种通信手段通报空中交通管制员和飞行签派员。</w:t>
      </w:r>
    </w:p>
    <w:p w14:paraId="5F716F0F" w14:textId="77777777" w:rsidR="00390989" w:rsidRPr="00AE0DB5" w:rsidRDefault="004F6225" w:rsidP="005959F9">
      <w:pPr>
        <w:pStyle w:val="3"/>
        <w:keepNext w:val="0"/>
        <w:numPr>
          <w:ilvl w:val="0"/>
          <w:numId w:val="221"/>
        </w:numPr>
        <w:kinsoku w:val="0"/>
        <w:overflowPunct w:val="0"/>
        <w:autoSpaceDE w:val="0"/>
        <w:autoSpaceDN w:val="0"/>
      </w:pPr>
      <w:bookmarkStart w:id="708" w:name="_Toc38226469"/>
      <w:bookmarkStart w:id="709" w:name="_Toc40250335"/>
      <w:bookmarkStart w:id="710" w:name="_Toc91993382"/>
      <w:r>
        <w:rPr>
          <w:rFonts w:hint="eastAsia"/>
        </w:rPr>
        <w:t xml:space="preserve">   </w:t>
      </w:r>
      <w:bookmarkStart w:id="711" w:name="_Toc503360790"/>
      <w:r w:rsidR="00A22ECF" w:rsidRPr="00AE0DB5">
        <w:rPr>
          <w:rFonts w:hint="eastAsia"/>
        </w:rPr>
        <w:t>气象信息内容</w:t>
      </w:r>
      <w:bookmarkEnd w:id="708"/>
      <w:bookmarkEnd w:id="709"/>
      <w:bookmarkEnd w:id="710"/>
      <w:bookmarkEnd w:id="711"/>
      <w:r w:rsidR="00A22ECF" w:rsidRPr="00AE0DB5">
        <w:tab/>
      </w:r>
    </w:p>
    <w:tbl>
      <w:tblPr>
        <w:tblW w:w="0" w:type="auto"/>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828"/>
        <w:gridCol w:w="2983"/>
        <w:gridCol w:w="1529"/>
      </w:tblGrid>
      <w:tr w:rsidR="00A22ECF" w:rsidRPr="00AE0DB5" w14:paraId="5F716F13" w14:textId="77777777" w:rsidTr="00BD0757">
        <w:trPr>
          <w:jc w:val="right"/>
        </w:trPr>
        <w:tc>
          <w:tcPr>
            <w:tcW w:w="1828" w:type="dxa"/>
            <w:tcBorders>
              <w:top w:val="single" w:sz="12" w:space="0" w:color="auto"/>
            </w:tcBorders>
          </w:tcPr>
          <w:p w14:paraId="5F716F10"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r w:rsidRPr="00AE0DB5">
              <w:rPr>
                <w:rFonts w:ascii="宋体" w:hAnsi="宋体" w:hint="eastAsia"/>
                <w:color w:val="000000" w:themeColor="text1"/>
              </w:rPr>
              <w:t>相关产品</w:t>
            </w:r>
          </w:p>
        </w:tc>
        <w:tc>
          <w:tcPr>
            <w:tcW w:w="2983" w:type="dxa"/>
            <w:tcBorders>
              <w:top w:val="single" w:sz="12" w:space="0" w:color="auto"/>
            </w:tcBorders>
          </w:tcPr>
          <w:p w14:paraId="5F716F11"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r w:rsidRPr="00AE0DB5">
              <w:rPr>
                <w:rFonts w:ascii="宋体" w:hAnsi="宋体" w:hint="eastAsia"/>
                <w:color w:val="000000" w:themeColor="text1"/>
              </w:rPr>
              <w:t>数据</w:t>
            </w:r>
          </w:p>
        </w:tc>
        <w:tc>
          <w:tcPr>
            <w:tcW w:w="0" w:type="auto"/>
            <w:tcBorders>
              <w:top w:val="single" w:sz="12" w:space="0" w:color="auto"/>
            </w:tcBorders>
          </w:tcPr>
          <w:p w14:paraId="5F716F12"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r w:rsidRPr="00AE0DB5">
              <w:rPr>
                <w:rFonts w:ascii="宋体" w:hAnsi="宋体" w:hint="eastAsia"/>
                <w:color w:val="000000" w:themeColor="text1"/>
              </w:rPr>
              <w:t>更新次数</w:t>
            </w:r>
          </w:p>
        </w:tc>
      </w:tr>
      <w:tr w:rsidR="00A22ECF" w:rsidRPr="00AE0DB5" w14:paraId="5F716F17" w14:textId="77777777" w:rsidTr="00BD0757">
        <w:trPr>
          <w:jc w:val="right"/>
        </w:trPr>
        <w:tc>
          <w:tcPr>
            <w:tcW w:w="1828" w:type="dxa"/>
          </w:tcPr>
          <w:p w14:paraId="5F716F14"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网格化的</w:t>
            </w:r>
            <w:r w:rsidRPr="00AE0DB5">
              <w:rPr>
                <w:rFonts w:ascii="宋体" w:hAnsi="宋体"/>
                <w:color w:val="000000" w:themeColor="text1"/>
              </w:rPr>
              <w:t>GRAIB</w:t>
            </w:r>
            <w:r w:rsidRPr="00AE0DB5">
              <w:rPr>
                <w:rFonts w:ascii="宋体" w:hAnsi="宋体" w:hint="eastAsia"/>
                <w:color w:val="000000" w:themeColor="text1"/>
              </w:rPr>
              <w:t>高空气象数据</w:t>
            </w:r>
          </w:p>
        </w:tc>
        <w:tc>
          <w:tcPr>
            <w:tcW w:w="2983" w:type="dxa"/>
          </w:tcPr>
          <w:p w14:paraId="5F716F15"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全球风向</w:t>
            </w:r>
            <w:r w:rsidRPr="00AE0DB5">
              <w:rPr>
                <w:rFonts w:ascii="宋体" w:hAnsi="宋体"/>
                <w:color w:val="000000" w:themeColor="text1"/>
              </w:rPr>
              <w:t>/</w:t>
            </w:r>
            <w:r w:rsidRPr="00AE0DB5">
              <w:rPr>
                <w:rFonts w:ascii="宋体" w:hAnsi="宋体" w:hint="eastAsia"/>
                <w:color w:val="000000" w:themeColor="text1"/>
              </w:rPr>
              <w:t>风速</w:t>
            </w:r>
            <w:r w:rsidRPr="00AE0DB5">
              <w:rPr>
                <w:rFonts w:ascii="宋体" w:hAnsi="宋体"/>
                <w:color w:val="000000" w:themeColor="text1"/>
              </w:rPr>
              <w:t>/</w:t>
            </w:r>
            <w:r w:rsidRPr="00AE0DB5">
              <w:rPr>
                <w:rFonts w:ascii="宋体" w:hAnsi="宋体" w:hint="eastAsia"/>
                <w:color w:val="000000" w:themeColor="text1"/>
              </w:rPr>
              <w:t>温度</w:t>
            </w:r>
          </w:p>
        </w:tc>
        <w:tc>
          <w:tcPr>
            <w:tcW w:w="0" w:type="auto"/>
          </w:tcPr>
          <w:p w14:paraId="5F716F16"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color w:val="000000" w:themeColor="text1"/>
              </w:rPr>
              <w:t>6</w:t>
            </w:r>
            <w:r w:rsidRPr="00AE0DB5">
              <w:rPr>
                <w:rFonts w:ascii="宋体" w:hAnsi="宋体" w:hint="eastAsia"/>
                <w:color w:val="000000" w:themeColor="text1"/>
              </w:rPr>
              <w:t>小时</w:t>
            </w:r>
          </w:p>
        </w:tc>
      </w:tr>
      <w:tr w:rsidR="00A22ECF" w:rsidRPr="00AE0DB5" w14:paraId="5F716F1D" w14:textId="77777777" w:rsidTr="00BD0757">
        <w:trPr>
          <w:jc w:val="right"/>
        </w:trPr>
        <w:tc>
          <w:tcPr>
            <w:tcW w:w="1828" w:type="dxa"/>
          </w:tcPr>
          <w:p w14:paraId="5F716F18"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color w:val="000000" w:themeColor="text1"/>
              </w:rPr>
              <w:t>WAFS</w:t>
            </w:r>
            <w:r w:rsidRPr="00AE0DB5">
              <w:rPr>
                <w:rFonts w:ascii="宋体" w:hAnsi="宋体" w:hint="eastAsia"/>
                <w:color w:val="000000" w:themeColor="text1"/>
              </w:rPr>
              <w:t>世界区域预报系统</w:t>
            </w:r>
          </w:p>
        </w:tc>
        <w:tc>
          <w:tcPr>
            <w:tcW w:w="2983" w:type="dxa"/>
          </w:tcPr>
          <w:p w14:paraId="5F716F19"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高空风</w:t>
            </w:r>
            <w:r w:rsidRPr="00AE0DB5">
              <w:rPr>
                <w:rFonts w:ascii="宋体" w:hAnsi="宋体"/>
                <w:color w:val="000000" w:themeColor="text1"/>
              </w:rPr>
              <w:t>/</w:t>
            </w:r>
            <w:r w:rsidRPr="00AE0DB5">
              <w:rPr>
                <w:rFonts w:ascii="宋体" w:hAnsi="宋体" w:hint="eastAsia"/>
                <w:color w:val="000000" w:themeColor="text1"/>
              </w:rPr>
              <w:t>温度预告图</w:t>
            </w:r>
            <w:r w:rsidRPr="006B2DD4">
              <w:rPr>
                <w:rFonts w:ascii="宋体" w:hAnsi="宋体" w:hint="eastAsia"/>
                <w:color w:val="000000" w:themeColor="text1"/>
              </w:rPr>
              <w:t>（</w:t>
            </w:r>
            <w:r w:rsidRPr="006B2DD4">
              <w:rPr>
                <w:rFonts w:ascii="宋体" w:hAnsi="宋体"/>
                <w:color w:val="000000" w:themeColor="text1"/>
              </w:rPr>
              <w:t>300/340/390</w:t>
            </w:r>
            <w:r w:rsidRPr="006B2DD4">
              <w:rPr>
                <w:rFonts w:ascii="宋体" w:hAnsi="宋体" w:hint="eastAsia"/>
                <w:color w:val="000000" w:themeColor="text1"/>
              </w:rPr>
              <w:t>）</w:t>
            </w:r>
          </w:p>
          <w:p w14:paraId="5F716F1A" w14:textId="77777777" w:rsidR="00A22ECF" w:rsidRPr="00AE0DB5" w:rsidRDefault="00A22ECF" w:rsidP="000A3D28">
            <w:pPr>
              <w:pStyle w:val="ae"/>
              <w:kinsoku w:val="0"/>
              <w:overflowPunct w:val="0"/>
              <w:autoSpaceDE w:val="0"/>
              <w:autoSpaceDN w:val="0"/>
              <w:snapToGrid w:val="0"/>
              <w:spacing w:line="240" w:lineRule="auto"/>
              <w:ind w:left="0"/>
              <w:rPr>
                <w:rFonts w:ascii="宋体"/>
                <w:color w:val="000000" w:themeColor="text1"/>
                <w:sz w:val="21"/>
                <w:szCs w:val="21"/>
              </w:rPr>
            </w:pPr>
            <w:r w:rsidRPr="00AE0DB5">
              <w:rPr>
                <w:rFonts w:ascii="宋体" w:hAnsi="宋体" w:hint="eastAsia"/>
                <w:color w:val="000000" w:themeColor="text1"/>
                <w:sz w:val="21"/>
                <w:szCs w:val="21"/>
              </w:rPr>
              <w:t>太平洋区重要天气预告图</w:t>
            </w:r>
          </w:p>
          <w:p w14:paraId="5F716F1B"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欧亚区预报重要天气图</w:t>
            </w:r>
          </w:p>
        </w:tc>
        <w:tc>
          <w:tcPr>
            <w:tcW w:w="0" w:type="auto"/>
          </w:tcPr>
          <w:p w14:paraId="5F716F1C"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实时</w:t>
            </w:r>
          </w:p>
        </w:tc>
      </w:tr>
      <w:tr w:rsidR="00A22ECF" w:rsidRPr="00AE0DB5" w14:paraId="5F716F23" w14:textId="77777777" w:rsidTr="00BD0757">
        <w:trPr>
          <w:jc w:val="right"/>
        </w:trPr>
        <w:tc>
          <w:tcPr>
            <w:tcW w:w="1828" w:type="dxa"/>
          </w:tcPr>
          <w:p w14:paraId="5F716F1E"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气象卫星云图</w:t>
            </w:r>
          </w:p>
        </w:tc>
        <w:tc>
          <w:tcPr>
            <w:tcW w:w="2983" w:type="dxa"/>
          </w:tcPr>
          <w:p w14:paraId="5F716F1F"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红外云图</w:t>
            </w:r>
          </w:p>
          <w:p w14:paraId="5F716F20"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可见光图</w:t>
            </w:r>
          </w:p>
          <w:p w14:paraId="5F716F21"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水气图</w:t>
            </w:r>
          </w:p>
        </w:tc>
        <w:tc>
          <w:tcPr>
            <w:tcW w:w="0" w:type="auto"/>
          </w:tcPr>
          <w:p w14:paraId="5F716F22"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每小时</w:t>
            </w:r>
          </w:p>
        </w:tc>
      </w:tr>
      <w:tr w:rsidR="00A22ECF" w:rsidRPr="00AE0DB5" w14:paraId="5F716F27" w14:textId="77777777" w:rsidTr="00BD0757">
        <w:trPr>
          <w:jc w:val="right"/>
        </w:trPr>
        <w:tc>
          <w:tcPr>
            <w:tcW w:w="1828" w:type="dxa"/>
          </w:tcPr>
          <w:p w14:paraId="5F716F24"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气象雷达图</w:t>
            </w:r>
          </w:p>
        </w:tc>
        <w:tc>
          <w:tcPr>
            <w:tcW w:w="2983" w:type="dxa"/>
          </w:tcPr>
          <w:p w14:paraId="5F716F25"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气象雷达回波图</w:t>
            </w:r>
          </w:p>
        </w:tc>
        <w:tc>
          <w:tcPr>
            <w:tcW w:w="0" w:type="auto"/>
          </w:tcPr>
          <w:p w14:paraId="5F716F26"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实时</w:t>
            </w:r>
          </w:p>
        </w:tc>
      </w:tr>
      <w:tr w:rsidR="00A22ECF" w:rsidRPr="00AE0DB5" w14:paraId="5F716F2B" w14:textId="77777777" w:rsidTr="00BD0757">
        <w:trPr>
          <w:jc w:val="right"/>
        </w:trPr>
        <w:tc>
          <w:tcPr>
            <w:tcW w:w="1828" w:type="dxa"/>
          </w:tcPr>
          <w:p w14:paraId="5F716F28" w14:textId="77777777" w:rsidR="00A22ECF" w:rsidRPr="00AE0DB5" w:rsidRDefault="00A22ECF" w:rsidP="000A3D28">
            <w:pPr>
              <w:pStyle w:val="32"/>
              <w:kinsoku w:val="0"/>
              <w:overflowPunct w:val="0"/>
              <w:autoSpaceDE w:val="0"/>
              <w:autoSpaceDN w:val="0"/>
              <w:snapToGrid w:val="0"/>
              <w:spacing w:after="0" w:line="240" w:lineRule="auto"/>
              <w:ind w:left="0"/>
              <w:rPr>
                <w:rFonts w:ascii="宋体"/>
                <w:color w:val="000000" w:themeColor="text1"/>
                <w:spacing w:val="-6"/>
              </w:rPr>
            </w:pPr>
            <w:r w:rsidRPr="00AE0DB5">
              <w:rPr>
                <w:rFonts w:ascii="宋体" w:hAnsi="宋体" w:hint="eastAsia"/>
                <w:color w:val="000000" w:themeColor="text1"/>
                <w:spacing w:val="-6"/>
              </w:rPr>
              <w:t>机场自动观测报告</w:t>
            </w:r>
          </w:p>
        </w:tc>
        <w:tc>
          <w:tcPr>
            <w:tcW w:w="2983" w:type="dxa"/>
          </w:tcPr>
          <w:p w14:paraId="5F716F29"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color w:val="000000" w:themeColor="text1"/>
              </w:rPr>
              <w:t>RVR</w:t>
            </w:r>
            <w:r w:rsidRPr="00AE0DB5">
              <w:rPr>
                <w:rFonts w:ascii="宋体" w:hAnsi="宋体" w:hint="eastAsia"/>
                <w:color w:val="000000" w:themeColor="text1"/>
              </w:rPr>
              <w:t>、温度、地面风</w:t>
            </w:r>
          </w:p>
        </w:tc>
        <w:tc>
          <w:tcPr>
            <w:tcW w:w="0" w:type="auto"/>
          </w:tcPr>
          <w:p w14:paraId="5F716F2A"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实时</w:t>
            </w:r>
          </w:p>
        </w:tc>
      </w:tr>
      <w:tr w:rsidR="00A22ECF" w:rsidRPr="00AE0DB5" w14:paraId="5F716F34" w14:textId="77777777" w:rsidTr="00BD0757">
        <w:trPr>
          <w:jc w:val="right"/>
        </w:trPr>
        <w:tc>
          <w:tcPr>
            <w:tcW w:w="1828" w:type="dxa"/>
          </w:tcPr>
          <w:p w14:paraId="5F716F2C"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气象电报</w:t>
            </w:r>
          </w:p>
        </w:tc>
        <w:tc>
          <w:tcPr>
            <w:tcW w:w="2983" w:type="dxa"/>
          </w:tcPr>
          <w:p w14:paraId="5F716F2D"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机场天气报告</w:t>
            </w:r>
            <w:r w:rsidRPr="00AE0DB5">
              <w:rPr>
                <w:rFonts w:ascii="宋体" w:hAnsi="宋体"/>
                <w:color w:val="000000" w:themeColor="text1"/>
              </w:rPr>
              <w:t>METAR</w:t>
            </w:r>
            <w:r w:rsidRPr="00AE0DB5">
              <w:rPr>
                <w:rFonts w:ascii="宋体" w:hAnsi="宋体" w:hint="eastAsia"/>
                <w:color w:val="000000" w:themeColor="text1"/>
              </w:rPr>
              <w:t>（</w:t>
            </w:r>
            <w:r w:rsidRPr="00AE0DB5">
              <w:rPr>
                <w:rFonts w:ascii="宋体" w:hAnsi="宋体"/>
                <w:color w:val="000000" w:themeColor="text1"/>
              </w:rPr>
              <w:t>SA</w:t>
            </w:r>
            <w:r w:rsidRPr="00AE0DB5">
              <w:rPr>
                <w:rFonts w:ascii="宋体" w:hAnsi="宋体" w:hint="eastAsia"/>
                <w:color w:val="000000" w:themeColor="text1"/>
              </w:rPr>
              <w:t>）</w:t>
            </w:r>
          </w:p>
          <w:p w14:paraId="5F716F2E"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特选天气报告</w:t>
            </w:r>
            <w:r w:rsidRPr="00AE0DB5">
              <w:rPr>
                <w:rFonts w:ascii="宋体" w:hAnsi="宋体"/>
                <w:color w:val="000000" w:themeColor="text1"/>
              </w:rPr>
              <w:t xml:space="preserve"> SPECI</w:t>
            </w:r>
            <w:r w:rsidRPr="00AE0DB5">
              <w:rPr>
                <w:rFonts w:ascii="宋体" w:hAnsi="宋体" w:hint="eastAsia"/>
                <w:color w:val="000000" w:themeColor="text1"/>
              </w:rPr>
              <w:t>（</w:t>
            </w:r>
            <w:r w:rsidRPr="00AE0DB5">
              <w:rPr>
                <w:rFonts w:ascii="宋体" w:hAnsi="宋体"/>
                <w:color w:val="000000" w:themeColor="text1"/>
              </w:rPr>
              <w:t>SP</w:t>
            </w:r>
            <w:r w:rsidRPr="00AE0DB5">
              <w:rPr>
                <w:rFonts w:ascii="宋体" w:hAnsi="宋体" w:hint="eastAsia"/>
                <w:color w:val="000000" w:themeColor="text1"/>
              </w:rPr>
              <w:t>）</w:t>
            </w:r>
          </w:p>
          <w:p w14:paraId="5F716F2F"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机场预报</w:t>
            </w:r>
            <w:r w:rsidRPr="00AE0DB5">
              <w:rPr>
                <w:rFonts w:ascii="宋体" w:hAnsi="宋体"/>
                <w:color w:val="000000" w:themeColor="text1"/>
              </w:rPr>
              <w:t>FC</w:t>
            </w:r>
            <w:r w:rsidRPr="00AE0DB5">
              <w:rPr>
                <w:rFonts w:ascii="宋体" w:hAnsi="宋体" w:hint="eastAsia"/>
                <w:color w:val="000000" w:themeColor="text1"/>
              </w:rPr>
              <w:t>、</w:t>
            </w:r>
            <w:r w:rsidRPr="00AE0DB5">
              <w:rPr>
                <w:rFonts w:ascii="宋体" w:hAnsi="宋体"/>
                <w:color w:val="000000" w:themeColor="text1"/>
              </w:rPr>
              <w:t>FT</w:t>
            </w:r>
            <w:r w:rsidRPr="00AE0DB5">
              <w:rPr>
                <w:rFonts w:ascii="宋体" w:hAnsi="宋体" w:hint="eastAsia"/>
                <w:color w:val="000000" w:themeColor="text1"/>
              </w:rPr>
              <w:t>（</w:t>
            </w:r>
            <w:r w:rsidRPr="00AE0DB5">
              <w:rPr>
                <w:rFonts w:ascii="宋体" w:hAnsi="宋体"/>
                <w:color w:val="000000" w:themeColor="text1"/>
              </w:rPr>
              <w:t>TAF</w:t>
            </w:r>
            <w:r w:rsidRPr="00AE0DB5">
              <w:rPr>
                <w:rFonts w:ascii="宋体" w:hAnsi="宋体" w:hint="eastAsia"/>
                <w:color w:val="000000" w:themeColor="text1"/>
              </w:rPr>
              <w:t>）</w:t>
            </w:r>
          </w:p>
          <w:p w14:paraId="5F716F30"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重要天气情报</w:t>
            </w:r>
            <w:r w:rsidRPr="00AE0DB5">
              <w:rPr>
                <w:rFonts w:ascii="宋体" w:hAnsi="宋体"/>
                <w:color w:val="000000" w:themeColor="text1"/>
              </w:rPr>
              <w:t>SIGMET</w:t>
            </w:r>
          </w:p>
        </w:tc>
        <w:tc>
          <w:tcPr>
            <w:tcW w:w="0" w:type="auto"/>
          </w:tcPr>
          <w:p w14:paraId="5F716F31"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每小时、</w:t>
            </w:r>
            <w:r w:rsidRPr="00AE0DB5">
              <w:rPr>
                <w:rFonts w:ascii="宋体" w:hAnsi="宋体"/>
                <w:color w:val="000000" w:themeColor="text1"/>
              </w:rPr>
              <w:t>1/2</w:t>
            </w:r>
            <w:r w:rsidRPr="00AE0DB5">
              <w:rPr>
                <w:rFonts w:ascii="宋体" w:hAnsi="宋体" w:hint="eastAsia"/>
                <w:color w:val="000000" w:themeColor="text1"/>
              </w:rPr>
              <w:t>小时实时</w:t>
            </w:r>
          </w:p>
          <w:p w14:paraId="5F716F32"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每</w:t>
            </w:r>
            <w:r w:rsidRPr="00AE0DB5">
              <w:rPr>
                <w:rFonts w:ascii="宋体" w:hAnsi="宋体"/>
                <w:color w:val="000000" w:themeColor="text1"/>
              </w:rPr>
              <w:t>3/6</w:t>
            </w:r>
            <w:r w:rsidRPr="00AE0DB5">
              <w:rPr>
                <w:rFonts w:ascii="宋体" w:hAnsi="宋体" w:hint="eastAsia"/>
                <w:color w:val="000000" w:themeColor="text1"/>
              </w:rPr>
              <w:t>小时、</w:t>
            </w:r>
            <w:r w:rsidRPr="00AE0DB5">
              <w:rPr>
                <w:rFonts w:ascii="宋体" w:hAnsi="宋体"/>
                <w:color w:val="000000" w:themeColor="text1"/>
              </w:rPr>
              <w:t>24</w:t>
            </w:r>
            <w:r w:rsidRPr="00AE0DB5">
              <w:rPr>
                <w:rFonts w:ascii="宋体" w:hAnsi="宋体" w:hint="eastAsia"/>
                <w:color w:val="000000" w:themeColor="text1"/>
              </w:rPr>
              <w:t>小时</w:t>
            </w:r>
          </w:p>
          <w:p w14:paraId="5F716F33"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实时</w:t>
            </w:r>
          </w:p>
        </w:tc>
      </w:tr>
      <w:tr w:rsidR="00A22ECF" w:rsidRPr="00AE0DB5" w14:paraId="5F716F38" w14:textId="77777777" w:rsidTr="00BD0757">
        <w:trPr>
          <w:jc w:val="right"/>
        </w:trPr>
        <w:tc>
          <w:tcPr>
            <w:tcW w:w="1828" w:type="dxa"/>
          </w:tcPr>
          <w:p w14:paraId="5F716F35"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p>
        </w:tc>
        <w:tc>
          <w:tcPr>
            <w:tcW w:w="2983" w:type="dxa"/>
          </w:tcPr>
          <w:p w14:paraId="5F716F36"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低空重要气象情报</w:t>
            </w:r>
            <w:r w:rsidRPr="00AE0DB5">
              <w:rPr>
                <w:rFonts w:ascii="宋体" w:hAnsi="宋体"/>
                <w:color w:val="000000" w:themeColor="text1"/>
              </w:rPr>
              <w:t>AIRMET</w:t>
            </w:r>
          </w:p>
        </w:tc>
        <w:tc>
          <w:tcPr>
            <w:tcW w:w="0" w:type="auto"/>
          </w:tcPr>
          <w:p w14:paraId="5F716F37"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实时</w:t>
            </w:r>
          </w:p>
        </w:tc>
      </w:tr>
      <w:tr w:rsidR="00A22ECF" w:rsidRPr="00AE0DB5" w14:paraId="5F716F3E" w14:textId="77777777" w:rsidTr="00BD0757">
        <w:trPr>
          <w:jc w:val="right"/>
        </w:trPr>
        <w:tc>
          <w:tcPr>
            <w:tcW w:w="1828" w:type="dxa"/>
            <w:tcBorders>
              <w:bottom w:val="single" w:sz="12" w:space="0" w:color="auto"/>
            </w:tcBorders>
          </w:tcPr>
          <w:p w14:paraId="5F716F39"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rPr>
              <w:t>国内图表</w:t>
            </w:r>
          </w:p>
        </w:tc>
        <w:tc>
          <w:tcPr>
            <w:tcW w:w="2983" w:type="dxa"/>
            <w:tcBorders>
              <w:bottom w:val="single" w:sz="12" w:space="0" w:color="auto"/>
            </w:tcBorders>
          </w:tcPr>
          <w:p w14:paraId="5F716F3A"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spacing w:val="-10"/>
              </w:rPr>
            </w:pPr>
            <w:r w:rsidRPr="00AE0DB5">
              <w:rPr>
                <w:rFonts w:ascii="宋体" w:hAnsi="宋体" w:hint="eastAsia"/>
                <w:color w:val="000000" w:themeColor="text1"/>
                <w:spacing w:val="-10"/>
              </w:rPr>
              <w:t>中国区高空重要天气预告图（</w:t>
            </w:r>
            <w:r w:rsidRPr="00AE0DB5">
              <w:rPr>
                <w:rFonts w:ascii="宋体" w:hAnsi="宋体"/>
                <w:color w:val="000000" w:themeColor="text1"/>
                <w:spacing w:val="-10"/>
              </w:rPr>
              <w:t>SWH</w:t>
            </w:r>
            <w:r w:rsidRPr="00AE0DB5">
              <w:rPr>
                <w:rFonts w:ascii="宋体" w:hAnsi="宋体" w:hint="eastAsia"/>
                <w:color w:val="000000" w:themeColor="text1"/>
                <w:spacing w:val="-10"/>
              </w:rPr>
              <w:t>）</w:t>
            </w:r>
          </w:p>
          <w:p w14:paraId="5F716F3B"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hint="eastAsia"/>
                <w:color w:val="000000" w:themeColor="text1"/>
                <w:spacing w:val="-10"/>
              </w:rPr>
              <w:t>中国区中空重要天气预告图（</w:t>
            </w:r>
            <w:r w:rsidRPr="00AE0DB5">
              <w:rPr>
                <w:rFonts w:ascii="宋体" w:hAnsi="宋体"/>
                <w:color w:val="000000" w:themeColor="text1"/>
                <w:spacing w:val="-10"/>
              </w:rPr>
              <w:t>SWM</w:t>
            </w:r>
            <w:r w:rsidRPr="00AE0DB5">
              <w:rPr>
                <w:rFonts w:ascii="宋体" w:hAnsi="宋体" w:hint="eastAsia"/>
                <w:color w:val="000000" w:themeColor="text1"/>
                <w:spacing w:val="-10"/>
              </w:rPr>
              <w:t>）</w:t>
            </w:r>
          </w:p>
          <w:p w14:paraId="5F716F3C"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spacing w:val="-6"/>
              </w:rPr>
            </w:pPr>
            <w:r w:rsidRPr="00AE0DB5">
              <w:rPr>
                <w:rFonts w:ascii="宋体" w:hAnsi="宋体" w:hint="eastAsia"/>
                <w:color w:val="000000" w:themeColor="text1"/>
                <w:spacing w:val="-6"/>
              </w:rPr>
              <w:t>中国区高空风</w:t>
            </w:r>
            <w:r w:rsidRPr="00AE0DB5">
              <w:rPr>
                <w:rFonts w:ascii="宋体" w:hAnsi="宋体"/>
                <w:color w:val="000000" w:themeColor="text1"/>
                <w:spacing w:val="-6"/>
              </w:rPr>
              <w:t>/</w:t>
            </w:r>
            <w:r w:rsidRPr="00AE0DB5">
              <w:rPr>
                <w:rFonts w:ascii="宋体" w:hAnsi="宋体" w:hint="eastAsia"/>
                <w:color w:val="000000" w:themeColor="text1"/>
                <w:spacing w:val="-6"/>
              </w:rPr>
              <w:t>高空温度预告图</w:t>
            </w:r>
          </w:p>
        </w:tc>
        <w:tc>
          <w:tcPr>
            <w:tcW w:w="0" w:type="auto"/>
            <w:tcBorders>
              <w:bottom w:val="single" w:sz="12" w:space="0" w:color="auto"/>
            </w:tcBorders>
          </w:tcPr>
          <w:p w14:paraId="5F716F3D" w14:textId="77777777" w:rsidR="00A22ECF" w:rsidRPr="00AE0DB5" w:rsidRDefault="00A22ECF" w:rsidP="000A3D28">
            <w:pPr>
              <w:kinsoku w:val="0"/>
              <w:overflowPunct w:val="0"/>
              <w:autoSpaceDE w:val="0"/>
              <w:autoSpaceDN w:val="0"/>
              <w:snapToGrid w:val="0"/>
              <w:spacing w:line="240" w:lineRule="auto"/>
              <w:ind w:left="0"/>
              <w:rPr>
                <w:rFonts w:ascii="宋体"/>
                <w:color w:val="000000" w:themeColor="text1"/>
              </w:rPr>
            </w:pPr>
            <w:r w:rsidRPr="00AE0DB5">
              <w:rPr>
                <w:rFonts w:ascii="宋体" w:hAnsi="宋体"/>
                <w:color w:val="000000" w:themeColor="text1"/>
              </w:rPr>
              <w:t>6</w:t>
            </w:r>
            <w:r w:rsidRPr="00AE0DB5">
              <w:rPr>
                <w:rFonts w:ascii="宋体" w:hAnsi="宋体" w:hint="eastAsia"/>
                <w:color w:val="000000" w:themeColor="text1"/>
              </w:rPr>
              <w:t>小时</w:t>
            </w:r>
          </w:p>
        </w:tc>
      </w:tr>
    </w:tbl>
    <w:p w14:paraId="5F716F3F" w14:textId="77777777" w:rsidR="00833927" w:rsidRPr="00AE0DB5" w:rsidRDefault="004F6225" w:rsidP="005959F9">
      <w:pPr>
        <w:pStyle w:val="3"/>
        <w:keepNext w:val="0"/>
        <w:numPr>
          <w:ilvl w:val="0"/>
          <w:numId w:val="221"/>
        </w:numPr>
        <w:kinsoku w:val="0"/>
        <w:overflowPunct w:val="0"/>
        <w:autoSpaceDE w:val="0"/>
        <w:autoSpaceDN w:val="0"/>
      </w:pPr>
      <w:bookmarkStart w:id="712" w:name="_Toc35885455"/>
      <w:bookmarkStart w:id="713" w:name="_Toc35922915"/>
      <w:bookmarkStart w:id="714" w:name="_Toc36007369"/>
      <w:bookmarkStart w:id="715" w:name="_Toc36622728"/>
      <w:bookmarkStart w:id="716" w:name="_Toc36740073"/>
      <w:bookmarkStart w:id="717" w:name="_Toc38226470"/>
      <w:bookmarkStart w:id="718" w:name="_Toc40250336"/>
      <w:bookmarkStart w:id="719" w:name="_Toc91993383"/>
      <w:r>
        <w:rPr>
          <w:rFonts w:ascii="宋体" w:hAnsi="宋体" w:hint="eastAsia"/>
        </w:rPr>
        <w:t xml:space="preserve">   </w:t>
      </w:r>
      <w:bookmarkStart w:id="720" w:name="_Toc503360791"/>
      <w:r w:rsidR="00A22ECF" w:rsidRPr="00AE0DB5">
        <w:t>ICAO</w:t>
      </w:r>
      <w:r w:rsidR="00A22ECF" w:rsidRPr="00AE0DB5">
        <w:rPr>
          <w:rFonts w:hint="eastAsia"/>
        </w:rPr>
        <w:t>气象报告格式和缩写、符号</w:t>
      </w:r>
      <w:bookmarkEnd w:id="712"/>
      <w:bookmarkEnd w:id="713"/>
      <w:bookmarkEnd w:id="714"/>
      <w:bookmarkEnd w:id="715"/>
      <w:bookmarkEnd w:id="716"/>
      <w:bookmarkEnd w:id="717"/>
      <w:bookmarkEnd w:id="718"/>
      <w:bookmarkEnd w:id="719"/>
      <w:bookmarkEnd w:id="720"/>
    </w:p>
    <w:p w14:paraId="5F716F40" w14:textId="77777777" w:rsidR="00A22ECF" w:rsidRPr="00AE0DB5" w:rsidRDefault="00A22ECF" w:rsidP="000A3D28">
      <w:pPr>
        <w:kinsoku w:val="0"/>
        <w:overflowPunct w:val="0"/>
        <w:autoSpaceDE w:val="0"/>
        <w:autoSpaceDN w:val="0"/>
      </w:pPr>
      <w:r w:rsidRPr="002734B9">
        <w:rPr>
          <w:rFonts w:hint="eastAsia"/>
          <w:b/>
        </w:rPr>
        <w:t>气象报告种类</w:t>
      </w:r>
      <w:r w:rsidRPr="00AE0DB5">
        <w:rPr>
          <w:rFonts w:hint="eastAsia"/>
        </w:rPr>
        <w:t>：</w:t>
      </w:r>
      <w:r w:rsidRPr="00AE0DB5">
        <w:t>METAR</w:t>
      </w:r>
      <w:r w:rsidRPr="00AE0DB5">
        <w:rPr>
          <w:rFonts w:hint="eastAsia"/>
        </w:rPr>
        <w:t>正常的实况报告、</w:t>
      </w:r>
      <w:r w:rsidRPr="00AE0DB5">
        <w:t>SPECI</w:t>
      </w:r>
      <w:r w:rsidRPr="00AE0DB5">
        <w:rPr>
          <w:rFonts w:hint="eastAsia"/>
        </w:rPr>
        <w:t>特选（非常规）天气报告、</w:t>
      </w:r>
      <w:r w:rsidRPr="00AE0DB5">
        <w:t>TAF</w:t>
      </w:r>
      <w:r w:rsidRPr="00AE0DB5">
        <w:rPr>
          <w:rFonts w:hint="eastAsia"/>
        </w:rPr>
        <w:t>航站预报。</w:t>
      </w:r>
    </w:p>
    <w:p w14:paraId="5F716F41" w14:textId="77777777" w:rsidR="00A22ECF" w:rsidRPr="00AE0DB5" w:rsidRDefault="00A22ECF" w:rsidP="000A3D28">
      <w:pPr>
        <w:kinsoku w:val="0"/>
        <w:overflowPunct w:val="0"/>
        <w:autoSpaceDE w:val="0"/>
        <w:autoSpaceDN w:val="0"/>
      </w:pPr>
      <w:r w:rsidRPr="002734B9">
        <w:rPr>
          <w:rFonts w:hint="eastAsia"/>
          <w:b/>
        </w:rPr>
        <w:t>航站代码</w:t>
      </w:r>
      <w:r w:rsidRPr="00AE0DB5">
        <w:rPr>
          <w:rFonts w:hint="eastAsia"/>
        </w:rPr>
        <w:t>：</w:t>
      </w:r>
      <w:r w:rsidRPr="00AE0DB5">
        <w:t>ICAO</w:t>
      </w:r>
      <w:r w:rsidRPr="00AE0DB5">
        <w:rPr>
          <w:rFonts w:hint="eastAsia"/>
        </w:rPr>
        <w:t>标准四字代码。</w:t>
      </w:r>
    </w:p>
    <w:p w14:paraId="5F716F42" w14:textId="77777777" w:rsidR="00A22ECF" w:rsidRPr="00AE0DB5" w:rsidRDefault="00A22ECF" w:rsidP="000A3D28">
      <w:pPr>
        <w:kinsoku w:val="0"/>
        <w:overflowPunct w:val="0"/>
        <w:autoSpaceDE w:val="0"/>
        <w:autoSpaceDN w:val="0"/>
      </w:pPr>
      <w:r w:rsidRPr="002734B9">
        <w:rPr>
          <w:rFonts w:hint="eastAsia"/>
          <w:b/>
        </w:rPr>
        <w:t>报告发布日期和时间</w:t>
      </w:r>
      <w:r w:rsidRPr="00AE0DB5">
        <w:rPr>
          <w:rFonts w:hint="eastAsia"/>
        </w:rPr>
        <w:t>：天气观测和发布时间用国际协调时。</w:t>
      </w:r>
    </w:p>
    <w:p w14:paraId="5F716F43" w14:textId="77777777" w:rsidR="00A22ECF" w:rsidRPr="00AE0DB5" w:rsidRDefault="00A22ECF" w:rsidP="000A3D28">
      <w:pPr>
        <w:kinsoku w:val="0"/>
        <w:overflowPunct w:val="0"/>
        <w:autoSpaceDE w:val="0"/>
        <w:autoSpaceDN w:val="0"/>
      </w:pPr>
      <w:r w:rsidRPr="002734B9">
        <w:rPr>
          <w:rFonts w:hint="eastAsia"/>
          <w:b/>
        </w:rPr>
        <w:t>风的数据</w:t>
      </w:r>
      <w:r w:rsidRPr="00AE0DB5">
        <w:rPr>
          <w:rFonts w:hint="eastAsia"/>
        </w:rPr>
        <w:t>：三位数字表示风来向的真北角度，二位数字表示风速用秒</w:t>
      </w:r>
      <w:r w:rsidRPr="00AE0DB5">
        <w:t>/</w:t>
      </w:r>
      <w:r w:rsidRPr="00AE0DB5">
        <w:rPr>
          <w:rFonts w:hint="eastAsia"/>
        </w:rPr>
        <w:t>米表示，</w:t>
      </w:r>
      <w:r w:rsidRPr="00AE0DB5">
        <w:t>G</w:t>
      </w:r>
      <w:r w:rsidRPr="00AE0DB5">
        <w:rPr>
          <w:rFonts w:hint="eastAsia"/>
        </w:rPr>
        <w:t>和二位数字表示阵风风速。</w:t>
      </w:r>
    </w:p>
    <w:p w14:paraId="5F716F44" w14:textId="77777777" w:rsidR="00A22ECF" w:rsidRPr="00AE0DB5" w:rsidRDefault="00A22ECF" w:rsidP="000A3D28">
      <w:pPr>
        <w:kinsoku w:val="0"/>
        <w:overflowPunct w:val="0"/>
        <w:autoSpaceDE w:val="0"/>
        <w:autoSpaceDN w:val="0"/>
      </w:pPr>
      <w:r w:rsidRPr="002734B9">
        <w:rPr>
          <w:rFonts w:hint="eastAsia"/>
          <w:b/>
        </w:rPr>
        <w:t>能见度</w:t>
      </w:r>
      <w:r w:rsidRPr="00AE0DB5">
        <w:rPr>
          <w:rFonts w:hint="eastAsia"/>
        </w:rPr>
        <w:t>：国内用米表示；国外用英里表示，在数字后跟“</w:t>
      </w:r>
      <w:r w:rsidRPr="00AE0DB5">
        <w:t>SM</w:t>
      </w:r>
      <w:r w:rsidRPr="00AE0DB5">
        <w:rPr>
          <w:rFonts w:hint="eastAsia"/>
        </w:rPr>
        <w:t>”。</w:t>
      </w:r>
    </w:p>
    <w:p w14:paraId="5F716F45" w14:textId="77777777" w:rsidR="00A22ECF" w:rsidRPr="00AE0DB5" w:rsidRDefault="00A22ECF" w:rsidP="000A3D28">
      <w:pPr>
        <w:kinsoku w:val="0"/>
        <w:overflowPunct w:val="0"/>
        <w:autoSpaceDE w:val="0"/>
        <w:autoSpaceDN w:val="0"/>
        <w:rPr>
          <w:b/>
        </w:rPr>
      </w:pPr>
      <w:r w:rsidRPr="002734B9">
        <w:rPr>
          <w:rFonts w:hint="eastAsia"/>
          <w:b/>
        </w:rPr>
        <w:t>跑道视程</w:t>
      </w:r>
      <w:r w:rsidRPr="00AE0DB5">
        <w:rPr>
          <w:rFonts w:hint="eastAsia"/>
        </w:rPr>
        <w:t>：</w:t>
      </w:r>
      <w:r w:rsidRPr="00AE0DB5">
        <w:t>R</w:t>
      </w:r>
      <w:r w:rsidRPr="00AE0DB5">
        <w:rPr>
          <w:rFonts w:hint="eastAsia"/>
        </w:rPr>
        <w:t>后跟数字表示跑道，“</w:t>
      </w:r>
      <w:r w:rsidRPr="00AE0DB5">
        <w:t>/</w:t>
      </w:r>
      <w:r w:rsidRPr="00AE0DB5">
        <w:rPr>
          <w:rFonts w:hint="eastAsia"/>
        </w:rPr>
        <w:t>”后跟目视距离，用英尺表示“</w:t>
      </w:r>
      <w:r w:rsidRPr="00AE0DB5">
        <w:t>FT</w:t>
      </w:r>
      <w:r w:rsidRPr="00AE0DB5">
        <w:rPr>
          <w:rFonts w:hint="eastAsia"/>
        </w:rPr>
        <w:t>”；国内和部分用米表示。</w:t>
      </w:r>
    </w:p>
    <w:p w14:paraId="5F716F46" w14:textId="77777777" w:rsidR="00A22ECF" w:rsidRPr="00AE0DB5" w:rsidRDefault="00A22ECF" w:rsidP="000A3D28">
      <w:pPr>
        <w:kinsoku w:val="0"/>
        <w:overflowPunct w:val="0"/>
        <w:autoSpaceDE w:val="0"/>
        <w:autoSpaceDN w:val="0"/>
      </w:pPr>
      <w:r w:rsidRPr="009447F9">
        <w:rPr>
          <w:rFonts w:hint="eastAsia"/>
          <w:b/>
        </w:rPr>
        <w:t>天气现象</w:t>
      </w:r>
      <w:r w:rsidRPr="00AE0DB5">
        <w:rPr>
          <w:rFonts w:hint="eastAsia"/>
        </w:rPr>
        <w:t>：</w:t>
      </w:r>
    </w:p>
    <w:tbl>
      <w:tblPr>
        <w:tblW w:w="4587" w:type="pct"/>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599"/>
        <w:gridCol w:w="1021"/>
        <w:gridCol w:w="655"/>
        <w:gridCol w:w="899"/>
        <w:gridCol w:w="694"/>
        <w:gridCol w:w="1948"/>
      </w:tblGrid>
      <w:tr w:rsidR="00A22ECF" w:rsidRPr="00AE0DB5" w14:paraId="5F716F4D" w14:textId="77777777" w:rsidTr="00BD0757">
        <w:trPr>
          <w:jc w:val="right"/>
        </w:trPr>
        <w:tc>
          <w:tcPr>
            <w:tcW w:w="514" w:type="pct"/>
            <w:tcBorders>
              <w:top w:val="single" w:sz="12" w:space="0" w:color="auto"/>
            </w:tcBorders>
            <w:vAlign w:val="center"/>
          </w:tcPr>
          <w:p w14:paraId="5F716F47"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21" w:name="_Toc36005800"/>
            <w:bookmarkStart w:id="722" w:name="_Toc36007370"/>
            <w:r w:rsidRPr="00AE0DB5">
              <w:rPr>
                <w:rFonts w:ascii="宋体" w:hAnsi="宋体"/>
                <w:color w:val="000000" w:themeColor="text1"/>
              </w:rPr>
              <w:t>DZ</w:t>
            </w:r>
            <w:bookmarkEnd w:id="721"/>
            <w:bookmarkEnd w:id="722"/>
          </w:p>
        </w:tc>
        <w:tc>
          <w:tcPr>
            <w:tcW w:w="877" w:type="pct"/>
            <w:tcBorders>
              <w:top w:val="single" w:sz="12" w:space="0" w:color="auto"/>
            </w:tcBorders>
            <w:vAlign w:val="center"/>
          </w:tcPr>
          <w:p w14:paraId="5F716F48"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23" w:name="_Toc36005801"/>
            <w:bookmarkStart w:id="724" w:name="_Toc36007371"/>
            <w:r w:rsidRPr="00AE0DB5">
              <w:rPr>
                <w:rFonts w:ascii="宋体" w:hAnsi="宋体" w:hint="eastAsia"/>
                <w:color w:val="000000" w:themeColor="text1"/>
              </w:rPr>
              <w:t>毛毛雨</w:t>
            </w:r>
            <w:bookmarkEnd w:id="723"/>
            <w:bookmarkEnd w:id="724"/>
          </w:p>
        </w:tc>
        <w:tc>
          <w:tcPr>
            <w:tcW w:w="563" w:type="pct"/>
            <w:tcBorders>
              <w:top w:val="single" w:sz="12" w:space="0" w:color="auto"/>
            </w:tcBorders>
            <w:vAlign w:val="center"/>
          </w:tcPr>
          <w:p w14:paraId="5F716F49"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25" w:name="_Toc36005802"/>
            <w:bookmarkStart w:id="726" w:name="_Toc36007372"/>
            <w:r w:rsidRPr="00AE0DB5">
              <w:rPr>
                <w:rFonts w:ascii="宋体" w:hAnsi="宋体"/>
                <w:color w:val="000000" w:themeColor="text1"/>
              </w:rPr>
              <w:t>BR</w:t>
            </w:r>
            <w:bookmarkEnd w:id="725"/>
            <w:bookmarkEnd w:id="726"/>
          </w:p>
        </w:tc>
        <w:tc>
          <w:tcPr>
            <w:tcW w:w="773" w:type="pct"/>
            <w:tcBorders>
              <w:top w:val="single" w:sz="12" w:space="0" w:color="auto"/>
            </w:tcBorders>
            <w:vAlign w:val="center"/>
          </w:tcPr>
          <w:p w14:paraId="5F716F4A"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27" w:name="_Toc36005803"/>
            <w:bookmarkStart w:id="728" w:name="_Toc36007373"/>
            <w:r w:rsidRPr="00AE0DB5">
              <w:rPr>
                <w:rFonts w:ascii="宋体" w:hAnsi="宋体" w:hint="eastAsia"/>
                <w:color w:val="000000" w:themeColor="text1"/>
              </w:rPr>
              <w:t>轻雾</w:t>
            </w:r>
            <w:bookmarkEnd w:id="727"/>
            <w:bookmarkEnd w:id="728"/>
          </w:p>
        </w:tc>
        <w:tc>
          <w:tcPr>
            <w:tcW w:w="597" w:type="pct"/>
            <w:tcBorders>
              <w:top w:val="single" w:sz="12" w:space="0" w:color="auto"/>
            </w:tcBorders>
            <w:vAlign w:val="center"/>
          </w:tcPr>
          <w:p w14:paraId="5F716F4B"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29" w:name="_Toc36005804"/>
            <w:bookmarkStart w:id="730" w:name="_Toc36007374"/>
            <w:r w:rsidRPr="00AE0DB5">
              <w:rPr>
                <w:rFonts w:ascii="宋体" w:hAnsi="宋体"/>
                <w:color w:val="000000" w:themeColor="text1"/>
              </w:rPr>
              <w:t>GS</w:t>
            </w:r>
            <w:bookmarkEnd w:id="729"/>
            <w:bookmarkEnd w:id="730"/>
          </w:p>
        </w:tc>
        <w:tc>
          <w:tcPr>
            <w:tcW w:w="1675" w:type="pct"/>
            <w:tcBorders>
              <w:top w:val="single" w:sz="12" w:space="0" w:color="auto"/>
            </w:tcBorders>
            <w:vAlign w:val="center"/>
          </w:tcPr>
          <w:p w14:paraId="5F716F4C"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r w:rsidRPr="00AE0DB5">
              <w:rPr>
                <w:rFonts w:ascii="宋体" w:hAnsi="宋体" w:hint="eastAsia"/>
                <w:color w:val="000000" w:themeColor="text1"/>
              </w:rPr>
              <w:t>小冰雹和</w:t>
            </w:r>
            <w:r w:rsidRPr="00AE0DB5">
              <w:rPr>
                <w:rFonts w:ascii="宋体" w:hAnsi="宋体"/>
                <w:color w:val="000000" w:themeColor="text1"/>
              </w:rPr>
              <w:t>/</w:t>
            </w:r>
            <w:r w:rsidRPr="00AE0DB5">
              <w:rPr>
                <w:rFonts w:ascii="宋体" w:hAnsi="宋体" w:hint="eastAsia"/>
                <w:color w:val="000000" w:themeColor="text1"/>
              </w:rPr>
              <w:t>或霰</w:t>
            </w:r>
          </w:p>
        </w:tc>
      </w:tr>
      <w:tr w:rsidR="00A22ECF" w:rsidRPr="00AE0DB5" w14:paraId="5F716F54" w14:textId="77777777" w:rsidTr="00BD0757">
        <w:trPr>
          <w:jc w:val="right"/>
        </w:trPr>
        <w:tc>
          <w:tcPr>
            <w:tcW w:w="514" w:type="pct"/>
            <w:vAlign w:val="center"/>
          </w:tcPr>
          <w:p w14:paraId="5F716F4E"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31" w:name="_Toc36005806"/>
            <w:bookmarkStart w:id="732" w:name="_Toc36007376"/>
            <w:r w:rsidRPr="00AE0DB5">
              <w:rPr>
                <w:rFonts w:ascii="宋体" w:hAnsi="宋体"/>
                <w:color w:val="000000" w:themeColor="text1"/>
              </w:rPr>
              <w:t>RA</w:t>
            </w:r>
            <w:bookmarkEnd w:id="731"/>
            <w:bookmarkEnd w:id="732"/>
          </w:p>
        </w:tc>
        <w:tc>
          <w:tcPr>
            <w:tcW w:w="877" w:type="pct"/>
            <w:vAlign w:val="center"/>
          </w:tcPr>
          <w:p w14:paraId="5F716F4F"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33" w:name="_Toc36005807"/>
            <w:bookmarkStart w:id="734" w:name="_Toc36007377"/>
            <w:r w:rsidRPr="00AE0DB5">
              <w:rPr>
                <w:rFonts w:ascii="宋体" w:hAnsi="宋体" w:hint="eastAsia"/>
                <w:color w:val="000000" w:themeColor="text1"/>
              </w:rPr>
              <w:t>雨</w:t>
            </w:r>
            <w:bookmarkEnd w:id="733"/>
            <w:bookmarkEnd w:id="734"/>
          </w:p>
        </w:tc>
        <w:tc>
          <w:tcPr>
            <w:tcW w:w="563" w:type="pct"/>
            <w:vAlign w:val="center"/>
          </w:tcPr>
          <w:p w14:paraId="5F716F50"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35" w:name="_Toc36005808"/>
            <w:bookmarkStart w:id="736" w:name="_Toc36007378"/>
            <w:r w:rsidRPr="00AE0DB5">
              <w:rPr>
                <w:rFonts w:ascii="宋体" w:hAnsi="宋体"/>
                <w:color w:val="000000" w:themeColor="text1"/>
              </w:rPr>
              <w:t>FG</w:t>
            </w:r>
            <w:bookmarkEnd w:id="735"/>
            <w:bookmarkEnd w:id="736"/>
          </w:p>
        </w:tc>
        <w:tc>
          <w:tcPr>
            <w:tcW w:w="773" w:type="pct"/>
            <w:vAlign w:val="center"/>
          </w:tcPr>
          <w:p w14:paraId="5F716F51"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37" w:name="_Toc36005809"/>
            <w:bookmarkStart w:id="738" w:name="_Toc36007379"/>
            <w:r w:rsidRPr="00AE0DB5">
              <w:rPr>
                <w:rFonts w:ascii="宋体" w:hAnsi="宋体" w:hint="eastAsia"/>
                <w:color w:val="000000" w:themeColor="text1"/>
              </w:rPr>
              <w:t>雾</w:t>
            </w:r>
            <w:bookmarkEnd w:id="737"/>
            <w:bookmarkEnd w:id="738"/>
          </w:p>
        </w:tc>
        <w:tc>
          <w:tcPr>
            <w:tcW w:w="597" w:type="pct"/>
            <w:vAlign w:val="center"/>
          </w:tcPr>
          <w:p w14:paraId="5F716F52"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39" w:name="_Toc36005810"/>
            <w:bookmarkStart w:id="740" w:name="_Toc36007380"/>
            <w:r w:rsidRPr="00AE0DB5">
              <w:rPr>
                <w:rFonts w:ascii="宋体" w:hAnsi="宋体"/>
                <w:color w:val="000000" w:themeColor="text1"/>
              </w:rPr>
              <w:t>PO</w:t>
            </w:r>
            <w:bookmarkEnd w:id="739"/>
            <w:bookmarkEnd w:id="740"/>
          </w:p>
        </w:tc>
        <w:tc>
          <w:tcPr>
            <w:tcW w:w="1675" w:type="pct"/>
            <w:vAlign w:val="center"/>
          </w:tcPr>
          <w:p w14:paraId="5F716F53"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r w:rsidRPr="00AE0DB5">
              <w:rPr>
                <w:rFonts w:ascii="宋体" w:hAnsi="宋体" w:hint="eastAsia"/>
                <w:color w:val="000000" w:themeColor="text1"/>
              </w:rPr>
              <w:t>尘</w:t>
            </w:r>
            <w:r w:rsidRPr="00AE0DB5">
              <w:rPr>
                <w:rFonts w:ascii="宋体" w:hAnsi="宋体"/>
                <w:color w:val="000000" w:themeColor="text1"/>
              </w:rPr>
              <w:t>/</w:t>
            </w:r>
            <w:r w:rsidRPr="00AE0DB5">
              <w:rPr>
                <w:rFonts w:ascii="宋体" w:hAnsi="宋体" w:hint="eastAsia"/>
                <w:color w:val="000000" w:themeColor="text1"/>
              </w:rPr>
              <w:t>沙旋风（尘卷风）</w:t>
            </w:r>
          </w:p>
        </w:tc>
      </w:tr>
      <w:tr w:rsidR="00A22ECF" w:rsidRPr="00AE0DB5" w14:paraId="5F716F5B" w14:textId="77777777" w:rsidTr="00BD0757">
        <w:trPr>
          <w:jc w:val="right"/>
        </w:trPr>
        <w:tc>
          <w:tcPr>
            <w:tcW w:w="514" w:type="pct"/>
            <w:vAlign w:val="center"/>
          </w:tcPr>
          <w:p w14:paraId="5F716F55"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41" w:name="_Toc36005812"/>
            <w:bookmarkStart w:id="742" w:name="_Toc36007382"/>
            <w:r w:rsidRPr="00AE0DB5">
              <w:rPr>
                <w:rFonts w:ascii="宋体" w:hAnsi="宋体"/>
                <w:color w:val="000000" w:themeColor="text1"/>
              </w:rPr>
              <w:t>SN</w:t>
            </w:r>
            <w:bookmarkEnd w:id="741"/>
            <w:bookmarkEnd w:id="742"/>
          </w:p>
        </w:tc>
        <w:tc>
          <w:tcPr>
            <w:tcW w:w="877" w:type="pct"/>
            <w:vAlign w:val="center"/>
          </w:tcPr>
          <w:p w14:paraId="5F716F56"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43" w:name="_Toc36005813"/>
            <w:bookmarkStart w:id="744" w:name="_Toc36007383"/>
            <w:r w:rsidRPr="00AE0DB5">
              <w:rPr>
                <w:rFonts w:ascii="宋体" w:hAnsi="宋体" w:hint="eastAsia"/>
                <w:color w:val="000000" w:themeColor="text1"/>
              </w:rPr>
              <w:t>雪</w:t>
            </w:r>
            <w:bookmarkEnd w:id="743"/>
            <w:bookmarkEnd w:id="744"/>
          </w:p>
        </w:tc>
        <w:tc>
          <w:tcPr>
            <w:tcW w:w="563" w:type="pct"/>
            <w:vAlign w:val="center"/>
          </w:tcPr>
          <w:p w14:paraId="5F716F57"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45" w:name="_Toc36005814"/>
            <w:bookmarkStart w:id="746" w:name="_Toc36007384"/>
            <w:r w:rsidRPr="00AE0DB5">
              <w:rPr>
                <w:rFonts w:ascii="宋体" w:hAnsi="宋体"/>
                <w:color w:val="000000" w:themeColor="text1"/>
              </w:rPr>
              <w:t>FU</w:t>
            </w:r>
            <w:bookmarkEnd w:id="745"/>
            <w:bookmarkEnd w:id="746"/>
          </w:p>
        </w:tc>
        <w:tc>
          <w:tcPr>
            <w:tcW w:w="773" w:type="pct"/>
            <w:vAlign w:val="center"/>
          </w:tcPr>
          <w:p w14:paraId="5F716F58"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47" w:name="_Toc36005815"/>
            <w:bookmarkStart w:id="748" w:name="_Toc36007385"/>
            <w:r w:rsidRPr="00AE0DB5">
              <w:rPr>
                <w:rFonts w:ascii="宋体" w:hAnsi="宋体" w:hint="eastAsia"/>
                <w:color w:val="000000" w:themeColor="text1"/>
              </w:rPr>
              <w:t>烟</w:t>
            </w:r>
            <w:bookmarkEnd w:id="747"/>
            <w:bookmarkEnd w:id="748"/>
          </w:p>
        </w:tc>
        <w:tc>
          <w:tcPr>
            <w:tcW w:w="597" w:type="pct"/>
            <w:vAlign w:val="center"/>
          </w:tcPr>
          <w:p w14:paraId="5F716F59"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49" w:name="_Toc36005816"/>
            <w:bookmarkStart w:id="750" w:name="_Toc36007386"/>
            <w:r w:rsidRPr="00AE0DB5">
              <w:rPr>
                <w:rFonts w:ascii="宋体" w:hAnsi="宋体"/>
                <w:color w:val="000000" w:themeColor="text1"/>
              </w:rPr>
              <w:t>SQ</w:t>
            </w:r>
            <w:bookmarkEnd w:id="749"/>
            <w:bookmarkEnd w:id="750"/>
          </w:p>
        </w:tc>
        <w:tc>
          <w:tcPr>
            <w:tcW w:w="1675" w:type="pct"/>
            <w:vAlign w:val="center"/>
          </w:tcPr>
          <w:p w14:paraId="5F716F5A"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51" w:name="_Toc36005817"/>
            <w:bookmarkStart w:id="752" w:name="_Toc36007387"/>
            <w:r w:rsidRPr="00AE0DB5">
              <w:rPr>
                <w:rFonts w:ascii="宋体" w:hAnsi="宋体" w:hint="eastAsia"/>
                <w:color w:val="000000" w:themeColor="text1"/>
              </w:rPr>
              <w:t>飑</w:t>
            </w:r>
            <w:bookmarkEnd w:id="751"/>
            <w:bookmarkEnd w:id="752"/>
          </w:p>
        </w:tc>
      </w:tr>
      <w:tr w:rsidR="00A22ECF" w:rsidRPr="00AE0DB5" w14:paraId="5F716F62" w14:textId="77777777" w:rsidTr="00BD0757">
        <w:trPr>
          <w:jc w:val="right"/>
        </w:trPr>
        <w:tc>
          <w:tcPr>
            <w:tcW w:w="514" w:type="pct"/>
            <w:vAlign w:val="center"/>
          </w:tcPr>
          <w:p w14:paraId="5F716F5C"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53" w:name="_Toc36005818"/>
            <w:bookmarkStart w:id="754" w:name="_Toc36007388"/>
            <w:r w:rsidRPr="00AE0DB5">
              <w:rPr>
                <w:rFonts w:ascii="宋体" w:hAnsi="宋体"/>
                <w:color w:val="000000" w:themeColor="text1"/>
              </w:rPr>
              <w:lastRenderedPageBreak/>
              <w:t>SG</w:t>
            </w:r>
            <w:bookmarkEnd w:id="753"/>
            <w:bookmarkEnd w:id="754"/>
          </w:p>
        </w:tc>
        <w:tc>
          <w:tcPr>
            <w:tcW w:w="877" w:type="pct"/>
            <w:vAlign w:val="center"/>
          </w:tcPr>
          <w:p w14:paraId="5F716F5D"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55" w:name="_Toc36005819"/>
            <w:bookmarkStart w:id="756" w:name="_Toc36007389"/>
            <w:r w:rsidRPr="00AE0DB5">
              <w:rPr>
                <w:rFonts w:ascii="宋体" w:hAnsi="宋体" w:hint="eastAsia"/>
                <w:color w:val="000000" w:themeColor="text1"/>
              </w:rPr>
              <w:t>米雪</w:t>
            </w:r>
            <w:bookmarkEnd w:id="755"/>
            <w:bookmarkEnd w:id="756"/>
          </w:p>
        </w:tc>
        <w:tc>
          <w:tcPr>
            <w:tcW w:w="563" w:type="pct"/>
            <w:vAlign w:val="center"/>
          </w:tcPr>
          <w:p w14:paraId="5F716F5E"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57" w:name="_Toc36005820"/>
            <w:bookmarkStart w:id="758" w:name="_Toc36007390"/>
            <w:r w:rsidRPr="00AE0DB5">
              <w:rPr>
                <w:rFonts w:ascii="宋体" w:hAnsi="宋体"/>
                <w:color w:val="000000" w:themeColor="text1"/>
              </w:rPr>
              <w:t>VA</w:t>
            </w:r>
            <w:bookmarkEnd w:id="757"/>
            <w:bookmarkEnd w:id="758"/>
          </w:p>
        </w:tc>
        <w:tc>
          <w:tcPr>
            <w:tcW w:w="773" w:type="pct"/>
            <w:vAlign w:val="center"/>
          </w:tcPr>
          <w:p w14:paraId="5F716F5F"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59" w:name="_Toc36005821"/>
            <w:bookmarkStart w:id="760" w:name="_Toc36007391"/>
            <w:r w:rsidRPr="00AE0DB5">
              <w:rPr>
                <w:rFonts w:ascii="宋体" w:hAnsi="宋体" w:hint="eastAsia"/>
                <w:color w:val="000000" w:themeColor="text1"/>
              </w:rPr>
              <w:t>火山灰</w:t>
            </w:r>
            <w:bookmarkEnd w:id="759"/>
            <w:bookmarkEnd w:id="760"/>
          </w:p>
        </w:tc>
        <w:tc>
          <w:tcPr>
            <w:tcW w:w="597" w:type="pct"/>
            <w:vAlign w:val="center"/>
          </w:tcPr>
          <w:p w14:paraId="5F716F60"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61" w:name="_Toc36005822"/>
            <w:bookmarkStart w:id="762" w:name="_Toc36007392"/>
            <w:r w:rsidRPr="00AE0DB5">
              <w:rPr>
                <w:rFonts w:ascii="宋体" w:hAnsi="宋体"/>
                <w:color w:val="000000" w:themeColor="text1"/>
              </w:rPr>
              <w:t>FC</w:t>
            </w:r>
            <w:bookmarkEnd w:id="761"/>
            <w:bookmarkEnd w:id="762"/>
          </w:p>
        </w:tc>
        <w:tc>
          <w:tcPr>
            <w:tcW w:w="1675" w:type="pct"/>
            <w:vAlign w:val="center"/>
          </w:tcPr>
          <w:p w14:paraId="5F716F61"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63" w:name="_Toc36005823"/>
            <w:bookmarkStart w:id="764" w:name="_Toc36007393"/>
            <w:r w:rsidRPr="00AE0DB5">
              <w:rPr>
                <w:rFonts w:ascii="宋体" w:hAnsi="宋体" w:hint="eastAsia"/>
                <w:color w:val="000000" w:themeColor="text1"/>
              </w:rPr>
              <w:t>漏斗云</w:t>
            </w:r>
            <w:r w:rsidRPr="00AE0DB5">
              <w:rPr>
                <w:rFonts w:ascii="宋体" w:hAnsi="宋体"/>
                <w:color w:val="000000" w:themeColor="text1"/>
              </w:rPr>
              <w:t>(</w:t>
            </w:r>
            <w:r w:rsidRPr="00AE0DB5">
              <w:rPr>
                <w:rFonts w:ascii="宋体" w:hAnsi="宋体" w:hint="eastAsia"/>
                <w:color w:val="000000" w:themeColor="text1"/>
              </w:rPr>
              <w:t>陆龙卷</w:t>
            </w:r>
            <w:r w:rsidRPr="00AE0DB5">
              <w:rPr>
                <w:rFonts w:ascii="宋体" w:hAnsi="宋体"/>
                <w:color w:val="000000" w:themeColor="text1"/>
              </w:rPr>
              <w:t>/</w:t>
            </w:r>
            <w:r w:rsidRPr="00AE0DB5">
              <w:rPr>
                <w:rFonts w:ascii="宋体" w:hAnsi="宋体" w:hint="eastAsia"/>
                <w:color w:val="000000" w:themeColor="text1"/>
              </w:rPr>
              <w:t>水龙卷</w:t>
            </w:r>
            <w:r w:rsidRPr="00AE0DB5">
              <w:rPr>
                <w:rFonts w:ascii="宋体" w:hAnsi="宋体"/>
                <w:color w:val="000000" w:themeColor="text1"/>
              </w:rPr>
              <w:t>)</w:t>
            </w:r>
            <w:bookmarkEnd w:id="763"/>
            <w:bookmarkEnd w:id="764"/>
          </w:p>
        </w:tc>
      </w:tr>
      <w:tr w:rsidR="00A22ECF" w:rsidRPr="00AE0DB5" w14:paraId="5F716F69" w14:textId="77777777" w:rsidTr="00BD0757">
        <w:trPr>
          <w:jc w:val="right"/>
        </w:trPr>
        <w:tc>
          <w:tcPr>
            <w:tcW w:w="514" w:type="pct"/>
            <w:vAlign w:val="center"/>
          </w:tcPr>
          <w:p w14:paraId="5F716F63"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65" w:name="_Toc36005824"/>
            <w:bookmarkStart w:id="766" w:name="_Toc36007394"/>
            <w:r w:rsidRPr="00AE0DB5">
              <w:rPr>
                <w:rFonts w:ascii="宋体" w:hAnsi="宋体"/>
                <w:color w:val="000000" w:themeColor="text1"/>
              </w:rPr>
              <w:t>IC</w:t>
            </w:r>
            <w:bookmarkEnd w:id="765"/>
            <w:bookmarkEnd w:id="766"/>
          </w:p>
        </w:tc>
        <w:tc>
          <w:tcPr>
            <w:tcW w:w="877" w:type="pct"/>
            <w:vAlign w:val="center"/>
          </w:tcPr>
          <w:p w14:paraId="5F716F64"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r w:rsidRPr="00AE0DB5">
              <w:rPr>
                <w:rFonts w:ascii="宋体" w:hAnsi="宋体" w:hint="eastAsia"/>
                <w:color w:val="000000" w:themeColor="text1"/>
              </w:rPr>
              <w:t>冰晶、</w:t>
            </w:r>
          </w:p>
        </w:tc>
        <w:tc>
          <w:tcPr>
            <w:tcW w:w="563" w:type="pct"/>
            <w:vAlign w:val="center"/>
          </w:tcPr>
          <w:p w14:paraId="5F716F65"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67" w:name="_Toc36005826"/>
            <w:bookmarkStart w:id="768" w:name="_Toc36007396"/>
            <w:r w:rsidRPr="00AE0DB5">
              <w:rPr>
                <w:rFonts w:ascii="宋体" w:hAnsi="宋体"/>
                <w:color w:val="000000" w:themeColor="text1"/>
              </w:rPr>
              <w:t>DU</w:t>
            </w:r>
            <w:bookmarkEnd w:id="767"/>
            <w:bookmarkEnd w:id="768"/>
          </w:p>
        </w:tc>
        <w:tc>
          <w:tcPr>
            <w:tcW w:w="773" w:type="pct"/>
            <w:vAlign w:val="center"/>
          </w:tcPr>
          <w:p w14:paraId="5F716F66"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69" w:name="_Toc36005827"/>
            <w:bookmarkStart w:id="770" w:name="_Toc36007397"/>
            <w:r w:rsidRPr="00AE0DB5">
              <w:rPr>
                <w:rFonts w:ascii="宋体" w:hAnsi="宋体" w:hint="eastAsia"/>
                <w:color w:val="000000" w:themeColor="text1"/>
              </w:rPr>
              <w:t>浮尘</w:t>
            </w:r>
            <w:bookmarkEnd w:id="769"/>
            <w:bookmarkEnd w:id="770"/>
          </w:p>
        </w:tc>
        <w:tc>
          <w:tcPr>
            <w:tcW w:w="597" w:type="pct"/>
            <w:vAlign w:val="center"/>
          </w:tcPr>
          <w:p w14:paraId="5F716F67"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71" w:name="_Toc36005828"/>
            <w:bookmarkStart w:id="772" w:name="_Toc36007398"/>
            <w:r w:rsidRPr="00AE0DB5">
              <w:rPr>
                <w:rFonts w:ascii="宋体" w:hAnsi="宋体"/>
                <w:color w:val="000000" w:themeColor="text1"/>
              </w:rPr>
              <w:t>SS</w:t>
            </w:r>
            <w:bookmarkEnd w:id="771"/>
            <w:bookmarkEnd w:id="772"/>
          </w:p>
        </w:tc>
        <w:tc>
          <w:tcPr>
            <w:tcW w:w="1675" w:type="pct"/>
            <w:vAlign w:val="center"/>
          </w:tcPr>
          <w:p w14:paraId="5F716F68" w14:textId="77777777" w:rsidR="00A22ECF" w:rsidRPr="00AE0DB5" w:rsidRDefault="00A22ECF" w:rsidP="000A3D28">
            <w:pPr>
              <w:pStyle w:val="ae"/>
              <w:kinsoku w:val="0"/>
              <w:overflowPunct w:val="0"/>
              <w:autoSpaceDE w:val="0"/>
              <w:autoSpaceDN w:val="0"/>
              <w:snapToGrid w:val="0"/>
              <w:spacing w:line="240" w:lineRule="auto"/>
              <w:ind w:left="0"/>
              <w:jc w:val="center"/>
              <w:rPr>
                <w:rFonts w:ascii="宋体"/>
                <w:color w:val="000000" w:themeColor="text1"/>
                <w:sz w:val="21"/>
                <w:szCs w:val="21"/>
              </w:rPr>
            </w:pPr>
            <w:bookmarkStart w:id="773" w:name="_Toc36005829"/>
            <w:bookmarkStart w:id="774" w:name="_Toc36007399"/>
            <w:r w:rsidRPr="00AE0DB5">
              <w:rPr>
                <w:rFonts w:ascii="宋体" w:hAnsi="宋体" w:hint="eastAsia"/>
                <w:color w:val="000000" w:themeColor="text1"/>
                <w:sz w:val="21"/>
                <w:szCs w:val="21"/>
              </w:rPr>
              <w:t>沙暴</w:t>
            </w:r>
            <w:bookmarkEnd w:id="773"/>
            <w:bookmarkEnd w:id="774"/>
          </w:p>
        </w:tc>
      </w:tr>
      <w:tr w:rsidR="00A22ECF" w:rsidRPr="00AE0DB5" w14:paraId="5F716F70" w14:textId="77777777" w:rsidTr="00BD0757">
        <w:trPr>
          <w:jc w:val="right"/>
        </w:trPr>
        <w:tc>
          <w:tcPr>
            <w:tcW w:w="514" w:type="pct"/>
            <w:vAlign w:val="center"/>
          </w:tcPr>
          <w:p w14:paraId="5F716F6A"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75" w:name="_Toc36005830"/>
            <w:bookmarkStart w:id="776" w:name="_Toc36007400"/>
            <w:r w:rsidRPr="00AE0DB5">
              <w:rPr>
                <w:rFonts w:ascii="宋体" w:hAnsi="宋体"/>
                <w:color w:val="000000" w:themeColor="text1"/>
              </w:rPr>
              <w:t>PL</w:t>
            </w:r>
            <w:bookmarkEnd w:id="775"/>
            <w:bookmarkEnd w:id="776"/>
          </w:p>
        </w:tc>
        <w:tc>
          <w:tcPr>
            <w:tcW w:w="877" w:type="pct"/>
            <w:vAlign w:val="center"/>
          </w:tcPr>
          <w:p w14:paraId="5F716F6B"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r w:rsidRPr="00AE0DB5">
              <w:rPr>
                <w:rFonts w:ascii="宋体" w:hAnsi="宋体" w:hint="eastAsia"/>
                <w:color w:val="000000" w:themeColor="text1"/>
              </w:rPr>
              <w:t>冰粒（冰丸）</w:t>
            </w:r>
          </w:p>
        </w:tc>
        <w:tc>
          <w:tcPr>
            <w:tcW w:w="563" w:type="pct"/>
            <w:vAlign w:val="center"/>
          </w:tcPr>
          <w:p w14:paraId="5F716F6C"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77" w:name="_Toc36005832"/>
            <w:bookmarkStart w:id="778" w:name="_Toc36007402"/>
            <w:r w:rsidRPr="00AE0DB5">
              <w:rPr>
                <w:rFonts w:ascii="宋体" w:hAnsi="宋体"/>
                <w:color w:val="000000" w:themeColor="text1"/>
              </w:rPr>
              <w:t>SA</w:t>
            </w:r>
            <w:bookmarkEnd w:id="777"/>
            <w:bookmarkEnd w:id="778"/>
          </w:p>
        </w:tc>
        <w:tc>
          <w:tcPr>
            <w:tcW w:w="773" w:type="pct"/>
            <w:vAlign w:val="center"/>
          </w:tcPr>
          <w:p w14:paraId="5F716F6D"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79" w:name="_Toc36005833"/>
            <w:bookmarkStart w:id="780" w:name="_Toc36007403"/>
            <w:r w:rsidRPr="00AE0DB5">
              <w:rPr>
                <w:rFonts w:ascii="宋体" w:hAnsi="宋体" w:hint="eastAsia"/>
                <w:color w:val="000000" w:themeColor="text1"/>
              </w:rPr>
              <w:t>沙</w:t>
            </w:r>
            <w:bookmarkEnd w:id="779"/>
            <w:bookmarkEnd w:id="780"/>
          </w:p>
        </w:tc>
        <w:tc>
          <w:tcPr>
            <w:tcW w:w="597" w:type="pct"/>
            <w:vAlign w:val="center"/>
          </w:tcPr>
          <w:p w14:paraId="5F716F6E"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81" w:name="_Toc36005834"/>
            <w:bookmarkStart w:id="782" w:name="_Toc36007404"/>
            <w:r w:rsidRPr="00AE0DB5">
              <w:rPr>
                <w:rFonts w:ascii="宋体" w:hAnsi="宋体"/>
                <w:color w:val="000000" w:themeColor="text1"/>
              </w:rPr>
              <w:t>DS</w:t>
            </w:r>
            <w:bookmarkEnd w:id="781"/>
            <w:bookmarkEnd w:id="782"/>
          </w:p>
        </w:tc>
        <w:tc>
          <w:tcPr>
            <w:tcW w:w="1675" w:type="pct"/>
            <w:vAlign w:val="center"/>
          </w:tcPr>
          <w:p w14:paraId="5F716F6F"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83" w:name="_Toc36005835"/>
            <w:bookmarkStart w:id="784" w:name="_Toc36007405"/>
            <w:r w:rsidRPr="00AE0DB5">
              <w:rPr>
                <w:rFonts w:ascii="宋体" w:hAnsi="宋体" w:hint="eastAsia"/>
                <w:color w:val="000000" w:themeColor="text1"/>
              </w:rPr>
              <w:t>尘暴</w:t>
            </w:r>
            <w:bookmarkEnd w:id="783"/>
            <w:bookmarkEnd w:id="784"/>
          </w:p>
        </w:tc>
      </w:tr>
      <w:tr w:rsidR="00A22ECF" w:rsidRPr="00AE0DB5" w14:paraId="5F716F77" w14:textId="77777777" w:rsidTr="00BD0757">
        <w:trPr>
          <w:jc w:val="right"/>
        </w:trPr>
        <w:tc>
          <w:tcPr>
            <w:tcW w:w="514" w:type="pct"/>
            <w:tcBorders>
              <w:bottom w:val="single" w:sz="12" w:space="0" w:color="auto"/>
            </w:tcBorders>
            <w:vAlign w:val="center"/>
          </w:tcPr>
          <w:p w14:paraId="5F716F71"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85" w:name="_Toc36005836"/>
            <w:bookmarkStart w:id="786" w:name="_Toc36007406"/>
            <w:r w:rsidRPr="00AE0DB5">
              <w:rPr>
                <w:rFonts w:ascii="宋体" w:hAnsi="宋体"/>
                <w:color w:val="000000" w:themeColor="text1"/>
              </w:rPr>
              <w:t>GR</w:t>
            </w:r>
            <w:bookmarkEnd w:id="785"/>
            <w:bookmarkEnd w:id="786"/>
          </w:p>
        </w:tc>
        <w:tc>
          <w:tcPr>
            <w:tcW w:w="877" w:type="pct"/>
            <w:tcBorders>
              <w:bottom w:val="single" w:sz="12" w:space="0" w:color="auto"/>
            </w:tcBorders>
            <w:vAlign w:val="center"/>
          </w:tcPr>
          <w:p w14:paraId="5F716F72"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87" w:name="_Toc36005837"/>
            <w:bookmarkStart w:id="788" w:name="_Toc36007407"/>
            <w:r w:rsidRPr="00AE0DB5">
              <w:rPr>
                <w:rFonts w:ascii="宋体" w:hAnsi="宋体" w:hint="eastAsia"/>
                <w:color w:val="000000" w:themeColor="text1"/>
              </w:rPr>
              <w:t>冰雹</w:t>
            </w:r>
            <w:bookmarkEnd w:id="787"/>
            <w:bookmarkEnd w:id="788"/>
          </w:p>
        </w:tc>
        <w:tc>
          <w:tcPr>
            <w:tcW w:w="563" w:type="pct"/>
            <w:tcBorders>
              <w:bottom w:val="single" w:sz="12" w:space="0" w:color="auto"/>
            </w:tcBorders>
            <w:vAlign w:val="center"/>
          </w:tcPr>
          <w:p w14:paraId="5F716F73"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89" w:name="_Toc36005838"/>
            <w:bookmarkStart w:id="790" w:name="_Toc36007408"/>
            <w:r w:rsidRPr="00AE0DB5">
              <w:rPr>
                <w:rFonts w:ascii="宋体" w:hAnsi="宋体"/>
                <w:color w:val="000000" w:themeColor="text1"/>
              </w:rPr>
              <w:t>HZ</w:t>
            </w:r>
            <w:bookmarkEnd w:id="789"/>
            <w:bookmarkEnd w:id="790"/>
          </w:p>
        </w:tc>
        <w:tc>
          <w:tcPr>
            <w:tcW w:w="773" w:type="pct"/>
            <w:tcBorders>
              <w:bottom w:val="single" w:sz="12" w:space="0" w:color="auto"/>
            </w:tcBorders>
            <w:vAlign w:val="center"/>
          </w:tcPr>
          <w:p w14:paraId="5F716F74"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bookmarkStart w:id="791" w:name="_Toc36005839"/>
            <w:bookmarkStart w:id="792" w:name="_Toc36007409"/>
            <w:r w:rsidRPr="00AE0DB5">
              <w:rPr>
                <w:rFonts w:ascii="宋体" w:hAnsi="宋体" w:hint="eastAsia"/>
                <w:color w:val="000000" w:themeColor="text1"/>
              </w:rPr>
              <w:t>霾</w:t>
            </w:r>
            <w:bookmarkEnd w:id="791"/>
            <w:bookmarkEnd w:id="792"/>
          </w:p>
        </w:tc>
        <w:tc>
          <w:tcPr>
            <w:tcW w:w="597" w:type="pct"/>
            <w:tcBorders>
              <w:bottom w:val="single" w:sz="12" w:space="0" w:color="auto"/>
            </w:tcBorders>
            <w:vAlign w:val="center"/>
          </w:tcPr>
          <w:p w14:paraId="5F716F75"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p>
        </w:tc>
        <w:tc>
          <w:tcPr>
            <w:tcW w:w="1675" w:type="pct"/>
            <w:tcBorders>
              <w:bottom w:val="single" w:sz="12" w:space="0" w:color="auto"/>
            </w:tcBorders>
            <w:vAlign w:val="center"/>
          </w:tcPr>
          <w:p w14:paraId="5F716F76" w14:textId="77777777" w:rsidR="00A22ECF" w:rsidRPr="00AE0DB5" w:rsidRDefault="00A22ECF" w:rsidP="000A3D28">
            <w:pPr>
              <w:kinsoku w:val="0"/>
              <w:overflowPunct w:val="0"/>
              <w:autoSpaceDE w:val="0"/>
              <w:autoSpaceDN w:val="0"/>
              <w:snapToGrid w:val="0"/>
              <w:spacing w:line="240" w:lineRule="auto"/>
              <w:ind w:left="0"/>
              <w:jc w:val="center"/>
              <w:rPr>
                <w:rFonts w:ascii="宋体"/>
                <w:color w:val="000000" w:themeColor="text1"/>
              </w:rPr>
            </w:pPr>
          </w:p>
        </w:tc>
      </w:tr>
    </w:tbl>
    <w:p w14:paraId="5F716F78" w14:textId="77777777" w:rsidR="00A22ECF" w:rsidRPr="00AE0DB5" w:rsidRDefault="00A22ECF" w:rsidP="000A3D28">
      <w:pPr>
        <w:kinsoku w:val="0"/>
        <w:overflowPunct w:val="0"/>
        <w:autoSpaceDE w:val="0"/>
        <w:autoSpaceDN w:val="0"/>
      </w:pPr>
      <w:r w:rsidRPr="00AE0DB5">
        <w:rPr>
          <w:rFonts w:hint="eastAsia"/>
        </w:rPr>
        <w:t>强度符：“</w:t>
      </w:r>
      <w:r w:rsidRPr="00AE0DB5">
        <w:t>-</w:t>
      </w:r>
      <w:r w:rsidRPr="00AE0DB5">
        <w:rPr>
          <w:rFonts w:hint="eastAsia"/>
        </w:rPr>
        <w:t>”（弱）；没有符号（中度）；“</w:t>
      </w:r>
      <w:r w:rsidRPr="00AE0DB5">
        <w:t>+</w:t>
      </w:r>
      <w:r w:rsidRPr="00AE0DB5">
        <w:rPr>
          <w:rFonts w:hint="eastAsia"/>
        </w:rPr>
        <w:t>”（强）</w:t>
      </w:r>
      <w:r w:rsidRPr="00AE0DB5">
        <w:t>VC</w:t>
      </w:r>
      <w:r w:rsidRPr="00AE0DB5">
        <w:rPr>
          <w:rFonts w:hint="eastAsia"/>
        </w:rPr>
        <w:t>在附近用于指明某种现象预报的强度或接近机场程度。</w:t>
      </w:r>
    </w:p>
    <w:p w14:paraId="5F716F79" w14:textId="77777777" w:rsidR="00833927" w:rsidRPr="002734B9" w:rsidRDefault="00A22ECF" w:rsidP="000A3D28">
      <w:pPr>
        <w:kinsoku w:val="0"/>
        <w:overflowPunct w:val="0"/>
        <w:autoSpaceDE w:val="0"/>
        <w:autoSpaceDN w:val="0"/>
        <w:rPr>
          <w:b/>
        </w:rPr>
      </w:pPr>
      <w:r w:rsidRPr="002734B9">
        <w:rPr>
          <w:rFonts w:hint="eastAsia"/>
          <w:b/>
        </w:rPr>
        <w:t>描述符：</w:t>
      </w:r>
    </w:p>
    <w:tbl>
      <w:tblPr>
        <w:tblW w:w="4155" w:type="pct"/>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587"/>
        <w:gridCol w:w="587"/>
        <w:gridCol w:w="596"/>
        <w:gridCol w:w="802"/>
        <w:gridCol w:w="588"/>
        <w:gridCol w:w="2109"/>
      </w:tblGrid>
      <w:tr w:rsidR="00A22ECF" w:rsidRPr="00AE0DB5" w14:paraId="5F716F80" w14:textId="77777777" w:rsidTr="00BD0757">
        <w:trPr>
          <w:jc w:val="right"/>
        </w:trPr>
        <w:tc>
          <w:tcPr>
            <w:tcW w:w="557" w:type="pct"/>
            <w:tcBorders>
              <w:top w:val="single" w:sz="12" w:space="0" w:color="auto"/>
            </w:tcBorders>
          </w:tcPr>
          <w:p w14:paraId="5F716F7A"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793" w:name="_Toc35885456"/>
            <w:bookmarkStart w:id="794" w:name="_Toc36005840"/>
            <w:bookmarkStart w:id="795" w:name="_Toc36007410"/>
            <w:r w:rsidRPr="00AE0DB5">
              <w:rPr>
                <w:color w:val="000000" w:themeColor="text1"/>
              </w:rPr>
              <w:t>MI</w:t>
            </w:r>
            <w:bookmarkEnd w:id="793"/>
            <w:bookmarkEnd w:id="794"/>
            <w:bookmarkEnd w:id="795"/>
          </w:p>
        </w:tc>
        <w:tc>
          <w:tcPr>
            <w:tcW w:w="557" w:type="pct"/>
            <w:tcBorders>
              <w:top w:val="single" w:sz="12" w:space="0" w:color="auto"/>
            </w:tcBorders>
          </w:tcPr>
          <w:p w14:paraId="5F716F7B"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796" w:name="_Toc35885457"/>
            <w:bookmarkStart w:id="797" w:name="_Toc36005841"/>
            <w:bookmarkStart w:id="798" w:name="_Toc36007411"/>
            <w:r w:rsidRPr="00AE0DB5">
              <w:rPr>
                <w:rFonts w:hint="eastAsia"/>
                <w:color w:val="000000" w:themeColor="text1"/>
              </w:rPr>
              <w:t>浅</w:t>
            </w:r>
            <w:bookmarkEnd w:id="796"/>
            <w:bookmarkEnd w:id="797"/>
            <w:bookmarkEnd w:id="798"/>
          </w:p>
        </w:tc>
        <w:tc>
          <w:tcPr>
            <w:tcW w:w="566" w:type="pct"/>
            <w:tcBorders>
              <w:top w:val="single" w:sz="12" w:space="0" w:color="auto"/>
            </w:tcBorders>
          </w:tcPr>
          <w:p w14:paraId="5F716F7C"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799" w:name="_Toc35885458"/>
            <w:bookmarkStart w:id="800" w:name="_Toc36005842"/>
            <w:bookmarkStart w:id="801" w:name="_Toc36007412"/>
            <w:r w:rsidRPr="00AE0DB5">
              <w:rPr>
                <w:color w:val="000000" w:themeColor="text1"/>
              </w:rPr>
              <w:t>DR</w:t>
            </w:r>
            <w:bookmarkEnd w:id="799"/>
            <w:bookmarkEnd w:id="800"/>
            <w:bookmarkEnd w:id="801"/>
          </w:p>
        </w:tc>
        <w:tc>
          <w:tcPr>
            <w:tcW w:w="761" w:type="pct"/>
            <w:tcBorders>
              <w:top w:val="single" w:sz="12" w:space="0" w:color="auto"/>
            </w:tcBorders>
          </w:tcPr>
          <w:p w14:paraId="5F716F7D"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02" w:name="_Toc35885459"/>
            <w:bookmarkStart w:id="803" w:name="_Toc36005843"/>
            <w:bookmarkStart w:id="804" w:name="_Toc36007413"/>
            <w:r w:rsidRPr="00AE0DB5">
              <w:rPr>
                <w:rFonts w:hint="eastAsia"/>
                <w:color w:val="000000" w:themeColor="text1"/>
              </w:rPr>
              <w:t>低吹</w:t>
            </w:r>
            <w:bookmarkEnd w:id="802"/>
            <w:bookmarkEnd w:id="803"/>
            <w:bookmarkEnd w:id="804"/>
          </w:p>
        </w:tc>
        <w:tc>
          <w:tcPr>
            <w:tcW w:w="558" w:type="pct"/>
            <w:tcBorders>
              <w:top w:val="single" w:sz="12" w:space="0" w:color="auto"/>
            </w:tcBorders>
          </w:tcPr>
          <w:p w14:paraId="5F716F7E"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05" w:name="_Toc35885460"/>
            <w:bookmarkStart w:id="806" w:name="_Toc36005844"/>
            <w:bookmarkStart w:id="807" w:name="_Toc36007414"/>
            <w:r w:rsidRPr="00AE0DB5">
              <w:rPr>
                <w:color w:val="000000" w:themeColor="text1"/>
              </w:rPr>
              <w:t>FZ</w:t>
            </w:r>
            <w:bookmarkEnd w:id="805"/>
            <w:bookmarkEnd w:id="806"/>
            <w:bookmarkEnd w:id="807"/>
          </w:p>
        </w:tc>
        <w:tc>
          <w:tcPr>
            <w:tcW w:w="2002" w:type="pct"/>
            <w:tcBorders>
              <w:top w:val="single" w:sz="12" w:space="0" w:color="auto"/>
            </w:tcBorders>
          </w:tcPr>
          <w:p w14:paraId="5F716F7F"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08" w:name="_Toc35885461"/>
            <w:bookmarkStart w:id="809" w:name="_Toc36005845"/>
            <w:bookmarkStart w:id="810" w:name="_Toc36007415"/>
            <w:r w:rsidRPr="00AE0DB5">
              <w:rPr>
                <w:rFonts w:hint="eastAsia"/>
                <w:color w:val="000000" w:themeColor="text1"/>
              </w:rPr>
              <w:t>冻</w:t>
            </w:r>
            <w:bookmarkEnd w:id="808"/>
            <w:bookmarkEnd w:id="809"/>
            <w:bookmarkEnd w:id="810"/>
            <w:r w:rsidRPr="00AE0DB5">
              <w:rPr>
                <w:rFonts w:hint="eastAsia"/>
                <w:color w:val="000000" w:themeColor="text1"/>
              </w:rPr>
              <w:t>的（过冷却）</w:t>
            </w:r>
          </w:p>
        </w:tc>
      </w:tr>
      <w:tr w:rsidR="00A22ECF" w:rsidRPr="00AE0DB5" w14:paraId="5F716F87" w14:textId="77777777" w:rsidTr="00BD0757">
        <w:trPr>
          <w:jc w:val="right"/>
        </w:trPr>
        <w:tc>
          <w:tcPr>
            <w:tcW w:w="557" w:type="pct"/>
          </w:tcPr>
          <w:p w14:paraId="5F716F81"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11" w:name="_Toc35885462"/>
            <w:bookmarkStart w:id="812" w:name="_Toc36005846"/>
            <w:bookmarkStart w:id="813" w:name="_Toc36007416"/>
            <w:r w:rsidRPr="00AE0DB5">
              <w:rPr>
                <w:color w:val="000000" w:themeColor="text1"/>
              </w:rPr>
              <w:t>BC</w:t>
            </w:r>
            <w:bookmarkEnd w:id="811"/>
            <w:bookmarkEnd w:id="812"/>
            <w:bookmarkEnd w:id="813"/>
          </w:p>
        </w:tc>
        <w:tc>
          <w:tcPr>
            <w:tcW w:w="557" w:type="pct"/>
          </w:tcPr>
          <w:p w14:paraId="5F716F82"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14" w:name="_Toc35885463"/>
            <w:bookmarkStart w:id="815" w:name="_Toc36005847"/>
            <w:bookmarkStart w:id="816" w:name="_Toc36007417"/>
            <w:r w:rsidRPr="00AE0DB5">
              <w:rPr>
                <w:rFonts w:hint="eastAsia"/>
                <w:color w:val="000000" w:themeColor="text1"/>
              </w:rPr>
              <w:t>碎片</w:t>
            </w:r>
            <w:bookmarkEnd w:id="814"/>
            <w:bookmarkEnd w:id="815"/>
            <w:bookmarkEnd w:id="816"/>
          </w:p>
        </w:tc>
        <w:tc>
          <w:tcPr>
            <w:tcW w:w="566" w:type="pct"/>
          </w:tcPr>
          <w:p w14:paraId="5F716F83"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17" w:name="_Toc35885464"/>
            <w:bookmarkStart w:id="818" w:name="_Toc36005848"/>
            <w:bookmarkStart w:id="819" w:name="_Toc36007418"/>
            <w:r w:rsidRPr="00AE0DB5">
              <w:rPr>
                <w:color w:val="000000" w:themeColor="text1"/>
              </w:rPr>
              <w:t>BL</w:t>
            </w:r>
            <w:bookmarkEnd w:id="817"/>
            <w:bookmarkEnd w:id="818"/>
            <w:bookmarkEnd w:id="819"/>
          </w:p>
        </w:tc>
        <w:tc>
          <w:tcPr>
            <w:tcW w:w="761" w:type="pct"/>
          </w:tcPr>
          <w:p w14:paraId="5F716F84"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20" w:name="_Toc35885465"/>
            <w:bookmarkStart w:id="821" w:name="_Toc36005849"/>
            <w:bookmarkStart w:id="822" w:name="_Toc36007419"/>
            <w:r w:rsidRPr="00AE0DB5">
              <w:rPr>
                <w:rFonts w:hint="eastAsia"/>
                <w:color w:val="000000" w:themeColor="text1"/>
              </w:rPr>
              <w:t>高吹</w:t>
            </w:r>
            <w:bookmarkEnd w:id="820"/>
            <w:bookmarkEnd w:id="821"/>
            <w:bookmarkEnd w:id="822"/>
          </w:p>
        </w:tc>
        <w:tc>
          <w:tcPr>
            <w:tcW w:w="558" w:type="pct"/>
          </w:tcPr>
          <w:p w14:paraId="5F716F85"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r w:rsidRPr="00AE0DB5">
              <w:rPr>
                <w:color w:val="000000" w:themeColor="text1"/>
              </w:rPr>
              <w:t>PR</w:t>
            </w:r>
          </w:p>
        </w:tc>
        <w:tc>
          <w:tcPr>
            <w:tcW w:w="2002" w:type="pct"/>
          </w:tcPr>
          <w:p w14:paraId="5F716F86"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r w:rsidRPr="00AE0DB5">
              <w:rPr>
                <w:rFonts w:hint="eastAsia"/>
                <w:color w:val="000000" w:themeColor="text1"/>
              </w:rPr>
              <w:t>部分的（覆盖部分机场）</w:t>
            </w:r>
          </w:p>
        </w:tc>
      </w:tr>
      <w:tr w:rsidR="00A22ECF" w:rsidRPr="00AE0DB5" w14:paraId="5F716F8E" w14:textId="77777777" w:rsidTr="00BD0757">
        <w:trPr>
          <w:jc w:val="right"/>
        </w:trPr>
        <w:tc>
          <w:tcPr>
            <w:tcW w:w="557" w:type="pct"/>
            <w:tcBorders>
              <w:bottom w:val="single" w:sz="12" w:space="0" w:color="auto"/>
            </w:tcBorders>
          </w:tcPr>
          <w:p w14:paraId="5F716F88"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23" w:name="_Toc35885466"/>
            <w:bookmarkStart w:id="824" w:name="_Toc36005850"/>
            <w:bookmarkStart w:id="825" w:name="_Toc36007420"/>
            <w:r w:rsidRPr="00AE0DB5">
              <w:rPr>
                <w:color w:val="000000" w:themeColor="text1"/>
              </w:rPr>
              <w:t>SH</w:t>
            </w:r>
            <w:bookmarkEnd w:id="823"/>
            <w:bookmarkEnd w:id="824"/>
            <w:bookmarkEnd w:id="825"/>
          </w:p>
        </w:tc>
        <w:tc>
          <w:tcPr>
            <w:tcW w:w="557" w:type="pct"/>
            <w:tcBorders>
              <w:bottom w:val="single" w:sz="12" w:space="0" w:color="auto"/>
            </w:tcBorders>
          </w:tcPr>
          <w:p w14:paraId="5F716F89"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26" w:name="_Toc35885467"/>
            <w:bookmarkStart w:id="827" w:name="_Toc36005851"/>
            <w:bookmarkStart w:id="828" w:name="_Toc36007421"/>
            <w:r w:rsidRPr="00AE0DB5">
              <w:rPr>
                <w:rFonts w:hint="eastAsia"/>
                <w:color w:val="000000" w:themeColor="text1"/>
              </w:rPr>
              <w:t>阵性</w:t>
            </w:r>
            <w:bookmarkEnd w:id="826"/>
            <w:bookmarkEnd w:id="827"/>
            <w:bookmarkEnd w:id="828"/>
          </w:p>
        </w:tc>
        <w:tc>
          <w:tcPr>
            <w:tcW w:w="566" w:type="pct"/>
            <w:tcBorders>
              <w:bottom w:val="single" w:sz="12" w:space="0" w:color="auto"/>
            </w:tcBorders>
          </w:tcPr>
          <w:p w14:paraId="5F716F8A"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29" w:name="_Toc35885468"/>
            <w:bookmarkStart w:id="830" w:name="_Toc36005852"/>
            <w:bookmarkStart w:id="831" w:name="_Toc36007422"/>
            <w:r w:rsidRPr="00AE0DB5">
              <w:rPr>
                <w:color w:val="000000" w:themeColor="text1"/>
              </w:rPr>
              <w:t>TS</w:t>
            </w:r>
            <w:bookmarkEnd w:id="829"/>
            <w:bookmarkEnd w:id="830"/>
            <w:bookmarkEnd w:id="831"/>
          </w:p>
        </w:tc>
        <w:tc>
          <w:tcPr>
            <w:tcW w:w="761" w:type="pct"/>
            <w:tcBorders>
              <w:bottom w:val="single" w:sz="12" w:space="0" w:color="auto"/>
            </w:tcBorders>
          </w:tcPr>
          <w:p w14:paraId="5F716F8B"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bookmarkStart w:id="832" w:name="_Toc35885469"/>
            <w:bookmarkStart w:id="833" w:name="_Toc36005853"/>
            <w:bookmarkStart w:id="834" w:name="_Toc36007423"/>
            <w:r w:rsidRPr="00AE0DB5">
              <w:rPr>
                <w:rFonts w:hint="eastAsia"/>
                <w:color w:val="000000" w:themeColor="text1"/>
              </w:rPr>
              <w:t>雷暴</w:t>
            </w:r>
            <w:bookmarkEnd w:id="832"/>
            <w:bookmarkEnd w:id="833"/>
            <w:bookmarkEnd w:id="834"/>
          </w:p>
        </w:tc>
        <w:tc>
          <w:tcPr>
            <w:tcW w:w="558" w:type="pct"/>
            <w:tcBorders>
              <w:bottom w:val="single" w:sz="12" w:space="0" w:color="auto"/>
            </w:tcBorders>
          </w:tcPr>
          <w:p w14:paraId="5F716F8C" w14:textId="77777777" w:rsidR="00A22ECF" w:rsidRPr="00AE0DB5" w:rsidRDefault="00A22ECF" w:rsidP="000A3D28">
            <w:pPr>
              <w:pStyle w:val="32"/>
              <w:kinsoku w:val="0"/>
              <w:overflowPunct w:val="0"/>
              <w:autoSpaceDE w:val="0"/>
              <w:autoSpaceDN w:val="0"/>
              <w:snapToGrid w:val="0"/>
              <w:spacing w:after="0" w:line="240" w:lineRule="auto"/>
              <w:ind w:left="0"/>
              <w:rPr>
                <w:color w:val="000000" w:themeColor="text1"/>
              </w:rPr>
            </w:pPr>
          </w:p>
        </w:tc>
        <w:tc>
          <w:tcPr>
            <w:tcW w:w="2002" w:type="pct"/>
            <w:tcBorders>
              <w:bottom w:val="single" w:sz="12" w:space="0" w:color="auto"/>
            </w:tcBorders>
          </w:tcPr>
          <w:p w14:paraId="5F716F8D" w14:textId="77777777" w:rsidR="00A22ECF" w:rsidRPr="00AE0DB5" w:rsidRDefault="00A22ECF" w:rsidP="000A3D28">
            <w:pPr>
              <w:kinsoku w:val="0"/>
              <w:overflowPunct w:val="0"/>
              <w:autoSpaceDE w:val="0"/>
              <w:autoSpaceDN w:val="0"/>
              <w:snapToGrid w:val="0"/>
              <w:spacing w:line="240" w:lineRule="auto"/>
              <w:ind w:left="0"/>
              <w:rPr>
                <w:color w:val="000000" w:themeColor="text1"/>
              </w:rPr>
            </w:pPr>
          </w:p>
        </w:tc>
      </w:tr>
    </w:tbl>
    <w:p w14:paraId="5F716F8F" w14:textId="77777777" w:rsidR="002734B9" w:rsidRDefault="00570E5C" w:rsidP="000A3D28">
      <w:pPr>
        <w:kinsoku w:val="0"/>
        <w:overflowPunct w:val="0"/>
        <w:autoSpaceDE w:val="0"/>
        <w:autoSpaceDN w:val="0"/>
        <w:adjustRightInd w:val="0"/>
        <w:snapToGrid w:val="0"/>
      </w:pPr>
      <w:r w:rsidRPr="00C57995">
        <w:rPr>
          <w:rFonts w:hint="eastAsia"/>
        </w:rPr>
        <w:t>示例：</w:t>
      </w:r>
      <w:r w:rsidRPr="00C57995">
        <w:t xml:space="preserve"> +SHRA-----</w:t>
      </w:r>
      <w:r w:rsidRPr="00C57995">
        <w:rPr>
          <w:rFonts w:hint="eastAsia"/>
        </w:rPr>
        <w:t>强阵雨</w:t>
      </w:r>
    </w:p>
    <w:p w14:paraId="5F716F90" w14:textId="77777777" w:rsidR="00570E5C" w:rsidRPr="00C57995" w:rsidRDefault="00570E5C" w:rsidP="000A3D28">
      <w:pPr>
        <w:kinsoku w:val="0"/>
        <w:overflowPunct w:val="0"/>
        <w:autoSpaceDE w:val="0"/>
        <w:autoSpaceDN w:val="0"/>
        <w:adjustRightInd w:val="0"/>
        <w:snapToGrid w:val="0"/>
      </w:pPr>
      <w:r w:rsidRPr="00C57995">
        <w:t>TSSN------</w:t>
      </w:r>
      <w:r w:rsidRPr="00C57995">
        <w:rPr>
          <w:rFonts w:hint="eastAsia"/>
        </w:rPr>
        <w:t>中雷暴伴雪</w:t>
      </w:r>
    </w:p>
    <w:p w14:paraId="5F716F91" w14:textId="77777777" w:rsidR="002734B9" w:rsidRDefault="00570E5C" w:rsidP="000A3D28">
      <w:pPr>
        <w:kinsoku w:val="0"/>
        <w:overflowPunct w:val="0"/>
        <w:autoSpaceDE w:val="0"/>
        <w:autoSpaceDN w:val="0"/>
        <w:adjustRightInd w:val="0"/>
        <w:snapToGrid w:val="0"/>
      </w:pPr>
      <w:r w:rsidRPr="00C57995">
        <w:t>FZDZ------</w:t>
      </w:r>
      <w:r w:rsidRPr="00C57995">
        <w:rPr>
          <w:rFonts w:hint="eastAsia"/>
        </w:rPr>
        <w:t>中度冻毛毛雨</w:t>
      </w:r>
    </w:p>
    <w:p w14:paraId="5F716F92" w14:textId="77777777" w:rsidR="00570E5C" w:rsidRPr="00C57995" w:rsidRDefault="00570E5C" w:rsidP="000A3D28">
      <w:pPr>
        <w:kinsoku w:val="0"/>
        <w:overflowPunct w:val="0"/>
        <w:autoSpaceDE w:val="0"/>
        <w:autoSpaceDN w:val="0"/>
        <w:adjustRightInd w:val="0"/>
        <w:snapToGrid w:val="0"/>
      </w:pPr>
      <w:r w:rsidRPr="00C57995">
        <w:t>SNRA------</w:t>
      </w:r>
      <w:r w:rsidRPr="00C57995">
        <w:rPr>
          <w:rFonts w:hint="eastAsia"/>
        </w:rPr>
        <w:t>中度雨夹雪</w:t>
      </w:r>
    </w:p>
    <w:p w14:paraId="5F716F93" w14:textId="77777777" w:rsidR="00570E5C" w:rsidRDefault="00570E5C" w:rsidP="000A3D28">
      <w:pPr>
        <w:kinsoku w:val="0"/>
        <w:overflowPunct w:val="0"/>
        <w:autoSpaceDE w:val="0"/>
        <w:autoSpaceDN w:val="0"/>
        <w:adjustRightInd w:val="0"/>
        <w:snapToGrid w:val="0"/>
      </w:pPr>
      <w:r w:rsidRPr="00C57995">
        <w:t>+TSSNGR------</w:t>
      </w:r>
      <w:r w:rsidRPr="00C57995">
        <w:rPr>
          <w:rFonts w:hint="eastAsia"/>
        </w:rPr>
        <w:t>强雷暴伴雪雹</w:t>
      </w:r>
    </w:p>
    <w:p w14:paraId="5F716F94" w14:textId="77777777" w:rsidR="00A22ECF" w:rsidRPr="00AE0DB5" w:rsidRDefault="00A22ECF" w:rsidP="000A3D28">
      <w:pPr>
        <w:kinsoku w:val="0"/>
        <w:overflowPunct w:val="0"/>
        <w:autoSpaceDE w:val="0"/>
        <w:autoSpaceDN w:val="0"/>
      </w:pPr>
      <w:r w:rsidRPr="00AE0DB5">
        <w:rPr>
          <w:rFonts w:hint="eastAsia"/>
        </w:rPr>
        <w:t>云的描述：云量</w:t>
      </w:r>
      <w:r w:rsidRPr="00AE0DB5">
        <w:t>/</w:t>
      </w:r>
      <w:r w:rsidRPr="00AE0DB5">
        <w:rPr>
          <w:rFonts w:hint="eastAsia"/>
        </w:rPr>
        <w:t>高度</w:t>
      </w:r>
      <w:r w:rsidRPr="00AE0DB5">
        <w:t>/</w:t>
      </w:r>
      <w:r w:rsidRPr="00AE0DB5">
        <w:rPr>
          <w:rFonts w:hint="eastAsia"/>
        </w:rPr>
        <w:t>云状</w:t>
      </w:r>
    </w:p>
    <w:p w14:paraId="5F716F95" w14:textId="77777777" w:rsidR="00833927" w:rsidRPr="00AE0DB5" w:rsidRDefault="00A22ECF" w:rsidP="000A3D28">
      <w:pPr>
        <w:kinsoku w:val="0"/>
        <w:overflowPunct w:val="0"/>
        <w:autoSpaceDE w:val="0"/>
        <w:autoSpaceDN w:val="0"/>
      </w:pPr>
      <w:r w:rsidRPr="002734B9">
        <w:rPr>
          <w:rFonts w:hint="eastAsia"/>
          <w:b/>
        </w:rPr>
        <w:t>云量</w:t>
      </w:r>
      <w:r w:rsidRPr="00AE0DB5">
        <w:rPr>
          <w:rFonts w:hint="eastAsia"/>
        </w:rPr>
        <w:t>：</w:t>
      </w:r>
    </w:p>
    <w:tbl>
      <w:tblPr>
        <w:tblW w:w="3989" w:type="pct"/>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832"/>
        <w:gridCol w:w="4226"/>
      </w:tblGrid>
      <w:tr w:rsidR="00A22ECF" w:rsidRPr="00AE0DB5" w14:paraId="5F716F98" w14:textId="77777777" w:rsidTr="00BD0757">
        <w:trPr>
          <w:trHeight w:val="297"/>
          <w:jc w:val="right"/>
        </w:trPr>
        <w:tc>
          <w:tcPr>
            <w:tcW w:w="822" w:type="pct"/>
            <w:tcBorders>
              <w:top w:val="single" w:sz="12" w:space="0" w:color="auto"/>
            </w:tcBorders>
            <w:vAlign w:val="center"/>
          </w:tcPr>
          <w:p w14:paraId="5F716F96"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35" w:name="_Toc35885470"/>
            <w:bookmarkStart w:id="836" w:name="_Toc36005854"/>
            <w:bookmarkStart w:id="837" w:name="_Toc36007424"/>
            <w:r w:rsidRPr="00AE0DB5">
              <w:rPr>
                <w:rFonts w:ascii="宋体" w:hAnsi="宋体"/>
                <w:color w:val="000000" w:themeColor="text1"/>
              </w:rPr>
              <w:t>SKC</w:t>
            </w:r>
            <w:bookmarkEnd w:id="835"/>
            <w:bookmarkEnd w:id="836"/>
            <w:bookmarkEnd w:id="837"/>
          </w:p>
        </w:tc>
        <w:tc>
          <w:tcPr>
            <w:tcW w:w="4178" w:type="pct"/>
            <w:tcBorders>
              <w:top w:val="single" w:sz="12" w:space="0" w:color="auto"/>
            </w:tcBorders>
            <w:vAlign w:val="center"/>
          </w:tcPr>
          <w:p w14:paraId="5F716F97"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38" w:name="_Toc35885471"/>
            <w:bookmarkStart w:id="839" w:name="_Toc36005855"/>
            <w:bookmarkStart w:id="840" w:name="_Toc36007425"/>
            <w:r w:rsidRPr="00AE0DB5">
              <w:rPr>
                <w:rFonts w:ascii="宋体" w:hAnsi="宋体" w:hint="eastAsia"/>
                <w:color w:val="000000" w:themeColor="text1"/>
              </w:rPr>
              <w:t>碧空</w:t>
            </w:r>
            <w:r w:rsidRPr="00AE0DB5">
              <w:rPr>
                <w:rFonts w:ascii="宋体" w:hAnsi="宋体"/>
                <w:color w:val="000000" w:themeColor="text1"/>
              </w:rPr>
              <w:t>(</w:t>
            </w:r>
            <w:smartTag w:uri="urn:schemas-microsoft-com:office:smarttags" w:element="chmetcnv">
              <w:smartTagPr>
                <w:attr w:name="TCSC" w:val="0"/>
                <w:attr w:name="NumberType" w:val="1"/>
                <w:attr w:name="Negative" w:val="False"/>
                <w:attr w:name="HasSpace" w:val="False"/>
                <w:attr w:name="SourceValue" w:val="12000"/>
                <w:attr w:name="UnitName" w:val="ft"/>
              </w:smartTagPr>
              <w:r w:rsidRPr="00AE0DB5">
                <w:rPr>
                  <w:rFonts w:ascii="宋体" w:hAnsi="宋体"/>
                  <w:color w:val="000000" w:themeColor="text1"/>
                </w:rPr>
                <w:t>12,000FT</w:t>
              </w:r>
            </w:smartTag>
            <w:r w:rsidRPr="00AE0DB5">
              <w:rPr>
                <w:rFonts w:ascii="宋体" w:hAnsi="宋体" w:hint="eastAsia"/>
                <w:color w:val="000000" w:themeColor="text1"/>
              </w:rPr>
              <w:t>以下无云</w:t>
            </w:r>
            <w:r w:rsidRPr="00AE0DB5">
              <w:rPr>
                <w:rFonts w:ascii="宋体" w:hAnsi="宋体"/>
                <w:color w:val="000000" w:themeColor="text1"/>
              </w:rPr>
              <w:t>)</w:t>
            </w:r>
            <w:bookmarkEnd w:id="838"/>
            <w:bookmarkEnd w:id="839"/>
            <w:bookmarkEnd w:id="840"/>
            <w:r w:rsidRPr="00AE0DB5">
              <w:rPr>
                <w:rFonts w:ascii="宋体" w:hAnsi="宋体"/>
                <w:color w:val="000000" w:themeColor="text1"/>
              </w:rPr>
              <w:t>0/8</w:t>
            </w:r>
            <w:r w:rsidRPr="00AE0DB5">
              <w:rPr>
                <w:rFonts w:ascii="宋体" w:hAnsi="宋体" w:hint="eastAsia"/>
                <w:color w:val="000000" w:themeColor="text1"/>
              </w:rPr>
              <w:t>的云量</w:t>
            </w:r>
          </w:p>
        </w:tc>
      </w:tr>
      <w:tr w:rsidR="00A22ECF" w:rsidRPr="00AE0DB5" w14:paraId="5F716F9B" w14:textId="77777777" w:rsidTr="00BD0757">
        <w:trPr>
          <w:trHeight w:val="284"/>
          <w:jc w:val="right"/>
        </w:trPr>
        <w:tc>
          <w:tcPr>
            <w:tcW w:w="822" w:type="pct"/>
            <w:vAlign w:val="center"/>
          </w:tcPr>
          <w:p w14:paraId="5F716F99"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41" w:name="_Toc35885472"/>
            <w:bookmarkStart w:id="842" w:name="_Toc36005856"/>
            <w:bookmarkStart w:id="843" w:name="_Toc36007426"/>
            <w:r w:rsidRPr="00AE0DB5">
              <w:rPr>
                <w:rFonts w:ascii="宋体" w:hAnsi="宋体"/>
                <w:color w:val="000000" w:themeColor="text1"/>
              </w:rPr>
              <w:t>FEW</w:t>
            </w:r>
            <w:bookmarkEnd w:id="841"/>
            <w:bookmarkEnd w:id="842"/>
            <w:bookmarkEnd w:id="843"/>
          </w:p>
        </w:tc>
        <w:tc>
          <w:tcPr>
            <w:tcW w:w="4178" w:type="pct"/>
            <w:vAlign w:val="center"/>
          </w:tcPr>
          <w:p w14:paraId="5F716F9A"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44" w:name="_Toc35885473"/>
            <w:bookmarkStart w:id="845" w:name="_Toc36005857"/>
            <w:bookmarkStart w:id="846" w:name="_Toc36007427"/>
            <w:r w:rsidRPr="00AE0DB5">
              <w:rPr>
                <w:rFonts w:ascii="宋体" w:hAnsi="宋体"/>
                <w:color w:val="000000" w:themeColor="text1"/>
              </w:rPr>
              <w:t>1-2/8</w:t>
            </w:r>
            <w:r w:rsidRPr="00AE0DB5">
              <w:rPr>
                <w:rFonts w:ascii="宋体" w:hAnsi="宋体" w:hint="eastAsia"/>
                <w:color w:val="000000" w:themeColor="text1"/>
              </w:rPr>
              <w:t>的云量</w:t>
            </w:r>
            <w:bookmarkEnd w:id="844"/>
            <w:bookmarkEnd w:id="845"/>
            <w:bookmarkEnd w:id="846"/>
          </w:p>
        </w:tc>
      </w:tr>
      <w:tr w:rsidR="00A22ECF" w:rsidRPr="00AE0DB5" w14:paraId="5F716F9E" w14:textId="77777777" w:rsidTr="00BD0757">
        <w:trPr>
          <w:trHeight w:val="284"/>
          <w:jc w:val="right"/>
        </w:trPr>
        <w:tc>
          <w:tcPr>
            <w:tcW w:w="822" w:type="pct"/>
            <w:vAlign w:val="center"/>
          </w:tcPr>
          <w:p w14:paraId="5F716F9C"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47" w:name="_Toc35885474"/>
            <w:bookmarkStart w:id="848" w:name="_Toc36005858"/>
            <w:bookmarkStart w:id="849" w:name="_Toc36007428"/>
            <w:r w:rsidRPr="00AE0DB5">
              <w:rPr>
                <w:rFonts w:ascii="宋体" w:hAnsi="宋体"/>
                <w:color w:val="000000" w:themeColor="text1"/>
              </w:rPr>
              <w:lastRenderedPageBreak/>
              <w:t>SCT</w:t>
            </w:r>
            <w:bookmarkEnd w:id="847"/>
            <w:bookmarkEnd w:id="848"/>
            <w:bookmarkEnd w:id="849"/>
          </w:p>
        </w:tc>
        <w:tc>
          <w:tcPr>
            <w:tcW w:w="4178" w:type="pct"/>
            <w:vAlign w:val="center"/>
          </w:tcPr>
          <w:p w14:paraId="5F716F9D"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50" w:name="_Toc35885475"/>
            <w:bookmarkStart w:id="851" w:name="_Toc36005859"/>
            <w:bookmarkStart w:id="852" w:name="_Toc36007429"/>
            <w:r w:rsidRPr="00AE0DB5">
              <w:rPr>
                <w:rFonts w:ascii="宋体" w:hAnsi="宋体"/>
                <w:color w:val="000000" w:themeColor="text1"/>
              </w:rPr>
              <w:t>3/8-4/8</w:t>
            </w:r>
            <w:r w:rsidRPr="00AE0DB5">
              <w:rPr>
                <w:rFonts w:ascii="宋体" w:hAnsi="宋体" w:hint="eastAsia"/>
                <w:color w:val="000000" w:themeColor="text1"/>
              </w:rPr>
              <w:t>的云量</w:t>
            </w:r>
            <w:bookmarkEnd w:id="850"/>
            <w:bookmarkEnd w:id="851"/>
            <w:bookmarkEnd w:id="852"/>
          </w:p>
        </w:tc>
      </w:tr>
      <w:tr w:rsidR="00A22ECF" w:rsidRPr="00AE0DB5" w14:paraId="5F716FA1" w14:textId="77777777" w:rsidTr="00BD0757">
        <w:trPr>
          <w:trHeight w:val="284"/>
          <w:jc w:val="right"/>
        </w:trPr>
        <w:tc>
          <w:tcPr>
            <w:tcW w:w="822" w:type="pct"/>
            <w:vAlign w:val="center"/>
          </w:tcPr>
          <w:p w14:paraId="5F716F9F"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53" w:name="_Toc35885476"/>
            <w:bookmarkStart w:id="854" w:name="_Toc36005860"/>
            <w:bookmarkStart w:id="855" w:name="_Toc36007430"/>
            <w:r w:rsidRPr="00AE0DB5">
              <w:rPr>
                <w:rFonts w:ascii="宋体" w:hAnsi="宋体"/>
                <w:color w:val="000000" w:themeColor="text1"/>
              </w:rPr>
              <w:t>BKN</w:t>
            </w:r>
            <w:bookmarkEnd w:id="853"/>
            <w:bookmarkEnd w:id="854"/>
            <w:bookmarkEnd w:id="855"/>
          </w:p>
        </w:tc>
        <w:tc>
          <w:tcPr>
            <w:tcW w:w="4178" w:type="pct"/>
            <w:vAlign w:val="center"/>
          </w:tcPr>
          <w:p w14:paraId="5F716FA0"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56" w:name="_Toc35885477"/>
            <w:bookmarkStart w:id="857" w:name="_Toc36005861"/>
            <w:bookmarkStart w:id="858" w:name="_Toc36007431"/>
            <w:r w:rsidRPr="00AE0DB5">
              <w:rPr>
                <w:rFonts w:ascii="宋体" w:hAnsi="宋体"/>
                <w:color w:val="000000" w:themeColor="text1"/>
              </w:rPr>
              <w:t>5/8-7/8</w:t>
            </w:r>
            <w:r w:rsidRPr="00AE0DB5">
              <w:rPr>
                <w:rFonts w:ascii="宋体" w:hAnsi="宋体" w:hint="eastAsia"/>
                <w:color w:val="000000" w:themeColor="text1"/>
              </w:rPr>
              <w:t>的云量</w:t>
            </w:r>
            <w:bookmarkEnd w:id="856"/>
            <w:bookmarkEnd w:id="857"/>
            <w:bookmarkEnd w:id="858"/>
          </w:p>
        </w:tc>
      </w:tr>
      <w:tr w:rsidR="00A22ECF" w:rsidRPr="00AE0DB5" w14:paraId="5F716FA4" w14:textId="77777777" w:rsidTr="00BD0757">
        <w:trPr>
          <w:trHeight w:val="284"/>
          <w:jc w:val="right"/>
        </w:trPr>
        <w:tc>
          <w:tcPr>
            <w:tcW w:w="822" w:type="pct"/>
            <w:vAlign w:val="center"/>
          </w:tcPr>
          <w:p w14:paraId="5F716FA2"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59" w:name="_Toc35885478"/>
            <w:bookmarkStart w:id="860" w:name="_Toc36005862"/>
            <w:bookmarkStart w:id="861" w:name="_Toc36007432"/>
            <w:r w:rsidRPr="00AE0DB5">
              <w:rPr>
                <w:rFonts w:ascii="宋体" w:hAnsi="宋体"/>
                <w:color w:val="000000" w:themeColor="text1"/>
              </w:rPr>
              <w:t>OVC</w:t>
            </w:r>
            <w:bookmarkEnd w:id="859"/>
            <w:bookmarkEnd w:id="860"/>
            <w:bookmarkEnd w:id="861"/>
          </w:p>
        </w:tc>
        <w:tc>
          <w:tcPr>
            <w:tcW w:w="4178" w:type="pct"/>
            <w:vAlign w:val="center"/>
          </w:tcPr>
          <w:p w14:paraId="5F716FA3"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62" w:name="_Toc35885479"/>
            <w:bookmarkStart w:id="863" w:name="_Toc36005863"/>
            <w:bookmarkStart w:id="864" w:name="_Toc36007433"/>
            <w:r w:rsidRPr="00AE0DB5">
              <w:rPr>
                <w:rFonts w:ascii="宋体" w:hAnsi="宋体" w:hint="eastAsia"/>
                <w:color w:val="000000" w:themeColor="text1"/>
              </w:rPr>
              <w:t>满天云</w:t>
            </w:r>
            <w:bookmarkEnd w:id="862"/>
            <w:bookmarkEnd w:id="863"/>
            <w:bookmarkEnd w:id="864"/>
          </w:p>
        </w:tc>
      </w:tr>
      <w:tr w:rsidR="00A22ECF" w:rsidRPr="00AE0DB5" w14:paraId="5F716FA7" w14:textId="77777777" w:rsidTr="00BD0757">
        <w:trPr>
          <w:trHeight w:val="284"/>
          <w:jc w:val="right"/>
        </w:trPr>
        <w:tc>
          <w:tcPr>
            <w:tcW w:w="822" w:type="pct"/>
            <w:vAlign w:val="center"/>
          </w:tcPr>
          <w:p w14:paraId="5F716FA5"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65" w:name="_Toc35885480"/>
            <w:bookmarkStart w:id="866" w:name="_Toc36005864"/>
            <w:bookmarkStart w:id="867" w:name="_Toc36007434"/>
            <w:r w:rsidRPr="00AE0DB5">
              <w:rPr>
                <w:rFonts w:ascii="宋体" w:hAnsi="宋体"/>
                <w:color w:val="000000" w:themeColor="text1"/>
              </w:rPr>
              <w:t>CB</w:t>
            </w:r>
            <w:bookmarkEnd w:id="865"/>
            <w:bookmarkEnd w:id="866"/>
            <w:bookmarkEnd w:id="867"/>
          </w:p>
        </w:tc>
        <w:tc>
          <w:tcPr>
            <w:tcW w:w="4178" w:type="pct"/>
            <w:vAlign w:val="center"/>
          </w:tcPr>
          <w:p w14:paraId="5F716FA6" w14:textId="77777777" w:rsidR="00A22ECF" w:rsidRPr="00AE0DB5" w:rsidRDefault="00A22ECF" w:rsidP="000A3D28">
            <w:pPr>
              <w:pStyle w:val="32"/>
              <w:kinsoku w:val="0"/>
              <w:overflowPunct w:val="0"/>
              <w:autoSpaceDE w:val="0"/>
              <w:autoSpaceDN w:val="0"/>
              <w:adjustRightInd w:val="0"/>
              <w:snapToGrid w:val="0"/>
              <w:spacing w:after="0" w:line="360" w:lineRule="auto"/>
              <w:ind w:left="0"/>
              <w:rPr>
                <w:rFonts w:ascii="宋体"/>
                <w:color w:val="000000" w:themeColor="text1"/>
              </w:rPr>
            </w:pPr>
            <w:bookmarkStart w:id="868" w:name="_Toc35885481"/>
            <w:bookmarkStart w:id="869" w:name="_Toc36005865"/>
            <w:bookmarkStart w:id="870" w:name="_Toc36007435"/>
            <w:r w:rsidRPr="00AE0DB5">
              <w:rPr>
                <w:rFonts w:ascii="宋体" w:hAnsi="宋体" w:hint="eastAsia"/>
                <w:color w:val="000000" w:themeColor="text1"/>
              </w:rPr>
              <w:t>有积雨云出现</w:t>
            </w:r>
            <w:bookmarkEnd w:id="868"/>
            <w:bookmarkEnd w:id="869"/>
            <w:bookmarkEnd w:id="870"/>
          </w:p>
        </w:tc>
      </w:tr>
      <w:tr w:rsidR="00A22ECF" w:rsidRPr="00AE0DB5" w14:paraId="5F716FAA" w14:textId="77777777" w:rsidTr="00BD0757">
        <w:trPr>
          <w:trHeight w:val="284"/>
          <w:jc w:val="right"/>
        </w:trPr>
        <w:tc>
          <w:tcPr>
            <w:tcW w:w="822" w:type="pct"/>
            <w:tcBorders>
              <w:bottom w:val="single" w:sz="12" w:space="0" w:color="auto"/>
            </w:tcBorders>
            <w:vAlign w:val="center"/>
          </w:tcPr>
          <w:p w14:paraId="5F716FA8"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71" w:name="_Toc35885482"/>
            <w:bookmarkStart w:id="872" w:name="_Toc36005866"/>
            <w:bookmarkStart w:id="873" w:name="_Toc36007436"/>
            <w:r w:rsidRPr="00AE0DB5">
              <w:rPr>
                <w:rFonts w:ascii="宋体" w:hAnsi="宋体"/>
                <w:color w:val="000000" w:themeColor="text1"/>
              </w:rPr>
              <w:t>TCU</w:t>
            </w:r>
            <w:bookmarkEnd w:id="871"/>
            <w:bookmarkEnd w:id="872"/>
            <w:bookmarkEnd w:id="873"/>
          </w:p>
        </w:tc>
        <w:tc>
          <w:tcPr>
            <w:tcW w:w="4178" w:type="pct"/>
            <w:tcBorders>
              <w:bottom w:val="single" w:sz="12" w:space="0" w:color="auto"/>
            </w:tcBorders>
            <w:vAlign w:val="center"/>
          </w:tcPr>
          <w:p w14:paraId="5F716FA9"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74" w:name="_Toc35885483"/>
            <w:bookmarkStart w:id="875" w:name="_Toc36005867"/>
            <w:bookmarkStart w:id="876" w:name="_Toc36007437"/>
            <w:r w:rsidRPr="00AE0DB5">
              <w:rPr>
                <w:rFonts w:ascii="宋体" w:hAnsi="宋体" w:hint="eastAsia"/>
                <w:color w:val="000000" w:themeColor="text1"/>
              </w:rPr>
              <w:t>有浓积云出现</w:t>
            </w:r>
            <w:bookmarkEnd w:id="874"/>
            <w:bookmarkEnd w:id="875"/>
            <w:bookmarkEnd w:id="876"/>
          </w:p>
        </w:tc>
      </w:tr>
    </w:tbl>
    <w:p w14:paraId="5F716FAB" w14:textId="77777777" w:rsidR="007E5567" w:rsidRPr="00AE0DB5" w:rsidRDefault="00A22ECF" w:rsidP="000A3D28">
      <w:pPr>
        <w:kinsoku w:val="0"/>
        <w:overflowPunct w:val="0"/>
        <w:autoSpaceDE w:val="0"/>
        <w:autoSpaceDN w:val="0"/>
      </w:pPr>
      <w:r w:rsidRPr="00AE0DB5">
        <w:rPr>
          <w:rFonts w:hint="eastAsia"/>
        </w:rPr>
        <w:t>高度用云底高的百英尺表示。</w:t>
      </w:r>
    </w:p>
    <w:p w14:paraId="5F716FAC" w14:textId="77777777" w:rsidR="00404907" w:rsidRDefault="00A22ECF" w:rsidP="000A3D28">
      <w:pPr>
        <w:kinsoku w:val="0"/>
        <w:overflowPunct w:val="0"/>
        <w:autoSpaceDE w:val="0"/>
        <w:autoSpaceDN w:val="0"/>
      </w:pPr>
      <w:r w:rsidRPr="002734B9">
        <w:rPr>
          <w:rFonts w:hint="eastAsia"/>
          <w:b/>
        </w:rPr>
        <w:t>云状</w:t>
      </w:r>
      <w:r w:rsidRPr="00AE0DB5">
        <w:rPr>
          <w:rFonts w:hint="eastAsia"/>
        </w:rPr>
        <w:t>：</w:t>
      </w:r>
    </w:p>
    <w:tbl>
      <w:tblPr>
        <w:tblW w:w="4112" w:type="pct"/>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565"/>
        <w:gridCol w:w="1100"/>
        <w:gridCol w:w="705"/>
        <w:gridCol w:w="1014"/>
        <w:gridCol w:w="690"/>
        <w:gridCol w:w="1140"/>
      </w:tblGrid>
      <w:tr w:rsidR="002734B9" w:rsidRPr="00AE0DB5" w14:paraId="5F716FB3" w14:textId="77777777" w:rsidTr="00BD0757">
        <w:trPr>
          <w:trHeight w:val="223"/>
          <w:jc w:val="right"/>
        </w:trPr>
        <w:tc>
          <w:tcPr>
            <w:tcW w:w="542" w:type="pct"/>
            <w:tcBorders>
              <w:top w:val="single" w:sz="12" w:space="0" w:color="auto"/>
            </w:tcBorders>
          </w:tcPr>
          <w:p w14:paraId="5F716FAD"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77" w:name="_Toc35885484"/>
            <w:bookmarkStart w:id="878" w:name="_Toc36005868"/>
            <w:bookmarkStart w:id="879" w:name="_Toc36007438"/>
            <w:r w:rsidRPr="00AE0DB5">
              <w:rPr>
                <w:rFonts w:ascii="宋体" w:hAnsi="宋体"/>
                <w:color w:val="000000" w:themeColor="text1"/>
              </w:rPr>
              <w:t>CI</w:t>
            </w:r>
            <w:bookmarkEnd w:id="877"/>
            <w:bookmarkEnd w:id="878"/>
            <w:bookmarkEnd w:id="879"/>
          </w:p>
        </w:tc>
        <w:tc>
          <w:tcPr>
            <w:tcW w:w="1055" w:type="pct"/>
            <w:tcBorders>
              <w:top w:val="single" w:sz="12" w:space="0" w:color="auto"/>
            </w:tcBorders>
          </w:tcPr>
          <w:p w14:paraId="5F716FAE" w14:textId="77777777" w:rsidR="00A22ECF" w:rsidRPr="00AE0DB5" w:rsidRDefault="00A22ECF" w:rsidP="000A3D28">
            <w:pPr>
              <w:pStyle w:val="32"/>
              <w:kinsoku w:val="0"/>
              <w:overflowPunct w:val="0"/>
              <w:autoSpaceDE w:val="0"/>
              <w:autoSpaceDN w:val="0"/>
              <w:adjustRightInd w:val="0"/>
              <w:snapToGrid w:val="0"/>
              <w:spacing w:after="0" w:line="360" w:lineRule="auto"/>
              <w:ind w:left="0"/>
              <w:rPr>
                <w:rFonts w:ascii="宋体"/>
                <w:color w:val="000000" w:themeColor="text1"/>
              </w:rPr>
            </w:pPr>
            <w:bookmarkStart w:id="880" w:name="_Toc35885485"/>
            <w:bookmarkStart w:id="881" w:name="_Toc36005869"/>
            <w:bookmarkStart w:id="882" w:name="_Toc36007439"/>
            <w:r w:rsidRPr="00AE0DB5">
              <w:rPr>
                <w:rFonts w:ascii="宋体" w:hAnsi="宋体" w:hint="eastAsia"/>
                <w:color w:val="000000" w:themeColor="text1"/>
              </w:rPr>
              <w:t>卷云</w:t>
            </w:r>
            <w:bookmarkEnd w:id="880"/>
            <w:bookmarkEnd w:id="881"/>
            <w:bookmarkEnd w:id="882"/>
          </w:p>
        </w:tc>
        <w:tc>
          <w:tcPr>
            <w:tcW w:w="676" w:type="pct"/>
            <w:tcBorders>
              <w:top w:val="single" w:sz="12" w:space="0" w:color="auto"/>
            </w:tcBorders>
          </w:tcPr>
          <w:p w14:paraId="5F716FAF"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83" w:name="_Toc35885486"/>
            <w:bookmarkStart w:id="884" w:name="_Toc36005870"/>
            <w:bookmarkStart w:id="885" w:name="_Toc36007440"/>
            <w:r w:rsidRPr="00AE0DB5">
              <w:rPr>
                <w:rFonts w:ascii="宋体" w:hAnsi="宋体"/>
                <w:color w:val="000000" w:themeColor="text1"/>
              </w:rPr>
              <w:t>ST</w:t>
            </w:r>
            <w:bookmarkEnd w:id="883"/>
            <w:bookmarkEnd w:id="884"/>
            <w:bookmarkEnd w:id="885"/>
          </w:p>
        </w:tc>
        <w:tc>
          <w:tcPr>
            <w:tcW w:w="972" w:type="pct"/>
            <w:tcBorders>
              <w:top w:val="single" w:sz="12" w:space="0" w:color="auto"/>
            </w:tcBorders>
          </w:tcPr>
          <w:p w14:paraId="5F716FB0"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86" w:name="_Toc35885487"/>
            <w:bookmarkStart w:id="887" w:name="_Toc36005871"/>
            <w:bookmarkStart w:id="888" w:name="_Toc36007441"/>
            <w:r w:rsidRPr="00AE0DB5">
              <w:rPr>
                <w:rFonts w:ascii="宋体" w:hAnsi="宋体" w:hint="eastAsia"/>
                <w:color w:val="000000" w:themeColor="text1"/>
              </w:rPr>
              <w:t>层云</w:t>
            </w:r>
            <w:bookmarkEnd w:id="886"/>
            <w:bookmarkEnd w:id="887"/>
            <w:bookmarkEnd w:id="888"/>
          </w:p>
        </w:tc>
        <w:tc>
          <w:tcPr>
            <w:tcW w:w="662" w:type="pct"/>
            <w:tcBorders>
              <w:top w:val="single" w:sz="12" w:space="0" w:color="auto"/>
            </w:tcBorders>
          </w:tcPr>
          <w:p w14:paraId="5F716FB1"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89" w:name="_Toc35885488"/>
            <w:bookmarkStart w:id="890" w:name="_Toc36005872"/>
            <w:bookmarkStart w:id="891" w:name="_Toc36007442"/>
            <w:r w:rsidRPr="00AE0DB5">
              <w:rPr>
                <w:rFonts w:ascii="宋体" w:hAnsi="宋体"/>
                <w:color w:val="000000" w:themeColor="text1"/>
              </w:rPr>
              <w:t>CU</w:t>
            </w:r>
            <w:bookmarkEnd w:id="889"/>
            <w:bookmarkEnd w:id="890"/>
            <w:bookmarkEnd w:id="891"/>
          </w:p>
        </w:tc>
        <w:tc>
          <w:tcPr>
            <w:tcW w:w="1095" w:type="pct"/>
            <w:tcBorders>
              <w:top w:val="single" w:sz="12" w:space="0" w:color="auto"/>
            </w:tcBorders>
          </w:tcPr>
          <w:p w14:paraId="5F716FB2"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92" w:name="_Toc35885489"/>
            <w:bookmarkStart w:id="893" w:name="_Toc36005873"/>
            <w:bookmarkStart w:id="894" w:name="_Toc36007443"/>
            <w:r w:rsidRPr="00AE0DB5">
              <w:rPr>
                <w:rFonts w:ascii="宋体" w:hAnsi="宋体" w:hint="eastAsia"/>
                <w:color w:val="000000" w:themeColor="text1"/>
              </w:rPr>
              <w:t>积云</w:t>
            </w:r>
            <w:bookmarkEnd w:id="892"/>
            <w:bookmarkEnd w:id="893"/>
            <w:bookmarkEnd w:id="894"/>
          </w:p>
        </w:tc>
      </w:tr>
      <w:tr w:rsidR="002734B9" w:rsidRPr="00AE0DB5" w14:paraId="5F716FBA" w14:textId="77777777" w:rsidTr="00BD0757">
        <w:trPr>
          <w:trHeight w:val="223"/>
          <w:jc w:val="right"/>
        </w:trPr>
        <w:tc>
          <w:tcPr>
            <w:tcW w:w="542" w:type="pct"/>
          </w:tcPr>
          <w:p w14:paraId="5F716FB4"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95" w:name="_Toc35885490"/>
            <w:bookmarkStart w:id="896" w:name="_Toc36005874"/>
            <w:bookmarkStart w:id="897" w:name="_Toc36007444"/>
            <w:r w:rsidRPr="00AE0DB5">
              <w:rPr>
                <w:rFonts w:ascii="宋体" w:hAnsi="宋体"/>
                <w:color w:val="000000" w:themeColor="text1"/>
              </w:rPr>
              <w:t>CC</w:t>
            </w:r>
            <w:bookmarkEnd w:id="895"/>
            <w:bookmarkEnd w:id="896"/>
            <w:bookmarkEnd w:id="897"/>
          </w:p>
        </w:tc>
        <w:tc>
          <w:tcPr>
            <w:tcW w:w="1055" w:type="pct"/>
          </w:tcPr>
          <w:p w14:paraId="5F716FB5"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898" w:name="_Toc35885491"/>
            <w:bookmarkStart w:id="899" w:name="_Toc36005875"/>
            <w:bookmarkStart w:id="900" w:name="_Toc36007445"/>
            <w:r w:rsidRPr="00AE0DB5">
              <w:rPr>
                <w:rFonts w:ascii="宋体" w:hAnsi="宋体" w:hint="eastAsia"/>
                <w:color w:val="000000" w:themeColor="text1"/>
              </w:rPr>
              <w:t>卷积云</w:t>
            </w:r>
            <w:bookmarkEnd w:id="898"/>
            <w:bookmarkEnd w:id="899"/>
            <w:bookmarkEnd w:id="900"/>
          </w:p>
        </w:tc>
        <w:tc>
          <w:tcPr>
            <w:tcW w:w="676" w:type="pct"/>
          </w:tcPr>
          <w:p w14:paraId="5F716FB6"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01" w:name="_Toc35885492"/>
            <w:bookmarkStart w:id="902" w:name="_Toc36005876"/>
            <w:bookmarkStart w:id="903" w:name="_Toc36007446"/>
            <w:r w:rsidRPr="00AE0DB5">
              <w:rPr>
                <w:rFonts w:ascii="宋体" w:hAnsi="宋体"/>
                <w:color w:val="000000" w:themeColor="text1"/>
              </w:rPr>
              <w:t>AS</w:t>
            </w:r>
            <w:bookmarkEnd w:id="901"/>
            <w:bookmarkEnd w:id="902"/>
            <w:bookmarkEnd w:id="903"/>
          </w:p>
        </w:tc>
        <w:tc>
          <w:tcPr>
            <w:tcW w:w="972" w:type="pct"/>
          </w:tcPr>
          <w:p w14:paraId="5F716FB7"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04" w:name="_Toc35885493"/>
            <w:bookmarkStart w:id="905" w:name="_Toc36005877"/>
            <w:bookmarkStart w:id="906" w:name="_Toc36007447"/>
            <w:r w:rsidRPr="00AE0DB5">
              <w:rPr>
                <w:rFonts w:ascii="宋体" w:hAnsi="宋体" w:hint="eastAsia"/>
                <w:color w:val="000000" w:themeColor="text1"/>
              </w:rPr>
              <w:t>高层云</w:t>
            </w:r>
            <w:bookmarkEnd w:id="904"/>
            <w:bookmarkEnd w:id="905"/>
            <w:bookmarkEnd w:id="906"/>
          </w:p>
        </w:tc>
        <w:tc>
          <w:tcPr>
            <w:tcW w:w="662" w:type="pct"/>
          </w:tcPr>
          <w:p w14:paraId="5F716FB8"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07" w:name="_Toc35885494"/>
            <w:bookmarkStart w:id="908" w:name="_Toc36005878"/>
            <w:bookmarkStart w:id="909" w:name="_Toc36007448"/>
            <w:r w:rsidRPr="00AE0DB5">
              <w:rPr>
                <w:rFonts w:ascii="宋体" w:hAnsi="宋体"/>
                <w:color w:val="000000" w:themeColor="text1"/>
              </w:rPr>
              <w:t>CB</w:t>
            </w:r>
            <w:bookmarkEnd w:id="907"/>
            <w:bookmarkEnd w:id="908"/>
            <w:bookmarkEnd w:id="909"/>
          </w:p>
        </w:tc>
        <w:tc>
          <w:tcPr>
            <w:tcW w:w="1095" w:type="pct"/>
          </w:tcPr>
          <w:p w14:paraId="5F716FB9"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10" w:name="_Toc35885495"/>
            <w:bookmarkStart w:id="911" w:name="_Toc36005879"/>
            <w:bookmarkStart w:id="912" w:name="_Toc36007449"/>
            <w:r w:rsidRPr="00AE0DB5">
              <w:rPr>
                <w:rFonts w:ascii="宋体" w:hAnsi="宋体" w:hint="eastAsia"/>
                <w:color w:val="000000" w:themeColor="text1"/>
              </w:rPr>
              <w:t>积雨云</w:t>
            </w:r>
            <w:bookmarkEnd w:id="910"/>
            <w:bookmarkEnd w:id="911"/>
            <w:bookmarkEnd w:id="912"/>
          </w:p>
        </w:tc>
      </w:tr>
      <w:tr w:rsidR="002734B9" w:rsidRPr="00AE0DB5" w14:paraId="5F716FC1" w14:textId="77777777" w:rsidTr="00BD0757">
        <w:trPr>
          <w:trHeight w:val="223"/>
          <w:jc w:val="right"/>
        </w:trPr>
        <w:tc>
          <w:tcPr>
            <w:tcW w:w="542" w:type="pct"/>
          </w:tcPr>
          <w:p w14:paraId="5F716FBB"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13" w:name="_Toc35885496"/>
            <w:bookmarkStart w:id="914" w:name="_Toc36005880"/>
            <w:bookmarkStart w:id="915" w:name="_Toc36007450"/>
            <w:r w:rsidRPr="00AE0DB5">
              <w:rPr>
                <w:rFonts w:ascii="宋体" w:hAnsi="宋体"/>
                <w:color w:val="000000" w:themeColor="text1"/>
              </w:rPr>
              <w:t>CS</w:t>
            </w:r>
            <w:bookmarkEnd w:id="913"/>
            <w:bookmarkEnd w:id="914"/>
            <w:bookmarkEnd w:id="915"/>
          </w:p>
        </w:tc>
        <w:tc>
          <w:tcPr>
            <w:tcW w:w="1055" w:type="pct"/>
          </w:tcPr>
          <w:p w14:paraId="5F716FBC"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16" w:name="_Toc35885497"/>
            <w:bookmarkStart w:id="917" w:name="_Toc36005881"/>
            <w:bookmarkStart w:id="918" w:name="_Toc36007451"/>
            <w:r w:rsidRPr="00AE0DB5">
              <w:rPr>
                <w:rFonts w:ascii="宋体" w:hAnsi="宋体" w:hint="eastAsia"/>
                <w:color w:val="000000" w:themeColor="text1"/>
              </w:rPr>
              <w:t>卷层云</w:t>
            </w:r>
            <w:bookmarkEnd w:id="916"/>
            <w:bookmarkEnd w:id="917"/>
            <w:bookmarkEnd w:id="918"/>
          </w:p>
        </w:tc>
        <w:tc>
          <w:tcPr>
            <w:tcW w:w="676" w:type="pct"/>
          </w:tcPr>
          <w:p w14:paraId="5F716FBD"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19" w:name="_Toc35885498"/>
            <w:bookmarkStart w:id="920" w:name="_Toc36005882"/>
            <w:bookmarkStart w:id="921" w:name="_Toc36007452"/>
            <w:r w:rsidRPr="00AE0DB5">
              <w:rPr>
                <w:rFonts w:ascii="宋体" w:hAnsi="宋体"/>
                <w:color w:val="000000" w:themeColor="text1"/>
              </w:rPr>
              <w:t>NS</w:t>
            </w:r>
            <w:bookmarkEnd w:id="919"/>
            <w:bookmarkEnd w:id="920"/>
            <w:bookmarkEnd w:id="921"/>
          </w:p>
        </w:tc>
        <w:tc>
          <w:tcPr>
            <w:tcW w:w="972" w:type="pct"/>
          </w:tcPr>
          <w:p w14:paraId="5F716FBE"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22" w:name="_Toc35885499"/>
            <w:bookmarkStart w:id="923" w:name="_Toc36005883"/>
            <w:bookmarkStart w:id="924" w:name="_Toc36007453"/>
            <w:r w:rsidRPr="00AE0DB5">
              <w:rPr>
                <w:rFonts w:ascii="宋体" w:hAnsi="宋体" w:hint="eastAsia"/>
                <w:color w:val="000000" w:themeColor="text1"/>
              </w:rPr>
              <w:t>雨层云</w:t>
            </w:r>
            <w:bookmarkEnd w:id="922"/>
            <w:bookmarkEnd w:id="923"/>
            <w:bookmarkEnd w:id="924"/>
          </w:p>
        </w:tc>
        <w:tc>
          <w:tcPr>
            <w:tcW w:w="662" w:type="pct"/>
          </w:tcPr>
          <w:p w14:paraId="5F716FBF"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25" w:name="_Toc35885500"/>
            <w:bookmarkStart w:id="926" w:name="_Toc36005884"/>
            <w:bookmarkStart w:id="927" w:name="_Toc36007454"/>
            <w:r w:rsidRPr="00AE0DB5">
              <w:rPr>
                <w:rFonts w:ascii="宋体" w:hAnsi="宋体"/>
                <w:color w:val="000000" w:themeColor="text1"/>
              </w:rPr>
              <w:t>AC</w:t>
            </w:r>
            <w:bookmarkEnd w:id="925"/>
            <w:bookmarkEnd w:id="926"/>
            <w:bookmarkEnd w:id="927"/>
          </w:p>
        </w:tc>
        <w:tc>
          <w:tcPr>
            <w:tcW w:w="1095" w:type="pct"/>
          </w:tcPr>
          <w:p w14:paraId="5F716FC0"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28" w:name="_Toc35885501"/>
            <w:bookmarkStart w:id="929" w:name="_Toc36005885"/>
            <w:bookmarkStart w:id="930" w:name="_Toc36007455"/>
            <w:r w:rsidRPr="00AE0DB5">
              <w:rPr>
                <w:rFonts w:ascii="宋体" w:hAnsi="宋体" w:hint="eastAsia"/>
                <w:color w:val="000000" w:themeColor="text1"/>
              </w:rPr>
              <w:t>高积云</w:t>
            </w:r>
            <w:bookmarkEnd w:id="928"/>
            <w:bookmarkEnd w:id="929"/>
            <w:bookmarkEnd w:id="930"/>
          </w:p>
        </w:tc>
      </w:tr>
      <w:tr w:rsidR="002734B9" w:rsidRPr="00AE0DB5" w14:paraId="5F716FC8" w14:textId="77777777" w:rsidTr="00BD0757">
        <w:trPr>
          <w:trHeight w:val="223"/>
          <w:jc w:val="right"/>
        </w:trPr>
        <w:tc>
          <w:tcPr>
            <w:tcW w:w="542" w:type="pct"/>
            <w:tcBorders>
              <w:bottom w:val="single" w:sz="12" w:space="0" w:color="auto"/>
            </w:tcBorders>
          </w:tcPr>
          <w:p w14:paraId="5F716FC2"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p>
        </w:tc>
        <w:tc>
          <w:tcPr>
            <w:tcW w:w="1055" w:type="pct"/>
            <w:tcBorders>
              <w:bottom w:val="single" w:sz="12" w:space="0" w:color="auto"/>
            </w:tcBorders>
          </w:tcPr>
          <w:p w14:paraId="5F716FC3"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p>
        </w:tc>
        <w:tc>
          <w:tcPr>
            <w:tcW w:w="676" w:type="pct"/>
            <w:tcBorders>
              <w:bottom w:val="single" w:sz="12" w:space="0" w:color="auto"/>
            </w:tcBorders>
          </w:tcPr>
          <w:p w14:paraId="5F716FC4"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31" w:name="_Toc35885502"/>
            <w:bookmarkStart w:id="932" w:name="_Toc36005886"/>
            <w:bookmarkStart w:id="933" w:name="_Toc36007456"/>
            <w:r w:rsidRPr="00AE0DB5">
              <w:rPr>
                <w:rFonts w:ascii="宋体" w:hAnsi="宋体"/>
                <w:color w:val="000000" w:themeColor="text1"/>
              </w:rPr>
              <w:t>SC</w:t>
            </w:r>
            <w:bookmarkEnd w:id="931"/>
            <w:bookmarkEnd w:id="932"/>
            <w:bookmarkEnd w:id="933"/>
          </w:p>
        </w:tc>
        <w:tc>
          <w:tcPr>
            <w:tcW w:w="972" w:type="pct"/>
            <w:tcBorders>
              <w:bottom w:val="single" w:sz="12" w:space="0" w:color="auto"/>
            </w:tcBorders>
          </w:tcPr>
          <w:p w14:paraId="5F716FC5"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bookmarkStart w:id="934" w:name="_Toc35885503"/>
            <w:bookmarkStart w:id="935" w:name="_Toc36005887"/>
            <w:bookmarkStart w:id="936" w:name="_Toc36007457"/>
            <w:r w:rsidRPr="00AE0DB5">
              <w:rPr>
                <w:rFonts w:ascii="宋体" w:hAnsi="宋体" w:hint="eastAsia"/>
                <w:color w:val="000000" w:themeColor="text1"/>
              </w:rPr>
              <w:t>层积云</w:t>
            </w:r>
            <w:bookmarkEnd w:id="934"/>
            <w:bookmarkEnd w:id="935"/>
            <w:bookmarkEnd w:id="936"/>
          </w:p>
        </w:tc>
        <w:tc>
          <w:tcPr>
            <w:tcW w:w="662" w:type="pct"/>
            <w:tcBorders>
              <w:bottom w:val="single" w:sz="12" w:space="0" w:color="auto"/>
            </w:tcBorders>
          </w:tcPr>
          <w:p w14:paraId="5F716FC6" w14:textId="77777777" w:rsidR="00A22ECF" w:rsidRPr="00AE0DB5" w:rsidRDefault="00A22ECF" w:rsidP="000A3D28">
            <w:pPr>
              <w:kinsoku w:val="0"/>
              <w:overflowPunct w:val="0"/>
              <w:autoSpaceDE w:val="0"/>
              <w:autoSpaceDN w:val="0"/>
              <w:adjustRightInd w:val="0"/>
              <w:snapToGrid w:val="0"/>
              <w:spacing w:line="360" w:lineRule="auto"/>
              <w:ind w:left="0"/>
              <w:rPr>
                <w:rFonts w:ascii="宋体"/>
                <w:color w:val="000000" w:themeColor="text1"/>
              </w:rPr>
            </w:pPr>
          </w:p>
        </w:tc>
        <w:tc>
          <w:tcPr>
            <w:tcW w:w="1095" w:type="pct"/>
            <w:tcBorders>
              <w:bottom w:val="single" w:sz="12" w:space="0" w:color="auto"/>
            </w:tcBorders>
          </w:tcPr>
          <w:p w14:paraId="5F716FC7" w14:textId="77777777" w:rsidR="00A22ECF" w:rsidRPr="00AE0DB5" w:rsidRDefault="00A22ECF" w:rsidP="000A3D28">
            <w:pPr>
              <w:pStyle w:val="32"/>
              <w:kinsoku w:val="0"/>
              <w:overflowPunct w:val="0"/>
              <w:autoSpaceDE w:val="0"/>
              <w:autoSpaceDN w:val="0"/>
              <w:adjustRightInd w:val="0"/>
              <w:snapToGrid w:val="0"/>
              <w:spacing w:after="0" w:line="360" w:lineRule="auto"/>
              <w:ind w:left="0"/>
              <w:rPr>
                <w:rFonts w:ascii="宋体"/>
                <w:color w:val="000000" w:themeColor="text1"/>
              </w:rPr>
            </w:pPr>
          </w:p>
        </w:tc>
      </w:tr>
    </w:tbl>
    <w:p w14:paraId="5F716FC9" w14:textId="77777777" w:rsidR="00A22ECF" w:rsidRPr="00AE0DB5" w:rsidRDefault="00A22ECF" w:rsidP="005959F9">
      <w:pPr>
        <w:numPr>
          <w:ilvl w:val="0"/>
          <w:numId w:val="94"/>
        </w:numPr>
        <w:kinsoku w:val="0"/>
        <w:overflowPunct w:val="0"/>
        <w:autoSpaceDE w:val="0"/>
        <w:autoSpaceDN w:val="0"/>
        <w:rPr>
          <w:rFonts w:ascii="宋体"/>
          <w:color w:val="000000" w:themeColor="text1"/>
        </w:rPr>
      </w:pPr>
      <w:r w:rsidRPr="00AE0DB5">
        <w:rPr>
          <w:rFonts w:ascii="宋体" w:hAnsi="宋体" w:hint="eastAsia"/>
          <w:color w:val="000000" w:themeColor="text1"/>
        </w:rPr>
        <w:t>温度和露点用摄氏温度表示，</w:t>
      </w:r>
      <w:r w:rsidRPr="00AE0DB5">
        <w:rPr>
          <w:rFonts w:ascii="宋体" w:hAnsi="宋体"/>
          <w:color w:val="000000" w:themeColor="text1"/>
        </w:rPr>
        <w:t>M</w:t>
      </w:r>
      <w:r w:rsidRPr="00AE0DB5">
        <w:rPr>
          <w:rFonts w:ascii="宋体" w:hAnsi="宋体" w:hint="eastAsia"/>
          <w:color w:val="000000" w:themeColor="text1"/>
        </w:rPr>
        <w:t>表示零下温度。</w:t>
      </w:r>
    </w:p>
    <w:p w14:paraId="5F716FCA" w14:textId="77777777" w:rsidR="00A22ECF" w:rsidRPr="00AE0DB5" w:rsidRDefault="00A22ECF" w:rsidP="005959F9">
      <w:pPr>
        <w:numPr>
          <w:ilvl w:val="0"/>
          <w:numId w:val="94"/>
        </w:numPr>
        <w:kinsoku w:val="0"/>
        <w:overflowPunct w:val="0"/>
        <w:autoSpaceDE w:val="0"/>
        <w:autoSpaceDN w:val="0"/>
        <w:rPr>
          <w:rFonts w:ascii="宋体"/>
          <w:color w:val="000000" w:themeColor="text1"/>
        </w:rPr>
      </w:pPr>
      <w:r w:rsidRPr="00AE0DB5">
        <w:rPr>
          <w:rFonts w:ascii="宋体" w:hAnsi="宋体" w:hint="eastAsia"/>
          <w:color w:val="000000" w:themeColor="text1"/>
        </w:rPr>
        <w:t>场压</w:t>
      </w:r>
      <w:r w:rsidRPr="00AE0DB5">
        <w:rPr>
          <w:rFonts w:ascii="宋体" w:hAnsi="宋体"/>
          <w:color w:val="000000" w:themeColor="text1"/>
        </w:rPr>
        <w:t xml:space="preserve"> A</w:t>
      </w:r>
      <w:r w:rsidRPr="00AE0DB5">
        <w:rPr>
          <w:rFonts w:ascii="宋体" w:hAnsi="宋体" w:hint="eastAsia"/>
          <w:color w:val="000000" w:themeColor="text1"/>
        </w:rPr>
        <w:t>用毫米汞柱高表示。海平面气压用百帕表示。</w:t>
      </w:r>
    </w:p>
    <w:p w14:paraId="5F716FCB" w14:textId="77777777" w:rsidR="00A22ECF" w:rsidRPr="00AE0DB5" w:rsidRDefault="00A22ECF" w:rsidP="005959F9">
      <w:pPr>
        <w:numPr>
          <w:ilvl w:val="0"/>
          <w:numId w:val="94"/>
        </w:numPr>
        <w:kinsoku w:val="0"/>
        <w:overflowPunct w:val="0"/>
        <w:autoSpaceDE w:val="0"/>
        <w:autoSpaceDN w:val="0"/>
        <w:rPr>
          <w:rFonts w:ascii="宋体"/>
          <w:color w:val="000000" w:themeColor="text1"/>
        </w:rPr>
      </w:pPr>
      <w:r w:rsidRPr="00AE0DB5">
        <w:rPr>
          <w:rFonts w:ascii="宋体" w:hAnsi="宋体"/>
          <w:color w:val="000000" w:themeColor="text1"/>
        </w:rPr>
        <w:t>CAVOK</w:t>
      </w:r>
      <w:r w:rsidRPr="00AE0DB5">
        <w:rPr>
          <w:rFonts w:ascii="宋体" w:hAnsi="宋体" w:hint="eastAsia"/>
          <w:color w:val="000000" w:themeColor="text1"/>
        </w:rPr>
        <w:t>含义</w:t>
      </w:r>
    </w:p>
    <w:p w14:paraId="5F716FCC" w14:textId="77777777" w:rsidR="00A22ECF" w:rsidRPr="00AE0DB5" w:rsidRDefault="00A22ECF" w:rsidP="000A3D28">
      <w:pPr>
        <w:kinsoku w:val="0"/>
        <w:overflowPunct w:val="0"/>
        <w:autoSpaceDE w:val="0"/>
        <w:autoSpaceDN w:val="0"/>
      </w:pPr>
      <w:r w:rsidRPr="00AE0DB5">
        <w:rPr>
          <w:rFonts w:hint="eastAsia"/>
        </w:rPr>
        <w:t>在所有气象报告中表示在观测的时间内同时出现下列情况的能见度、跑道视程、天气和云量、云状和云高的各项资料：能见度</w:t>
      </w:r>
      <w:smartTag w:uri="urn:schemas-microsoft-com:office:smarttags" w:element="chmetcnv">
        <w:smartTagPr>
          <w:attr w:name="TCSC" w:val="0"/>
          <w:attr w:name="NumberType" w:val="1"/>
          <w:attr w:name="Negative" w:val="False"/>
          <w:attr w:name="HasSpace" w:val="False"/>
          <w:attr w:name="SourceValue" w:val="10"/>
          <w:attr w:name="UnitName" w:val="公里"/>
        </w:smartTagPr>
        <w:r w:rsidRPr="00AE0DB5">
          <w:t>10</w:t>
        </w:r>
        <w:r w:rsidRPr="00AE0DB5">
          <w:rPr>
            <w:rFonts w:hint="eastAsia"/>
          </w:rPr>
          <w:t>公里</w:t>
        </w:r>
      </w:smartTag>
      <w:r w:rsidRPr="00AE0DB5">
        <w:rPr>
          <w:rFonts w:hint="eastAsia"/>
        </w:rPr>
        <w:t>或以上，没有低于</w:t>
      </w:r>
      <w:smartTag w:uri="urn:schemas-microsoft-com:office:smarttags" w:element="chmetcnv">
        <w:smartTagPr>
          <w:attr w:name="TCSC" w:val="0"/>
          <w:attr w:name="NumberType" w:val="1"/>
          <w:attr w:name="Negative" w:val="False"/>
          <w:attr w:name="HasSpace" w:val="False"/>
          <w:attr w:name="SourceValue" w:val="1500"/>
          <w:attr w:name="UnitName" w:val="米"/>
        </w:smartTagPr>
        <w:r w:rsidRPr="00AE0DB5">
          <w:t>1500</w:t>
        </w:r>
        <w:r w:rsidRPr="00AE0DB5">
          <w:rPr>
            <w:rFonts w:hint="eastAsia"/>
          </w:rPr>
          <w:t>米</w:t>
        </w:r>
      </w:smartTag>
      <w:r w:rsidRPr="00AE0DB5">
        <w:rPr>
          <w:rFonts w:hint="eastAsia"/>
        </w:rPr>
        <w:t>（</w:t>
      </w:r>
      <w:smartTag w:uri="urn:schemas-microsoft-com:office:smarttags" w:element="chmetcnv">
        <w:smartTagPr>
          <w:attr w:name="TCSC" w:val="0"/>
          <w:attr w:name="NumberType" w:val="1"/>
          <w:attr w:name="Negative" w:val="False"/>
          <w:attr w:name="HasSpace" w:val="False"/>
          <w:attr w:name="SourceValue" w:val="4800"/>
          <w:attr w:name="UnitName" w:val="英尺"/>
        </w:smartTagPr>
        <w:r w:rsidRPr="00AE0DB5">
          <w:t>4800</w:t>
        </w:r>
        <w:r w:rsidRPr="00AE0DB5">
          <w:rPr>
            <w:rFonts w:hint="eastAsia"/>
          </w:rPr>
          <w:t>英尺</w:t>
        </w:r>
      </w:smartTag>
      <w:r w:rsidRPr="00AE0DB5">
        <w:rPr>
          <w:rFonts w:hint="eastAsia"/>
        </w:rPr>
        <w:t>）的云，并且没有积雨云；没有降水、雷暴、沙暴、尘暴、浅雾或低吹尘、沙或雪。</w:t>
      </w:r>
    </w:p>
    <w:p w14:paraId="5F716FCD" w14:textId="77777777" w:rsidR="00A22ECF" w:rsidRPr="00AE0DB5" w:rsidRDefault="00A22ECF" w:rsidP="000A3D28">
      <w:pPr>
        <w:kinsoku w:val="0"/>
        <w:overflowPunct w:val="0"/>
        <w:autoSpaceDE w:val="0"/>
        <w:autoSpaceDN w:val="0"/>
      </w:pPr>
      <w:r w:rsidRPr="002734B9">
        <w:rPr>
          <w:rFonts w:hint="eastAsia"/>
          <w:b/>
        </w:rPr>
        <w:lastRenderedPageBreak/>
        <w:t>趋势代码</w:t>
      </w:r>
      <w:r w:rsidRPr="00AE0DB5">
        <w:rPr>
          <w:rFonts w:hint="eastAsia"/>
        </w:rPr>
        <w:t>：</w:t>
      </w:r>
    </w:p>
    <w:tbl>
      <w:tblPr>
        <w:tblW w:w="4269"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
        <w:gridCol w:w="4711"/>
      </w:tblGrid>
      <w:tr w:rsidR="00A22ECF" w:rsidRPr="00AE0DB5" w14:paraId="5F716FD0" w14:textId="77777777" w:rsidTr="00BD0757">
        <w:trPr>
          <w:jc w:val="right"/>
        </w:trPr>
        <w:tc>
          <w:tcPr>
            <w:tcW w:w="648" w:type="pct"/>
          </w:tcPr>
          <w:p w14:paraId="5F716FCE" w14:textId="77777777" w:rsidR="00A22ECF" w:rsidRPr="00AE0DB5" w:rsidRDefault="00A22ECF" w:rsidP="000A3D28">
            <w:pPr>
              <w:kinsoku w:val="0"/>
              <w:overflowPunct w:val="0"/>
              <w:autoSpaceDE w:val="0"/>
              <w:autoSpaceDN w:val="0"/>
              <w:spacing w:line="360" w:lineRule="auto"/>
              <w:ind w:left="0"/>
              <w:rPr>
                <w:rFonts w:ascii="宋体"/>
                <w:color w:val="000000" w:themeColor="text1"/>
                <w:sz w:val="18"/>
                <w:szCs w:val="18"/>
              </w:rPr>
            </w:pPr>
            <w:bookmarkStart w:id="937" w:name="_Toc35885504"/>
            <w:bookmarkStart w:id="938" w:name="_Toc36005888"/>
            <w:bookmarkStart w:id="939" w:name="_Toc36007458"/>
            <w:r w:rsidRPr="00AE0DB5">
              <w:rPr>
                <w:rFonts w:ascii="宋体" w:hAnsi="宋体"/>
                <w:color w:val="000000" w:themeColor="text1"/>
                <w:sz w:val="18"/>
                <w:szCs w:val="18"/>
              </w:rPr>
              <w:t>FM</w:t>
            </w:r>
            <w:bookmarkEnd w:id="937"/>
            <w:bookmarkEnd w:id="938"/>
            <w:bookmarkEnd w:id="939"/>
          </w:p>
        </w:tc>
        <w:tc>
          <w:tcPr>
            <w:tcW w:w="4352" w:type="pct"/>
          </w:tcPr>
          <w:p w14:paraId="5F716FCF" w14:textId="77777777" w:rsidR="00A22ECF" w:rsidRPr="00AE0DB5" w:rsidRDefault="00A22ECF" w:rsidP="000A3D28">
            <w:pPr>
              <w:kinsoku w:val="0"/>
              <w:overflowPunct w:val="0"/>
              <w:autoSpaceDE w:val="0"/>
              <w:autoSpaceDN w:val="0"/>
              <w:spacing w:line="360" w:lineRule="auto"/>
              <w:ind w:left="0"/>
              <w:rPr>
                <w:rFonts w:ascii="宋体"/>
                <w:color w:val="000000" w:themeColor="text1"/>
                <w:sz w:val="18"/>
                <w:szCs w:val="18"/>
              </w:rPr>
            </w:pPr>
            <w:bookmarkStart w:id="940" w:name="_Toc35885505"/>
            <w:bookmarkStart w:id="941" w:name="_Toc36005889"/>
            <w:bookmarkStart w:id="942" w:name="_Toc36007459"/>
            <w:r w:rsidRPr="00AE0DB5">
              <w:rPr>
                <w:rFonts w:ascii="宋体" w:hAnsi="宋体" w:hint="eastAsia"/>
                <w:color w:val="000000" w:themeColor="text1"/>
                <w:sz w:val="18"/>
                <w:szCs w:val="18"/>
              </w:rPr>
              <w:t>表示在一个时刻后，天气的变化</w:t>
            </w:r>
            <w:bookmarkEnd w:id="940"/>
            <w:bookmarkEnd w:id="941"/>
            <w:bookmarkEnd w:id="942"/>
          </w:p>
        </w:tc>
      </w:tr>
      <w:tr w:rsidR="00A22ECF" w:rsidRPr="00AE0DB5" w14:paraId="5F716FD3" w14:textId="77777777" w:rsidTr="00BD0757">
        <w:trPr>
          <w:jc w:val="right"/>
        </w:trPr>
        <w:tc>
          <w:tcPr>
            <w:tcW w:w="648" w:type="pct"/>
          </w:tcPr>
          <w:p w14:paraId="5F716FD1" w14:textId="77777777" w:rsidR="00A22ECF" w:rsidRPr="00AE0DB5" w:rsidRDefault="00A22ECF" w:rsidP="000A3D28">
            <w:pPr>
              <w:kinsoku w:val="0"/>
              <w:overflowPunct w:val="0"/>
              <w:autoSpaceDE w:val="0"/>
              <w:autoSpaceDN w:val="0"/>
              <w:spacing w:line="360" w:lineRule="auto"/>
              <w:ind w:left="0"/>
              <w:rPr>
                <w:rFonts w:ascii="宋体" w:hAnsi="宋体"/>
                <w:color w:val="000000" w:themeColor="text1"/>
                <w:sz w:val="18"/>
                <w:szCs w:val="18"/>
              </w:rPr>
            </w:pPr>
            <w:bookmarkStart w:id="943" w:name="_Toc35885506"/>
            <w:bookmarkStart w:id="944" w:name="_Toc36005890"/>
            <w:bookmarkStart w:id="945" w:name="_Toc36007460"/>
            <w:r w:rsidRPr="00AE0DB5">
              <w:rPr>
                <w:rFonts w:ascii="宋体" w:hAnsi="宋体"/>
                <w:color w:val="000000" w:themeColor="text1"/>
                <w:sz w:val="18"/>
                <w:szCs w:val="18"/>
              </w:rPr>
              <w:t>BECMG</w:t>
            </w:r>
            <w:bookmarkEnd w:id="943"/>
            <w:bookmarkEnd w:id="944"/>
            <w:bookmarkEnd w:id="945"/>
          </w:p>
        </w:tc>
        <w:tc>
          <w:tcPr>
            <w:tcW w:w="4352" w:type="pct"/>
          </w:tcPr>
          <w:p w14:paraId="5F716FD2" w14:textId="77777777" w:rsidR="00A22ECF" w:rsidRPr="00AE0DB5" w:rsidRDefault="00A22ECF" w:rsidP="000A3D28">
            <w:pPr>
              <w:pStyle w:val="ae"/>
              <w:kinsoku w:val="0"/>
              <w:overflowPunct w:val="0"/>
              <w:autoSpaceDE w:val="0"/>
              <w:autoSpaceDN w:val="0"/>
              <w:spacing w:line="360" w:lineRule="auto"/>
              <w:ind w:left="0"/>
              <w:rPr>
                <w:rFonts w:ascii="宋体"/>
                <w:color w:val="000000" w:themeColor="text1"/>
              </w:rPr>
            </w:pPr>
            <w:bookmarkStart w:id="946" w:name="_Toc35885507"/>
            <w:bookmarkStart w:id="947" w:name="_Toc36005891"/>
            <w:bookmarkStart w:id="948" w:name="_Toc36007461"/>
            <w:r w:rsidRPr="00AE0DB5">
              <w:rPr>
                <w:rFonts w:ascii="宋体" w:hAnsi="宋体" w:hint="eastAsia"/>
                <w:color w:val="000000" w:themeColor="text1"/>
              </w:rPr>
              <w:t>表示一个时间段内的天气变化</w:t>
            </w:r>
            <w:bookmarkEnd w:id="946"/>
            <w:bookmarkEnd w:id="947"/>
            <w:bookmarkEnd w:id="948"/>
          </w:p>
        </w:tc>
      </w:tr>
      <w:tr w:rsidR="00A22ECF" w:rsidRPr="00AE0DB5" w14:paraId="5F716FD6" w14:textId="77777777" w:rsidTr="00BD0757">
        <w:trPr>
          <w:jc w:val="right"/>
        </w:trPr>
        <w:tc>
          <w:tcPr>
            <w:tcW w:w="648" w:type="pct"/>
          </w:tcPr>
          <w:p w14:paraId="5F716FD4" w14:textId="77777777" w:rsidR="00A22ECF" w:rsidRPr="00AE0DB5" w:rsidRDefault="00A22ECF" w:rsidP="000A3D28">
            <w:pPr>
              <w:kinsoku w:val="0"/>
              <w:overflowPunct w:val="0"/>
              <w:autoSpaceDE w:val="0"/>
              <w:autoSpaceDN w:val="0"/>
              <w:spacing w:line="360" w:lineRule="auto"/>
              <w:ind w:left="0"/>
              <w:rPr>
                <w:rFonts w:ascii="宋体" w:hAnsi="宋体"/>
                <w:color w:val="000000" w:themeColor="text1"/>
                <w:sz w:val="18"/>
                <w:szCs w:val="18"/>
              </w:rPr>
            </w:pPr>
            <w:bookmarkStart w:id="949" w:name="_Toc35885510"/>
            <w:bookmarkStart w:id="950" w:name="_Toc36005894"/>
            <w:bookmarkStart w:id="951" w:name="_Toc36007464"/>
            <w:r w:rsidRPr="00AE0DB5">
              <w:rPr>
                <w:rFonts w:ascii="宋体" w:hAnsi="宋体"/>
                <w:color w:val="000000" w:themeColor="text1"/>
                <w:sz w:val="18"/>
                <w:szCs w:val="18"/>
              </w:rPr>
              <w:t>GRADU</w:t>
            </w:r>
            <w:bookmarkEnd w:id="949"/>
            <w:bookmarkEnd w:id="950"/>
            <w:bookmarkEnd w:id="951"/>
          </w:p>
        </w:tc>
        <w:tc>
          <w:tcPr>
            <w:tcW w:w="4352" w:type="pct"/>
          </w:tcPr>
          <w:p w14:paraId="5F716FD5" w14:textId="77777777" w:rsidR="00A22ECF" w:rsidRPr="00AE0DB5" w:rsidRDefault="00A22ECF" w:rsidP="000A3D28">
            <w:pPr>
              <w:kinsoku w:val="0"/>
              <w:overflowPunct w:val="0"/>
              <w:autoSpaceDE w:val="0"/>
              <w:autoSpaceDN w:val="0"/>
              <w:spacing w:line="360" w:lineRule="auto"/>
              <w:ind w:left="0"/>
              <w:rPr>
                <w:rFonts w:ascii="宋体"/>
                <w:color w:val="000000" w:themeColor="text1"/>
                <w:sz w:val="18"/>
                <w:szCs w:val="18"/>
              </w:rPr>
            </w:pPr>
            <w:bookmarkStart w:id="952" w:name="_Toc35885511"/>
            <w:bookmarkStart w:id="953" w:name="_Toc36005895"/>
            <w:bookmarkStart w:id="954" w:name="_Toc36007465"/>
            <w:r w:rsidRPr="00AE0DB5">
              <w:rPr>
                <w:rFonts w:ascii="宋体" w:hAnsi="宋体" w:hint="eastAsia"/>
                <w:color w:val="000000" w:themeColor="text1"/>
                <w:sz w:val="18"/>
                <w:szCs w:val="18"/>
              </w:rPr>
              <w:t>给定期间的逐渐变化</w:t>
            </w:r>
            <w:bookmarkEnd w:id="952"/>
            <w:bookmarkEnd w:id="953"/>
            <w:bookmarkEnd w:id="954"/>
          </w:p>
        </w:tc>
      </w:tr>
      <w:tr w:rsidR="00A22ECF" w:rsidRPr="00AE0DB5" w14:paraId="5F716FD9" w14:textId="77777777" w:rsidTr="00BD0757">
        <w:trPr>
          <w:jc w:val="right"/>
        </w:trPr>
        <w:tc>
          <w:tcPr>
            <w:tcW w:w="648" w:type="pct"/>
          </w:tcPr>
          <w:p w14:paraId="5F716FD7" w14:textId="77777777" w:rsidR="00A22ECF" w:rsidRPr="00AE0DB5" w:rsidRDefault="00A22ECF" w:rsidP="000A3D28">
            <w:pPr>
              <w:kinsoku w:val="0"/>
              <w:overflowPunct w:val="0"/>
              <w:autoSpaceDE w:val="0"/>
              <w:autoSpaceDN w:val="0"/>
              <w:spacing w:line="360" w:lineRule="auto"/>
              <w:ind w:left="0"/>
              <w:rPr>
                <w:rFonts w:ascii="宋体" w:hAnsi="宋体"/>
                <w:color w:val="000000" w:themeColor="text1"/>
                <w:sz w:val="18"/>
                <w:szCs w:val="18"/>
              </w:rPr>
            </w:pPr>
            <w:bookmarkStart w:id="955" w:name="_Toc35885512"/>
            <w:bookmarkStart w:id="956" w:name="_Toc36005896"/>
            <w:bookmarkStart w:id="957" w:name="_Toc36007466"/>
            <w:r w:rsidRPr="00AE0DB5">
              <w:rPr>
                <w:rFonts w:ascii="宋体" w:hAnsi="宋体"/>
                <w:color w:val="000000" w:themeColor="text1"/>
                <w:sz w:val="18"/>
                <w:szCs w:val="18"/>
              </w:rPr>
              <w:t>RAPID</w:t>
            </w:r>
            <w:bookmarkEnd w:id="955"/>
            <w:bookmarkEnd w:id="956"/>
            <w:bookmarkEnd w:id="957"/>
          </w:p>
        </w:tc>
        <w:tc>
          <w:tcPr>
            <w:tcW w:w="4352" w:type="pct"/>
          </w:tcPr>
          <w:p w14:paraId="5F716FD8" w14:textId="77777777" w:rsidR="00A22ECF" w:rsidRPr="00AE0DB5" w:rsidRDefault="00A22ECF" w:rsidP="000A3D28">
            <w:pPr>
              <w:kinsoku w:val="0"/>
              <w:overflowPunct w:val="0"/>
              <w:autoSpaceDE w:val="0"/>
              <w:autoSpaceDN w:val="0"/>
              <w:spacing w:line="360" w:lineRule="auto"/>
              <w:ind w:left="0"/>
              <w:rPr>
                <w:rFonts w:ascii="宋体"/>
                <w:color w:val="000000" w:themeColor="text1"/>
                <w:sz w:val="18"/>
                <w:szCs w:val="18"/>
              </w:rPr>
            </w:pPr>
            <w:bookmarkStart w:id="958" w:name="_Toc35885513"/>
            <w:bookmarkStart w:id="959" w:name="_Toc36005897"/>
            <w:bookmarkStart w:id="960" w:name="_Toc36007467"/>
            <w:r w:rsidRPr="00AE0DB5">
              <w:rPr>
                <w:rFonts w:ascii="宋体" w:hAnsi="宋体" w:hint="eastAsia"/>
                <w:color w:val="000000" w:themeColor="text1"/>
                <w:sz w:val="18"/>
                <w:szCs w:val="18"/>
              </w:rPr>
              <w:t>给定的半小时内的快速变化</w:t>
            </w:r>
            <w:bookmarkEnd w:id="958"/>
            <w:bookmarkEnd w:id="959"/>
            <w:bookmarkEnd w:id="960"/>
          </w:p>
        </w:tc>
      </w:tr>
      <w:tr w:rsidR="00A22ECF" w:rsidRPr="00AE0DB5" w14:paraId="5F716FDC" w14:textId="77777777" w:rsidTr="00BD0757">
        <w:trPr>
          <w:jc w:val="right"/>
        </w:trPr>
        <w:tc>
          <w:tcPr>
            <w:tcW w:w="648" w:type="pct"/>
          </w:tcPr>
          <w:p w14:paraId="5F716FDA" w14:textId="77777777" w:rsidR="00A22ECF" w:rsidRPr="00AE0DB5" w:rsidRDefault="00A22ECF" w:rsidP="000A3D28">
            <w:pPr>
              <w:kinsoku w:val="0"/>
              <w:overflowPunct w:val="0"/>
              <w:autoSpaceDE w:val="0"/>
              <w:autoSpaceDN w:val="0"/>
              <w:spacing w:line="360" w:lineRule="auto"/>
              <w:ind w:left="0"/>
              <w:rPr>
                <w:rFonts w:ascii="宋体" w:hAnsi="宋体"/>
                <w:color w:val="000000" w:themeColor="text1"/>
                <w:sz w:val="18"/>
                <w:szCs w:val="18"/>
              </w:rPr>
            </w:pPr>
            <w:bookmarkStart w:id="961" w:name="_Toc35885514"/>
            <w:bookmarkStart w:id="962" w:name="_Toc36005898"/>
            <w:bookmarkStart w:id="963" w:name="_Toc36007468"/>
            <w:r w:rsidRPr="00AE0DB5">
              <w:rPr>
                <w:rFonts w:ascii="宋体" w:hAnsi="宋体"/>
                <w:color w:val="000000" w:themeColor="text1"/>
                <w:sz w:val="18"/>
                <w:szCs w:val="18"/>
              </w:rPr>
              <w:t>TEMPO</w:t>
            </w:r>
            <w:bookmarkEnd w:id="961"/>
            <w:bookmarkEnd w:id="962"/>
            <w:bookmarkEnd w:id="963"/>
          </w:p>
        </w:tc>
        <w:tc>
          <w:tcPr>
            <w:tcW w:w="4352" w:type="pct"/>
          </w:tcPr>
          <w:p w14:paraId="5F716FDB" w14:textId="77777777" w:rsidR="00A22ECF" w:rsidRPr="00AE0DB5" w:rsidRDefault="00A22ECF" w:rsidP="000A3D28">
            <w:pPr>
              <w:kinsoku w:val="0"/>
              <w:overflowPunct w:val="0"/>
              <w:autoSpaceDE w:val="0"/>
              <w:autoSpaceDN w:val="0"/>
              <w:spacing w:line="360" w:lineRule="auto"/>
              <w:ind w:left="0"/>
              <w:rPr>
                <w:rFonts w:ascii="宋体"/>
                <w:color w:val="000000" w:themeColor="text1"/>
                <w:sz w:val="18"/>
                <w:szCs w:val="18"/>
              </w:rPr>
            </w:pPr>
            <w:bookmarkStart w:id="964" w:name="_Toc35885515"/>
            <w:bookmarkStart w:id="965" w:name="_Toc36005899"/>
            <w:bookmarkStart w:id="966" w:name="_Toc36007469"/>
            <w:r w:rsidRPr="00AE0DB5">
              <w:rPr>
                <w:rFonts w:ascii="宋体" w:hAnsi="宋体" w:hint="eastAsia"/>
                <w:color w:val="000000" w:themeColor="text1"/>
                <w:sz w:val="18"/>
                <w:szCs w:val="18"/>
              </w:rPr>
              <w:t>给定期间持续时间小于</w:t>
            </w:r>
            <w:r w:rsidRPr="00AE0DB5">
              <w:rPr>
                <w:rFonts w:ascii="宋体" w:hAnsi="宋体"/>
                <w:color w:val="000000" w:themeColor="text1"/>
                <w:sz w:val="18"/>
                <w:szCs w:val="18"/>
              </w:rPr>
              <w:t>1</w:t>
            </w:r>
            <w:r w:rsidRPr="00AE0DB5">
              <w:rPr>
                <w:rFonts w:ascii="宋体" w:hAnsi="宋体" w:hint="eastAsia"/>
                <w:color w:val="000000" w:themeColor="text1"/>
                <w:sz w:val="18"/>
                <w:szCs w:val="18"/>
              </w:rPr>
              <w:t>小时的暂时变化</w:t>
            </w:r>
            <w:bookmarkEnd w:id="964"/>
            <w:bookmarkEnd w:id="965"/>
            <w:bookmarkEnd w:id="966"/>
          </w:p>
        </w:tc>
      </w:tr>
      <w:tr w:rsidR="00A22ECF" w:rsidRPr="00AE0DB5" w14:paraId="5F716FDF" w14:textId="77777777" w:rsidTr="00BD0757">
        <w:trPr>
          <w:jc w:val="right"/>
        </w:trPr>
        <w:tc>
          <w:tcPr>
            <w:tcW w:w="648" w:type="pct"/>
          </w:tcPr>
          <w:p w14:paraId="5F716FDD" w14:textId="77777777" w:rsidR="00A22ECF" w:rsidRPr="00AE0DB5" w:rsidRDefault="00A22ECF" w:rsidP="000A3D28">
            <w:pPr>
              <w:kinsoku w:val="0"/>
              <w:overflowPunct w:val="0"/>
              <w:autoSpaceDE w:val="0"/>
              <w:autoSpaceDN w:val="0"/>
              <w:spacing w:line="360" w:lineRule="auto"/>
              <w:ind w:left="0"/>
              <w:rPr>
                <w:rFonts w:ascii="宋体" w:hAnsi="宋体"/>
                <w:color w:val="000000" w:themeColor="text1"/>
                <w:sz w:val="18"/>
                <w:szCs w:val="18"/>
              </w:rPr>
            </w:pPr>
            <w:bookmarkStart w:id="967" w:name="_Toc35885516"/>
            <w:bookmarkStart w:id="968" w:name="_Toc36005900"/>
            <w:bookmarkStart w:id="969" w:name="_Toc36007470"/>
            <w:r w:rsidRPr="00AE0DB5">
              <w:rPr>
                <w:rFonts w:ascii="宋体" w:hAnsi="宋体"/>
                <w:color w:val="000000" w:themeColor="text1"/>
                <w:sz w:val="18"/>
                <w:szCs w:val="18"/>
              </w:rPr>
              <w:t>INTER</w:t>
            </w:r>
          </w:p>
        </w:tc>
        <w:tc>
          <w:tcPr>
            <w:tcW w:w="4352" w:type="pct"/>
          </w:tcPr>
          <w:p w14:paraId="5F716FDE" w14:textId="77777777" w:rsidR="00A22ECF" w:rsidRPr="00AE0DB5" w:rsidRDefault="00A22ECF" w:rsidP="000A3D28">
            <w:pPr>
              <w:kinsoku w:val="0"/>
              <w:overflowPunct w:val="0"/>
              <w:autoSpaceDE w:val="0"/>
              <w:autoSpaceDN w:val="0"/>
              <w:spacing w:line="360" w:lineRule="auto"/>
              <w:ind w:left="0"/>
              <w:rPr>
                <w:rFonts w:ascii="宋体"/>
                <w:color w:val="000000" w:themeColor="text1"/>
                <w:sz w:val="18"/>
                <w:szCs w:val="18"/>
              </w:rPr>
            </w:pPr>
            <w:bookmarkStart w:id="970" w:name="_Toc35885517"/>
            <w:bookmarkStart w:id="971" w:name="_Toc36005901"/>
            <w:bookmarkStart w:id="972" w:name="_Toc36007471"/>
            <w:r w:rsidRPr="00AE0DB5">
              <w:rPr>
                <w:rFonts w:ascii="宋体" w:hAnsi="宋体" w:hint="eastAsia"/>
                <w:color w:val="000000" w:themeColor="text1"/>
                <w:sz w:val="18"/>
                <w:szCs w:val="18"/>
              </w:rPr>
              <w:t>整个给定期间，间歇地变化，并经常短期波动</w:t>
            </w:r>
            <w:bookmarkEnd w:id="970"/>
            <w:bookmarkEnd w:id="971"/>
            <w:bookmarkEnd w:id="972"/>
          </w:p>
        </w:tc>
      </w:tr>
      <w:tr w:rsidR="00A22ECF" w:rsidRPr="00AE0DB5" w14:paraId="5F716FE2" w14:textId="77777777" w:rsidTr="00BD0757">
        <w:trPr>
          <w:jc w:val="right"/>
        </w:trPr>
        <w:tc>
          <w:tcPr>
            <w:tcW w:w="648" w:type="pct"/>
          </w:tcPr>
          <w:p w14:paraId="5F716FE0" w14:textId="77777777" w:rsidR="00A22ECF" w:rsidRPr="00AE0DB5" w:rsidRDefault="00A22ECF" w:rsidP="000A3D28">
            <w:pPr>
              <w:kinsoku w:val="0"/>
              <w:overflowPunct w:val="0"/>
              <w:autoSpaceDE w:val="0"/>
              <w:autoSpaceDN w:val="0"/>
              <w:spacing w:line="360" w:lineRule="auto"/>
              <w:ind w:left="0"/>
              <w:rPr>
                <w:rFonts w:ascii="宋体" w:hAnsi="宋体"/>
                <w:color w:val="000000" w:themeColor="text1"/>
                <w:sz w:val="18"/>
                <w:szCs w:val="18"/>
              </w:rPr>
            </w:pPr>
            <w:bookmarkStart w:id="973" w:name="_Toc35885518"/>
            <w:bookmarkStart w:id="974" w:name="_Toc36005902"/>
            <w:bookmarkStart w:id="975" w:name="_Toc36007472"/>
            <w:r w:rsidRPr="00AE0DB5">
              <w:rPr>
                <w:rFonts w:ascii="宋体" w:hAnsi="宋体"/>
                <w:color w:val="000000" w:themeColor="text1"/>
                <w:sz w:val="18"/>
                <w:szCs w:val="18"/>
              </w:rPr>
              <w:t>TREND</w:t>
            </w:r>
            <w:bookmarkEnd w:id="973"/>
            <w:bookmarkEnd w:id="974"/>
            <w:bookmarkEnd w:id="975"/>
          </w:p>
        </w:tc>
        <w:tc>
          <w:tcPr>
            <w:tcW w:w="4352" w:type="pct"/>
          </w:tcPr>
          <w:p w14:paraId="5F716FE1" w14:textId="77777777" w:rsidR="00A22ECF" w:rsidRPr="00AE0DB5" w:rsidRDefault="00A22ECF" w:rsidP="000A3D28">
            <w:pPr>
              <w:kinsoku w:val="0"/>
              <w:overflowPunct w:val="0"/>
              <w:autoSpaceDE w:val="0"/>
              <w:autoSpaceDN w:val="0"/>
              <w:spacing w:line="360" w:lineRule="auto"/>
              <w:ind w:left="0"/>
              <w:rPr>
                <w:rFonts w:ascii="宋体"/>
                <w:color w:val="000000" w:themeColor="text1"/>
                <w:sz w:val="18"/>
                <w:szCs w:val="18"/>
              </w:rPr>
            </w:pPr>
            <w:bookmarkStart w:id="976" w:name="_Toc35885519"/>
            <w:bookmarkStart w:id="977" w:name="_Toc36005903"/>
            <w:bookmarkStart w:id="978" w:name="_Toc36007473"/>
            <w:r w:rsidRPr="00AE0DB5">
              <w:rPr>
                <w:rFonts w:ascii="宋体" w:hAnsi="宋体" w:hint="eastAsia"/>
                <w:color w:val="000000" w:themeColor="text1"/>
                <w:sz w:val="18"/>
                <w:szCs w:val="18"/>
              </w:rPr>
              <w:t>当上述名词均不能描述可能发生的天气变化时，使用“趋势（</w:t>
            </w:r>
            <w:r w:rsidRPr="00AE0DB5">
              <w:rPr>
                <w:rFonts w:ascii="宋体" w:hAnsi="宋体"/>
                <w:color w:val="000000" w:themeColor="text1"/>
                <w:sz w:val="18"/>
                <w:szCs w:val="18"/>
              </w:rPr>
              <w:t>TREND</w:t>
            </w:r>
            <w:r w:rsidRPr="00AE0DB5">
              <w:rPr>
                <w:rFonts w:ascii="宋体" w:hAnsi="宋体" w:hint="eastAsia"/>
                <w:color w:val="000000" w:themeColor="text1"/>
                <w:sz w:val="18"/>
                <w:szCs w:val="18"/>
              </w:rPr>
              <w:t>）”</w:t>
            </w:r>
            <w:bookmarkEnd w:id="976"/>
            <w:bookmarkEnd w:id="977"/>
            <w:bookmarkEnd w:id="978"/>
          </w:p>
        </w:tc>
      </w:tr>
      <w:tr w:rsidR="00A22ECF" w:rsidRPr="00AE0DB5" w14:paraId="5F716FE5" w14:textId="77777777" w:rsidTr="00BD0757">
        <w:trPr>
          <w:jc w:val="right"/>
        </w:trPr>
        <w:tc>
          <w:tcPr>
            <w:tcW w:w="648" w:type="pct"/>
          </w:tcPr>
          <w:p w14:paraId="5F716FE3" w14:textId="77777777" w:rsidR="00A22ECF" w:rsidRPr="00AE0DB5" w:rsidRDefault="00A22ECF" w:rsidP="000A3D28">
            <w:pPr>
              <w:kinsoku w:val="0"/>
              <w:overflowPunct w:val="0"/>
              <w:autoSpaceDE w:val="0"/>
              <w:autoSpaceDN w:val="0"/>
              <w:spacing w:line="360" w:lineRule="auto"/>
              <w:ind w:left="0"/>
              <w:rPr>
                <w:rFonts w:ascii="宋体" w:hAnsi="宋体"/>
                <w:color w:val="000000" w:themeColor="text1"/>
                <w:sz w:val="18"/>
                <w:szCs w:val="18"/>
              </w:rPr>
            </w:pPr>
            <w:bookmarkStart w:id="979" w:name="_Toc35885520"/>
            <w:bookmarkStart w:id="980" w:name="_Toc36005904"/>
            <w:bookmarkStart w:id="981" w:name="_Toc36007474"/>
            <w:r w:rsidRPr="00AE0DB5">
              <w:rPr>
                <w:rFonts w:ascii="宋体" w:hAnsi="宋体"/>
                <w:color w:val="000000" w:themeColor="text1"/>
                <w:sz w:val="18"/>
                <w:szCs w:val="18"/>
              </w:rPr>
              <w:t>NOSIG</w:t>
            </w:r>
            <w:bookmarkEnd w:id="979"/>
            <w:bookmarkEnd w:id="980"/>
            <w:bookmarkEnd w:id="981"/>
          </w:p>
        </w:tc>
        <w:tc>
          <w:tcPr>
            <w:tcW w:w="4352" w:type="pct"/>
          </w:tcPr>
          <w:p w14:paraId="5F716FE4" w14:textId="77777777" w:rsidR="00A22ECF" w:rsidRPr="00AE0DB5" w:rsidRDefault="00A22ECF" w:rsidP="000A3D28">
            <w:pPr>
              <w:kinsoku w:val="0"/>
              <w:overflowPunct w:val="0"/>
              <w:autoSpaceDE w:val="0"/>
              <w:autoSpaceDN w:val="0"/>
              <w:spacing w:line="360" w:lineRule="auto"/>
              <w:ind w:left="0"/>
              <w:rPr>
                <w:rFonts w:ascii="宋体"/>
                <w:color w:val="000000" w:themeColor="text1"/>
                <w:sz w:val="18"/>
                <w:szCs w:val="18"/>
              </w:rPr>
            </w:pPr>
            <w:bookmarkStart w:id="982" w:name="_Toc35885521"/>
            <w:bookmarkStart w:id="983" w:name="_Toc36005905"/>
            <w:bookmarkStart w:id="984" w:name="_Toc36007475"/>
            <w:r w:rsidRPr="00AE0DB5">
              <w:rPr>
                <w:rFonts w:ascii="宋体" w:hAnsi="宋体" w:hint="eastAsia"/>
                <w:color w:val="000000" w:themeColor="text1"/>
                <w:sz w:val="18"/>
                <w:szCs w:val="18"/>
              </w:rPr>
              <w:t>时间</w:t>
            </w:r>
            <w:r w:rsidRPr="00AE0DB5">
              <w:rPr>
                <w:rFonts w:ascii="宋体" w:hAnsi="宋体"/>
                <w:color w:val="000000" w:themeColor="text1"/>
                <w:sz w:val="18"/>
                <w:szCs w:val="18"/>
              </w:rPr>
              <w:t>2</w:t>
            </w:r>
            <w:r w:rsidRPr="00AE0DB5">
              <w:rPr>
                <w:rFonts w:ascii="宋体" w:hAnsi="宋体" w:hint="eastAsia"/>
                <w:color w:val="000000" w:themeColor="text1"/>
                <w:sz w:val="18"/>
                <w:szCs w:val="18"/>
              </w:rPr>
              <w:t>小时内，与任何气象有关的因素不会发生重大变化</w:t>
            </w:r>
            <w:bookmarkEnd w:id="982"/>
            <w:bookmarkEnd w:id="983"/>
            <w:bookmarkEnd w:id="984"/>
          </w:p>
        </w:tc>
      </w:tr>
      <w:tr w:rsidR="00A22ECF" w:rsidRPr="00AE0DB5" w14:paraId="5F716FE8" w14:textId="77777777" w:rsidTr="00BD0757">
        <w:trPr>
          <w:jc w:val="right"/>
        </w:trPr>
        <w:tc>
          <w:tcPr>
            <w:tcW w:w="648" w:type="pct"/>
          </w:tcPr>
          <w:p w14:paraId="5F716FE6" w14:textId="77777777" w:rsidR="00A22ECF" w:rsidRPr="00AE0DB5" w:rsidRDefault="00A22ECF" w:rsidP="000A3D28">
            <w:pPr>
              <w:kinsoku w:val="0"/>
              <w:overflowPunct w:val="0"/>
              <w:autoSpaceDE w:val="0"/>
              <w:autoSpaceDN w:val="0"/>
              <w:spacing w:line="360" w:lineRule="auto"/>
              <w:ind w:left="0"/>
              <w:rPr>
                <w:rFonts w:ascii="宋体" w:hAnsi="宋体"/>
                <w:color w:val="000000" w:themeColor="text1"/>
                <w:sz w:val="18"/>
                <w:szCs w:val="18"/>
              </w:rPr>
            </w:pPr>
            <w:bookmarkStart w:id="985" w:name="_Toc35885522"/>
            <w:bookmarkStart w:id="986" w:name="_Toc36005906"/>
            <w:bookmarkStart w:id="987" w:name="_Toc36007476"/>
            <w:r w:rsidRPr="00AE0DB5">
              <w:rPr>
                <w:rFonts w:ascii="宋体" w:hAnsi="宋体"/>
                <w:color w:val="000000" w:themeColor="text1"/>
                <w:sz w:val="18"/>
                <w:szCs w:val="18"/>
              </w:rPr>
              <w:t>VCNTY</w:t>
            </w:r>
            <w:bookmarkEnd w:id="985"/>
            <w:bookmarkEnd w:id="986"/>
            <w:bookmarkEnd w:id="987"/>
          </w:p>
        </w:tc>
        <w:tc>
          <w:tcPr>
            <w:tcW w:w="4352" w:type="pct"/>
          </w:tcPr>
          <w:p w14:paraId="5F716FE7" w14:textId="77777777" w:rsidR="00A22ECF" w:rsidRPr="00AE0DB5" w:rsidRDefault="00A22ECF" w:rsidP="000A3D28">
            <w:pPr>
              <w:kinsoku w:val="0"/>
              <w:overflowPunct w:val="0"/>
              <w:autoSpaceDE w:val="0"/>
              <w:autoSpaceDN w:val="0"/>
              <w:spacing w:line="360" w:lineRule="auto"/>
              <w:ind w:left="0"/>
              <w:rPr>
                <w:rFonts w:ascii="宋体"/>
                <w:color w:val="000000" w:themeColor="text1"/>
                <w:sz w:val="18"/>
                <w:szCs w:val="18"/>
              </w:rPr>
            </w:pPr>
            <w:bookmarkStart w:id="988" w:name="_Toc35885523"/>
            <w:bookmarkStart w:id="989" w:name="_Toc36005907"/>
            <w:bookmarkStart w:id="990" w:name="_Toc36007477"/>
            <w:r w:rsidRPr="00AE0DB5">
              <w:rPr>
                <w:rFonts w:ascii="宋体" w:hAnsi="宋体" w:hint="eastAsia"/>
                <w:color w:val="000000" w:themeColor="text1"/>
                <w:sz w:val="18"/>
                <w:szCs w:val="18"/>
              </w:rPr>
              <w:t>机场</w:t>
            </w:r>
            <w:r w:rsidRPr="00AE0DB5">
              <w:rPr>
                <w:rFonts w:ascii="宋体" w:hAnsi="宋体"/>
                <w:color w:val="000000" w:themeColor="text1"/>
                <w:sz w:val="18"/>
                <w:szCs w:val="18"/>
              </w:rPr>
              <w:t>5</w:t>
            </w:r>
            <w:r w:rsidRPr="00AE0DB5">
              <w:rPr>
                <w:rFonts w:ascii="宋体" w:hAnsi="宋体" w:hint="eastAsia"/>
                <w:color w:val="000000" w:themeColor="text1"/>
                <w:sz w:val="18"/>
                <w:szCs w:val="18"/>
              </w:rPr>
              <w:t>～</w:t>
            </w:r>
            <w:r w:rsidRPr="00AE0DB5">
              <w:rPr>
                <w:rFonts w:ascii="宋体" w:hAnsi="宋体"/>
                <w:color w:val="000000" w:themeColor="text1"/>
                <w:sz w:val="18"/>
                <w:szCs w:val="18"/>
              </w:rPr>
              <w:t>25</w:t>
            </w:r>
            <w:r w:rsidRPr="00AE0DB5">
              <w:rPr>
                <w:rFonts w:ascii="宋体" w:hAnsi="宋体" w:hint="eastAsia"/>
                <w:color w:val="000000" w:themeColor="text1"/>
                <w:sz w:val="18"/>
                <w:szCs w:val="18"/>
              </w:rPr>
              <w:t>英里区域内有效的预报（航站预报在机场</w:t>
            </w:r>
            <w:smartTag w:uri="urn:schemas-microsoft-com:office:smarttags" w:element="chmetcnv">
              <w:smartTagPr>
                <w:attr w:name="TCSC" w:val="0"/>
                <w:attr w:name="NumberType" w:val="1"/>
                <w:attr w:name="Negative" w:val="False"/>
                <w:attr w:name="HasSpace" w:val="False"/>
                <w:attr w:name="SourceValue" w:val="5"/>
                <w:attr w:name="UnitName" w:val="英里"/>
              </w:smartTagPr>
              <w:r w:rsidRPr="00AE0DB5">
                <w:rPr>
                  <w:rFonts w:ascii="宋体" w:hAnsi="宋体"/>
                  <w:color w:val="000000" w:themeColor="text1"/>
                  <w:sz w:val="18"/>
                  <w:szCs w:val="18"/>
                </w:rPr>
                <w:t>5</w:t>
              </w:r>
              <w:r w:rsidRPr="00AE0DB5">
                <w:rPr>
                  <w:rFonts w:ascii="宋体" w:hAnsi="宋体" w:hint="eastAsia"/>
                  <w:color w:val="000000" w:themeColor="text1"/>
                  <w:sz w:val="18"/>
                  <w:szCs w:val="18"/>
                </w:rPr>
                <w:t>英里</w:t>
              </w:r>
            </w:smartTag>
            <w:r w:rsidRPr="00AE0DB5">
              <w:rPr>
                <w:rFonts w:ascii="宋体" w:hAnsi="宋体" w:hint="eastAsia"/>
                <w:color w:val="000000" w:themeColor="text1"/>
                <w:sz w:val="18"/>
                <w:szCs w:val="18"/>
              </w:rPr>
              <w:t>区域内有效）</w:t>
            </w:r>
            <w:bookmarkEnd w:id="988"/>
            <w:bookmarkEnd w:id="989"/>
            <w:bookmarkEnd w:id="990"/>
          </w:p>
        </w:tc>
      </w:tr>
    </w:tbl>
    <w:p w14:paraId="5F716FE9" w14:textId="77777777" w:rsidR="007E5567" w:rsidRPr="00AE0DB5" w:rsidRDefault="007E5567" w:rsidP="000A3D28">
      <w:pPr>
        <w:kinsoku w:val="0"/>
        <w:overflowPunct w:val="0"/>
        <w:autoSpaceDE w:val="0"/>
        <w:autoSpaceDN w:val="0"/>
        <w:spacing w:line="360" w:lineRule="exact"/>
        <w:ind w:left="360"/>
        <w:outlineLvl w:val="2"/>
        <w:rPr>
          <w:rFonts w:ascii="宋体" w:hAnsi="宋体"/>
          <w:color w:val="000000" w:themeColor="text1"/>
        </w:rPr>
      </w:pPr>
      <w:bookmarkStart w:id="991" w:name="_Toc38226471"/>
      <w:bookmarkStart w:id="992" w:name="_Toc40250337"/>
      <w:bookmarkStart w:id="993" w:name="_Toc91993384"/>
      <w:bookmarkStart w:id="994" w:name="_Toc35885524"/>
    </w:p>
    <w:p w14:paraId="5F716FEA" w14:textId="77777777" w:rsidR="00A22ECF" w:rsidRPr="00AE0DB5" w:rsidRDefault="004F6225" w:rsidP="005959F9">
      <w:pPr>
        <w:pStyle w:val="3"/>
        <w:keepNext w:val="0"/>
        <w:numPr>
          <w:ilvl w:val="0"/>
          <w:numId w:val="221"/>
        </w:numPr>
        <w:kinsoku w:val="0"/>
        <w:overflowPunct w:val="0"/>
        <w:autoSpaceDE w:val="0"/>
        <w:autoSpaceDN w:val="0"/>
      </w:pPr>
      <w:r>
        <w:rPr>
          <w:rFonts w:ascii="宋体" w:hAnsi="宋体" w:hint="eastAsia"/>
        </w:rPr>
        <w:t xml:space="preserve">  </w:t>
      </w:r>
      <w:bookmarkStart w:id="995" w:name="_Toc503360792"/>
      <w:r w:rsidR="00A22ECF" w:rsidRPr="00AE0DB5">
        <w:rPr>
          <w:rFonts w:hint="eastAsia"/>
        </w:rPr>
        <w:t>重要天气预告图的符号和术语</w:t>
      </w:r>
      <w:bookmarkEnd w:id="991"/>
      <w:bookmarkEnd w:id="992"/>
      <w:bookmarkEnd w:id="993"/>
      <w:bookmarkEnd w:id="995"/>
    </w:p>
    <w:tbl>
      <w:tblPr>
        <w:tblW w:w="298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7"/>
        <w:gridCol w:w="2734"/>
      </w:tblGrid>
      <w:tr w:rsidR="00A22ECF" w:rsidRPr="00AE0DB5" w14:paraId="5F716FED" w14:textId="77777777" w:rsidTr="007E5567">
        <w:trPr>
          <w:trHeight w:val="279"/>
        </w:trPr>
        <w:tc>
          <w:tcPr>
            <w:tcW w:w="1385" w:type="pct"/>
            <w:vAlign w:val="center"/>
          </w:tcPr>
          <w:p w14:paraId="5F716FEB" w14:textId="77777777" w:rsidR="00A22ECF" w:rsidRPr="00AE0DB5" w:rsidRDefault="00A22ECF" w:rsidP="000A3D28">
            <w:pPr>
              <w:framePr w:hSpace="180" w:wrap="around" w:vAnchor="text" w:hAnchor="page" w:x="2494" w:y="579"/>
              <w:kinsoku w:val="0"/>
              <w:overflowPunct w:val="0"/>
              <w:autoSpaceDE w:val="0"/>
              <w:autoSpaceDN w:val="0"/>
              <w:spacing w:line="360" w:lineRule="exact"/>
              <w:ind w:left="360"/>
              <w:rPr>
                <w:rFonts w:ascii="宋体"/>
                <w:color w:val="000000" w:themeColor="text1"/>
              </w:rPr>
            </w:pPr>
            <w:bookmarkStart w:id="996" w:name="_Toc36005908"/>
            <w:bookmarkStart w:id="997" w:name="_Toc36007478"/>
            <w:bookmarkEnd w:id="994"/>
            <w:r w:rsidRPr="00AE0DB5">
              <w:rPr>
                <w:rFonts w:ascii="宋体" w:hAnsi="宋体"/>
                <w:color w:val="000000" w:themeColor="text1"/>
              </w:rPr>
              <w:t>ISOL</w:t>
            </w:r>
            <w:bookmarkEnd w:id="996"/>
            <w:bookmarkEnd w:id="997"/>
          </w:p>
        </w:tc>
        <w:tc>
          <w:tcPr>
            <w:tcW w:w="3615" w:type="pct"/>
            <w:vAlign w:val="center"/>
          </w:tcPr>
          <w:p w14:paraId="5F716FEC" w14:textId="77777777" w:rsidR="00A22ECF" w:rsidRPr="00AE0DB5" w:rsidRDefault="00A22ECF" w:rsidP="000A3D28">
            <w:pPr>
              <w:framePr w:hSpace="180" w:wrap="around" w:vAnchor="text" w:hAnchor="page" w:x="2494" w:y="579"/>
              <w:kinsoku w:val="0"/>
              <w:overflowPunct w:val="0"/>
              <w:autoSpaceDE w:val="0"/>
              <w:autoSpaceDN w:val="0"/>
              <w:spacing w:line="360" w:lineRule="exact"/>
              <w:ind w:left="360"/>
              <w:rPr>
                <w:rFonts w:ascii="宋体"/>
                <w:color w:val="000000" w:themeColor="text1"/>
              </w:rPr>
            </w:pPr>
            <w:bookmarkStart w:id="998" w:name="_Toc36005909"/>
            <w:bookmarkStart w:id="999" w:name="_Toc36007479"/>
            <w:r w:rsidRPr="00AE0DB5">
              <w:rPr>
                <w:rFonts w:ascii="宋体" w:hAnsi="宋体" w:hint="eastAsia"/>
                <w:color w:val="000000" w:themeColor="text1"/>
              </w:rPr>
              <w:t>孤立的</w:t>
            </w:r>
            <w:r w:rsidRPr="00AE0DB5">
              <w:rPr>
                <w:rFonts w:ascii="宋体" w:hAnsi="宋体"/>
                <w:color w:val="000000" w:themeColor="text1"/>
              </w:rPr>
              <w:t>CB</w:t>
            </w:r>
            <w:bookmarkEnd w:id="998"/>
            <w:bookmarkEnd w:id="999"/>
          </w:p>
        </w:tc>
      </w:tr>
      <w:tr w:rsidR="00A22ECF" w:rsidRPr="00AE0DB5" w14:paraId="5F716FF0" w14:textId="77777777" w:rsidTr="007E5567">
        <w:trPr>
          <w:trHeight w:val="255"/>
        </w:trPr>
        <w:tc>
          <w:tcPr>
            <w:tcW w:w="1385" w:type="pct"/>
            <w:vAlign w:val="center"/>
          </w:tcPr>
          <w:p w14:paraId="5F716FEE" w14:textId="77777777" w:rsidR="00A22ECF" w:rsidRPr="00AE0DB5" w:rsidRDefault="00A22ECF" w:rsidP="000A3D28">
            <w:pPr>
              <w:framePr w:hSpace="180" w:wrap="around" w:vAnchor="text" w:hAnchor="page" w:x="2494" w:y="579"/>
              <w:kinsoku w:val="0"/>
              <w:overflowPunct w:val="0"/>
              <w:autoSpaceDE w:val="0"/>
              <w:autoSpaceDN w:val="0"/>
              <w:spacing w:line="360" w:lineRule="exact"/>
              <w:ind w:left="360"/>
              <w:rPr>
                <w:rFonts w:ascii="宋体"/>
                <w:color w:val="000000" w:themeColor="text1"/>
              </w:rPr>
            </w:pPr>
            <w:bookmarkStart w:id="1000" w:name="_Toc36005910"/>
            <w:bookmarkStart w:id="1001" w:name="_Toc36007480"/>
            <w:r w:rsidRPr="00AE0DB5">
              <w:rPr>
                <w:rFonts w:ascii="宋体" w:hAnsi="宋体"/>
                <w:color w:val="000000" w:themeColor="text1"/>
              </w:rPr>
              <w:t>OCNL</w:t>
            </w:r>
            <w:bookmarkEnd w:id="1000"/>
            <w:bookmarkEnd w:id="1001"/>
          </w:p>
        </w:tc>
        <w:tc>
          <w:tcPr>
            <w:tcW w:w="3615" w:type="pct"/>
            <w:vAlign w:val="center"/>
          </w:tcPr>
          <w:p w14:paraId="5F716FEF" w14:textId="77777777" w:rsidR="00A22ECF" w:rsidRPr="00AE0DB5" w:rsidRDefault="00A22ECF" w:rsidP="000A3D28">
            <w:pPr>
              <w:framePr w:hSpace="180" w:wrap="around" w:vAnchor="text" w:hAnchor="page" w:x="2494" w:y="579"/>
              <w:kinsoku w:val="0"/>
              <w:overflowPunct w:val="0"/>
              <w:autoSpaceDE w:val="0"/>
              <w:autoSpaceDN w:val="0"/>
              <w:spacing w:line="360" w:lineRule="exact"/>
              <w:ind w:left="360"/>
              <w:rPr>
                <w:rFonts w:ascii="宋体"/>
                <w:color w:val="000000" w:themeColor="text1"/>
              </w:rPr>
            </w:pPr>
            <w:bookmarkStart w:id="1002" w:name="_Toc36005911"/>
            <w:bookmarkStart w:id="1003" w:name="_Toc36007481"/>
            <w:r w:rsidRPr="00AE0DB5">
              <w:rPr>
                <w:rFonts w:ascii="宋体" w:hAnsi="宋体" w:hint="eastAsia"/>
                <w:color w:val="000000" w:themeColor="text1"/>
              </w:rPr>
              <w:t>偶然的</w:t>
            </w:r>
            <w:r w:rsidRPr="00AE0DB5">
              <w:rPr>
                <w:rFonts w:ascii="宋体" w:hAnsi="宋体"/>
                <w:color w:val="000000" w:themeColor="text1"/>
              </w:rPr>
              <w:t>CB</w:t>
            </w:r>
            <w:bookmarkEnd w:id="1002"/>
            <w:bookmarkEnd w:id="1003"/>
          </w:p>
        </w:tc>
      </w:tr>
      <w:tr w:rsidR="00A22ECF" w:rsidRPr="00AE0DB5" w14:paraId="5F716FF3" w14:textId="77777777" w:rsidTr="007E5567">
        <w:trPr>
          <w:trHeight w:val="255"/>
        </w:trPr>
        <w:tc>
          <w:tcPr>
            <w:tcW w:w="1385" w:type="pct"/>
            <w:vAlign w:val="center"/>
          </w:tcPr>
          <w:p w14:paraId="5F716FF1" w14:textId="77777777" w:rsidR="00A22ECF" w:rsidRPr="00AE0DB5" w:rsidRDefault="00A22ECF" w:rsidP="000A3D28">
            <w:pPr>
              <w:framePr w:hSpace="180" w:wrap="around" w:vAnchor="text" w:hAnchor="page" w:x="2494" w:y="579"/>
              <w:kinsoku w:val="0"/>
              <w:overflowPunct w:val="0"/>
              <w:autoSpaceDE w:val="0"/>
              <w:autoSpaceDN w:val="0"/>
              <w:spacing w:line="360" w:lineRule="exact"/>
              <w:ind w:left="360"/>
              <w:rPr>
                <w:rFonts w:ascii="宋体"/>
                <w:color w:val="000000" w:themeColor="text1"/>
              </w:rPr>
            </w:pPr>
            <w:bookmarkStart w:id="1004" w:name="_Toc36005912"/>
            <w:bookmarkStart w:id="1005" w:name="_Toc36007482"/>
            <w:r w:rsidRPr="00AE0DB5">
              <w:rPr>
                <w:rFonts w:ascii="宋体" w:hAnsi="宋体"/>
                <w:color w:val="000000" w:themeColor="text1"/>
              </w:rPr>
              <w:t>FRQ</w:t>
            </w:r>
            <w:bookmarkEnd w:id="1004"/>
            <w:bookmarkEnd w:id="1005"/>
          </w:p>
        </w:tc>
        <w:tc>
          <w:tcPr>
            <w:tcW w:w="3615" w:type="pct"/>
            <w:vAlign w:val="center"/>
          </w:tcPr>
          <w:p w14:paraId="5F716FF2" w14:textId="77777777" w:rsidR="00A22ECF" w:rsidRPr="00AE0DB5" w:rsidRDefault="00A22ECF" w:rsidP="000A3D28">
            <w:pPr>
              <w:framePr w:hSpace="180" w:wrap="around" w:vAnchor="text" w:hAnchor="page" w:x="2494" w:y="579"/>
              <w:kinsoku w:val="0"/>
              <w:overflowPunct w:val="0"/>
              <w:autoSpaceDE w:val="0"/>
              <w:autoSpaceDN w:val="0"/>
              <w:spacing w:line="360" w:lineRule="exact"/>
              <w:ind w:left="360"/>
              <w:rPr>
                <w:rFonts w:ascii="宋体"/>
                <w:color w:val="000000" w:themeColor="text1"/>
              </w:rPr>
            </w:pPr>
            <w:bookmarkStart w:id="1006" w:name="_Toc36005913"/>
            <w:bookmarkStart w:id="1007" w:name="_Toc36007483"/>
            <w:r w:rsidRPr="00AE0DB5">
              <w:rPr>
                <w:rFonts w:ascii="宋体" w:hAnsi="宋体" w:hint="eastAsia"/>
                <w:color w:val="000000" w:themeColor="text1"/>
              </w:rPr>
              <w:t>频繁的</w:t>
            </w:r>
            <w:r w:rsidRPr="00AE0DB5">
              <w:rPr>
                <w:rFonts w:ascii="宋体" w:hAnsi="宋体"/>
                <w:color w:val="000000" w:themeColor="text1"/>
              </w:rPr>
              <w:t>CB</w:t>
            </w:r>
            <w:bookmarkEnd w:id="1006"/>
            <w:bookmarkEnd w:id="1007"/>
          </w:p>
        </w:tc>
      </w:tr>
      <w:tr w:rsidR="00A22ECF" w:rsidRPr="00AE0DB5" w14:paraId="5F716FF6" w14:textId="77777777" w:rsidTr="007E5567">
        <w:trPr>
          <w:trHeight w:val="255"/>
        </w:trPr>
        <w:tc>
          <w:tcPr>
            <w:tcW w:w="1385" w:type="pct"/>
            <w:vAlign w:val="center"/>
          </w:tcPr>
          <w:p w14:paraId="5F716FF4" w14:textId="77777777" w:rsidR="00A22ECF" w:rsidRPr="00AE0DB5" w:rsidRDefault="00A22ECF" w:rsidP="000A3D28">
            <w:pPr>
              <w:framePr w:hSpace="180" w:wrap="around" w:vAnchor="text" w:hAnchor="page" w:x="2494" w:y="579"/>
              <w:kinsoku w:val="0"/>
              <w:overflowPunct w:val="0"/>
              <w:autoSpaceDE w:val="0"/>
              <w:autoSpaceDN w:val="0"/>
              <w:spacing w:line="360" w:lineRule="exact"/>
              <w:ind w:left="360"/>
              <w:rPr>
                <w:rFonts w:ascii="宋体"/>
                <w:color w:val="000000" w:themeColor="text1"/>
              </w:rPr>
            </w:pPr>
            <w:bookmarkStart w:id="1008" w:name="_Toc36005914"/>
            <w:bookmarkStart w:id="1009" w:name="_Toc36007484"/>
            <w:r w:rsidRPr="00AE0DB5">
              <w:rPr>
                <w:rFonts w:ascii="宋体" w:hAnsi="宋体"/>
                <w:color w:val="000000" w:themeColor="text1"/>
              </w:rPr>
              <w:t>EMBD</w:t>
            </w:r>
            <w:bookmarkEnd w:id="1008"/>
            <w:bookmarkEnd w:id="1009"/>
          </w:p>
        </w:tc>
        <w:tc>
          <w:tcPr>
            <w:tcW w:w="3615" w:type="pct"/>
            <w:vAlign w:val="center"/>
          </w:tcPr>
          <w:p w14:paraId="5F716FF5" w14:textId="77777777" w:rsidR="00A22ECF" w:rsidRPr="00AE0DB5" w:rsidRDefault="00A22ECF" w:rsidP="000A3D28">
            <w:pPr>
              <w:framePr w:hSpace="180" w:wrap="around" w:vAnchor="text" w:hAnchor="page" w:x="2494" w:y="579"/>
              <w:kinsoku w:val="0"/>
              <w:overflowPunct w:val="0"/>
              <w:autoSpaceDE w:val="0"/>
              <w:autoSpaceDN w:val="0"/>
              <w:spacing w:line="360" w:lineRule="exact"/>
              <w:ind w:left="360"/>
              <w:rPr>
                <w:rFonts w:ascii="宋体"/>
                <w:color w:val="000000" w:themeColor="text1"/>
              </w:rPr>
            </w:pPr>
            <w:bookmarkStart w:id="1010" w:name="_Toc36005915"/>
            <w:bookmarkStart w:id="1011" w:name="_Toc36007485"/>
            <w:r w:rsidRPr="00AE0DB5">
              <w:rPr>
                <w:rFonts w:ascii="宋体" w:hAnsi="宋体" w:hint="eastAsia"/>
                <w:color w:val="000000" w:themeColor="text1"/>
              </w:rPr>
              <w:t>隐藏的</w:t>
            </w:r>
            <w:r w:rsidRPr="00AE0DB5">
              <w:rPr>
                <w:rFonts w:ascii="宋体" w:hAnsi="宋体"/>
                <w:color w:val="000000" w:themeColor="text1"/>
              </w:rPr>
              <w:t>CB</w:t>
            </w:r>
            <w:bookmarkEnd w:id="1010"/>
            <w:bookmarkEnd w:id="1011"/>
          </w:p>
        </w:tc>
      </w:tr>
    </w:tbl>
    <w:p w14:paraId="5F716FF7" w14:textId="77777777" w:rsidR="00A22ECF" w:rsidRPr="002734B9" w:rsidRDefault="00A22ECF" w:rsidP="000A3D28">
      <w:pPr>
        <w:kinsoku w:val="0"/>
        <w:overflowPunct w:val="0"/>
        <w:autoSpaceDE w:val="0"/>
        <w:autoSpaceDN w:val="0"/>
        <w:rPr>
          <w:b/>
        </w:rPr>
      </w:pPr>
      <w:r w:rsidRPr="002734B9">
        <w:rPr>
          <w:b/>
        </w:rPr>
        <w:t>CB</w:t>
      </w:r>
      <w:r w:rsidRPr="002734B9">
        <w:rPr>
          <w:rFonts w:hint="eastAsia"/>
          <w:b/>
        </w:rPr>
        <w:t>云状态</w:t>
      </w:r>
    </w:p>
    <w:bookmarkEnd w:id="967"/>
    <w:bookmarkEnd w:id="968"/>
    <w:bookmarkEnd w:id="969"/>
    <w:p w14:paraId="5F716FF8" w14:textId="77777777" w:rsidR="00AB73C9" w:rsidRPr="00AE0DB5" w:rsidRDefault="00AB73C9" w:rsidP="00465F2D">
      <w:pPr>
        <w:kinsoku w:val="0"/>
        <w:overflowPunct w:val="0"/>
        <w:autoSpaceDE w:val="0"/>
        <w:autoSpaceDN w:val="0"/>
        <w:spacing w:afterLines="50" w:after="156" w:line="360" w:lineRule="exact"/>
        <w:ind w:left="360"/>
        <w:rPr>
          <w:rFonts w:ascii="宋体" w:hAnsi="宋体"/>
          <w:b/>
          <w:bCs/>
          <w:color w:val="000000" w:themeColor="text1"/>
        </w:rPr>
      </w:pPr>
    </w:p>
    <w:p w14:paraId="5F716FF9" w14:textId="77777777" w:rsidR="002734B9" w:rsidRDefault="002734B9" w:rsidP="000A3D28">
      <w:pPr>
        <w:kinsoku w:val="0"/>
        <w:overflowPunct w:val="0"/>
        <w:autoSpaceDE w:val="0"/>
        <w:autoSpaceDN w:val="0"/>
      </w:pPr>
    </w:p>
    <w:p w14:paraId="5F716FFA" w14:textId="77777777" w:rsidR="002734B9" w:rsidRDefault="002734B9" w:rsidP="002734B9"/>
    <w:p w14:paraId="5F716FFB" w14:textId="77777777" w:rsidR="002734B9" w:rsidRDefault="002734B9" w:rsidP="002734B9"/>
    <w:p w14:paraId="5F716FFC" w14:textId="77777777" w:rsidR="00404907" w:rsidRPr="002734B9" w:rsidRDefault="00A22ECF" w:rsidP="002734B9">
      <w:pPr>
        <w:rPr>
          <w:b/>
        </w:rPr>
      </w:pPr>
      <w:r w:rsidRPr="002734B9">
        <w:rPr>
          <w:rFonts w:hint="eastAsia"/>
          <w:b/>
        </w:rPr>
        <w:t>重要天气符号</w:t>
      </w:r>
    </w:p>
    <w:tbl>
      <w:tblPr>
        <w:tblW w:w="4124" w:type="pct"/>
        <w:tblInd w:w="10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55"/>
        <w:gridCol w:w="293"/>
        <w:gridCol w:w="1248"/>
        <w:gridCol w:w="1261"/>
        <w:gridCol w:w="1472"/>
      </w:tblGrid>
      <w:tr w:rsidR="00A22ECF" w:rsidRPr="00AE0DB5" w14:paraId="5F717001" w14:textId="77777777" w:rsidTr="00BD0757">
        <w:trPr>
          <w:trHeight w:val="397"/>
        </w:trPr>
        <w:tc>
          <w:tcPr>
            <w:tcW w:w="913" w:type="pct"/>
            <w:tcBorders>
              <w:top w:val="single" w:sz="12" w:space="0" w:color="000000"/>
              <w:right w:val="nil"/>
            </w:tcBorders>
            <w:vAlign w:val="center"/>
          </w:tcPr>
          <w:bookmarkStart w:id="1012" w:name="_Toc36005916"/>
          <w:bookmarkStart w:id="1013" w:name="_Toc36007486"/>
          <w:bookmarkEnd w:id="1012"/>
          <w:bookmarkEnd w:id="1013"/>
          <w:p w14:paraId="5F716FFD" w14:textId="77777777" w:rsidR="00A22ECF" w:rsidRPr="00AE0DB5" w:rsidRDefault="00A22ECF" w:rsidP="00BD0757">
            <w:pPr>
              <w:ind w:left="0"/>
              <w:jc w:val="center"/>
              <w:rPr>
                <w:rFonts w:ascii="宋体"/>
                <w:color w:val="000000" w:themeColor="text1"/>
              </w:rPr>
            </w:pPr>
            <w:r w:rsidRPr="00AE0DB5">
              <w:rPr>
                <w:rFonts w:ascii="宋体" w:hAnsi="宋体" w:hint="eastAsia"/>
                <w:color w:val="000000" w:themeColor="text1"/>
              </w:rPr>
              <w:object w:dxaOrig="1848" w:dyaOrig="1680" w14:anchorId="5F717DE1">
                <v:shape id="_x0000_i1033" type="#_x0000_t75" style="width:15.05pt;height:14.1pt" o:ole="">
                  <v:imagedata r:id="rId66" o:title=""/>
                </v:shape>
                <o:OLEObject Type="Embed" ProgID="PBrush" ShapeID="_x0000_i1033" DrawAspect="Content" ObjectID="_1615366897" r:id="rId67"/>
              </w:object>
            </w:r>
          </w:p>
        </w:tc>
        <w:tc>
          <w:tcPr>
            <w:tcW w:w="1472" w:type="pct"/>
            <w:gridSpan w:val="2"/>
            <w:tcBorders>
              <w:top w:val="single" w:sz="12" w:space="0" w:color="000000"/>
              <w:left w:val="nil"/>
            </w:tcBorders>
            <w:vAlign w:val="center"/>
          </w:tcPr>
          <w:p w14:paraId="5F716FFE" w14:textId="77777777" w:rsidR="00A22ECF" w:rsidRPr="00AE0DB5" w:rsidRDefault="00A22ECF" w:rsidP="00BD0757">
            <w:pPr>
              <w:spacing w:line="240" w:lineRule="auto"/>
              <w:ind w:left="0"/>
              <w:jc w:val="center"/>
              <w:rPr>
                <w:rFonts w:ascii="宋体"/>
                <w:color w:val="000000" w:themeColor="text1"/>
              </w:rPr>
            </w:pPr>
            <w:bookmarkStart w:id="1014" w:name="_Toc36005917"/>
            <w:bookmarkStart w:id="1015" w:name="_Toc36007487"/>
            <w:r w:rsidRPr="00AE0DB5">
              <w:rPr>
                <w:rFonts w:ascii="宋体" w:hAnsi="宋体" w:hint="eastAsia"/>
                <w:color w:val="000000" w:themeColor="text1"/>
              </w:rPr>
              <w:t>雷暴</w:t>
            </w:r>
            <w:bookmarkEnd w:id="1014"/>
            <w:bookmarkEnd w:id="1015"/>
          </w:p>
        </w:tc>
        <w:bookmarkStart w:id="1016" w:name="_Toc36005918"/>
        <w:bookmarkStart w:id="1017" w:name="_Toc36007488"/>
        <w:bookmarkEnd w:id="1016"/>
        <w:bookmarkEnd w:id="1017"/>
        <w:tc>
          <w:tcPr>
            <w:tcW w:w="1206" w:type="pct"/>
            <w:tcBorders>
              <w:top w:val="single" w:sz="12" w:space="0" w:color="000000"/>
              <w:right w:val="nil"/>
            </w:tcBorders>
            <w:vAlign w:val="center"/>
          </w:tcPr>
          <w:p w14:paraId="5F716FFF"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315" w:dyaOrig="375" w14:anchorId="5F717DE2">
                <v:shape id="_x0000_i1034" type="#_x0000_t75" style="width:14.1pt;height:21.6pt" o:ole="">
                  <v:imagedata r:id="rId68" o:title=""/>
                </v:shape>
                <o:OLEObject Type="Embed" ProgID="PBrush" ShapeID="_x0000_i1034" DrawAspect="Content" ObjectID="_1615366898" r:id="rId69"/>
              </w:object>
            </w:r>
          </w:p>
        </w:tc>
        <w:tc>
          <w:tcPr>
            <w:tcW w:w="1408" w:type="pct"/>
            <w:tcBorders>
              <w:top w:val="single" w:sz="12" w:space="0" w:color="000000"/>
              <w:left w:val="nil"/>
            </w:tcBorders>
            <w:vAlign w:val="center"/>
          </w:tcPr>
          <w:p w14:paraId="5F717000" w14:textId="77777777" w:rsidR="00A22ECF" w:rsidRPr="00AE0DB5" w:rsidRDefault="00A22ECF" w:rsidP="00BD0757">
            <w:pPr>
              <w:spacing w:line="240" w:lineRule="auto"/>
              <w:ind w:left="0"/>
              <w:jc w:val="center"/>
              <w:rPr>
                <w:rFonts w:ascii="宋体"/>
                <w:color w:val="000000" w:themeColor="text1"/>
              </w:rPr>
            </w:pPr>
            <w:bookmarkStart w:id="1018" w:name="_Toc36005919"/>
            <w:bookmarkStart w:id="1019" w:name="_Toc36007489"/>
            <w:r w:rsidRPr="00AE0DB5">
              <w:rPr>
                <w:rFonts w:ascii="宋体" w:hAnsi="宋体" w:hint="eastAsia"/>
                <w:color w:val="000000" w:themeColor="text1"/>
              </w:rPr>
              <w:t>毛毛雨</w:t>
            </w:r>
            <w:bookmarkEnd w:id="1018"/>
            <w:bookmarkEnd w:id="1019"/>
          </w:p>
        </w:tc>
      </w:tr>
      <w:bookmarkStart w:id="1020" w:name="_Toc36005920"/>
      <w:bookmarkStart w:id="1021" w:name="_Toc36007490"/>
      <w:bookmarkEnd w:id="1020"/>
      <w:bookmarkEnd w:id="1021"/>
      <w:tr w:rsidR="00A22ECF" w:rsidRPr="00AE0DB5" w14:paraId="5F717006" w14:textId="77777777" w:rsidTr="00BD0757">
        <w:trPr>
          <w:trHeight w:val="397"/>
        </w:trPr>
        <w:tc>
          <w:tcPr>
            <w:tcW w:w="913" w:type="pct"/>
            <w:tcBorders>
              <w:right w:val="nil"/>
            </w:tcBorders>
            <w:vAlign w:val="center"/>
          </w:tcPr>
          <w:p w14:paraId="5F717002" w14:textId="77777777" w:rsidR="00A22ECF" w:rsidRPr="00AE0DB5" w:rsidRDefault="00A22ECF" w:rsidP="00BD0757">
            <w:pPr>
              <w:ind w:left="0"/>
              <w:jc w:val="center"/>
              <w:rPr>
                <w:rFonts w:ascii="宋体"/>
                <w:color w:val="000000" w:themeColor="text1"/>
              </w:rPr>
            </w:pPr>
            <w:r w:rsidRPr="00AE0DB5">
              <w:rPr>
                <w:rFonts w:ascii="宋体" w:hAnsi="宋体" w:hint="eastAsia"/>
                <w:color w:val="000000" w:themeColor="text1"/>
              </w:rPr>
              <w:object w:dxaOrig="1056" w:dyaOrig="1668" w14:anchorId="5F717DE3">
                <v:shape id="_x0000_i1035" type="#_x0000_t75" style="width:15.05pt;height:14.1pt" o:ole="">
                  <v:imagedata r:id="rId70" o:title=""/>
                </v:shape>
                <o:OLEObject Type="Embed" ProgID="PBrush" ShapeID="_x0000_i1035" DrawAspect="Content" ObjectID="_1615366899" r:id="rId71"/>
              </w:object>
            </w:r>
          </w:p>
        </w:tc>
        <w:tc>
          <w:tcPr>
            <w:tcW w:w="1472" w:type="pct"/>
            <w:gridSpan w:val="2"/>
            <w:tcBorders>
              <w:left w:val="nil"/>
            </w:tcBorders>
            <w:vAlign w:val="center"/>
          </w:tcPr>
          <w:p w14:paraId="5F717003" w14:textId="77777777" w:rsidR="00A22ECF" w:rsidRPr="00AE0DB5" w:rsidRDefault="00A22ECF" w:rsidP="00BD0757">
            <w:pPr>
              <w:spacing w:line="240" w:lineRule="auto"/>
              <w:ind w:left="0"/>
              <w:jc w:val="center"/>
              <w:rPr>
                <w:rFonts w:ascii="宋体"/>
                <w:color w:val="000000" w:themeColor="text1"/>
              </w:rPr>
            </w:pPr>
            <w:bookmarkStart w:id="1022" w:name="_Toc36005921"/>
            <w:bookmarkStart w:id="1023" w:name="_Toc36007491"/>
            <w:r w:rsidRPr="00AE0DB5">
              <w:rPr>
                <w:rFonts w:ascii="宋体" w:hAnsi="宋体" w:hint="eastAsia"/>
                <w:color w:val="000000" w:themeColor="text1"/>
              </w:rPr>
              <w:t>热带气旋</w:t>
            </w:r>
            <w:bookmarkEnd w:id="1022"/>
            <w:bookmarkEnd w:id="1023"/>
          </w:p>
        </w:tc>
        <w:bookmarkStart w:id="1024" w:name="_Toc36005922"/>
        <w:bookmarkStart w:id="1025" w:name="_Toc36007492"/>
        <w:bookmarkEnd w:id="1024"/>
        <w:bookmarkEnd w:id="1025"/>
        <w:tc>
          <w:tcPr>
            <w:tcW w:w="1206" w:type="pct"/>
            <w:tcBorders>
              <w:right w:val="nil"/>
            </w:tcBorders>
            <w:vAlign w:val="center"/>
          </w:tcPr>
          <w:p w14:paraId="5F717004"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405" w:dyaOrig="345" w14:anchorId="5F717DE4">
                <v:shape id="_x0000_i1036" type="#_x0000_t75" style="width:21.6pt;height:14.1pt" o:ole="">
                  <v:imagedata r:id="rId72" o:title=""/>
                </v:shape>
                <o:OLEObject Type="Embed" ProgID="PBrush" ShapeID="_x0000_i1036" DrawAspect="Content" ObjectID="_1615366900" r:id="rId73"/>
              </w:object>
            </w:r>
          </w:p>
        </w:tc>
        <w:tc>
          <w:tcPr>
            <w:tcW w:w="1408" w:type="pct"/>
            <w:tcBorders>
              <w:left w:val="nil"/>
            </w:tcBorders>
            <w:vAlign w:val="center"/>
          </w:tcPr>
          <w:p w14:paraId="5F717005" w14:textId="77777777" w:rsidR="00A22ECF" w:rsidRPr="00AE0DB5" w:rsidRDefault="00A22ECF" w:rsidP="00BD0757">
            <w:pPr>
              <w:spacing w:line="240" w:lineRule="auto"/>
              <w:ind w:left="0"/>
              <w:jc w:val="center"/>
              <w:rPr>
                <w:rFonts w:ascii="宋体"/>
                <w:color w:val="000000" w:themeColor="text1"/>
              </w:rPr>
            </w:pPr>
            <w:bookmarkStart w:id="1026" w:name="_Toc36005923"/>
            <w:bookmarkStart w:id="1027" w:name="_Toc36007493"/>
            <w:r w:rsidRPr="00AE0DB5">
              <w:rPr>
                <w:rFonts w:ascii="宋体" w:hAnsi="宋体" w:hint="eastAsia"/>
                <w:color w:val="000000" w:themeColor="text1"/>
              </w:rPr>
              <w:t>雨</w:t>
            </w:r>
            <w:bookmarkEnd w:id="1026"/>
            <w:bookmarkEnd w:id="1027"/>
          </w:p>
        </w:tc>
      </w:tr>
      <w:bookmarkStart w:id="1028" w:name="_Toc36005924"/>
      <w:bookmarkStart w:id="1029" w:name="_Toc36007494"/>
      <w:bookmarkEnd w:id="1028"/>
      <w:bookmarkEnd w:id="1029"/>
      <w:tr w:rsidR="00A22ECF" w:rsidRPr="00AE0DB5" w14:paraId="5F71700B" w14:textId="77777777" w:rsidTr="00BD0757">
        <w:trPr>
          <w:trHeight w:val="397"/>
        </w:trPr>
        <w:tc>
          <w:tcPr>
            <w:tcW w:w="913" w:type="pct"/>
            <w:tcBorders>
              <w:right w:val="nil"/>
            </w:tcBorders>
            <w:vAlign w:val="center"/>
          </w:tcPr>
          <w:p w14:paraId="5F717007" w14:textId="77777777" w:rsidR="00A22ECF" w:rsidRPr="00AE0DB5" w:rsidRDefault="00A22ECF" w:rsidP="00BD0757">
            <w:pPr>
              <w:ind w:left="0"/>
              <w:jc w:val="center"/>
              <w:rPr>
                <w:rFonts w:ascii="宋体"/>
                <w:color w:val="000000" w:themeColor="text1"/>
              </w:rPr>
            </w:pPr>
            <w:r w:rsidRPr="00AE0DB5">
              <w:rPr>
                <w:rFonts w:ascii="宋体" w:hAnsi="宋体" w:hint="eastAsia"/>
                <w:color w:val="000000" w:themeColor="text1"/>
              </w:rPr>
              <w:object w:dxaOrig="396" w:dyaOrig="396" w14:anchorId="5F717DE5">
                <v:shape id="_x0000_i1037" type="#_x0000_t75" style="width:21.6pt;height:21.6pt" o:ole="">
                  <v:imagedata r:id="rId74" o:title=""/>
                </v:shape>
                <o:OLEObject Type="Embed" ProgID="PBrush" ShapeID="_x0000_i1037" DrawAspect="Content" ObjectID="_1615366901" r:id="rId75"/>
              </w:object>
            </w:r>
          </w:p>
        </w:tc>
        <w:tc>
          <w:tcPr>
            <w:tcW w:w="1472" w:type="pct"/>
            <w:gridSpan w:val="2"/>
            <w:tcBorders>
              <w:left w:val="nil"/>
            </w:tcBorders>
            <w:vAlign w:val="center"/>
          </w:tcPr>
          <w:p w14:paraId="5F717008" w14:textId="77777777" w:rsidR="00A22ECF" w:rsidRPr="00AE0DB5" w:rsidRDefault="00A22ECF" w:rsidP="00BD0757">
            <w:pPr>
              <w:spacing w:line="240" w:lineRule="auto"/>
              <w:ind w:left="0"/>
              <w:jc w:val="center"/>
              <w:rPr>
                <w:rFonts w:ascii="宋体"/>
                <w:color w:val="000000" w:themeColor="text1"/>
              </w:rPr>
            </w:pPr>
            <w:bookmarkStart w:id="1030" w:name="_Toc36005925"/>
            <w:bookmarkStart w:id="1031" w:name="_Toc36007495"/>
            <w:r w:rsidRPr="00AE0DB5">
              <w:rPr>
                <w:rFonts w:ascii="宋体" w:hAnsi="宋体" w:hint="eastAsia"/>
                <w:color w:val="000000" w:themeColor="text1"/>
              </w:rPr>
              <w:t>强飑线</w:t>
            </w:r>
            <w:bookmarkEnd w:id="1030"/>
            <w:bookmarkEnd w:id="1031"/>
          </w:p>
        </w:tc>
        <w:bookmarkStart w:id="1032" w:name="_Toc36005926"/>
        <w:bookmarkStart w:id="1033" w:name="_Toc36007496"/>
        <w:bookmarkEnd w:id="1032"/>
        <w:bookmarkEnd w:id="1033"/>
        <w:tc>
          <w:tcPr>
            <w:tcW w:w="1206" w:type="pct"/>
            <w:tcBorders>
              <w:right w:val="nil"/>
            </w:tcBorders>
            <w:vAlign w:val="center"/>
          </w:tcPr>
          <w:p w14:paraId="5F717009"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384" w:dyaOrig="384" w14:anchorId="5F717DE6">
                <v:shape id="_x0000_i1038" type="#_x0000_t75" style="width:21.6pt;height:21.6pt" o:ole="">
                  <v:imagedata r:id="rId76" o:title=""/>
                </v:shape>
                <o:OLEObject Type="Embed" ProgID="PBrush" ShapeID="_x0000_i1038" DrawAspect="Content" ObjectID="_1615366902" r:id="rId77"/>
              </w:object>
            </w:r>
          </w:p>
        </w:tc>
        <w:tc>
          <w:tcPr>
            <w:tcW w:w="1408" w:type="pct"/>
            <w:tcBorders>
              <w:left w:val="nil"/>
            </w:tcBorders>
            <w:vAlign w:val="center"/>
          </w:tcPr>
          <w:p w14:paraId="5F71700A" w14:textId="77777777" w:rsidR="00A22ECF" w:rsidRPr="00AE0DB5" w:rsidRDefault="00A22ECF" w:rsidP="00BD0757">
            <w:pPr>
              <w:spacing w:line="240" w:lineRule="auto"/>
              <w:ind w:left="0"/>
              <w:jc w:val="center"/>
              <w:rPr>
                <w:rFonts w:ascii="宋体"/>
                <w:color w:val="000000" w:themeColor="text1"/>
              </w:rPr>
            </w:pPr>
            <w:bookmarkStart w:id="1034" w:name="_Toc36005927"/>
            <w:bookmarkStart w:id="1035" w:name="_Toc36007497"/>
            <w:r w:rsidRPr="00AE0DB5">
              <w:rPr>
                <w:rFonts w:ascii="宋体" w:hAnsi="宋体" w:hint="eastAsia"/>
                <w:color w:val="000000" w:themeColor="text1"/>
              </w:rPr>
              <w:t>雪</w:t>
            </w:r>
            <w:bookmarkEnd w:id="1034"/>
            <w:bookmarkEnd w:id="1035"/>
          </w:p>
        </w:tc>
      </w:tr>
      <w:bookmarkStart w:id="1036" w:name="_Toc36005928"/>
      <w:bookmarkStart w:id="1037" w:name="_Toc36007498"/>
      <w:bookmarkEnd w:id="1036"/>
      <w:bookmarkEnd w:id="1037"/>
      <w:tr w:rsidR="00A22ECF" w:rsidRPr="00AE0DB5" w14:paraId="5F717010" w14:textId="77777777" w:rsidTr="00BD0757">
        <w:trPr>
          <w:trHeight w:val="397"/>
        </w:trPr>
        <w:tc>
          <w:tcPr>
            <w:tcW w:w="913" w:type="pct"/>
            <w:tcBorders>
              <w:right w:val="nil"/>
            </w:tcBorders>
            <w:vAlign w:val="center"/>
          </w:tcPr>
          <w:p w14:paraId="5F71700C" w14:textId="77777777" w:rsidR="00A22ECF" w:rsidRPr="00AE0DB5" w:rsidRDefault="00A22ECF" w:rsidP="00BD0757">
            <w:pPr>
              <w:ind w:left="0"/>
              <w:jc w:val="center"/>
              <w:rPr>
                <w:rFonts w:ascii="宋体"/>
                <w:color w:val="000000" w:themeColor="text1"/>
              </w:rPr>
            </w:pPr>
            <w:r w:rsidRPr="00AE0DB5">
              <w:rPr>
                <w:rFonts w:ascii="宋体" w:hAnsi="宋体" w:hint="eastAsia"/>
                <w:color w:val="000000" w:themeColor="text1"/>
              </w:rPr>
              <w:object w:dxaOrig="444" w:dyaOrig="324" w14:anchorId="5F717DE7">
                <v:shape id="_x0000_i1039" type="#_x0000_t75" style="width:21.6pt;height:14.1pt" o:ole="">
                  <v:imagedata r:id="rId78" o:title=""/>
                </v:shape>
                <o:OLEObject Type="Embed" ProgID="PBrush" ShapeID="_x0000_i1039" DrawAspect="Content" ObjectID="_1615366903" r:id="rId79"/>
              </w:object>
            </w:r>
          </w:p>
        </w:tc>
        <w:tc>
          <w:tcPr>
            <w:tcW w:w="1472" w:type="pct"/>
            <w:gridSpan w:val="2"/>
            <w:tcBorders>
              <w:left w:val="nil"/>
            </w:tcBorders>
            <w:vAlign w:val="center"/>
          </w:tcPr>
          <w:p w14:paraId="5F71700D" w14:textId="77777777" w:rsidR="00A22ECF" w:rsidRPr="00AE0DB5" w:rsidRDefault="00A22ECF" w:rsidP="00BD0757">
            <w:pPr>
              <w:spacing w:line="240" w:lineRule="auto"/>
              <w:ind w:left="0"/>
              <w:jc w:val="center"/>
              <w:rPr>
                <w:rFonts w:ascii="宋体"/>
                <w:color w:val="000000" w:themeColor="text1"/>
              </w:rPr>
            </w:pPr>
            <w:bookmarkStart w:id="1038" w:name="_Toc36005929"/>
            <w:bookmarkStart w:id="1039" w:name="_Toc36007499"/>
            <w:r w:rsidRPr="00AE0DB5">
              <w:rPr>
                <w:rFonts w:ascii="宋体" w:hAnsi="宋体" w:hint="eastAsia"/>
                <w:color w:val="000000" w:themeColor="text1"/>
              </w:rPr>
              <w:t>中度颠簸</w:t>
            </w:r>
            <w:bookmarkEnd w:id="1038"/>
            <w:bookmarkEnd w:id="1039"/>
          </w:p>
        </w:tc>
        <w:bookmarkStart w:id="1040" w:name="_Toc36005930"/>
        <w:bookmarkStart w:id="1041" w:name="_Toc36007500"/>
        <w:bookmarkEnd w:id="1040"/>
        <w:bookmarkEnd w:id="1041"/>
        <w:tc>
          <w:tcPr>
            <w:tcW w:w="1206" w:type="pct"/>
            <w:tcBorders>
              <w:right w:val="nil"/>
            </w:tcBorders>
            <w:vAlign w:val="center"/>
          </w:tcPr>
          <w:p w14:paraId="5F71700E"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348" w:dyaOrig="372" w14:anchorId="5F717DE8">
                <v:shape id="_x0000_i1040" type="#_x0000_t75" style="width:14.1pt;height:20.65pt" o:ole="">
                  <v:imagedata r:id="rId80" o:title=""/>
                </v:shape>
                <o:OLEObject Type="Embed" ProgID="PBrush" ShapeID="_x0000_i1040" DrawAspect="Content" ObjectID="_1615366904" r:id="rId81"/>
              </w:object>
            </w:r>
          </w:p>
        </w:tc>
        <w:tc>
          <w:tcPr>
            <w:tcW w:w="1408" w:type="pct"/>
            <w:tcBorders>
              <w:left w:val="nil"/>
            </w:tcBorders>
            <w:vAlign w:val="center"/>
          </w:tcPr>
          <w:p w14:paraId="5F71700F" w14:textId="77777777" w:rsidR="00A22ECF" w:rsidRPr="00AE0DB5" w:rsidRDefault="00A22ECF" w:rsidP="00BD0757">
            <w:pPr>
              <w:spacing w:line="240" w:lineRule="auto"/>
              <w:ind w:left="0"/>
              <w:jc w:val="center"/>
              <w:rPr>
                <w:rFonts w:ascii="宋体"/>
                <w:color w:val="000000" w:themeColor="text1"/>
              </w:rPr>
            </w:pPr>
            <w:bookmarkStart w:id="1042" w:name="_Toc36005931"/>
            <w:bookmarkStart w:id="1043" w:name="_Toc36007501"/>
            <w:r w:rsidRPr="00AE0DB5">
              <w:rPr>
                <w:rFonts w:ascii="宋体" w:hAnsi="宋体" w:hint="eastAsia"/>
                <w:color w:val="000000" w:themeColor="text1"/>
              </w:rPr>
              <w:t>阵雨</w:t>
            </w:r>
            <w:bookmarkEnd w:id="1042"/>
            <w:bookmarkEnd w:id="1043"/>
          </w:p>
        </w:tc>
      </w:tr>
      <w:bookmarkStart w:id="1044" w:name="_Toc36005932"/>
      <w:bookmarkStart w:id="1045" w:name="_Toc36007502"/>
      <w:bookmarkEnd w:id="1044"/>
      <w:bookmarkEnd w:id="1045"/>
      <w:tr w:rsidR="00A22ECF" w:rsidRPr="00AE0DB5" w14:paraId="5F717015" w14:textId="77777777" w:rsidTr="00BD0757">
        <w:trPr>
          <w:trHeight w:val="397"/>
        </w:trPr>
        <w:tc>
          <w:tcPr>
            <w:tcW w:w="913" w:type="pct"/>
            <w:tcBorders>
              <w:right w:val="nil"/>
            </w:tcBorders>
            <w:vAlign w:val="center"/>
          </w:tcPr>
          <w:p w14:paraId="5F717011" w14:textId="77777777" w:rsidR="00A22ECF" w:rsidRPr="00AE0DB5" w:rsidRDefault="00A22ECF" w:rsidP="00BD0757">
            <w:pPr>
              <w:ind w:left="0"/>
              <w:jc w:val="center"/>
              <w:rPr>
                <w:rFonts w:ascii="宋体"/>
                <w:color w:val="000000" w:themeColor="text1"/>
              </w:rPr>
            </w:pPr>
            <w:r w:rsidRPr="00AE0DB5">
              <w:rPr>
                <w:rFonts w:ascii="宋体" w:hAnsi="宋体" w:hint="eastAsia"/>
                <w:color w:val="000000" w:themeColor="text1"/>
              </w:rPr>
              <w:object w:dxaOrig="480" w:dyaOrig="396" w14:anchorId="5F717DE9">
                <v:shape id="_x0000_i1041" type="#_x0000_t75" style="width:24.4pt;height:21.6pt" o:ole="">
                  <v:imagedata r:id="rId82" o:title=""/>
                </v:shape>
                <o:OLEObject Type="Embed" ProgID="PBrush" ShapeID="_x0000_i1041" DrawAspect="Content" ObjectID="_1615366905" r:id="rId83"/>
              </w:object>
            </w:r>
          </w:p>
        </w:tc>
        <w:tc>
          <w:tcPr>
            <w:tcW w:w="1472" w:type="pct"/>
            <w:gridSpan w:val="2"/>
            <w:tcBorders>
              <w:left w:val="nil"/>
            </w:tcBorders>
            <w:vAlign w:val="center"/>
          </w:tcPr>
          <w:p w14:paraId="5F717012" w14:textId="77777777" w:rsidR="00A22ECF" w:rsidRPr="00AE0DB5" w:rsidRDefault="00A22ECF" w:rsidP="00BD0757">
            <w:pPr>
              <w:spacing w:line="240" w:lineRule="auto"/>
              <w:ind w:left="0"/>
              <w:jc w:val="center"/>
              <w:rPr>
                <w:rFonts w:ascii="宋体"/>
                <w:color w:val="000000" w:themeColor="text1"/>
              </w:rPr>
            </w:pPr>
            <w:bookmarkStart w:id="1046" w:name="_Toc36005933"/>
            <w:bookmarkStart w:id="1047" w:name="_Toc36007503"/>
            <w:r w:rsidRPr="00AE0DB5">
              <w:rPr>
                <w:rFonts w:ascii="宋体" w:hAnsi="宋体" w:hint="eastAsia"/>
                <w:color w:val="000000" w:themeColor="text1"/>
              </w:rPr>
              <w:t>严重颠簸</w:t>
            </w:r>
            <w:bookmarkEnd w:id="1046"/>
            <w:bookmarkEnd w:id="1047"/>
          </w:p>
        </w:tc>
        <w:bookmarkStart w:id="1048" w:name="_Toc36005934"/>
        <w:bookmarkStart w:id="1049" w:name="_Toc36007504"/>
        <w:bookmarkEnd w:id="1048"/>
        <w:bookmarkEnd w:id="1049"/>
        <w:tc>
          <w:tcPr>
            <w:tcW w:w="1206" w:type="pct"/>
            <w:tcBorders>
              <w:right w:val="nil"/>
            </w:tcBorders>
            <w:vAlign w:val="center"/>
          </w:tcPr>
          <w:p w14:paraId="5F717013"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348" w:dyaOrig="372" w14:anchorId="5F717DEA">
                <v:shape id="_x0000_i1042" type="#_x0000_t75" style="width:14.1pt;height:20.65pt" o:ole="">
                  <v:imagedata r:id="rId84" o:title=""/>
                </v:shape>
                <o:OLEObject Type="Embed" ProgID="PBrush" ShapeID="_x0000_i1042" DrawAspect="Content" ObjectID="_1615366906" r:id="rId85"/>
              </w:object>
            </w:r>
          </w:p>
        </w:tc>
        <w:tc>
          <w:tcPr>
            <w:tcW w:w="1408" w:type="pct"/>
            <w:tcBorders>
              <w:left w:val="nil"/>
            </w:tcBorders>
            <w:vAlign w:val="center"/>
          </w:tcPr>
          <w:p w14:paraId="5F717014" w14:textId="77777777" w:rsidR="00A22ECF" w:rsidRPr="00AE0DB5" w:rsidRDefault="00A22ECF" w:rsidP="00BD0757">
            <w:pPr>
              <w:spacing w:line="240" w:lineRule="auto"/>
              <w:ind w:left="0"/>
              <w:jc w:val="center"/>
              <w:rPr>
                <w:rFonts w:ascii="宋体"/>
                <w:color w:val="000000" w:themeColor="text1"/>
              </w:rPr>
            </w:pPr>
            <w:bookmarkStart w:id="1050" w:name="_Toc36005935"/>
            <w:bookmarkStart w:id="1051" w:name="_Toc36007505"/>
            <w:r w:rsidRPr="00AE0DB5">
              <w:rPr>
                <w:rFonts w:ascii="宋体" w:hAnsi="宋体" w:hint="eastAsia"/>
                <w:color w:val="000000" w:themeColor="text1"/>
              </w:rPr>
              <w:t>大片吹雪</w:t>
            </w:r>
            <w:bookmarkEnd w:id="1050"/>
            <w:bookmarkEnd w:id="1051"/>
          </w:p>
        </w:tc>
      </w:tr>
      <w:tr w:rsidR="00A22ECF" w:rsidRPr="00AE0DB5" w14:paraId="5F71701A" w14:textId="77777777" w:rsidTr="00BD0757">
        <w:trPr>
          <w:trHeight w:val="397"/>
        </w:trPr>
        <w:tc>
          <w:tcPr>
            <w:tcW w:w="913" w:type="pct"/>
            <w:tcBorders>
              <w:right w:val="nil"/>
            </w:tcBorders>
            <w:vAlign w:val="center"/>
          </w:tcPr>
          <w:p w14:paraId="5F717016" w14:textId="77777777" w:rsidR="00A22ECF" w:rsidRPr="00AE0DB5" w:rsidRDefault="00BD0757" w:rsidP="00BD0757">
            <w:pPr>
              <w:ind w:left="0"/>
              <w:jc w:val="center"/>
              <w:rPr>
                <w:rFonts w:ascii="宋体"/>
                <w:color w:val="000000" w:themeColor="text1"/>
              </w:rPr>
            </w:pPr>
            <w:r w:rsidRPr="00AE0DB5">
              <w:rPr>
                <w:noProof/>
                <w:color w:val="000000" w:themeColor="text1"/>
              </w:rPr>
              <w:drawing>
                <wp:anchor distT="0" distB="0" distL="114300" distR="114300" simplePos="0" relativeHeight="251658242" behindDoc="0" locked="0" layoutInCell="1" allowOverlap="1" wp14:anchorId="5F717DEB" wp14:editId="5F717DEC">
                  <wp:simplePos x="0" y="0"/>
                  <wp:positionH relativeFrom="column">
                    <wp:posOffset>10160</wp:posOffset>
                  </wp:positionH>
                  <wp:positionV relativeFrom="paragraph">
                    <wp:posOffset>24130</wp:posOffset>
                  </wp:positionV>
                  <wp:extent cx="571500" cy="197485"/>
                  <wp:effectExtent l="0" t="0" r="0" b="0"/>
                  <wp:wrapNone/>
                  <wp:docPr id="1238" name="图片 11"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52"/>
                          <pic:cNvPicPr>
                            <a:picLocks noChangeAspect="1" noChangeArrowheads="1"/>
                          </pic:cNvPicPr>
                        </pic:nvPicPr>
                        <pic:blipFill>
                          <a:blip r:embed="rId86" cstate="print"/>
                          <a:srcRect/>
                          <a:stretch>
                            <a:fillRect/>
                          </a:stretch>
                        </pic:blipFill>
                        <pic:spPr bwMode="auto">
                          <a:xfrm>
                            <a:off x="0" y="0"/>
                            <a:ext cx="571500" cy="197485"/>
                          </a:xfrm>
                          <a:prstGeom prst="rect">
                            <a:avLst/>
                          </a:prstGeom>
                          <a:noFill/>
                          <a:ln w="9525">
                            <a:noFill/>
                            <a:miter lim="800000"/>
                            <a:headEnd/>
                            <a:tailEnd/>
                          </a:ln>
                        </pic:spPr>
                      </pic:pic>
                    </a:graphicData>
                  </a:graphic>
                </wp:anchor>
              </w:drawing>
            </w:r>
          </w:p>
        </w:tc>
        <w:tc>
          <w:tcPr>
            <w:tcW w:w="1472" w:type="pct"/>
            <w:gridSpan w:val="2"/>
            <w:tcBorders>
              <w:left w:val="nil"/>
            </w:tcBorders>
            <w:vAlign w:val="center"/>
          </w:tcPr>
          <w:p w14:paraId="5F717017" w14:textId="77777777" w:rsidR="00A22ECF" w:rsidRPr="00AE0DB5" w:rsidRDefault="00A22ECF" w:rsidP="00BD0757">
            <w:pPr>
              <w:spacing w:line="240" w:lineRule="auto"/>
              <w:ind w:left="0"/>
              <w:jc w:val="center"/>
              <w:rPr>
                <w:rFonts w:ascii="宋体"/>
                <w:color w:val="000000" w:themeColor="text1"/>
              </w:rPr>
            </w:pPr>
            <w:bookmarkStart w:id="1052" w:name="_Toc36005937"/>
            <w:bookmarkStart w:id="1053" w:name="_Toc36007507"/>
            <w:r w:rsidRPr="00AE0DB5">
              <w:rPr>
                <w:rFonts w:ascii="宋体" w:hAnsi="宋体" w:hint="eastAsia"/>
                <w:color w:val="000000" w:themeColor="text1"/>
              </w:rPr>
              <w:t>山地波</w:t>
            </w:r>
            <w:bookmarkEnd w:id="1052"/>
            <w:bookmarkEnd w:id="1053"/>
          </w:p>
        </w:tc>
        <w:bookmarkStart w:id="1054" w:name="_Toc36005938"/>
        <w:bookmarkStart w:id="1055" w:name="_Toc36007508"/>
        <w:bookmarkEnd w:id="1054"/>
        <w:bookmarkEnd w:id="1055"/>
        <w:tc>
          <w:tcPr>
            <w:tcW w:w="1206" w:type="pct"/>
            <w:tcBorders>
              <w:right w:val="nil"/>
            </w:tcBorders>
            <w:vAlign w:val="center"/>
          </w:tcPr>
          <w:p w14:paraId="5F717018"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324" w:dyaOrig="396" w14:anchorId="5F717DED">
                <v:shape id="_x0000_i1043" type="#_x0000_t75" style="width:14.1pt;height:21.6pt" o:ole="">
                  <v:imagedata r:id="rId87" o:title=""/>
                </v:shape>
                <o:OLEObject Type="Embed" ProgID="PBrush" ShapeID="_x0000_i1043" DrawAspect="Content" ObjectID="_1615366907" r:id="rId88"/>
              </w:object>
            </w:r>
          </w:p>
        </w:tc>
        <w:tc>
          <w:tcPr>
            <w:tcW w:w="1408" w:type="pct"/>
            <w:tcBorders>
              <w:left w:val="nil"/>
            </w:tcBorders>
            <w:vAlign w:val="center"/>
          </w:tcPr>
          <w:p w14:paraId="5F717019" w14:textId="77777777" w:rsidR="00A22ECF" w:rsidRPr="00AE0DB5" w:rsidRDefault="00A22ECF" w:rsidP="00BD0757">
            <w:pPr>
              <w:spacing w:line="240" w:lineRule="auto"/>
              <w:ind w:left="0"/>
              <w:jc w:val="center"/>
              <w:rPr>
                <w:rFonts w:ascii="宋体"/>
                <w:color w:val="000000" w:themeColor="text1"/>
              </w:rPr>
            </w:pPr>
            <w:bookmarkStart w:id="1056" w:name="_Toc36005939"/>
            <w:bookmarkStart w:id="1057" w:name="_Toc36007509"/>
            <w:r w:rsidRPr="00AE0DB5">
              <w:rPr>
                <w:rFonts w:ascii="宋体" w:hAnsi="宋体" w:hint="eastAsia"/>
                <w:color w:val="000000" w:themeColor="text1"/>
              </w:rPr>
              <w:t>严重沙或尘霾</w:t>
            </w:r>
            <w:bookmarkEnd w:id="1056"/>
            <w:bookmarkEnd w:id="1057"/>
          </w:p>
        </w:tc>
      </w:tr>
      <w:bookmarkStart w:id="1058" w:name="_Toc36005940"/>
      <w:bookmarkStart w:id="1059" w:name="_Toc36007510"/>
      <w:bookmarkEnd w:id="1058"/>
      <w:bookmarkEnd w:id="1059"/>
      <w:tr w:rsidR="00A22ECF" w:rsidRPr="00AE0DB5" w14:paraId="5F71701F" w14:textId="77777777" w:rsidTr="00BD0757">
        <w:trPr>
          <w:trHeight w:val="397"/>
        </w:trPr>
        <w:tc>
          <w:tcPr>
            <w:tcW w:w="913" w:type="pct"/>
            <w:tcBorders>
              <w:right w:val="nil"/>
            </w:tcBorders>
            <w:vAlign w:val="center"/>
          </w:tcPr>
          <w:p w14:paraId="5F71701B" w14:textId="77777777" w:rsidR="00A22ECF" w:rsidRPr="00AE0DB5" w:rsidRDefault="00A22ECF" w:rsidP="00BD0757">
            <w:pPr>
              <w:ind w:left="0"/>
              <w:jc w:val="center"/>
              <w:rPr>
                <w:rFonts w:ascii="宋体"/>
                <w:color w:val="000000" w:themeColor="text1"/>
              </w:rPr>
            </w:pPr>
            <w:r w:rsidRPr="00AE0DB5">
              <w:rPr>
                <w:rFonts w:ascii="宋体" w:hAnsi="宋体" w:hint="eastAsia"/>
                <w:color w:val="000000" w:themeColor="text1"/>
              </w:rPr>
              <w:object w:dxaOrig="420" w:dyaOrig="324" w14:anchorId="5F717DEE">
                <v:shape id="_x0000_i1044" type="#_x0000_t75" style="width:21.6pt;height:14.1pt" o:ole="">
                  <v:imagedata r:id="rId89" o:title=""/>
                </v:shape>
                <o:OLEObject Type="Embed" ProgID="PBrush" ShapeID="_x0000_i1044" DrawAspect="Content" ObjectID="_1615366908" r:id="rId90"/>
              </w:object>
            </w:r>
          </w:p>
        </w:tc>
        <w:tc>
          <w:tcPr>
            <w:tcW w:w="1472" w:type="pct"/>
            <w:gridSpan w:val="2"/>
            <w:tcBorders>
              <w:left w:val="nil"/>
            </w:tcBorders>
            <w:vAlign w:val="center"/>
          </w:tcPr>
          <w:p w14:paraId="5F71701C" w14:textId="77777777" w:rsidR="00A22ECF" w:rsidRPr="00AE0DB5" w:rsidRDefault="00A22ECF" w:rsidP="00BD0757">
            <w:pPr>
              <w:spacing w:line="240" w:lineRule="auto"/>
              <w:ind w:left="0"/>
              <w:jc w:val="center"/>
              <w:rPr>
                <w:rFonts w:ascii="宋体"/>
                <w:color w:val="000000" w:themeColor="text1"/>
              </w:rPr>
            </w:pPr>
            <w:bookmarkStart w:id="1060" w:name="_Toc36005941"/>
            <w:bookmarkStart w:id="1061" w:name="_Toc36007511"/>
            <w:r w:rsidRPr="00AE0DB5">
              <w:rPr>
                <w:rFonts w:ascii="宋体" w:hAnsi="宋体" w:hint="eastAsia"/>
                <w:color w:val="000000" w:themeColor="text1"/>
              </w:rPr>
              <w:t>轻度飞机结冰</w:t>
            </w:r>
            <w:bookmarkEnd w:id="1060"/>
            <w:bookmarkEnd w:id="1061"/>
          </w:p>
        </w:tc>
        <w:bookmarkStart w:id="1062" w:name="_Toc36005942"/>
        <w:bookmarkStart w:id="1063" w:name="_Toc36007512"/>
        <w:bookmarkEnd w:id="1062"/>
        <w:bookmarkEnd w:id="1063"/>
        <w:tc>
          <w:tcPr>
            <w:tcW w:w="1206" w:type="pct"/>
            <w:tcBorders>
              <w:right w:val="nil"/>
            </w:tcBorders>
            <w:vAlign w:val="center"/>
          </w:tcPr>
          <w:p w14:paraId="5F71701D"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372" w:dyaOrig="396" w14:anchorId="5F717DEF">
                <v:shape id="_x0000_i1045" type="#_x0000_t75" style="width:20.65pt;height:21.6pt" o:ole="">
                  <v:imagedata r:id="rId91" o:title=""/>
                </v:shape>
                <o:OLEObject Type="Embed" ProgID="PBrush" ShapeID="_x0000_i1045" DrawAspect="Content" ObjectID="_1615366909" r:id="rId92"/>
              </w:object>
            </w:r>
          </w:p>
        </w:tc>
        <w:tc>
          <w:tcPr>
            <w:tcW w:w="1408" w:type="pct"/>
            <w:tcBorders>
              <w:left w:val="nil"/>
            </w:tcBorders>
            <w:vAlign w:val="center"/>
          </w:tcPr>
          <w:p w14:paraId="5F71701E" w14:textId="77777777" w:rsidR="00A22ECF" w:rsidRPr="00AE0DB5" w:rsidRDefault="00A22ECF" w:rsidP="00BD0757">
            <w:pPr>
              <w:spacing w:line="240" w:lineRule="auto"/>
              <w:ind w:left="0"/>
              <w:jc w:val="center"/>
              <w:rPr>
                <w:rFonts w:ascii="宋体"/>
                <w:color w:val="000000" w:themeColor="text1"/>
              </w:rPr>
            </w:pPr>
            <w:bookmarkStart w:id="1064" w:name="_Toc36005943"/>
            <w:bookmarkStart w:id="1065" w:name="_Toc36007513"/>
            <w:r w:rsidRPr="00AE0DB5">
              <w:rPr>
                <w:rFonts w:ascii="宋体" w:hAnsi="宋体" w:hint="eastAsia"/>
                <w:color w:val="000000" w:themeColor="text1"/>
              </w:rPr>
              <w:t>大范围的沙暴或尘暴</w:t>
            </w:r>
            <w:bookmarkEnd w:id="1064"/>
            <w:bookmarkEnd w:id="1065"/>
          </w:p>
        </w:tc>
      </w:tr>
      <w:bookmarkStart w:id="1066" w:name="_Toc36005944"/>
      <w:bookmarkStart w:id="1067" w:name="_Toc36007514"/>
      <w:bookmarkEnd w:id="1066"/>
      <w:bookmarkEnd w:id="1067"/>
      <w:tr w:rsidR="00A22ECF" w:rsidRPr="00AE0DB5" w14:paraId="5F717024" w14:textId="77777777" w:rsidTr="00BD0757">
        <w:trPr>
          <w:trHeight w:val="397"/>
        </w:trPr>
        <w:tc>
          <w:tcPr>
            <w:tcW w:w="913" w:type="pct"/>
            <w:tcBorders>
              <w:right w:val="nil"/>
            </w:tcBorders>
            <w:vAlign w:val="center"/>
          </w:tcPr>
          <w:p w14:paraId="5F717020" w14:textId="77777777" w:rsidR="00A22ECF" w:rsidRPr="00AE0DB5" w:rsidRDefault="00A22ECF" w:rsidP="00BD0757">
            <w:pPr>
              <w:ind w:left="0"/>
              <w:jc w:val="center"/>
              <w:rPr>
                <w:rFonts w:ascii="宋体"/>
                <w:color w:val="000000" w:themeColor="text1"/>
              </w:rPr>
            </w:pPr>
            <w:r w:rsidRPr="00AE0DB5">
              <w:rPr>
                <w:rFonts w:ascii="宋体" w:hAnsi="宋体" w:hint="eastAsia"/>
                <w:color w:val="000000" w:themeColor="text1"/>
              </w:rPr>
              <w:object w:dxaOrig="444" w:dyaOrig="360" w14:anchorId="5F717DF0">
                <v:shape id="_x0000_i1046" type="#_x0000_t75" style="width:21.6pt;height:21.6pt" o:ole="">
                  <v:imagedata r:id="rId93" o:title=""/>
                </v:shape>
                <o:OLEObject Type="Embed" ProgID="PBrush" ShapeID="_x0000_i1046" DrawAspect="Content" ObjectID="_1615366910" r:id="rId94"/>
              </w:object>
            </w:r>
          </w:p>
        </w:tc>
        <w:tc>
          <w:tcPr>
            <w:tcW w:w="1472" w:type="pct"/>
            <w:gridSpan w:val="2"/>
            <w:tcBorders>
              <w:left w:val="nil"/>
            </w:tcBorders>
            <w:vAlign w:val="center"/>
          </w:tcPr>
          <w:p w14:paraId="5F717021" w14:textId="77777777" w:rsidR="00A22ECF" w:rsidRPr="00AE0DB5" w:rsidRDefault="00A22ECF" w:rsidP="00BD0757">
            <w:pPr>
              <w:spacing w:line="240" w:lineRule="auto"/>
              <w:ind w:left="0"/>
              <w:jc w:val="center"/>
              <w:rPr>
                <w:rFonts w:ascii="宋体"/>
                <w:color w:val="000000" w:themeColor="text1"/>
              </w:rPr>
            </w:pPr>
            <w:bookmarkStart w:id="1068" w:name="_Toc36005945"/>
            <w:bookmarkStart w:id="1069" w:name="_Toc36007515"/>
            <w:r w:rsidRPr="00AE0DB5">
              <w:rPr>
                <w:rFonts w:ascii="宋体" w:hAnsi="宋体" w:hint="eastAsia"/>
                <w:color w:val="000000" w:themeColor="text1"/>
              </w:rPr>
              <w:t>中度飞机结冰</w:t>
            </w:r>
            <w:bookmarkEnd w:id="1068"/>
            <w:bookmarkEnd w:id="1069"/>
          </w:p>
        </w:tc>
        <w:bookmarkStart w:id="1070" w:name="_Toc36005946"/>
        <w:bookmarkStart w:id="1071" w:name="_Toc36007516"/>
        <w:bookmarkEnd w:id="1070"/>
        <w:bookmarkEnd w:id="1071"/>
        <w:tc>
          <w:tcPr>
            <w:tcW w:w="1206" w:type="pct"/>
            <w:tcBorders>
              <w:right w:val="nil"/>
            </w:tcBorders>
            <w:vAlign w:val="center"/>
          </w:tcPr>
          <w:p w14:paraId="5F717022"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432" w:dyaOrig="324" w14:anchorId="5F717DF1">
                <v:shape id="_x0000_i1047" type="#_x0000_t75" style="width:15.05pt;height:9.7pt" o:ole="">
                  <v:imagedata r:id="rId95" o:title=""/>
                </v:shape>
                <o:OLEObject Type="Embed" ProgID="PBrush" ShapeID="_x0000_i1047" DrawAspect="Content" ObjectID="_1615366911" r:id="rId96"/>
              </w:object>
            </w:r>
          </w:p>
        </w:tc>
        <w:tc>
          <w:tcPr>
            <w:tcW w:w="1408" w:type="pct"/>
            <w:tcBorders>
              <w:left w:val="nil"/>
            </w:tcBorders>
            <w:vAlign w:val="center"/>
          </w:tcPr>
          <w:p w14:paraId="5F717023" w14:textId="77777777" w:rsidR="00A22ECF" w:rsidRPr="00AE0DB5" w:rsidRDefault="00A22ECF" w:rsidP="00BD0757">
            <w:pPr>
              <w:spacing w:line="240" w:lineRule="auto"/>
              <w:ind w:left="0"/>
              <w:jc w:val="center"/>
              <w:rPr>
                <w:rFonts w:ascii="宋体"/>
                <w:color w:val="000000" w:themeColor="text1"/>
              </w:rPr>
            </w:pPr>
            <w:bookmarkStart w:id="1072" w:name="_Toc36005947"/>
            <w:bookmarkStart w:id="1073" w:name="_Toc36007517"/>
            <w:r w:rsidRPr="00AE0DB5">
              <w:rPr>
                <w:rFonts w:ascii="宋体" w:hAnsi="宋体" w:hint="eastAsia"/>
                <w:color w:val="000000" w:themeColor="text1"/>
              </w:rPr>
              <w:t>大范围的霾</w:t>
            </w:r>
            <w:bookmarkEnd w:id="1072"/>
            <w:bookmarkEnd w:id="1073"/>
          </w:p>
        </w:tc>
      </w:tr>
      <w:bookmarkStart w:id="1074" w:name="_Toc36005948"/>
      <w:bookmarkStart w:id="1075" w:name="_Toc36007518"/>
      <w:bookmarkEnd w:id="1074"/>
      <w:bookmarkEnd w:id="1075"/>
      <w:tr w:rsidR="00A22ECF" w:rsidRPr="00AE0DB5" w14:paraId="5F717029" w14:textId="77777777" w:rsidTr="00BD0757">
        <w:trPr>
          <w:trHeight w:val="397"/>
        </w:trPr>
        <w:tc>
          <w:tcPr>
            <w:tcW w:w="913" w:type="pct"/>
            <w:tcBorders>
              <w:right w:val="nil"/>
            </w:tcBorders>
            <w:vAlign w:val="center"/>
          </w:tcPr>
          <w:p w14:paraId="5F717025" w14:textId="77777777" w:rsidR="00A22ECF" w:rsidRPr="00AE0DB5" w:rsidRDefault="00A22ECF" w:rsidP="00BD0757">
            <w:pPr>
              <w:ind w:left="0"/>
              <w:jc w:val="center"/>
              <w:rPr>
                <w:rFonts w:ascii="宋体"/>
                <w:color w:val="000000" w:themeColor="text1"/>
              </w:rPr>
            </w:pPr>
            <w:r w:rsidRPr="00AE0DB5">
              <w:rPr>
                <w:rFonts w:ascii="宋体" w:hAnsi="宋体" w:hint="eastAsia"/>
                <w:color w:val="000000" w:themeColor="text1"/>
              </w:rPr>
              <w:object w:dxaOrig="360" w:dyaOrig="336" w14:anchorId="5F717DF2">
                <v:shape id="_x0000_i1048" type="#_x0000_t75" style="width:21.6pt;height:14.1pt" o:ole="">
                  <v:imagedata r:id="rId97" o:title=""/>
                </v:shape>
                <o:OLEObject Type="Embed" ProgID="PBrush" ShapeID="_x0000_i1048" DrawAspect="Content" ObjectID="_1615366912" r:id="rId98"/>
              </w:object>
            </w:r>
          </w:p>
        </w:tc>
        <w:tc>
          <w:tcPr>
            <w:tcW w:w="1472" w:type="pct"/>
            <w:gridSpan w:val="2"/>
            <w:tcBorders>
              <w:left w:val="nil"/>
            </w:tcBorders>
            <w:vAlign w:val="center"/>
          </w:tcPr>
          <w:p w14:paraId="5F717026" w14:textId="77777777" w:rsidR="00A22ECF" w:rsidRPr="00AE0DB5" w:rsidRDefault="00A22ECF" w:rsidP="00BD0757">
            <w:pPr>
              <w:spacing w:line="240" w:lineRule="auto"/>
              <w:ind w:left="0"/>
              <w:jc w:val="center"/>
              <w:rPr>
                <w:rFonts w:ascii="宋体"/>
                <w:color w:val="000000" w:themeColor="text1"/>
              </w:rPr>
            </w:pPr>
            <w:bookmarkStart w:id="1076" w:name="_Toc36005949"/>
            <w:bookmarkStart w:id="1077" w:name="_Toc36007519"/>
            <w:r w:rsidRPr="00AE0DB5">
              <w:rPr>
                <w:rFonts w:ascii="宋体" w:hAnsi="宋体" w:hint="eastAsia"/>
                <w:color w:val="000000" w:themeColor="text1"/>
              </w:rPr>
              <w:t>严重飞机结冰</w:t>
            </w:r>
            <w:bookmarkEnd w:id="1076"/>
            <w:bookmarkEnd w:id="1077"/>
          </w:p>
        </w:tc>
        <w:bookmarkStart w:id="1078" w:name="_Toc36005950"/>
        <w:bookmarkStart w:id="1079" w:name="_Toc36007520"/>
        <w:bookmarkEnd w:id="1078"/>
        <w:bookmarkEnd w:id="1079"/>
        <w:tc>
          <w:tcPr>
            <w:tcW w:w="1206" w:type="pct"/>
            <w:tcBorders>
              <w:right w:val="nil"/>
            </w:tcBorders>
            <w:vAlign w:val="center"/>
          </w:tcPr>
          <w:p w14:paraId="5F717027"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408" w:dyaOrig="312" w14:anchorId="5F717DF3">
                <v:shape id="_x0000_i1049" type="#_x0000_t75" style="width:14.1pt;height:9.4pt" o:ole="">
                  <v:imagedata r:id="rId99" o:title=""/>
                </v:shape>
                <o:OLEObject Type="Embed" ProgID="PBrush" ShapeID="_x0000_i1049" DrawAspect="Content" ObjectID="_1615366913" r:id="rId100"/>
              </w:object>
            </w:r>
          </w:p>
        </w:tc>
        <w:tc>
          <w:tcPr>
            <w:tcW w:w="1408" w:type="pct"/>
            <w:tcBorders>
              <w:left w:val="nil"/>
            </w:tcBorders>
            <w:vAlign w:val="center"/>
          </w:tcPr>
          <w:p w14:paraId="5F717028" w14:textId="77777777" w:rsidR="00A22ECF" w:rsidRPr="00AE0DB5" w:rsidRDefault="00A22ECF" w:rsidP="00BD0757">
            <w:pPr>
              <w:spacing w:line="240" w:lineRule="auto"/>
              <w:ind w:left="0"/>
              <w:jc w:val="center"/>
              <w:rPr>
                <w:rFonts w:ascii="宋体"/>
                <w:color w:val="000000" w:themeColor="text1"/>
              </w:rPr>
            </w:pPr>
            <w:bookmarkStart w:id="1080" w:name="_Toc36005951"/>
            <w:bookmarkStart w:id="1081" w:name="_Toc36007521"/>
            <w:r w:rsidRPr="00AE0DB5">
              <w:rPr>
                <w:rFonts w:ascii="宋体" w:hAnsi="宋体" w:hint="eastAsia"/>
                <w:color w:val="000000" w:themeColor="text1"/>
              </w:rPr>
              <w:t>大范围的轻雾</w:t>
            </w:r>
            <w:bookmarkEnd w:id="1080"/>
            <w:bookmarkEnd w:id="1081"/>
          </w:p>
        </w:tc>
      </w:tr>
      <w:bookmarkStart w:id="1082" w:name="_Toc36005952"/>
      <w:bookmarkStart w:id="1083" w:name="_Toc36007522"/>
      <w:bookmarkEnd w:id="1082"/>
      <w:bookmarkEnd w:id="1083"/>
      <w:tr w:rsidR="00A22ECF" w:rsidRPr="00AE0DB5" w14:paraId="5F71702E" w14:textId="77777777" w:rsidTr="00BD0757">
        <w:trPr>
          <w:trHeight w:val="397"/>
        </w:trPr>
        <w:tc>
          <w:tcPr>
            <w:tcW w:w="913" w:type="pct"/>
            <w:tcBorders>
              <w:right w:val="nil"/>
            </w:tcBorders>
            <w:vAlign w:val="center"/>
          </w:tcPr>
          <w:p w14:paraId="5F71702A" w14:textId="77777777" w:rsidR="00A22ECF" w:rsidRPr="00AE0DB5" w:rsidRDefault="00A22ECF" w:rsidP="00BD0757">
            <w:pPr>
              <w:ind w:left="0"/>
              <w:jc w:val="center"/>
              <w:rPr>
                <w:rFonts w:ascii="宋体"/>
                <w:color w:val="000000" w:themeColor="text1"/>
              </w:rPr>
            </w:pPr>
            <w:r w:rsidRPr="00AE0DB5">
              <w:rPr>
                <w:rFonts w:ascii="宋体" w:hAnsi="宋体" w:hint="eastAsia"/>
                <w:color w:val="000000" w:themeColor="text1"/>
              </w:rPr>
              <w:object w:dxaOrig="480" w:dyaOrig="348" w14:anchorId="5F717DF4">
                <v:shape id="_x0000_i1050" type="#_x0000_t75" style="width:24.4pt;height:14.1pt" o:ole="">
                  <v:imagedata r:id="rId101" o:title=""/>
                </v:shape>
                <o:OLEObject Type="Embed" ProgID="PBrush" ShapeID="_x0000_i1050" DrawAspect="Content" ObjectID="_1615366914" r:id="rId102"/>
              </w:object>
            </w:r>
          </w:p>
        </w:tc>
        <w:tc>
          <w:tcPr>
            <w:tcW w:w="1472" w:type="pct"/>
            <w:gridSpan w:val="2"/>
            <w:tcBorders>
              <w:left w:val="nil"/>
            </w:tcBorders>
            <w:vAlign w:val="center"/>
          </w:tcPr>
          <w:p w14:paraId="5F71702B" w14:textId="77777777" w:rsidR="00A22ECF" w:rsidRPr="00AE0DB5" w:rsidRDefault="00A22ECF" w:rsidP="00BD0757">
            <w:pPr>
              <w:spacing w:line="240" w:lineRule="auto"/>
              <w:ind w:left="0"/>
              <w:jc w:val="center"/>
              <w:rPr>
                <w:rFonts w:ascii="宋体"/>
                <w:color w:val="000000" w:themeColor="text1"/>
              </w:rPr>
            </w:pPr>
            <w:bookmarkStart w:id="1084" w:name="_Toc36005953"/>
            <w:bookmarkStart w:id="1085" w:name="_Toc36007523"/>
            <w:r w:rsidRPr="00AE0DB5">
              <w:rPr>
                <w:rFonts w:ascii="宋体" w:hAnsi="宋体" w:hint="eastAsia"/>
                <w:color w:val="000000" w:themeColor="text1"/>
              </w:rPr>
              <w:t>大片雾</w:t>
            </w:r>
            <w:bookmarkEnd w:id="1084"/>
            <w:bookmarkEnd w:id="1085"/>
          </w:p>
        </w:tc>
        <w:bookmarkStart w:id="1086" w:name="_Toc36005954"/>
        <w:bookmarkStart w:id="1087" w:name="_Toc36007524"/>
        <w:bookmarkEnd w:id="1086"/>
        <w:bookmarkEnd w:id="1087"/>
        <w:tc>
          <w:tcPr>
            <w:tcW w:w="1206" w:type="pct"/>
            <w:tcBorders>
              <w:right w:val="nil"/>
            </w:tcBorders>
            <w:vAlign w:val="center"/>
          </w:tcPr>
          <w:p w14:paraId="5F71702C"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384" w:dyaOrig="324" w14:anchorId="5F717DF5">
                <v:shape id="_x0000_i1051" type="#_x0000_t75" style="width:21.6pt;height:14.1pt" o:ole="">
                  <v:imagedata r:id="rId103" o:title=""/>
                </v:shape>
                <o:OLEObject Type="Embed" ProgID="PBrush" ShapeID="_x0000_i1051" DrawAspect="Content" ObjectID="_1615366915" r:id="rId104"/>
              </w:object>
            </w:r>
          </w:p>
        </w:tc>
        <w:tc>
          <w:tcPr>
            <w:tcW w:w="1408" w:type="pct"/>
            <w:tcBorders>
              <w:left w:val="nil"/>
            </w:tcBorders>
            <w:vAlign w:val="center"/>
          </w:tcPr>
          <w:p w14:paraId="5F71702D" w14:textId="77777777" w:rsidR="00A22ECF" w:rsidRPr="00AE0DB5" w:rsidRDefault="00A22ECF" w:rsidP="00BD0757">
            <w:pPr>
              <w:spacing w:line="240" w:lineRule="auto"/>
              <w:ind w:left="0"/>
              <w:jc w:val="center"/>
              <w:rPr>
                <w:rFonts w:ascii="宋体"/>
                <w:color w:val="000000" w:themeColor="text1"/>
              </w:rPr>
            </w:pPr>
            <w:bookmarkStart w:id="1088" w:name="_Toc36005955"/>
            <w:bookmarkStart w:id="1089" w:name="_Toc36007525"/>
            <w:r w:rsidRPr="00AE0DB5">
              <w:rPr>
                <w:rFonts w:ascii="宋体" w:hAnsi="宋体" w:hint="eastAsia"/>
                <w:color w:val="000000" w:themeColor="text1"/>
              </w:rPr>
              <w:t>大范围的烟</w:t>
            </w:r>
            <w:bookmarkEnd w:id="1088"/>
            <w:bookmarkEnd w:id="1089"/>
          </w:p>
        </w:tc>
      </w:tr>
      <w:bookmarkStart w:id="1090" w:name="_Toc36005956"/>
      <w:bookmarkStart w:id="1091" w:name="_Toc36007526"/>
      <w:bookmarkEnd w:id="1090"/>
      <w:bookmarkEnd w:id="1091"/>
      <w:tr w:rsidR="00A22ECF" w:rsidRPr="00AE0DB5" w14:paraId="5F717033" w14:textId="77777777" w:rsidTr="00BD0757">
        <w:trPr>
          <w:trHeight w:val="397"/>
        </w:trPr>
        <w:tc>
          <w:tcPr>
            <w:tcW w:w="913" w:type="pct"/>
            <w:tcBorders>
              <w:right w:val="nil"/>
            </w:tcBorders>
            <w:vAlign w:val="center"/>
          </w:tcPr>
          <w:p w14:paraId="5F71702F" w14:textId="77777777" w:rsidR="00A22ECF" w:rsidRPr="00AE0DB5" w:rsidRDefault="00A22ECF" w:rsidP="00BD0757">
            <w:pPr>
              <w:ind w:left="0"/>
              <w:jc w:val="center"/>
              <w:rPr>
                <w:rFonts w:ascii="宋体"/>
                <w:color w:val="000000" w:themeColor="text1"/>
              </w:rPr>
            </w:pPr>
            <w:r w:rsidRPr="00AE0DB5">
              <w:rPr>
                <w:rFonts w:ascii="宋体" w:hAnsi="宋体" w:hint="eastAsia"/>
                <w:color w:val="000000" w:themeColor="text1"/>
              </w:rPr>
              <w:object w:dxaOrig="420" w:dyaOrig="348" w14:anchorId="5F717DF6">
                <v:shape id="_x0000_i1052" type="#_x0000_t75" style="width:21.6pt;height:14.1pt" o:ole="">
                  <v:imagedata r:id="rId105" o:title=""/>
                </v:shape>
                <o:OLEObject Type="Embed" ProgID="PBrush" ShapeID="_x0000_i1052" DrawAspect="Content" ObjectID="_1615366916" r:id="rId106"/>
              </w:object>
            </w:r>
          </w:p>
        </w:tc>
        <w:tc>
          <w:tcPr>
            <w:tcW w:w="1472" w:type="pct"/>
            <w:gridSpan w:val="2"/>
            <w:tcBorders>
              <w:left w:val="nil"/>
              <w:right w:val="single" w:sz="4" w:space="0" w:color="auto"/>
            </w:tcBorders>
            <w:vAlign w:val="center"/>
          </w:tcPr>
          <w:p w14:paraId="5F717030" w14:textId="77777777" w:rsidR="00A22ECF" w:rsidRPr="00AE0DB5" w:rsidRDefault="00A22ECF" w:rsidP="00BD0757">
            <w:pPr>
              <w:spacing w:line="240" w:lineRule="auto"/>
              <w:ind w:left="0"/>
              <w:jc w:val="center"/>
              <w:rPr>
                <w:rFonts w:ascii="宋体"/>
                <w:color w:val="000000" w:themeColor="text1"/>
              </w:rPr>
            </w:pPr>
            <w:bookmarkStart w:id="1092" w:name="_Toc36005957"/>
            <w:bookmarkStart w:id="1093" w:name="_Toc36007527"/>
            <w:r w:rsidRPr="00AE0DB5">
              <w:rPr>
                <w:rFonts w:ascii="宋体" w:hAnsi="宋体" w:hint="eastAsia"/>
                <w:color w:val="000000" w:themeColor="text1"/>
              </w:rPr>
              <w:t>雹</w:t>
            </w:r>
            <w:bookmarkEnd w:id="1092"/>
            <w:bookmarkEnd w:id="1093"/>
          </w:p>
        </w:tc>
        <w:bookmarkStart w:id="1094" w:name="_Toc36005958"/>
        <w:bookmarkStart w:id="1095" w:name="_Toc36007528"/>
        <w:bookmarkEnd w:id="1094"/>
        <w:bookmarkEnd w:id="1095"/>
        <w:tc>
          <w:tcPr>
            <w:tcW w:w="1206" w:type="pct"/>
            <w:tcBorders>
              <w:left w:val="single" w:sz="4" w:space="0" w:color="auto"/>
              <w:right w:val="nil"/>
            </w:tcBorders>
            <w:vAlign w:val="center"/>
          </w:tcPr>
          <w:p w14:paraId="5F717031" w14:textId="77777777" w:rsidR="00A22ECF" w:rsidRPr="00AE0DB5" w:rsidRDefault="00A22ECF" w:rsidP="00BD0757">
            <w:pPr>
              <w:spacing w:line="240" w:lineRule="auto"/>
              <w:ind w:left="0"/>
              <w:jc w:val="center"/>
              <w:rPr>
                <w:rFonts w:ascii="宋体"/>
                <w:color w:val="000000" w:themeColor="text1"/>
              </w:rPr>
            </w:pPr>
            <w:r w:rsidRPr="00AE0DB5">
              <w:rPr>
                <w:rFonts w:ascii="宋体" w:hAnsi="宋体" w:hint="eastAsia"/>
                <w:color w:val="000000" w:themeColor="text1"/>
              </w:rPr>
              <w:object w:dxaOrig="360" w:dyaOrig="288" w14:anchorId="5F717DF7">
                <v:shape id="_x0000_i1053" type="#_x0000_t75" style="width:21.6pt;height:14.1pt" o:ole="">
                  <v:imagedata r:id="rId107" o:title=""/>
                </v:shape>
                <o:OLEObject Type="Embed" ProgID="PBrush" ShapeID="_x0000_i1053" DrawAspect="Content" ObjectID="_1615366917" r:id="rId108"/>
              </w:object>
            </w:r>
          </w:p>
        </w:tc>
        <w:tc>
          <w:tcPr>
            <w:tcW w:w="1408" w:type="pct"/>
            <w:tcBorders>
              <w:left w:val="nil"/>
            </w:tcBorders>
            <w:vAlign w:val="center"/>
          </w:tcPr>
          <w:p w14:paraId="5F717032" w14:textId="77777777" w:rsidR="00A22ECF" w:rsidRPr="00AE0DB5" w:rsidRDefault="00A22ECF" w:rsidP="00BD0757">
            <w:pPr>
              <w:spacing w:line="240" w:lineRule="auto"/>
              <w:ind w:left="0"/>
              <w:jc w:val="center"/>
              <w:rPr>
                <w:rFonts w:ascii="宋体"/>
                <w:color w:val="000000" w:themeColor="text1"/>
              </w:rPr>
            </w:pPr>
            <w:bookmarkStart w:id="1096" w:name="_Toc36005959"/>
            <w:bookmarkStart w:id="1097" w:name="_Toc36007529"/>
            <w:r w:rsidRPr="00AE0DB5">
              <w:rPr>
                <w:rFonts w:ascii="宋体" w:hAnsi="宋体" w:hint="eastAsia"/>
                <w:color w:val="000000" w:themeColor="text1"/>
              </w:rPr>
              <w:t>冻雨</w:t>
            </w:r>
            <w:bookmarkEnd w:id="1096"/>
            <w:bookmarkEnd w:id="1097"/>
          </w:p>
        </w:tc>
      </w:tr>
      <w:tr w:rsidR="00BD0757" w:rsidRPr="00AE0DB5" w14:paraId="5F717038" w14:textId="77777777" w:rsidTr="00BD0757">
        <w:trPr>
          <w:trHeight w:val="589"/>
        </w:trPr>
        <w:tc>
          <w:tcPr>
            <w:tcW w:w="1193" w:type="pct"/>
            <w:gridSpan w:val="2"/>
            <w:tcBorders>
              <w:bottom w:val="single" w:sz="12" w:space="0" w:color="000000"/>
              <w:right w:val="nil"/>
            </w:tcBorders>
            <w:vAlign w:val="center"/>
          </w:tcPr>
          <w:p w14:paraId="5F717034" w14:textId="77777777" w:rsidR="00BD0757" w:rsidRPr="00BD0757" w:rsidRDefault="00BD0757" w:rsidP="00BD0757">
            <w:pPr>
              <w:spacing w:line="240" w:lineRule="auto"/>
              <w:ind w:left="0"/>
              <w:jc w:val="center"/>
              <w:rPr>
                <w:rFonts w:ascii="宋体"/>
                <w:color w:val="000000" w:themeColor="text1"/>
                <w:szCs w:val="21"/>
              </w:rPr>
            </w:pPr>
            <w:r w:rsidRPr="00BD0757">
              <w:rPr>
                <w:rFonts w:ascii="宋体" w:hAnsi="宋体" w:hint="eastAsia"/>
                <w:color w:val="000000" w:themeColor="text1"/>
                <w:szCs w:val="21"/>
              </w:rPr>
              <w:t>10</w:t>
            </w:r>
          </w:p>
        </w:tc>
        <w:tc>
          <w:tcPr>
            <w:tcW w:w="1193" w:type="pct"/>
            <w:tcBorders>
              <w:top w:val="single" w:sz="6" w:space="0" w:color="000000"/>
              <w:left w:val="nil"/>
              <w:bottom w:val="single" w:sz="12" w:space="0" w:color="000000"/>
              <w:right w:val="single" w:sz="4" w:space="0" w:color="auto"/>
            </w:tcBorders>
            <w:vAlign w:val="center"/>
          </w:tcPr>
          <w:p w14:paraId="5F717035" w14:textId="77777777" w:rsidR="00BD0757" w:rsidRPr="00BD0757" w:rsidRDefault="00BD0757" w:rsidP="00BD0757">
            <w:pPr>
              <w:spacing w:line="240" w:lineRule="auto"/>
              <w:ind w:left="0"/>
              <w:jc w:val="center"/>
              <w:rPr>
                <w:rFonts w:ascii="宋体"/>
                <w:color w:val="000000" w:themeColor="text1"/>
                <w:szCs w:val="21"/>
              </w:rPr>
            </w:pPr>
            <w:r w:rsidRPr="00BD0757">
              <w:rPr>
                <w:rFonts w:ascii="宋体" w:hint="eastAsia"/>
                <w:color w:val="000000" w:themeColor="text1"/>
                <w:szCs w:val="21"/>
              </w:rPr>
              <w:t>海面状况</w:t>
            </w:r>
          </w:p>
        </w:tc>
        <w:tc>
          <w:tcPr>
            <w:tcW w:w="2614" w:type="pct"/>
            <w:gridSpan w:val="2"/>
            <w:tcBorders>
              <w:left w:val="single" w:sz="4" w:space="0" w:color="auto"/>
              <w:bottom w:val="single" w:sz="12" w:space="0" w:color="000000"/>
              <w:right w:val="single" w:sz="12" w:space="0" w:color="auto"/>
            </w:tcBorders>
          </w:tcPr>
          <w:p w14:paraId="5F717036" w14:textId="77777777" w:rsidR="00BD0757" w:rsidRPr="00AE0DB5" w:rsidRDefault="00E633C3" w:rsidP="00BD0757">
            <w:pPr>
              <w:widowControl/>
              <w:spacing w:line="240" w:lineRule="auto"/>
              <w:ind w:left="0"/>
              <w:jc w:val="left"/>
              <w:rPr>
                <w:rFonts w:ascii="宋体"/>
                <w:color w:val="000000" w:themeColor="text1"/>
              </w:rPr>
            </w:pPr>
            <w:r>
              <w:rPr>
                <w:noProof/>
                <w:color w:val="000000" w:themeColor="text1"/>
              </w:rPr>
              <w:pict w14:anchorId="5F717DF8">
                <v:shape id="AutoShape 1068" o:spid="_x0000_s1122" type="#_x0000_t32" style="position:absolute;margin-left:42.25pt;margin-top:9.75pt;width:3pt;height:6.75pt;flip:y;z-index:251658257;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" strokeweight="1.5pt"/>
              </w:pict>
            </w:r>
            <w:r>
              <w:rPr>
                <w:noProof/>
                <w:color w:val="000000" w:themeColor="text1"/>
              </w:rPr>
              <w:pict w14:anchorId="5F717DF9">
                <v:shape id="AutoShape 1066" o:spid="_x0000_s1121" type="#_x0000_t32" style="position:absolute;margin-left:39.05pt;margin-top:9.75pt;width:3.2pt;height:6.75pt;flip:x y;z-index:251658255;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" strokeweight="1.5pt"/>
              </w:pict>
            </w:r>
            <w:r>
              <w:rPr>
                <w:noProof/>
                <w:color w:val="000000" w:themeColor="text1"/>
              </w:rPr>
              <w:pict w14:anchorId="5F717DFA">
                <v:shape id="AutoShape 1067" o:spid="_x0000_s1120" type="#_x0000_t32" style="position:absolute;margin-left:42.25pt;margin-top:9.75pt;width:0;height:6.75pt;z-index:251658256;visibility:visible;mso-wrap-distance-left:3.17494mm;mso-wrap-distance-right:3.17494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8sIAIAAEA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" strokeweight="1.5pt"/>
              </w:pict>
            </w:r>
          </w:p>
          <w:p w14:paraId="5F717037" w14:textId="77777777" w:rsidR="00BD0757" w:rsidRPr="00AE0DB5" w:rsidRDefault="00BD0757" w:rsidP="00BD0757">
            <w:pPr>
              <w:spacing w:line="240" w:lineRule="auto"/>
              <w:ind w:left="0" w:firstLineChars="700" w:firstLine="1470"/>
              <w:rPr>
                <w:rFonts w:ascii="宋体"/>
                <w:color w:val="000000" w:themeColor="text1"/>
              </w:rPr>
            </w:pPr>
            <w:r w:rsidRPr="00AE0DB5">
              <w:rPr>
                <w:rFonts w:ascii="宋体" w:hAnsi="宋体" w:hint="eastAsia"/>
                <w:color w:val="000000" w:themeColor="text1"/>
              </w:rPr>
              <w:t>火山喷发</w:t>
            </w:r>
            <w:r w:rsidR="00E633C3">
              <w:rPr>
                <w:noProof/>
                <w:color w:val="000000" w:themeColor="text1"/>
              </w:rPr>
              <w:pict w14:anchorId="5F717DFB">
                <v:shape id="AutoShape 1072" o:spid="_x0000_s1119" type="#_x0000_t32" style="position:absolute;left:0;text-align:left;margin-left:34.05pt;margin-top:6.5pt;width:15.85pt;height:0;z-index:251658261;visibility:visible;mso-wrap-distance-top:-6e-5mm;mso-wrap-distance-bottom:-6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">
                  <v:stroke dashstyle="longDashDot"/>
                </v:shape>
              </w:pict>
            </w:r>
            <w:r w:rsidR="00E633C3">
              <w:rPr>
                <w:noProof/>
                <w:color w:val="000000" w:themeColor="text1"/>
              </w:rPr>
              <w:pict w14:anchorId="5F717DFC">
                <v:shape id="AutoShape 1071" o:spid="_x0000_s1118" type="#_x0000_t32" style="position:absolute;left:0;text-align:left;margin-left:47.25pt;margin-top:.9pt;width:2.65pt;height:5.6pt;z-index:2516582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" strokeweight="1.5pt"/>
              </w:pict>
            </w:r>
            <w:r w:rsidR="00E633C3">
              <w:rPr>
                <w:noProof/>
                <w:color w:val="000000" w:themeColor="text1"/>
              </w:rPr>
              <w:pict w14:anchorId="5F717DFD">
                <v:shape id="AutoShape 1070" o:spid="_x0000_s1117" type="#_x0000_t32" style="position:absolute;left:0;text-align:left;margin-left:34.05pt;margin-top:.9pt;width:2.55pt;height:5.6pt;flip:x;z-index:251658259;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" strokeweight="1.5pt"/>
              </w:pict>
            </w:r>
            <w:r w:rsidR="00E633C3">
              <w:rPr>
                <w:noProof/>
                <w:color w:val="000000" w:themeColor="text1"/>
              </w:rPr>
              <w:pict w14:anchorId="5F717DFE">
                <v:shape id="AutoShape 1069" o:spid="_x0000_s1116" type="#_x0000_t32" style="position:absolute;left:0;text-align:left;margin-left:36.6pt;margin-top:.9pt;width:10.65pt;height:0;z-index:251658258;visibility:visible;mso-wrap-distance-top:-6e-5mm;mso-wrap-distance-bottom:-6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3T/IwIAAEE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" strokeweight="1.5pt"/>
              </w:pict>
            </w:r>
            <w:r w:rsidR="00E633C3">
              <w:rPr>
                <w:noProof/>
                <w:color w:val="000000" w:themeColor="text1"/>
              </w:rPr>
              <w:pict w14:anchorId="5F717DFF">
                <v:shapetype id="_x0000_t119" coordsize="21600,21600" o:spt="119" path="m,l21600,,17240,21600r-12880,xe">
                  <v:stroke joinstyle="miter"/>
                  <v:path gradientshapeok="t" o:connecttype="custom" o:connectlocs="10800,0;2180,10800;10800,21600;19420,10800" textboxrect="4321,0,17204,21600"/>
                </v:shapetype>
                <v:shape id="AutoShape 1065" o:spid="_x0000_s1115" type="#_x0000_t119" style="position:absolute;left:0;text-align:left;margin-left:34.05pt;margin-top:.9pt;width:15.85pt;height:8.3pt;rotation:180;z-index:25165825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" filled="f" stroked="f"/>
              </w:pict>
            </w:r>
          </w:p>
        </w:tc>
      </w:tr>
    </w:tbl>
    <w:p w14:paraId="5F717039" w14:textId="77777777" w:rsidR="00A22ECF" w:rsidRPr="00AE0DB5" w:rsidRDefault="00E633C3" w:rsidP="00BD0757">
      <w:pPr>
        <w:rPr>
          <w:rFonts w:ascii="宋体"/>
          <w:color w:val="000000" w:themeColor="text1"/>
        </w:rPr>
      </w:pPr>
      <w:r>
        <w:rPr>
          <w:noProof/>
          <w:color w:val="000000" w:themeColor="text1"/>
        </w:rPr>
        <w:pict w14:anchorId="5F717E0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1064" o:spid="_x0000_s1028" type="#_x0000_t64" style="position:absolute;left:0;text-align:left;margin-left:64.65pt;margin-top:-27.2pt;width:28.2pt;height:22.85pt;z-index:-251658239;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" strokeweight="1.5pt">
            <v:textbox style="mso-next-textbox:#AutoShape 1064">
              <w:txbxContent>
                <w:p w14:paraId="5F717F23" w14:textId="77777777" w:rsidR="00E05939" w:rsidRPr="007B6A0C" w:rsidRDefault="00E05939" w:rsidP="00A22ECF">
                  <w:pPr>
                    <w:rPr>
                      <w:sz w:val="10"/>
                      <w:szCs w:val="10"/>
                    </w:rPr>
                  </w:pPr>
                </w:p>
              </w:txbxContent>
            </v:textbox>
          </v:shape>
        </w:pict>
      </w:r>
      <w:r w:rsidR="00A22ECF" w:rsidRPr="002734B9">
        <w:rPr>
          <w:rFonts w:hint="eastAsia"/>
          <w:b/>
        </w:rPr>
        <w:t>天气系统和其他的符号</w:t>
      </w:r>
    </w:p>
    <w:tbl>
      <w:tblPr>
        <w:tblpPr w:leftFromText="180" w:rightFromText="180" w:vertAnchor="page" w:horzAnchor="margin" w:tblpXSpec="right" w:tblpY="2437"/>
        <w:tblW w:w="4449"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174"/>
        <w:gridCol w:w="1321"/>
        <w:gridCol w:w="1321"/>
        <w:gridCol w:w="1825"/>
      </w:tblGrid>
      <w:tr w:rsidR="00A22ECF" w:rsidRPr="00AE0DB5" w14:paraId="5F71703E" w14:textId="77777777" w:rsidTr="00BD0757">
        <w:trPr>
          <w:trHeight w:val="378"/>
        </w:trPr>
        <w:tc>
          <w:tcPr>
            <w:tcW w:w="1040" w:type="pct"/>
            <w:tcBorders>
              <w:top w:val="single" w:sz="12" w:space="0" w:color="000000"/>
              <w:right w:val="nil"/>
            </w:tcBorders>
          </w:tcPr>
          <w:bookmarkStart w:id="1098" w:name="_Toc36005962"/>
          <w:bookmarkStart w:id="1099" w:name="_Toc36007532"/>
          <w:bookmarkEnd w:id="1098"/>
          <w:bookmarkEnd w:id="1099"/>
          <w:p w14:paraId="5F71703A" w14:textId="77777777" w:rsidR="00A22ECF" w:rsidRPr="00AE0DB5" w:rsidRDefault="00A22ECF" w:rsidP="00864C0D">
            <w:pPr>
              <w:ind w:left="360"/>
              <w:rPr>
                <w:rFonts w:ascii="宋体"/>
                <w:caps/>
                <w:color w:val="000000" w:themeColor="text1"/>
              </w:rPr>
            </w:pPr>
            <w:r w:rsidRPr="00AE0DB5">
              <w:rPr>
                <w:rFonts w:ascii="宋体" w:hAnsi="宋体" w:hint="eastAsia"/>
                <w:color w:val="000000" w:themeColor="text1"/>
              </w:rPr>
              <w:object w:dxaOrig="768" w:dyaOrig="420" w14:anchorId="5F717E01">
                <v:shape id="_x0000_i1054" type="#_x0000_t75" style="width:36.65pt;height:21.6pt" o:ole="">
                  <v:imagedata r:id="rId109" o:title=""/>
                </v:shape>
                <o:OLEObject Type="Embed" ProgID="PBrush" ShapeID="_x0000_i1054" DrawAspect="Content" ObjectID="_1615366918" r:id="rId110"/>
              </w:object>
            </w:r>
          </w:p>
        </w:tc>
        <w:tc>
          <w:tcPr>
            <w:tcW w:w="1171" w:type="pct"/>
            <w:tcBorders>
              <w:top w:val="single" w:sz="12" w:space="0" w:color="000000"/>
              <w:left w:val="nil"/>
            </w:tcBorders>
          </w:tcPr>
          <w:p w14:paraId="5F71703B" w14:textId="77777777" w:rsidR="00A22ECF" w:rsidRPr="00AE0DB5" w:rsidRDefault="00A22ECF" w:rsidP="00864C0D">
            <w:pPr>
              <w:ind w:left="360"/>
              <w:rPr>
                <w:rFonts w:ascii="宋体"/>
                <w:caps/>
                <w:color w:val="000000" w:themeColor="text1"/>
                <w:sz w:val="18"/>
                <w:szCs w:val="18"/>
              </w:rPr>
            </w:pPr>
            <w:bookmarkStart w:id="1100" w:name="_Toc36005963"/>
            <w:bookmarkStart w:id="1101" w:name="_Toc36007533"/>
            <w:r w:rsidRPr="00AE0DB5">
              <w:rPr>
                <w:rFonts w:ascii="宋体" w:hAnsi="宋体" w:hint="eastAsia"/>
                <w:caps/>
                <w:color w:val="000000" w:themeColor="text1"/>
                <w:sz w:val="18"/>
                <w:szCs w:val="18"/>
              </w:rPr>
              <w:t>地面冷锋</w:t>
            </w:r>
            <w:bookmarkEnd w:id="1100"/>
            <w:bookmarkEnd w:id="1101"/>
          </w:p>
        </w:tc>
        <w:bookmarkStart w:id="1102" w:name="_Toc36005964"/>
        <w:bookmarkStart w:id="1103" w:name="_Toc36007534"/>
        <w:bookmarkEnd w:id="1102"/>
        <w:bookmarkEnd w:id="1103"/>
        <w:tc>
          <w:tcPr>
            <w:tcW w:w="1171" w:type="pct"/>
            <w:tcBorders>
              <w:top w:val="single" w:sz="12" w:space="0" w:color="000000"/>
              <w:right w:val="nil"/>
            </w:tcBorders>
          </w:tcPr>
          <w:p w14:paraId="5F71703C" w14:textId="77777777" w:rsidR="00A22ECF" w:rsidRPr="00AE0DB5" w:rsidRDefault="00A22ECF" w:rsidP="00864C0D">
            <w:pPr>
              <w:ind w:left="360"/>
              <w:rPr>
                <w:rFonts w:ascii="宋体"/>
                <w:caps/>
                <w:color w:val="000000" w:themeColor="text1"/>
                <w:sz w:val="18"/>
                <w:szCs w:val="18"/>
              </w:rPr>
            </w:pPr>
            <w:r w:rsidRPr="00AE0DB5">
              <w:rPr>
                <w:rFonts w:ascii="宋体" w:hAnsi="宋体" w:hint="eastAsia"/>
                <w:color w:val="000000" w:themeColor="text1"/>
                <w:sz w:val="18"/>
                <w:szCs w:val="18"/>
              </w:rPr>
              <w:object w:dxaOrig="708" w:dyaOrig="444" w14:anchorId="5F717E02">
                <v:shape id="_x0000_i1055" type="#_x0000_t75" style="width:30.7pt;height:21.6pt" o:ole="">
                  <v:imagedata r:id="rId111" o:title=""/>
                </v:shape>
                <o:OLEObject Type="Embed" ProgID="PBrush" ShapeID="_x0000_i1055" DrawAspect="Content" ObjectID="_1615366919" r:id="rId112"/>
              </w:object>
            </w:r>
          </w:p>
        </w:tc>
        <w:tc>
          <w:tcPr>
            <w:tcW w:w="1617" w:type="pct"/>
            <w:tcBorders>
              <w:top w:val="single" w:sz="12" w:space="0" w:color="000000"/>
              <w:left w:val="nil"/>
            </w:tcBorders>
          </w:tcPr>
          <w:p w14:paraId="5F71703D" w14:textId="77777777" w:rsidR="00A22ECF" w:rsidRPr="00AE0DB5" w:rsidRDefault="00A22ECF" w:rsidP="00864C0D">
            <w:pPr>
              <w:ind w:left="360"/>
              <w:rPr>
                <w:rFonts w:ascii="宋体"/>
                <w:caps/>
                <w:color w:val="000000" w:themeColor="text1"/>
                <w:sz w:val="18"/>
                <w:szCs w:val="18"/>
              </w:rPr>
            </w:pPr>
            <w:bookmarkStart w:id="1104" w:name="_Toc36005965"/>
            <w:bookmarkStart w:id="1105" w:name="_Toc36007535"/>
            <w:r w:rsidRPr="00AE0DB5">
              <w:rPr>
                <w:rFonts w:ascii="宋体" w:hAnsi="宋体" w:hint="eastAsia"/>
                <w:caps/>
                <w:color w:val="000000" w:themeColor="text1"/>
                <w:sz w:val="18"/>
                <w:szCs w:val="18"/>
              </w:rPr>
              <w:t>对流层顶高度层</w:t>
            </w:r>
            <w:bookmarkEnd w:id="1104"/>
            <w:bookmarkEnd w:id="1105"/>
          </w:p>
        </w:tc>
      </w:tr>
      <w:bookmarkStart w:id="1106" w:name="_Toc36005966"/>
      <w:bookmarkStart w:id="1107" w:name="_Toc36007536"/>
      <w:bookmarkEnd w:id="1106"/>
      <w:bookmarkEnd w:id="1107"/>
      <w:tr w:rsidR="00A22ECF" w:rsidRPr="00AE0DB5" w14:paraId="5F717043" w14:textId="77777777" w:rsidTr="00BD0757">
        <w:trPr>
          <w:trHeight w:val="623"/>
        </w:trPr>
        <w:tc>
          <w:tcPr>
            <w:tcW w:w="1040" w:type="pct"/>
            <w:tcBorders>
              <w:right w:val="nil"/>
            </w:tcBorders>
          </w:tcPr>
          <w:p w14:paraId="5F71703F" w14:textId="77777777" w:rsidR="00A22ECF" w:rsidRPr="00AE0DB5" w:rsidRDefault="00A22ECF" w:rsidP="00864C0D">
            <w:pPr>
              <w:ind w:left="360"/>
              <w:rPr>
                <w:rFonts w:ascii="宋体"/>
                <w:color w:val="000000" w:themeColor="text1"/>
              </w:rPr>
            </w:pPr>
            <w:r w:rsidRPr="00AE0DB5">
              <w:rPr>
                <w:rFonts w:ascii="宋体" w:hAnsi="宋体" w:hint="eastAsia"/>
                <w:color w:val="000000" w:themeColor="text1"/>
              </w:rPr>
              <w:object w:dxaOrig="972" w:dyaOrig="444" w14:anchorId="5F717E03">
                <v:shape id="_x0000_i1056" type="#_x0000_t75" style="width:48.85pt;height:21.6pt" o:ole="">
                  <v:imagedata r:id="rId113" o:title=""/>
                </v:shape>
                <o:OLEObject Type="Embed" ProgID="PBrush" ShapeID="_x0000_i1056" DrawAspect="Content" ObjectID="_1615366920" r:id="rId114"/>
              </w:object>
            </w:r>
          </w:p>
        </w:tc>
        <w:tc>
          <w:tcPr>
            <w:tcW w:w="1171" w:type="pct"/>
            <w:tcBorders>
              <w:left w:val="nil"/>
            </w:tcBorders>
          </w:tcPr>
          <w:p w14:paraId="5F717040" w14:textId="77777777" w:rsidR="00A22ECF" w:rsidRPr="00AE0DB5" w:rsidRDefault="00A22ECF" w:rsidP="00864C0D">
            <w:pPr>
              <w:ind w:left="360"/>
              <w:rPr>
                <w:rFonts w:ascii="宋体"/>
                <w:color w:val="000000" w:themeColor="text1"/>
                <w:sz w:val="18"/>
                <w:szCs w:val="18"/>
              </w:rPr>
            </w:pPr>
            <w:bookmarkStart w:id="1108" w:name="_Toc36005967"/>
            <w:bookmarkStart w:id="1109" w:name="_Toc36007537"/>
            <w:r w:rsidRPr="00AE0DB5">
              <w:rPr>
                <w:rFonts w:ascii="宋体" w:hAnsi="宋体" w:hint="eastAsia"/>
                <w:color w:val="000000" w:themeColor="text1"/>
                <w:sz w:val="18"/>
                <w:szCs w:val="18"/>
              </w:rPr>
              <w:t>地面暖锋</w:t>
            </w:r>
            <w:bookmarkEnd w:id="1108"/>
            <w:bookmarkEnd w:id="1109"/>
          </w:p>
        </w:tc>
        <w:bookmarkStart w:id="1110" w:name="_Toc36005968"/>
        <w:bookmarkStart w:id="1111" w:name="_Toc36007538"/>
        <w:bookmarkEnd w:id="1110"/>
        <w:bookmarkEnd w:id="1111"/>
        <w:tc>
          <w:tcPr>
            <w:tcW w:w="1171" w:type="pct"/>
            <w:tcBorders>
              <w:right w:val="nil"/>
            </w:tcBorders>
          </w:tcPr>
          <w:p w14:paraId="5F717041" w14:textId="77777777" w:rsidR="00A22ECF" w:rsidRPr="00AE0DB5" w:rsidRDefault="00A22ECF" w:rsidP="00864C0D">
            <w:pPr>
              <w:ind w:left="360"/>
              <w:rPr>
                <w:rFonts w:ascii="宋体"/>
                <w:color w:val="000000" w:themeColor="text1"/>
                <w:sz w:val="18"/>
                <w:szCs w:val="18"/>
              </w:rPr>
            </w:pPr>
            <w:r w:rsidRPr="00AE0DB5">
              <w:rPr>
                <w:rFonts w:ascii="宋体" w:hAnsi="宋体" w:hint="eastAsia"/>
                <w:color w:val="000000" w:themeColor="text1"/>
                <w:sz w:val="18"/>
                <w:szCs w:val="18"/>
              </w:rPr>
              <w:object w:dxaOrig="972" w:dyaOrig="420" w14:anchorId="5F717E04">
                <v:shape id="_x0000_i1057" type="#_x0000_t75" style="width:48.85pt;height:21.6pt" o:ole="">
                  <v:imagedata r:id="rId115" o:title=""/>
                </v:shape>
                <o:OLEObject Type="Embed" ProgID="PBrush" ShapeID="_x0000_i1057" DrawAspect="Content" ObjectID="_1615366921" r:id="rId116"/>
              </w:object>
            </w:r>
          </w:p>
        </w:tc>
        <w:tc>
          <w:tcPr>
            <w:tcW w:w="1617" w:type="pct"/>
            <w:tcBorders>
              <w:left w:val="nil"/>
            </w:tcBorders>
          </w:tcPr>
          <w:p w14:paraId="5F717042" w14:textId="77777777" w:rsidR="00A22ECF" w:rsidRPr="00AE0DB5" w:rsidRDefault="00A22ECF" w:rsidP="00864C0D">
            <w:pPr>
              <w:ind w:left="360"/>
              <w:rPr>
                <w:rFonts w:ascii="宋体"/>
                <w:color w:val="000000" w:themeColor="text1"/>
                <w:sz w:val="18"/>
                <w:szCs w:val="18"/>
              </w:rPr>
            </w:pPr>
            <w:bookmarkStart w:id="1112" w:name="_Toc36005969"/>
            <w:bookmarkStart w:id="1113" w:name="_Toc36007539"/>
            <w:r w:rsidRPr="00AE0DB5">
              <w:rPr>
                <w:rFonts w:ascii="宋体" w:hAnsi="宋体" w:hint="eastAsia"/>
                <w:color w:val="000000" w:themeColor="text1"/>
                <w:sz w:val="18"/>
                <w:szCs w:val="18"/>
              </w:rPr>
              <w:t>最大风位置、速度和高度层</w:t>
            </w:r>
            <w:bookmarkEnd w:id="1112"/>
            <w:bookmarkEnd w:id="1113"/>
          </w:p>
        </w:tc>
      </w:tr>
      <w:tr w:rsidR="00A22ECF" w:rsidRPr="00AE0DB5" w14:paraId="5F717048" w14:textId="77777777" w:rsidTr="00BD0757">
        <w:trPr>
          <w:trHeight w:val="417"/>
        </w:trPr>
        <w:tc>
          <w:tcPr>
            <w:tcW w:w="1040" w:type="pct"/>
            <w:tcBorders>
              <w:right w:val="nil"/>
            </w:tcBorders>
          </w:tcPr>
          <w:p w14:paraId="5F717044" w14:textId="77777777" w:rsidR="00A22ECF" w:rsidRPr="00AE0DB5" w:rsidRDefault="00A848A6" w:rsidP="00864C0D">
            <w:pPr>
              <w:ind w:left="360"/>
              <w:rPr>
                <w:rFonts w:ascii="宋体"/>
                <w:color w:val="000000" w:themeColor="text1"/>
              </w:rPr>
            </w:pPr>
            <w:r w:rsidRPr="00AE0DB5">
              <w:rPr>
                <w:rFonts w:ascii="宋体" w:hAnsi="宋体"/>
                <w:noProof/>
                <w:color w:val="000000" w:themeColor="text1"/>
              </w:rPr>
              <w:drawing>
                <wp:anchor distT="0" distB="0" distL="114300" distR="114300" simplePos="0" relativeHeight="251658243" behindDoc="0" locked="0" layoutInCell="1" allowOverlap="1" wp14:anchorId="5F717E05" wp14:editId="5F717E06">
                  <wp:simplePos x="0" y="0"/>
                  <wp:positionH relativeFrom="column">
                    <wp:posOffset>172403</wp:posOffset>
                  </wp:positionH>
                  <wp:positionV relativeFrom="paragraph">
                    <wp:posOffset>19685</wp:posOffset>
                  </wp:positionV>
                  <wp:extent cx="552450" cy="228600"/>
                  <wp:effectExtent l="19050" t="0" r="0" b="0"/>
                  <wp:wrapNone/>
                  <wp:docPr id="1237" name="图片 2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未命名"/>
                          <pic:cNvPicPr>
                            <a:picLocks noChangeAspect="1" noChangeArrowheads="1"/>
                          </pic:cNvPicPr>
                        </pic:nvPicPr>
                        <pic:blipFill>
                          <a:blip r:embed="rId117" cstate="print"/>
                          <a:srcRect/>
                          <a:stretch>
                            <a:fillRect/>
                          </a:stretch>
                        </pic:blipFill>
                        <pic:spPr bwMode="auto">
                          <a:xfrm>
                            <a:off x="0" y="0"/>
                            <a:ext cx="552450" cy="228600"/>
                          </a:xfrm>
                          <a:prstGeom prst="rect">
                            <a:avLst/>
                          </a:prstGeom>
                          <a:noFill/>
                          <a:ln w="9525">
                            <a:noFill/>
                            <a:miter lim="800000"/>
                            <a:headEnd/>
                            <a:tailEnd/>
                          </a:ln>
                        </pic:spPr>
                      </pic:pic>
                    </a:graphicData>
                  </a:graphic>
                </wp:anchor>
              </w:drawing>
            </w:r>
          </w:p>
        </w:tc>
        <w:tc>
          <w:tcPr>
            <w:tcW w:w="1171" w:type="pct"/>
            <w:tcBorders>
              <w:left w:val="nil"/>
            </w:tcBorders>
          </w:tcPr>
          <w:p w14:paraId="5F717045" w14:textId="77777777" w:rsidR="00A22ECF" w:rsidRPr="00AE0DB5" w:rsidRDefault="00A22ECF" w:rsidP="00864C0D">
            <w:pPr>
              <w:ind w:left="360"/>
              <w:rPr>
                <w:rFonts w:ascii="宋体"/>
                <w:color w:val="000000" w:themeColor="text1"/>
                <w:sz w:val="18"/>
                <w:szCs w:val="18"/>
              </w:rPr>
            </w:pPr>
            <w:bookmarkStart w:id="1114" w:name="_Toc36005971"/>
            <w:bookmarkStart w:id="1115" w:name="_Toc36007541"/>
            <w:r w:rsidRPr="00AE0DB5">
              <w:rPr>
                <w:rFonts w:ascii="宋体" w:hAnsi="宋体" w:hint="eastAsia"/>
                <w:color w:val="000000" w:themeColor="text1"/>
                <w:sz w:val="18"/>
                <w:szCs w:val="18"/>
              </w:rPr>
              <w:t>地面锢囚锋</w:t>
            </w:r>
            <w:bookmarkEnd w:id="1114"/>
            <w:bookmarkEnd w:id="1115"/>
          </w:p>
        </w:tc>
        <w:bookmarkStart w:id="1116" w:name="_Toc36005972"/>
        <w:bookmarkStart w:id="1117" w:name="_Toc36007542"/>
        <w:bookmarkEnd w:id="1116"/>
        <w:bookmarkEnd w:id="1117"/>
        <w:tc>
          <w:tcPr>
            <w:tcW w:w="1171" w:type="pct"/>
            <w:tcBorders>
              <w:right w:val="nil"/>
            </w:tcBorders>
          </w:tcPr>
          <w:p w14:paraId="5F717046" w14:textId="77777777" w:rsidR="00A22ECF" w:rsidRPr="00AE0DB5" w:rsidRDefault="00A22ECF" w:rsidP="00864C0D">
            <w:pPr>
              <w:ind w:left="360"/>
              <w:rPr>
                <w:rFonts w:ascii="宋体"/>
                <w:color w:val="000000" w:themeColor="text1"/>
                <w:sz w:val="18"/>
                <w:szCs w:val="18"/>
              </w:rPr>
            </w:pPr>
            <w:r w:rsidRPr="00AE0DB5">
              <w:rPr>
                <w:rFonts w:ascii="宋体" w:hAnsi="宋体" w:hint="eastAsia"/>
                <w:color w:val="000000" w:themeColor="text1"/>
                <w:sz w:val="18"/>
                <w:szCs w:val="18"/>
              </w:rPr>
              <w:object w:dxaOrig="1044" w:dyaOrig="456" w14:anchorId="5F717E07">
                <v:shape id="_x0000_i1058" type="#_x0000_t75" style="width:50.4pt;height:20.65pt" o:ole="">
                  <v:imagedata r:id="rId118" o:title=""/>
                </v:shape>
                <o:OLEObject Type="Embed" ProgID="PBrush" ShapeID="_x0000_i1058" DrawAspect="Content" ObjectID="_1615366922" r:id="rId119"/>
              </w:object>
            </w:r>
          </w:p>
        </w:tc>
        <w:tc>
          <w:tcPr>
            <w:tcW w:w="1617" w:type="pct"/>
            <w:tcBorders>
              <w:left w:val="nil"/>
            </w:tcBorders>
          </w:tcPr>
          <w:p w14:paraId="5F717047" w14:textId="77777777" w:rsidR="00A22ECF" w:rsidRPr="00AE0DB5" w:rsidRDefault="00A22ECF" w:rsidP="00864C0D">
            <w:pPr>
              <w:ind w:left="360"/>
              <w:rPr>
                <w:rFonts w:ascii="宋体"/>
                <w:color w:val="000000" w:themeColor="text1"/>
                <w:sz w:val="18"/>
                <w:szCs w:val="18"/>
              </w:rPr>
            </w:pPr>
            <w:bookmarkStart w:id="1118" w:name="_Toc36005973"/>
            <w:bookmarkStart w:id="1119" w:name="_Toc36007543"/>
            <w:r w:rsidRPr="00AE0DB5">
              <w:rPr>
                <w:rFonts w:ascii="宋体" w:hAnsi="宋体" w:hint="eastAsia"/>
                <w:color w:val="000000" w:themeColor="text1"/>
                <w:sz w:val="18"/>
                <w:szCs w:val="18"/>
              </w:rPr>
              <w:t>辐合线</w:t>
            </w:r>
            <w:bookmarkEnd w:id="1118"/>
            <w:bookmarkEnd w:id="1119"/>
          </w:p>
        </w:tc>
      </w:tr>
      <w:tr w:rsidR="00A22ECF" w:rsidRPr="00AE0DB5" w14:paraId="5F71704D" w14:textId="77777777" w:rsidTr="00BD0757">
        <w:trPr>
          <w:trHeight w:val="665"/>
        </w:trPr>
        <w:tc>
          <w:tcPr>
            <w:tcW w:w="1040" w:type="pct"/>
            <w:tcBorders>
              <w:right w:val="nil"/>
            </w:tcBorders>
          </w:tcPr>
          <w:p w14:paraId="5F717049" w14:textId="77777777" w:rsidR="00A22ECF" w:rsidRPr="00AE0DB5" w:rsidRDefault="00A848A6" w:rsidP="00864C0D">
            <w:pPr>
              <w:ind w:left="360"/>
              <w:rPr>
                <w:rFonts w:ascii="宋体"/>
                <w:color w:val="000000" w:themeColor="text1"/>
              </w:rPr>
            </w:pPr>
            <w:r w:rsidRPr="00AE0DB5">
              <w:rPr>
                <w:rFonts w:ascii="宋体" w:hAnsi="宋体"/>
                <w:noProof/>
                <w:color w:val="000000" w:themeColor="text1"/>
              </w:rPr>
              <w:drawing>
                <wp:anchor distT="0" distB="0" distL="114300" distR="114300" simplePos="0" relativeHeight="251658244" behindDoc="0" locked="0" layoutInCell="1" allowOverlap="1" wp14:anchorId="5F717E08" wp14:editId="5F717E09">
                  <wp:simplePos x="0" y="0"/>
                  <wp:positionH relativeFrom="column">
                    <wp:posOffset>15240</wp:posOffset>
                  </wp:positionH>
                  <wp:positionV relativeFrom="paragraph">
                    <wp:posOffset>69215</wp:posOffset>
                  </wp:positionV>
                  <wp:extent cx="771525" cy="266700"/>
                  <wp:effectExtent l="19050" t="0" r="9525" b="0"/>
                  <wp:wrapNone/>
                  <wp:docPr id="1236" name="图片 29"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未命名"/>
                          <pic:cNvPicPr>
                            <a:picLocks noChangeAspect="1" noChangeArrowheads="1"/>
                          </pic:cNvPicPr>
                        </pic:nvPicPr>
                        <pic:blipFill>
                          <a:blip r:embed="rId120" cstate="print"/>
                          <a:srcRect/>
                          <a:stretch>
                            <a:fillRect/>
                          </a:stretch>
                        </pic:blipFill>
                        <pic:spPr bwMode="auto">
                          <a:xfrm>
                            <a:off x="0" y="0"/>
                            <a:ext cx="771525" cy="266700"/>
                          </a:xfrm>
                          <a:prstGeom prst="rect">
                            <a:avLst/>
                          </a:prstGeom>
                          <a:noFill/>
                          <a:ln w="9525">
                            <a:noFill/>
                            <a:miter lim="800000"/>
                            <a:headEnd/>
                            <a:tailEnd/>
                          </a:ln>
                        </pic:spPr>
                      </pic:pic>
                    </a:graphicData>
                  </a:graphic>
                </wp:anchor>
              </w:drawing>
            </w:r>
          </w:p>
        </w:tc>
        <w:tc>
          <w:tcPr>
            <w:tcW w:w="1171" w:type="pct"/>
            <w:tcBorders>
              <w:left w:val="nil"/>
            </w:tcBorders>
          </w:tcPr>
          <w:p w14:paraId="5F71704A" w14:textId="77777777" w:rsidR="00A22ECF" w:rsidRPr="00AE0DB5" w:rsidRDefault="00A22ECF" w:rsidP="00864C0D">
            <w:pPr>
              <w:ind w:left="360"/>
              <w:rPr>
                <w:rFonts w:ascii="宋体"/>
                <w:color w:val="000000" w:themeColor="text1"/>
                <w:sz w:val="18"/>
                <w:szCs w:val="18"/>
              </w:rPr>
            </w:pPr>
            <w:bookmarkStart w:id="1120" w:name="_Toc36005975"/>
            <w:bookmarkStart w:id="1121" w:name="_Toc36007545"/>
            <w:r w:rsidRPr="00AE0DB5">
              <w:rPr>
                <w:rFonts w:ascii="宋体" w:hAnsi="宋体" w:hint="eastAsia"/>
                <w:color w:val="000000" w:themeColor="text1"/>
                <w:sz w:val="18"/>
                <w:szCs w:val="18"/>
              </w:rPr>
              <w:t>地面准静止锋</w:t>
            </w:r>
            <w:bookmarkEnd w:id="1120"/>
            <w:bookmarkEnd w:id="1121"/>
          </w:p>
        </w:tc>
        <w:tc>
          <w:tcPr>
            <w:tcW w:w="1171" w:type="pct"/>
            <w:tcBorders>
              <w:right w:val="nil"/>
            </w:tcBorders>
          </w:tcPr>
          <w:p w14:paraId="5F71704B" w14:textId="77777777" w:rsidR="00A22ECF" w:rsidRPr="00AE0DB5" w:rsidRDefault="00A848A6" w:rsidP="00864C0D">
            <w:pPr>
              <w:ind w:left="360"/>
              <w:rPr>
                <w:rFonts w:ascii="宋体"/>
                <w:color w:val="000000" w:themeColor="text1"/>
                <w:sz w:val="18"/>
                <w:szCs w:val="18"/>
              </w:rPr>
            </w:pPr>
            <w:r w:rsidRPr="00AE0DB5">
              <w:rPr>
                <w:rFonts w:ascii="宋体"/>
                <w:noProof/>
                <w:color w:val="000000" w:themeColor="text1"/>
                <w:sz w:val="18"/>
                <w:szCs w:val="18"/>
              </w:rPr>
              <w:drawing>
                <wp:inline distT="0" distB="0" distL="0" distR="0" wp14:anchorId="5F717E0A" wp14:editId="5F717E0B">
                  <wp:extent cx="668020" cy="198755"/>
                  <wp:effectExtent l="19050" t="0" r="0" b="0"/>
                  <wp:docPr id="29" name="图片 30"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未命名1"/>
                          <pic:cNvPicPr>
                            <a:picLocks noChangeAspect="1" noChangeArrowheads="1"/>
                          </pic:cNvPicPr>
                        </pic:nvPicPr>
                        <pic:blipFill>
                          <a:blip r:embed="rId121" cstate="print"/>
                          <a:srcRect/>
                          <a:stretch>
                            <a:fillRect/>
                          </a:stretch>
                        </pic:blipFill>
                        <pic:spPr bwMode="auto">
                          <a:xfrm>
                            <a:off x="0" y="0"/>
                            <a:ext cx="668020" cy="198755"/>
                          </a:xfrm>
                          <a:prstGeom prst="rect">
                            <a:avLst/>
                          </a:prstGeom>
                          <a:noFill/>
                          <a:ln w="9525">
                            <a:noFill/>
                            <a:miter lim="800000"/>
                            <a:headEnd/>
                            <a:tailEnd/>
                          </a:ln>
                        </pic:spPr>
                      </pic:pic>
                    </a:graphicData>
                  </a:graphic>
                </wp:inline>
              </w:drawing>
            </w:r>
          </w:p>
        </w:tc>
        <w:tc>
          <w:tcPr>
            <w:tcW w:w="1617" w:type="pct"/>
            <w:tcBorders>
              <w:left w:val="nil"/>
            </w:tcBorders>
          </w:tcPr>
          <w:p w14:paraId="5F71704C" w14:textId="77777777" w:rsidR="00A22ECF" w:rsidRPr="00AE0DB5" w:rsidRDefault="00A22ECF" w:rsidP="00864C0D">
            <w:pPr>
              <w:ind w:left="360"/>
              <w:rPr>
                <w:rFonts w:ascii="宋体"/>
                <w:color w:val="000000" w:themeColor="text1"/>
                <w:sz w:val="18"/>
                <w:szCs w:val="18"/>
              </w:rPr>
            </w:pPr>
            <w:bookmarkStart w:id="1122" w:name="_Toc36005977"/>
            <w:bookmarkStart w:id="1123" w:name="_Toc36007547"/>
            <w:r w:rsidRPr="00AE0DB5">
              <w:rPr>
                <w:rFonts w:ascii="宋体" w:hAnsi="宋体" w:hint="eastAsia"/>
                <w:color w:val="000000" w:themeColor="text1"/>
                <w:sz w:val="18"/>
                <w:szCs w:val="18"/>
              </w:rPr>
              <w:t>零度等温层</w:t>
            </w:r>
            <w:bookmarkEnd w:id="1122"/>
            <w:bookmarkEnd w:id="1123"/>
            <w:r w:rsidRPr="00AE0DB5">
              <w:rPr>
                <w:rFonts w:ascii="宋体" w:hAnsi="宋体" w:hint="eastAsia"/>
                <w:color w:val="000000" w:themeColor="text1"/>
                <w:sz w:val="18"/>
                <w:szCs w:val="18"/>
              </w:rPr>
              <w:t>高度</w:t>
            </w:r>
          </w:p>
        </w:tc>
      </w:tr>
      <w:bookmarkStart w:id="1124" w:name="_Toc36005978"/>
      <w:bookmarkStart w:id="1125" w:name="_Toc36007548"/>
      <w:bookmarkEnd w:id="1124"/>
      <w:bookmarkEnd w:id="1125"/>
      <w:tr w:rsidR="00A22ECF" w:rsidRPr="00AE0DB5" w14:paraId="5F717052" w14:textId="77777777" w:rsidTr="00BD0757">
        <w:trPr>
          <w:trHeight w:val="393"/>
        </w:trPr>
        <w:tc>
          <w:tcPr>
            <w:tcW w:w="1040" w:type="pct"/>
            <w:tcBorders>
              <w:right w:val="nil"/>
            </w:tcBorders>
          </w:tcPr>
          <w:p w14:paraId="5F71704E" w14:textId="77777777" w:rsidR="00A22ECF" w:rsidRPr="00AE0DB5" w:rsidRDefault="00A22ECF" w:rsidP="00864C0D">
            <w:pPr>
              <w:ind w:left="360"/>
              <w:rPr>
                <w:rFonts w:ascii="宋体"/>
                <w:color w:val="000000" w:themeColor="text1"/>
              </w:rPr>
            </w:pPr>
            <w:r w:rsidRPr="00AE0DB5">
              <w:rPr>
                <w:rFonts w:ascii="宋体" w:hAnsi="宋体" w:hint="eastAsia"/>
                <w:color w:val="000000" w:themeColor="text1"/>
              </w:rPr>
              <w:object w:dxaOrig="540" w:dyaOrig="528" w14:anchorId="5F717E0C">
                <v:shape id="_x0000_i1059" type="#_x0000_t75" style="width:21.6pt;height:21.6pt" o:ole="">
                  <v:imagedata r:id="rId122" o:title=""/>
                </v:shape>
                <o:OLEObject Type="Embed" ProgID="PBrush" ShapeID="_x0000_i1059" DrawAspect="Content" ObjectID="_1615366923" r:id="rId123"/>
              </w:object>
            </w:r>
          </w:p>
        </w:tc>
        <w:tc>
          <w:tcPr>
            <w:tcW w:w="1171" w:type="pct"/>
            <w:tcBorders>
              <w:left w:val="nil"/>
            </w:tcBorders>
          </w:tcPr>
          <w:p w14:paraId="5F71704F" w14:textId="77777777" w:rsidR="00A22ECF" w:rsidRPr="00AE0DB5" w:rsidRDefault="00A22ECF" w:rsidP="00864C0D">
            <w:pPr>
              <w:ind w:left="360"/>
              <w:rPr>
                <w:rFonts w:ascii="宋体"/>
                <w:color w:val="000000" w:themeColor="text1"/>
                <w:sz w:val="18"/>
                <w:szCs w:val="18"/>
              </w:rPr>
            </w:pPr>
            <w:bookmarkStart w:id="1126" w:name="_Toc36005979"/>
            <w:bookmarkStart w:id="1127" w:name="_Toc36007549"/>
            <w:r w:rsidRPr="00AE0DB5">
              <w:rPr>
                <w:rFonts w:ascii="宋体" w:hAnsi="宋体" w:hint="eastAsia"/>
                <w:color w:val="000000" w:themeColor="text1"/>
                <w:sz w:val="18"/>
                <w:szCs w:val="18"/>
              </w:rPr>
              <w:t>对流层顶高</w:t>
            </w:r>
            <w:bookmarkEnd w:id="1126"/>
            <w:bookmarkEnd w:id="1127"/>
            <w:r w:rsidRPr="00AE0DB5">
              <w:rPr>
                <w:rFonts w:ascii="宋体" w:hAnsi="宋体" w:hint="eastAsia"/>
                <w:color w:val="000000" w:themeColor="text1"/>
                <w:sz w:val="18"/>
                <w:szCs w:val="18"/>
              </w:rPr>
              <w:t>点</w:t>
            </w:r>
          </w:p>
        </w:tc>
        <w:bookmarkStart w:id="1128" w:name="_Toc36005980"/>
        <w:bookmarkStart w:id="1129" w:name="_Toc36007550"/>
        <w:bookmarkEnd w:id="1128"/>
        <w:bookmarkEnd w:id="1129"/>
        <w:tc>
          <w:tcPr>
            <w:tcW w:w="1171" w:type="pct"/>
            <w:tcBorders>
              <w:right w:val="nil"/>
            </w:tcBorders>
          </w:tcPr>
          <w:p w14:paraId="5F717050" w14:textId="77777777" w:rsidR="00A22ECF" w:rsidRPr="00AE0DB5" w:rsidRDefault="00A22ECF" w:rsidP="00864C0D">
            <w:pPr>
              <w:ind w:left="360"/>
              <w:rPr>
                <w:rFonts w:ascii="宋体"/>
                <w:color w:val="000000" w:themeColor="text1"/>
                <w:sz w:val="18"/>
                <w:szCs w:val="18"/>
              </w:rPr>
            </w:pPr>
            <w:r w:rsidRPr="00AE0DB5">
              <w:rPr>
                <w:rFonts w:ascii="宋体" w:hAnsi="宋体" w:hint="eastAsia"/>
                <w:color w:val="000000" w:themeColor="text1"/>
                <w:sz w:val="18"/>
                <w:szCs w:val="18"/>
              </w:rPr>
              <w:object w:dxaOrig="924" w:dyaOrig="432" w14:anchorId="5F717E0D">
                <v:shape id="_x0000_i1060" type="#_x0000_t75" style="width:47.9pt;height:21.6pt" o:ole="">
                  <v:imagedata r:id="rId124" o:title=""/>
                </v:shape>
                <o:OLEObject Type="Embed" ProgID="PBrush" ShapeID="_x0000_i1060" DrawAspect="Content" ObjectID="_1615366924" r:id="rId125"/>
              </w:object>
            </w:r>
          </w:p>
        </w:tc>
        <w:tc>
          <w:tcPr>
            <w:tcW w:w="1617" w:type="pct"/>
            <w:tcBorders>
              <w:left w:val="nil"/>
            </w:tcBorders>
          </w:tcPr>
          <w:p w14:paraId="5F717051" w14:textId="77777777" w:rsidR="00A22ECF" w:rsidRPr="00AE0DB5" w:rsidRDefault="00A22ECF" w:rsidP="00864C0D">
            <w:pPr>
              <w:ind w:left="360"/>
              <w:rPr>
                <w:rFonts w:ascii="宋体"/>
                <w:color w:val="000000" w:themeColor="text1"/>
                <w:sz w:val="18"/>
                <w:szCs w:val="18"/>
              </w:rPr>
            </w:pPr>
            <w:bookmarkStart w:id="1130" w:name="_Toc36005981"/>
            <w:bookmarkStart w:id="1131" w:name="_Toc36007551"/>
            <w:r w:rsidRPr="00AE0DB5">
              <w:rPr>
                <w:rFonts w:ascii="宋体" w:hAnsi="宋体" w:hint="eastAsia"/>
                <w:color w:val="000000" w:themeColor="text1"/>
                <w:sz w:val="18"/>
                <w:szCs w:val="18"/>
              </w:rPr>
              <w:t>热带辐合带</w:t>
            </w:r>
            <w:bookmarkEnd w:id="1130"/>
            <w:bookmarkEnd w:id="1131"/>
          </w:p>
        </w:tc>
      </w:tr>
      <w:bookmarkStart w:id="1132" w:name="_Toc36005982"/>
      <w:bookmarkStart w:id="1133" w:name="_Toc36007552"/>
      <w:bookmarkEnd w:id="1132"/>
      <w:bookmarkEnd w:id="1133"/>
      <w:tr w:rsidR="00A22ECF" w:rsidRPr="00AE0DB5" w14:paraId="5F717057" w14:textId="77777777" w:rsidTr="00BD0757">
        <w:trPr>
          <w:trHeight w:val="623"/>
        </w:trPr>
        <w:tc>
          <w:tcPr>
            <w:tcW w:w="1040" w:type="pct"/>
            <w:tcBorders>
              <w:bottom w:val="single" w:sz="8" w:space="0" w:color="auto"/>
              <w:right w:val="nil"/>
            </w:tcBorders>
          </w:tcPr>
          <w:p w14:paraId="5F717053" w14:textId="77777777" w:rsidR="00A22ECF" w:rsidRPr="00AE0DB5" w:rsidRDefault="00A22ECF" w:rsidP="00864C0D">
            <w:pPr>
              <w:ind w:left="360"/>
              <w:rPr>
                <w:rFonts w:ascii="宋体"/>
                <w:color w:val="000000" w:themeColor="text1"/>
              </w:rPr>
            </w:pPr>
            <w:r w:rsidRPr="00AE0DB5">
              <w:rPr>
                <w:rFonts w:ascii="宋体" w:hAnsi="宋体" w:hint="eastAsia"/>
                <w:color w:val="000000" w:themeColor="text1"/>
              </w:rPr>
              <w:object w:dxaOrig="468" w:dyaOrig="504" w14:anchorId="5F717E0E">
                <v:shape id="_x0000_i1061" type="#_x0000_t75" style="width:21.6pt;height:20.65pt" o:ole="">
                  <v:imagedata r:id="rId126" o:title=""/>
                </v:shape>
                <o:OLEObject Type="Embed" ProgID="PBrush" ShapeID="_x0000_i1061" DrawAspect="Content" ObjectID="_1615366925" r:id="rId127"/>
              </w:object>
            </w:r>
          </w:p>
        </w:tc>
        <w:tc>
          <w:tcPr>
            <w:tcW w:w="1171" w:type="pct"/>
            <w:tcBorders>
              <w:left w:val="nil"/>
              <w:bottom w:val="single" w:sz="8" w:space="0" w:color="auto"/>
            </w:tcBorders>
          </w:tcPr>
          <w:p w14:paraId="5F717054" w14:textId="77777777" w:rsidR="00A22ECF" w:rsidRPr="00AE0DB5" w:rsidRDefault="00A22ECF" w:rsidP="00864C0D">
            <w:pPr>
              <w:ind w:left="360"/>
              <w:rPr>
                <w:rFonts w:ascii="宋体"/>
                <w:color w:val="000000" w:themeColor="text1"/>
                <w:sz w:val="18"/>
                <w:szCs w:val="18"/>
              </w:rPr>
            </w:pPr>
            <w:bookmarkStart w:id="1134" w:name="_Toc36005983"/>
            <w:bookmarkStart w:id="1135" w:name="_Toc36007553"/>
            <w:r w:rsidRPr="00AE0DB5">
              <w:rPr>
                <w:rFonts w:ascii="宋体" w:hAnsi="宋体" w:hint="eastAsia"/>
                <w:color w:val="000000" w:themeColor="text1"/>
                <w:sz w:val="18"/>
                <w:szCs w:val="18"/>
              </w:rPr>
              <w:t>对流层顶低点</w:t>
            </w:r>
            <w:bookmarkEnd w:id="1134"/>
            <w:bookmarkEnd w:id="1135"/>
          </w:p>
        </w:tc>
        <w:tc>
          <w:tcPr>
            <w:tcW w:w="2789" w:type="pct"/>
            <w:gridSpan w:val="2"/>
            <w:tcBorders>
              <w:bottom w:val="single" w:sz="8" w:space="0" w:color="auto"/>
            </w:tcBorders>
          </w:tcPr>
          <w:p w14:paraId="5F717055" w14:textId="77777777" w:rsidR="00A22ECF" w:rsidRPr="00AE0DB5" w:rsidRDefault="00A22ECF" w:rsidP="00864C0D">
            <w:pPr>
              <w:ind w:left="360"/>
              <w:rPr>
                <w:rFonts w:ascii="宋体"/>
                <w:color w:val="000000" w:themeColor="text1"/>
                <w:sz w:val="18"/>
                <w:szCs w:val="18"/>
              </w:rPr>
            </w:pPr>
            <w:bookmarkStart w:id="1136" w:name="_Toc36005984"/>
            <w:bookmarkStart w:id="1137" w:name="_Toc36007554"/>
            <w:r w:rsidRPr="00AE0DB5">
              <w:rPr>
                <w:rFonts w:ascii="宋体" w:hAnsi="宋体"/>
                <w:color w:val="000000" w:themeColor="text1"/>
                <w:sz w:val="18"/>
                <w:szCs w:val="18"/>
              </w:rPr>
              <w:t xml:space="preserve">L  </w:t>
            </w:r>
            <w:r w:rsidRPr="00AE0DB5">
              <w:rPr>
                <w:rFonts w:ascii="宋体" w:hAnsi="宋体" w:hint="eastAsia"/>
                <w:color w:val="000000" w:themeColor="text1"/>
                <w:sz w:val="18"/>
                <w:szCs w:val="18"/>
              </w:rPr>
              <w:t>低压中心</w:t>
            </w:r>
            <w:bookmarkEnd w:id="1136"/>
            <w:bookmarkEnd w:id="1137"/>
          </w:p>
          <w:p w14:paraId="5F717056" w14:textId="77777777" w:rsidR="00A22ECF" w:rsidRPr="00AE0DB5" w:rsidRDefault="00A22ECF" w:rsidP="00864C0D">
            <w:pPr>
              <w:ind w:left="360"/>
              <w:rPr>
                <w:rFonts w:ascii="宋体"/>
                <w:color w:val="000000" w:themeColor="text1"/>
                <w:sz w:val="18"/>
                <w:szCs w:val="18"/>
              </w:rPr>
            </w:pPr>
            <w:bookmarkStart w:id="1138" w:name="_Toc36005985"/>
            <w:bookmarkStart w:id="1139" w:name="_Toc36007555"/>
            <w:r w:rsidRPr="00AE0DB5">
              <w:rPr>
                <w:rFonts w:ascii="宋体" w:hAnsi="宋体"/>
                <w:color w:val="000000" w:themeColor="text1"/>
                <w:sz w:val="18"/>
                <w:szCs w:val="18"/>
              </w:rPr>
              <w:t xml:space="preserve">H  </w:t>
            </w:r>
            <w:r w:rsidRPr="00AE0DB5">
              <w:rPr>
                <w:rFonts w:ascii="宋体" w:hAnsi="宋体" w:hint="eastAsia"/>
                <w:color w:val="000000" w:themeColor="text1"/>
                <w:sz w:val="18"/>
                <w:szCs w:val="18"/>
              </w:rPr>
              <w:t>高压中心</w:t>
            </w:r>
            <w:bookmarkEnd w:id="1138"/>
            <w:bookmarkEnd w:id="1139"/>
          </w:p>
        </w:tc>
      </w:tr>
      <w:bookmarkStart w:id="1140" w:name="_Toc36005986"/>
      <w:bookmarkStart w:id="1141" w:name="_Toc36007556"/>
      <w:tr w:rsidR="00A22ECF" w:rsidRPr="00AE0DB5" w14:paraId="5F71705B" w14:textId="77777777" w:rsidTr="00BD0757">
        <w:trPr>
          <w:trHeight w:val="1597"/>
        </w:trPr>
        <w:tc>
          <w:tcPr>
            <w:tcW w:w="5000" w:type="pct"/>
            <w:gridSpan w:val="4"/>
            <w:tcBorders>
              <w:top w:val="single" w:sz="8" w:space="0" w:color="auto"/>
              <w:bottom w:val="single" w:sz="12" w:space="0" w:color="auto"/>
            </w:tcBorders>
          </w:tcPr>
          <w:p w14:paraId="5F717058" w14:textId="77777777" w:rsidR="00BD0757" w:rsidRDefault="002734B9" w:rsidP="00BD0757">
            <w:pPr>
              <w:ind w:left="0"/>
              <w:rPr>
                <w:rFonts w:ascii="宋体" w:hAnsi="宋体"/>
                <w:color w:val="000000" w:themeColor="text1"/>
              </w:rPr>
            </w:pPr>
            <w:r w:rsidRPr="00AE0DB5">
              <w:rPr>
                <w:rFonts w:ascii="宋体" w:hAnsi="宋体" w:hint="eastAsia"/>
                <w:color w:val="000000" w:themeColor="text1"/>
              </w:rPr>
              <w:object w:dxaOrig="6664" w:dyaOrig="408" w14:anchorId="5F717E0F">
                <v:shape id="_x0000_i1062" type="#_x0000_t75" style="width:257.3pt;height:16.6pt" o:ole="" fillcolor="window">
                  <v:imagedata r:id="rId128" o:title=""/>
                </v:shape>
                <o:OLEObject Type="Embed" ProgID="MSPhotoEd.3" ShapeID="_x0000_i1062" DrawAspect="Content" ObjectID="_1615366926" r:id="rId129"/>
              </w:object>
            </w:r>
          </w:p>
          <w:p w14:paraId="5F717059" w14:textId="77777777" w:rsidR="00A22ECF" w:rsidRPr="00AE0DB5" w:rsidRDefault="00A22ECF" w:rsidP="00BD0757">
            <w:pPr>
              <w:ind w:left="0"/>
              <w:rPr>
                <w:rFonts w:ascii="宋体"/>
                <w:color w:val="000000" w:themeColor="text1"/>
                <w:sz w:val="18"/>
                <w:szCs w:val="18"/>
              </w:rPr>
            </w:pPr>
            <w:r w:rsidRPr="00AE0DB5">
              <w:rPr>
                <w:rFonts w:ascii="宋体" w:hAnsi="宋体" w:hint="eastAsia"/>
                <w:color w:val="000000" w:themeColor="text1"/>
                <w:sz w:val="18"/>
                <w:szCs w:val="18"/>
              </w:rPr>
              <w:t>两短线表示高度层变化</w:t>
            </w:r>
            <w:r w:rsidRPr="00AE0DB5">
              <w:rPr>
                <w:rFonts w:ascii="宋体" w:hAnsi="宋体"/>
                <w:color w:val="000000" w:themeColor="text1"/>
                <w:sz w:val="18"/>
                <w:szCs w:val="18"/>
              </w:rPr>
              <w:t>3000</w:t>
            </w:r>
            <w:r w:rsidRPr="00AE0DB5">
              <w:rPr>
                <w:rFonts w:ascii="宋体" w:hAnsi="宋体" w:hint="eastAsia"/>
                <w:color w:val="000000" w:themeColor="text1"/>
                <w:sz w:val="18"/>
                <w:szCs w:val="18"/>
              </w:rPr>
              <w:t>英尺（或以上）和</w:t>
            </w:r>
            <w:r w:rsidRPr="00AE0DB5">
              <w:rPr>
                <w:rFonts w:ascii="宋体" w:hAnsi="宋体"/>
                <w:color w:val="000000" w:themeColor="text1"/>
                <w:sz w:val="18"/>
                <w:szCs w:val="18"/>
              </w:rPr>
              <w:t>/</w:t>
            </w:r>
            <w:r w:rsidRPr="00AE0DB5">
              <w:rPr>
                <w:rFonts w:ascii="宋体" w:hAnsi="宋体" w:hint="eastAsia"/>
                <w:color w:val="000000" w:themeColor="text1"/>
                <w:sz w:val="18"/>
                <w:szCs w:val="18"/>
              </w:rPr>
              <w:t>或风速变化</w:t>
            </w:r>
            <w:r w:rsidRPr="00AE0DB5">
              <w:rPr>
                <w:rFonts w:ascii="宋体" w:hAnsi="宋体"/>
                <w:color w:val="000000" w:themeColor="text1"/>
                <w:sz w:val="18"/>
                <w:szCs w:val="18"/>
              </w:rPr>
              <w:t>37</w:t>
            </w:r>
            <w:r w:rsidRPr="00AE0DB5">
              <w:rPr>
                <w:rFonts w:ascii="宋体" w:hAnsi="宋体" w:hint="eastAsia"/>
                <w:color w:val="000000" w:themeColor="text1"/>
                <w:sz w:val="18"/>
                <w:szCs w:val="18"/>
              </w:rPr>
              <w:t>公里小时（</w:t>
            </w:r>
            <w:r w:rsidRPr="00AE0DB5">
              <w:rPr>
                <w:rFonts w:ascii="宋体" w:hAnsi="宋体"/>
                <w:color w:val="000000" w:themeColor="text1"/>
                <w:sz w:val="18"/>
                <w:szCs w:val="18"/>
              </w:rPr>
              <w:t>20</w:t>
            </w:r>
            <w:r w:rsidRPr="00AE0DB5">
              <w:rPr>
                <w:rFonts w:ascii="宋体" w:hAnsi="宋体" w:hint="eastAsia"/>
                <w:color w:val="000000" w:themeColor="text1"/>
                <w:sz w:val="18"/>
                <w:szCs w:val="18"/>
              </w:rPr>
              <w:t>海里</w:t>
            </w:r>
            <w:r w:rsidRPr="00AE0DB5">
              <w:rPr>
                <w:rFonts w:ascii="宋体" w:hAnsi="宋体"/>
                <w:color w:val="000000" w:themeColor="text1"/>
                <w:sz w:val="18"/>
                <w:szCs w:val="18"/>
              </w:rPr>
              <w:t>/</w:t>
            </w:r>
            <w:r w:rsidRPr="00AE0DB5">
              <w:rPr>
                <w:rFonts w:ascii="宋体" w:hAnsi="宋体" w:hint="eastAsia"/>
                <w:color w:val="000000" w:themeColor="text1"/>
                <w:sz w:val="18"/>
                <w:szCs w:val="18"/>
              </w:rPr>
              <w:t>小时）。</w:t>
            </w:r>
            <w:bookmarkEnd w:id="1140"/>
            <w:bookmarkEnd w:id="1141"/>
          </w:p>
          <w:p w14:paraId="5F71705A" w14:textId="77777777" w:rsidR="00A22ECF" w:rsidRPr="00AE0DB5" w:rsidRDefault="00A22ECF" w:rsidP="00BD0757">
            <w:pPr>
              <w:ind w:left="0"/>
              <w:rPr>
                <w:rFonts w:ascii="宋体"/>
                <w:color w:val="000000" w:themeColor="text1"/>
              </w:rPr>
            </w:pPr>
            <w:bookmarkStart w:id="1142" w:name="_Toc36005987"/>
            <w:bookmarkStart w:id="1143" w:name="_Toc36007557"/>
            <w:r w:rsidRPr="00AE0DB5">
              <w:rPr>
                <w:rFonts w:ascii="宋体" w:hAnsi="宋体" w:hint="eastAsia"/>
                <w:color w:val="000000" w:themeColor="text1"/>
                <w:sz w:val="18"/>
                <w:szCs w:val="18"/>
              </w:rPr>
              <w:t>箭头指示方向，风三角和</w:t>
            </w:r>
            <w:r w:rsidRPr="00AE0DB5">
              <w:rPr>
                <w:rFonts w:ascii="宋体" w:hAnsi="宋体"/>
                <w:color w:val="000000" w:themeColor="text1"/>
                <w:sz w:val="18"/>
                <w:szCs w:val="18"/>
              </w:rPr>
              <w:t>/</w:t>
            </w:r>
            <w:r w:rsidRPr="00AE0DB5">
              <w:rPr>
                <w:rFonts w:ascii="宋体" w:hAnsi="宋体" w:hint="eastAsia"/>
                <w:color w:val="000000" w:themeColor="text1"/>
                <w:sz w:val="18"/>
                <w:szCs w:val="18"/>
              </w:rPr>
              <w:t>或风羽数表示速度，一个风三角表示</w:t>
            </w:r>
            <w:smartTag w:uri="urn:schemas-microsoft-com:office:smarttags" w:element="chmetcnv">
              <w:smartTagPr>
                <w:attr w:name="UnitName" w:val="海里"/>
                <w:attr w:name="SourceValue" w:val="50"/>
                <w:attr w:name="HasSpace" w:val="False"/>
                <w:attr w:name="Negative" w:val="False"/>
                <w:attr w:name="NumberType" w:val="1"/>
                <w:attr w:name="TCSC" w:val="0"/>
              </w:smartTagPr>
              <w:r w:rsidRPr="00AE0DB5">
                <w:rPr>
                  <w:rFonts w:ascii="宋体" w:hAnsi="宋体"/>
                  <w:color w:val="000000" w:themeColor="text1"/>
                  <w:sz w:val="18"/>
                  <w:szCs w:val="18"/>
                </w:rPr>
                <w:t>50</w:t>
              </w:r>
              <w:r w:rsidRPr="00AE0DB5">
                <w:rPr>
                  <w:rFonts w:ascii="宋体" w:hAnsi="宋体" w:hint="eastAsia"/>
                  <w:color w:val="000000" w:themeColor="text1"/>
                  <w:sz w:val="18"/>
                  <w:szCs w:val="18"/>
                </w:rPr>
                <w:t>海里</w:t>
              </w:r>
            </w:smartTag>
            <w:r w:rsidRPr="00AE0DB5">
              <w:rPr>
                <w:rFonts w:ascii="宋体" w:hAnsi="宋体"/>
                <w:color w:val="000000" w:themeColor="text1"/>
                <w:sz w:val="18"/>
                <w:szCs w:val="18"/>
              </w:rPr>
              <w:t>/</w:t>
            </w:r>
            <w:r w:rsidRPr="00AE0DB5">
              <w:rPr>
                <w:rFonts w:ascii="宋体" w:hAnsi="宋体" w:hint="eastAsia"/>
                <w:color w:val="000000" w:themeColor="text1"/>
                <w:sz w:val="18"/>
                <w:szCs w:val="18"/>
              </w:rPr>
              <w:t>小时（或</w:t>
            </w:r>
            <w:smartTag w:uri="urn:schemas-microsoft-com:office:smarttags" w:element="chmetcnv">
              <w:smartTagPr>
                <w:attr w:name="UnitName" w:val="公里"/>
                <w:attr w:name="SourceValue" w:val="93"/>
                <w:attr w:name="HasSpace" w:val="False"/>
                <w:attr w:name="Negative" w:val="False"/>
                <w:attr w:name="NumberType" w:val="1"/>
                <w:attr w:name="TCSC" w:val="0"/>
              </w:smartTagPr>
              <w:r w:rsidRPr="00AE0DB5">
                <w:rPr>
                  <w:rFonts w:ascii="宋体" w:hAnsi="宋体"/>
                  <w:color w:val="000000" w:themeColor="text1"/>
                  <w:sz w:val="18"/>
                  <w:szCs w:val="18"/>
                </w:rPr>
                <w:t>93</w:t>
              </w:r>
              <w:r w:rsidRPr="00AE0DB5">
                <w:rPr>
                  <w:rFonts w:ascii="宋体" w:hAnsi="宋体" w:hint="eastAsia"/>
                  <w:color w:val="000000" w:themeColor="text1"/>
                  <w:sz w:val="18"/>
                  <w:szCs w:val="18"/>
                </w:rPr>
                <w:t>公里</w:t>
              </w:r>
            </w:smartTag>
            <w:r w:rsidRPr="00AE0DB5">
              <w:rPr>
                <w:rFonts w:ascii="宋体" w:hAnsi="宋体"/>
                <w:color w:val="000000" w:themeColor="text1"/>
                <w:sz w:val="18"/>
                <w:szCs w:val="18"/>
              </w:rPr>
              <w:t>/</w:t>
            </w:r>
            <w:r w:rsidRPr="00AE0DB5">
              <w:rPr>
                <w:rFonts w:ascii="宋体" w:hAnsi="宋体" w:hint="eastAsia"/>
                <w:color w:val="000000" w:themeColor="text1"/>
                <w:sz w:val="18"/>
                <w:szCs w:val="18"/>
              </w:rPr>
              <w:t>小时），一条风羽表示</w:t>
            </w:r>
            <w:smartTag w:uri="urn:schemas-microsoft-com:office:smarttags" w:element="chmetcnv">
              <w:smartTagPr>
                <w:attr w:name="UnitName" w:val="海里"/>
                <w:attr w:name="SourceValue" w:val="10"/>
                <w:attr w:name="HasSpace" w:val="False"/>
                <w:attr w:name="Negative" w:val="False"/>
                <w:attr w:name="NumberType" w:val="1"/>
                <w:attr w:name="TCSC" w:val="0"/>
              </w:smartTagPr>
              <w:r w:rsidRPr="00AE0DB5">
                <w:rPr>
                  <w:rFonts w:ascii="宋体" w:hAnsi="宋体"/>
                  <w:color w:val="000000" w:themeColor="text1"/>
                  <w:sz w:val="18"/>
                  <w:szCs w:val="18"/>
                </w:rPr>
                <w:t>10</w:t>
              </w:r>
              <w:r w:rsidRPr="00AE0DB5">
                <w:rPr>
                  <w:rFonts w:ascii="宋体" w:hAnsi="宋体" w:hint="eastAsia"/>
                  <w:color w:val="000000" w:themeColor="text1"/>
                  <w:sz w:val="18"/>
                  <w:szCs w:val="18"/>
                </w:rPr>
                <w:t>海里</w:t>
              </w:r>
            </w:smartTag>
            <w:r w:rsidRPr="00AE0DB5">
              <w:rPr>
                <w:rFonts w:ascii="宋体" w:hAnsi="宋体"/>
                <w:color w:val="000000" w:themeColor="text1"/>
                <w:sz w:val="18"/>
                <w:szCs w:val="18"/>
              </w:rPr>
              <w:t>/</w:t>
            </w:r>
            <w:r w:rsidRPr="00AE0DB5">
              <w:rPr>
                <w:rFonts w:ascii="宋体" w:hAnsi="宋体" w:hint="eastAsia"/>
                <w:color w:val="000000" w:themeColor="text1"/>
                <w:sz w:val="18"/>
                <w:szCs w:val="18"/>
              </w:rPr>
              <w:t>小时（或</w:t>
            </w:r>
            <w:smartTag w:uri="urn:schemas-microsoft-com:office:smarttags" w:element="chmetcnv">
              <w:smartTagPr>
                <w:attr w:name="UnitName" w:val="公里"/>
                <w:attr w:name="SourceValue" w:val="18"/>
                <w:attr w:name="HasSpace" w:val="False"/>
                <w:attr w:name="Negative" w:val="False"/>
                <w:attr w:name="NumberType" w:val="1"/>
                <w:attr w:name="TCSC" w:val="0"/>
              </w:smartTagPr>
              <w:r w:rsidRPr="00AE0DB5">
                <w:rPr>
                  <w:rFonts w:ascii="宋体" w:hAnsi="宋体"/>
                  <w:color w:val="000000" w:themeColor="text1"/>
                  <w:sz w:val="18"/>
                  <w:szCs w:val="18"/>
                </w:rPr>
                <w:t>18</w:t>
              </w:r>
              <w:r w:rsidRPr="00AE0DB5">
                <w:rPr>
                  <w:rFonts w:ascii="宋体" w:hAnsi="宋体" w:hint="eastAsia"/>
                  <w:color w:val="000000" w:themeColor="text1"/>
                  <w:sz w:val="18"/>
                  <w:szCs w:val="18"/>
                </w:rPr>
                <w:t>公里</w:t>
              </w:r>
            </w:smartTag>
            <w:r w:rsidRPr="00AE0DB5">
              <w:rPr>
                <w:rFonts w:ascii="宋体" w:hAnsi="宋体"/>
                <w:color w:val="000000" w:themeColor="text1"/>
                <w:sz w:val="18"/>
                <w:szCs w:val="18"/>
              </w:rPr>
              <w:t>/</w:t>
            </w:r>
            <w:r w:rsidRPr="00AE0DB5">
              <w:rPr>
                <w:rFonts w:ascii="宋体" w:hAnsi="宋体" w:hint="eastAsia"/>
                <w:color w:val="000000" w:themeColor="text1"/>
                <w:sz w:val="18"/>
                <w:szCs w:val="18"/>
              </w:rPr>
              <w:t>小时），半根风羽表示</w:t>
            </w:r>
            <w:smartTag w:uri="urn:schemas-microsoft-com:office:smarttags" w:element="chmetcnv">
              <w:smartTagPr>
                <w:attr w:name="UnitName" w:val="海里"/>
                <w:attr w:name="SourceValue" w:val="5"/>
                <w:attr w:name="HasSpace" w:val="False"/>
                <w:attr w:name="Negative" w:val="False"/>
                <w:attr w:name="NumberType" w:val="1"/>
                <w:attr w:name="TCSC" w:val="0"/>
              </w:smartTagPr>
              <w:r w:rsidRPr="00AE0DB5">
                <w:rPr>
                  <w:rFonts w:ascii="宋体" w:hAnsi="宋体"/>
                  <w:color w:val="000000" w:themeColor="text1"/>
                  <w:sz w:val="18"/>
                  <w:szCs w:val="18"/>
                </w:rPr>
                <w:t>5</w:t>
              </w:r>
              <w:r w:rsidRPr="00AE0DB5">
                <w:rPr>
                  <w:rFonts w:ascii="宋体" w:hAnsi="宋体" w:hint="eastAsia"/>
                  <w:color w:val="000000" w:themeColor="text1"/>
                  <w:sz w:val="18"/>
                  <w:szCs w:val="18"/>
                </w:rPr>
                <w:t>海里</w:t>
              </w:r>
            </w:smartTag>
            <w:r w:rsidRPr="00AE0DB5">
              <w:rPr>
                <w:rFonts w:ascii="宋体" w:hAnsi="宋体"/>
                <w:color w:val="000000" w:themeColor="text1"/>
                <w:sz w:val="18"/>
                <w:szCs w:val="18"/>
              </w:rPr>
              <w:t>/</w:t>
            </w:r>
            <w:r w:rsidRPr="00AE0DB5">
              <w:rPr>
                <w:rFonts w:ascii="宋体" w:hAnsi="宋体" w:hint="eastAsia"/>
                <w:color w:val="000000" w:themeColor="text1"/>
                <w:sz w:val="18"/>
                <w:szCs w:val="18"/>
              </w:rPr>
              <w:t>小时（或</w:t>
            </w:r>
            <w:smartTag w:uri="urn:schemas-microsoft-com:office:smarttags" w:element="chmetcnv">
              <w:smartTagPr>
                <w:attr w:name="UnitName" w:val="公里"/>
                <w:attr w:name="SourceValue" w:val="9"/>
                <w:attr w:name="HasSpace" w:val="False"/>
                <w:attr w:name="Negative" w:val="False"/>
                <w:attr w:name="NumberType" w:val="1"/>
                <w:attr w:name="TCSC" w:val="0"/>
              </w:smartTagPr>
              <w:r w:rsidRPr="00AE0DB5">
                <w:rPr>
                  <w:rFonts w:ascii="宋体" w:hAnsi="宋体"/>
                  <w:color w:val="000000" w:themeColor="text1"/>
                  <w:sz w:val="18"/>
                  <w:szCs w:val="18"/>
                </w:rPr>
                <w:t>9</w:t>
              </w:r>
              <w:r w:rsidRPr="00AE0DB5">
                <w:rPr>
                  <w:rFonts w:ascii="宋体" w:hAnsi="宋体" w:hint="eastAsia"/>
                  <w:color w:val="000000" w:themeColor="text1"/>
                  <w:sz w:val="18"/>
                  <w:szCs w:val="18"/>
                </w:rPr>
                <w:t>公里</w:t>
              </w:r>
            </w:smartTag>
            <w:r w:rsidRPr="00AE0DB5">
              <w:rPr>
                <w:rFonts w:ascii="宋体" w:hAnsi="宋体"/>
                <w:color w:val="000000" w:themeColor="text1"/>
                <w:sz w:val="18"/>
                <w:szCs w:val="18"/>
              </w:rPr>
              <w:t>/</w:t>
            </w:r>
            <w:r w:rsidRPr="00AE0DB5">
              <w:rPr>
                <w:rFonts w:ascii="宋体" w:hAnsi="宋体" w:hint="eastAsia"/>
                <w:color w:val="000000" w:themeColor="text1"/>
                <w:sz w:val="18"/>
                <w:szCs w:val="18"/>
              </w:rPr>
              <w:t>小时）</w:t>
            </w:r>
            <w:bookmarkEnd w:id="1142"/>
            <w:bookmarkEnd w:id="1143"/>
          </w:p>
        </w:tc>
      </w:tr>
    </w:tbl>
    <w:p w14:paraId="5F71705C" w14:textId="77777777" w:rsidR="00BD0757" w:rsidRDefault="00BD0757" w:rsidP="002734B9">
      <w:pPr>
        <w:rPr>
          <w:b/>
        </w:rPr>
      </w:pPr>
    </w:p>
    <w:p w14:paraId="5F71705D" w14:textId="77777777" w:rsidR="00A22ECF" w:rsidRPr="002734B9" w:rsidRDefault="00A22ECF" w:rsidP="002734B9">
      <w:pPr>
        <w:rPr>
          <w:b/>
        </w:rPr>
      </w:pPr>
      <w:r w:rsidRPr="002734B9">
        <w:rPr>
          <w:rFonts w:hint="eastAsia"/>
          <w:b/>
        </w:rPr>
        <w:t>高度表示</w:t>
      </w:r>
    </w:p>
    <w:p w14:paraId="5F71705E" w14:textId="77777777" w:rsidR="00A22ECF" w:rsidRPr="00AE0DB5" w:rsidRDefault="00A22ECF" w:rsidP="000A3D28">
      <w:pPr>
        <w:kinsoku w:val="0"/>
        <w:overflowPunct w:val="0"/>
        <w:autoSpaceDE w:val="0"/>
        <w:autoSpaceDN w:val="0"/>
      </w:pPr>
      <w:r w:rsidRPr="00AE0DB5">
        <w:rPr>
          <w:rFonts w:hint="eastAsia"/>
        </w:rPr>
        <w:t>在</w:t>
      </w:r>
      <w:r w:rsidRPr="00AE0DB5">
        <w:t>SWH</w:t>
      </w:r>
      <w:r w:rsidRPr="00AE0DB5">
        <w:rPr>
          <w:rFonts w:hint="eastAsia"/>
        </w:rPr>
        <w:t>（高层重要天气图）和</w:t>
      </w:r>
      <w:r w:rsidRPr="00AE0DB5">
        <w:t>SWM</w:t>
      </w:r>
      <w:r w:rsidRPr="00AE0DB5">
        <w:rPr>
          <w:rFonts w:hint="eastAsia"/>
        </w:rPr>
        <w:t>（中层重要天气图）图上的高度都用飞行高度层表示，</w:t>
      </w:r>
      <w:r w:rsidRPr="00AE0DB5">
        <w:t>XXX</w:t>
      </w:r>
      <w:r w:rsidRPr="00AE0DB5">
        <w:rPr>
          <w:rFonts w:hint="eastAsia"/>
        </w:rPr>
        <w:t>表示顶高或低高超出该预报图的范围。</w:t>
      </w:r>
    </w:p>
    <w:p w14:paraId="5F71705F" w14:textId="77777777" w:rsidR="007E5567" w:rsidRPr="00AE0DB5" w:rsidRDefault="00A22ECF" w:rsidP="000A3D28">
      <w:pPr>
        <w:kinsoku w:val="0"/>
        <w:overflowPunct w:val="0"/>
        <w:autoSpaceDE w:val="0"/>
        <w:autoSpaceDN w:val="0"/>
      </w:pPr>
      <w:r w:rsidRPr="00AE0DB5">
        <w:rPr>
          <w:rFonts w:hint="eastAsia"/>
        </w:rPr>
        <w:t>在</w:t>
      </w:r>
      <w:r w:rsidRPr="00AE0DB5">
        <w:t>SWL</w:t>
      </w:r>
      <w:r w:rsidRPr="00AE0DB5">
        <w:rPr>
          <w:rFonts w:hint="eastAsia"/>
        </w:rPr>
        <w:t>（低层重要天气图中）高度以海拔高度表示；用</w:t>
      </w:r>
      <w:r w:rsidRPr="00AE0DB5">
        <w:rPr>
          <w:rFonts w:hint="eastAsia"/>
        </w:rPr>
        <w:lastRenderedPageBreak/>
        <w:t>缩写</w:t>
      </w:r>
      <w:r w:rsidRPr="00AE0DB5">
        <w:t>SFC</w:t>
      </w:r>
      <w:r w:rsidRPr="00AE0DB5">
        <w:rPr>
          <w:rFonts w:hint="eastAsia"/>
        </w:rPr>
        <w:t>来表示地面。</w:t>
      </w:r>
    </w:p>
    <w:p w14:paraId="5F717060" w14:textId="77777777" w:rsidR="00A22ECF" w:rsidRPr="00CA4120" w:rsidRDefault="004F6225" w:rsidP="005959F9">
      <w:pPr>
        <w:pStyle w:val="aff0"/>
        <w:numPr>
          <w:ilvl w:val="0"/>
          <w:numId w:val="248"/>
        </w:numPr>
        <w:ind w:left="1134" w:firstLineChars="0" w:hanging="1134"/>
        <w:outlineLvl w:val="1"/>
        <w:rPr>
          <w:b/>
        </w:rPr>
      </w:pPr>
      <w:r w:rsidRPr="00CA4120">
        <w:rPr>
          <w:rFonts w:hint="eastAsia"/>
          <w:b/>
        </w:rPr>
        <w:t xml:space="preserve">  </w:t>
      </w:r>
      <w:bookmarkStart w:id="1144" w:name="_Toc503360793"/>
      <w:r w:rsidR="00A22ECF" w:rsidRPr="00CA4120">
        <w:rPr>
          <w:rFonts w:hint="eastAsia"/>
          <w:b/>
        </w:rPr>
        <w:t>飞行计划（</w:t>
      </w:r>
      <w:r w:rsidR="00A22ECF" w:rsidRPr="00CA4120">
        <w:rPr>
          <w:b/>
        </w:rPr>
        <w:t>FPL</w:t>
      </w:r>
      <w:r w:rsidR="00A22ECF" w:rsidRPr="00CA4120">
        <w:rPr>
          <w:rFonts w:hint="eastAsia"/>
          <w:b/>
        </w:rPr>
        <w:t>）</w:t>
      </w:r>
      <w:bookmarkEnd w:id="701"/>
      <w:bookmarkEnd w:id="702"/>
      <w:bookmarkEnd w:id="703"/>
      <w:bookmarkEnd w:id="1144"/>
    </w:p>
    <w:p w14:paraId="5F717061" w14:textId="77777777" w:rsidR="00A22ECF" w:rsidRPr="00AE0DB5" w:rsidRDefault="00A22ECF" w:rsidP="005959F9">
      <w:pPr>
        <w:pStyle w:val="3"/>
        <w:keepNext w:val="0"/>
        <w:numPr>
          <w:ilvl w:val="2"/>
          <w:numId w:val="222"/>
        </w:numPr>
        <w:kinsoku w:val="0"/>
        <w:overflowPunct w:val="0"/>
        <w:autoSpaceDE w:val="0"/>
        <w:autoSpaceDN w:val="0"/>
      </w:pPr>
      <w:bookmarkStart w:id="1145" w:name="_Toc38226494"/>
      <w:bookmarkStart w:id="1146" w:name="_Toc40250360"/>
      <w:bookmarkStart w:id="1147" w:name="_Toc91993407"/>
      <w:bookmarkStart w:id="1148" w:name="_Toc503360794"/>
      <w:r w:rsidRPr="00AE0DB5">
        <w:t>FPL</w:t>
      </w:r>
      <w:r w:rsidRPr="00AE0DB5">
        <w:rPr>
          <w:rFonts w:hint="eastAsia"/>
        </w:rPr>
        <w:t>的填写</w:t>
      </w:r>
      <w:bookmarkEnd w:id="1145"/>
      <w:bookmarkEnd w:id="1146"/>
      <w:bookmarkEnd w:id="1147"/>
      <w:bookmarkEnd w:id="1148"/>
    </w:p>
    <w:p w14:paraId="5F717062" w14:textId="77777777" w:rsidR="00A22ECF" w:rsidRPr="00AE0DB5" w:rsidRDefault="00A22ECF" w:rsidP="000A3D28">
      <w:pPr>
        <w:kinsoku w:val="0"/>
        <w:overflowPunct w:val="0"/>
        <w:autoSpaceDE w:val="0"/>
        <w:autoSpaceDN w:val="0"/>
      </w:pPr>
      <w:r w:rsidRPr="00AE0DB5">
        <w:rPr>
          <w:rFonts w:hint="eastAsia"/>
        </w:rPr>
        <w:t>根据国际民航组织文件《空中规则和空中交通服务》</w:t>
      </w:r>
      <w:r w:rsidRPr="00AE0DB5">
        <w:t xml:space="preserve">Doc </w:t>
      </w:r>
      <w:r w:rsidRPr="00AE0DB5">
        <w:rPr>
          <w:rFonts w:hint="eastAsia"/>
        </w:rPr>
        <w:t>4</w:t>
      </w:r>
      <w:r w:rsidRPr="00AE0DB5">
        <w:t>444-RAC/501</w:t>
      </w:r>
      <w:r w:rsidRPr="00AE0DB5">
        <w:rPr>
          <w:rFonts w:hint="eastAsia"/>
        </w:rPr>
        <w:t>的规定，航空公司必须按照规定的内容编写</w:t>
      </w:r>
      <w:r w:rsidRPr="00AE0DB5">
        <w:rPr>
          <w:rFonts w:hint="eastAsia"/>
        </w:rPr>
        <w:t>FPL</w:t>
      </w:r>
      <w:r w:rsidRPr="00AE0DB5">
        <w:rPr>
          <w:rFonts w:hint="eastAsia"/>
        </w:rPr>
        <w:t>。</w:t>
      </w:r>
      <w:r w:rsidRPr="00AE0DB5">
        <w:rPr>
          <w:rFonts w:hint="eastAsia"/>
        </w:rPr>
        <w:t>FPL</w:t>
      </w:r>
      <w:r w:rsidRPr="00AE0DB5">
        <w:rPr>
          <w:rFonts w:hint="eastAsia"/>
        </w:rPr>
        <w:t>由负责该次飞行放行的签派员编写，或由委托的航务代理人填写，并向空中交通管制部门申请飞行机长负责审核并签字接收。没有飞行签派员和代理人的机场，由机长填写并申报。</w:t>
      </w:r>
    </w:p>
    <w:p w14:paraId="5F717063" w14:textId="77777777" w:rsidR="00A22ECF" w:rsidRPr="00AE0DB5" w:rsidRDefault="00A22ECF" w:rsidP="005959F9">
      <w:pPr>
        <w:pStyle w:val="3"/>
        <w:keepNext w:val="0"/>
        <w:numPr>
          <w:ilvl w:val="2"/>
          <w:numId w:val="222"/>
        </w:numPr>
        <w:kinsoku w:val="0"/>
        <w:overflowPunct w:val="0"/>
        <w:autoSpaceDE w:val="0"/>
        <w:autoSpaceDN w:val="0"/>
      </w:pPr>
      <w:bookmarkStart w:id="1149" w:name="_Toc38226495"/>
      <w:bookmarkStart w:id="1150" w:name="_Toc40250361"/>
      <w:bookmarkStart w:id="1151" w:name="_Toc91993408"/>
      <w:bookmarkStart w:id="1152" w:name="_Toc503360795"/>
      <w:r w:rsidRPr="00AE0DB5">
        <w:t>FPL</w:t>
      </w:r>
      <w:r w:rsidRPr="00AE0DB5">
        <w:rPr>
          <w:rFonts w:hint="eastAsia"/>
        </w:rPr>
        <w:t>的飞行前提交</w:t>
      </w:r>
      <w:bookmarkEnd w:id="1149"/>
      <w:bookmarkEnd w:id="1150"/>
      <w:bookmarkEnd w:id="1151"/>
      <w:bookmarkEnd w:id="1152"/>
    </w:p>
    <w:p w14:paraId="5F717064" w14:textId="77777777" w:rsidR="00A22ECF" w:rsidRPr="00AE0DB5" w:rsidRDefault="00A22ECF" w:rsidP="000A3D28">
      <w:pPr>
        <w:kinsoku w:val="0"/>
        <w:overflowPunct w:val="0"/>
        <w:autoSpaceDE w:val="0"/>
        <w:autoSpaceDN w:val="0"/>
      </w:pPr>
      <w:r w:rsidRPr="00AE0DB5">
        <w:rPr>
          <w:rFonts w:hint="eastAsia"/>
        </w:rPr>
        <w:t>在每次飞行预计起飞时间前至少</w:t>
      </w:r>
      <w:r w:rsidRPr="00AE0DB5">
        <w:rPr>
          <w:rFonts w:hint="eastAsia"/>
        </w:rPr>
        <w:t>1</w:t>
      </w:r>
      <w:r w:rsidRPr="00AE0DB5">
        <w:rPr>
          <w:rFonts w:hint="eastAsia"/>
        </w:rPr>
        <w:t>小时，必须向起飞机场的空中交通管制部门提交该次飞行的</w:t>
      </w:r>
      <w:r w:rsidRPr="00AE0DB5">
        <w:rPr>
          <w:rFonts w:hint="eastAsia"/>
        </w:rPr>
        <w:t>FPL</w:t>
      </w:r>
      <w:r w:rsidRPr="00AE0DB5">
        <w:rPr>
          <w:rFonts w:hint="eastAsia"/>
        </w:rPr>
        <w:t>。当航班延误时间超过</w:t>
      </w:r>
      <w:r w:rsidRPr="00AE0DB5">
        <w:rPr>
          <w:rFonts w:hint="eastAsia"/>
        </w:rPr>
        <w:t>FPL</w:t>
      </w:r>
      <w:r w:rsidRPr="00AE0DB5">
        <w:rPr>
          <w:rFonts w:hint="eastAsia"/>
        </w:rPr>
        <w:t>申请的预计起飞时间</w:t>
      </w:r>
      <w:r w:rsidRPr="00AE0DB5">
        <w:rPr>
          <w:rFonts w:hint="eastAsia"/>
        </w:rPr>
        <w:t>30</w:t>
      </w:r>
      <w:r w:rsidRPr="00AE0DB5">
        <w:rPr>
          <w:rFonts w:hint="eastAsia"/>
        </w:rPr>
        <w:t>分钟以上时，应向空管部门提交</w:t>
      </w:r>
      <w:r w:rsidRPr="00AE0DB5">
        <w:rPr>
          <w:rFonts w:hint="eastAsia"/>
        </w:rPr>
        <w:t>FPL</w:t>
      </w:r>
      <w:r w:rsidRPr="00AE0DB5">
        <w:rPr>
          <w:rFonts w:hint="eastAsia"/>
        </w:rPr>
        <w:t>修改。</w:t>
      </w:r>
    </w:p>
    <w:p w14:paraId="5F717065" w14:textId="77777777" w:rsidR="00A22ECF" w:rsidRPr="00AE0DB5" w:rsidRDefault="00A22ECF" w:rsidP="005959F9">
      <w:pPr>
        <w:pStyle w:val="3"/>
        <w:keepNext w:val="0"/>
        <w:numPr>
          <w:ilvl w:val="2"/>
          <w:numId w:val="222"/>
        </w:numPr>
        <w:kinsoku w:val="0"/>
        <w:overflowPunct w:val="0"/>
        <w:autoSpaceDE w:val="0"/>
        <w:autoSpaceDN w:val="0"/>
      </w:pPr>
      <w:bookmarkStart w:id="1153" w:name="_Toc38226496"/>
      <w:bookmarkStart w:id="1154" w:name="_Toc40250362"/>
      <w:bookmarkStart w:id="1155" w:name="_Toc91993409"/>
      <w:bookmarkStart w:id="1156" w:name="_Toc503360796"/>
      <w:r w:rsidRPr="00AE0DB5">
        <w:t>FPL</w:t>
      </w:r>
      <w:r w:rsidRPr="00AE0DB5">
        <w:rPr>
          <w:rFonts w:hint="eastAsia"/>
        </w:rPr>
        <w:t>的飞行中提交</w:t>
      </w:r>
      <w:bookmarkEnd w:id="1153"/>
      <w:bookmarkEnd w:id="1154"/>
      <w:bookmarkEnd w:id="1155"/>
      <w:bookmarkEnd w:id="1156"/>
    </w:p>
    <w:p w14:paraId="5F717066" w14:textId="77777777" w:rsidR="00A22ECF" w:rsidRPr="00AE0DB5" w:rsidRDefault="00A22ECF" w:rsidP="000A3D28">
      <w:pPr>
        <w:kinsoku w:val="0"/>
        <w:overflowPunct w:val="0"/>
        <w:autoSpaceDE w:val="0"/>
        <w:autoSpaceDN w:val="0"/>
      </w:pPr>
      <w:r w:rsidRPr="00AE0DB5">
        <w:rPr>
          <w:rFonts w:hint="eastAsia"/>
        </w:rPr>
        <w:t>可由机长通过航空通信电台向空中交通管制部门提交</w:t>
      </w:r>
      <w:r w:rsidRPr="00AE0DB5">
        <w:rPr>
          <w:rFonts w:hint="eastAsia"/>
        </w:rPr>
        <w:t>FPL</w:t>
      </w:r>
      <w:r w:rsidRPr="00AE0DB5">
        <w:rPr>
          <w:rFonts w:hint="eastAsia"/>
        </w:rPr>
        <w:t>的更改，空中交通管制部门以新的放行许可接收或拒绝更改的飞行计划。</w:t>
      </w:r>
    </w:p>
    <w:p w14:paraId="5F717067" w14:textId="77777777" w:rsidR="00A22ECF" w:rsidRPr="00AE0DB5" w:rsidRDefault="00A22ECF" w:rsidP="005959F9">
      <w:pPr>
        <w:pStyle w:val="3"/>
        <w:keepNext w:val="0"/>
        <w:numPr>
          <w:ilvl w:val="2"/>
          <w:numId w:val="222"/>
        </w:numPr>
        <w:kinsoku w:val="0"/>
        <w:overflowPunct w:val="0"/>
        <w:autoSpaceDE w:val="0"/>
        <w:autoSpaceDN w:val="0"/>
      </w:pPr>
      <w:bookmarkStart w:id="1157" w:name="_Toc35889153"/>
      <w:bookmarkStart w:id="1158" w:name="_Toc36622746"/>
      <w:bookmarkStart w:id="1159" w:name="_Toc36740091"/>
      <w:bookmarkStart w:id="1160" w:name="_Toc38226497"/>
      <w:bookmarkStart w:id="1161" w:name="_Toc40250363"/>
      <w:bookmarkStart w:id="1162" w:name="_Toc91993410"/>
      <w:bookmarkStart w:id="1163" w:name="_Toc503360797"/>
      <w:r w:rsidRPr="00AE0DB5">
        <w:rPr>
          <w:rFonts w:hint="eastAsia"/>
        </w:rPr>
        <w:t>FPL</w:t>
      </w:r>
      <w:r w:rsidRPr="00AE0DB5">
        <w:rPr>
          <w:rFonts w:hint="eastAsia"/>
        </w:rPr>
        <w:t>的填写</w:t>
      </w:r>
      <w:bookmarkEnd w:id="1157"/>
      <w:bookmarkEnd w:id="1158"/>
      <w:bookmarkEnd w:id="1159"/>
      <w:r w:rsidRPr="00AE0DB5">
        <w:rPr>
          <w:rFonts w:hint="eastAsia"/>
        </w:rPr>
        <w:t>格式</w:t>
      </w:r>
      <w:bookmarkEnd w:id="1160"/>
      <w:bookmarkEnd w:id="1161"/>
      <w:bookmarkEnd w:id="1162"/>
      <w:bookmarkEnd w:id="1163"/>
    </w:p>
    <w:p w14:paraId="5F717068" w14:textId="77777777" w:rsidR="00A22ECF" w:rsidRPr="00AE0DB5" w:rsidRDefault="00A22ECF" w:rsidP="000A3D28">
      <w:pPr>
        <w:kinsoku w:val="0"/>
        <w:overflowPunct w:val="0"/>
        <w:autoSpaceDE w:val="0"/>
        <w:autoSpaceDN w:val="0"/>
      </w:pPr>
      <w:r w:rsidRPr="00AE0DB5">
        <w:rPr>
          <w:rFonts w:hint="eastAsia"/>
        </w:rPr>
        <w:lastRenderedPageBreak/>
        <w:t>FPL</w:t>
      </w:r>
      <w:r w:rsidRPr="00AE0DB5">
        <w:rPr>
          <w:rFonts w:hint="eastAsia"/>
        </w:rPr>
        <w:t>的填写要严格遵守规定的数据形式和格式；从第一个空格开始填写，剩余空格应保留，填入时间使用国际协调时</w:t>
      </w:r>
      <w:r w:rsidRPr="00AE0DB5">
        <w:rPr>
          <w:rFonts w:hint="eastAsia"/>
        </w:rPr>
        <w:t>UTC</w:t>
      </w:r>
      <w:r w:rsidRPr="00AE0DB5">
        <w:rPr>
          <w:rFonts w:hint="eastAsia"/>
        </w:rPr>
        <w:t>；时间使用</w:t>
      </w:r>
      <w:r w:rsidRPr="00AE0DB5">
        <w:rPr>
          <w:rFonts w:hint="eastAsia"/>
        </w:rPr>
        <w:t>4</w:t>
      </w:r>
      <w:r w:rsidRPr="00AE0DB5">
        <w:rPr>
          <w:rFonts w:hint="eastAsia"/>
        </w:rPr>
        <w:t>位数字表示小时：分钟</w:t>
      </w:r>
      <w:r w:rsidRPr="00AE0DB5">
        <w:rPr>
          <w:rFonts w:hint="eastAsia"/>
        </w:rPr>
        <w:t>DDMM</w:t>
      </w:r>
      <w:r w:rsidRPr="00AE0DB5">
        <w:rPr>
          <w:rFonts w:hint="eastAsia"/>
        </w:rPr>
        <w:t>。包括下述内容：</w:t>
      </w:r>
    </w:p>
    <w:p w14:paraId="5F717069" w14:textId="77777777" w:rsidR="00A22ECF" w:rsidRPr="00D512B0" w:rsidRDefault="00A22ECF" w:rsidP="005959F9">
      <w:pPr>
        <w:pStyle w:val="aff0"/>
        <w:numPr>
          <w:ilvl w:val="0"/>
          <w:numId w:val="95"/>
        </w:numPr>
        <w:kinsoku w:val="0"/>
        <w:overflowPunct w:val="0"/>
        <w:autoSpaceDE w:val="0"/>
        <w:autoSpaceDN w:val="0"/>
        <w:ind w:firstLineChars="0"/>
      </w:pPr>
      <w:r w:rsidRPr="00D512B0">
        <w:rPr>
          <w:rFonts w:hint="eastAsia"/>
        </w:rPr>
        <w:t>飞机识别标志（第</w:t>
      </w:r>
      <w:r w:rsidRPr="00D512B0">
        <w:rPr>
          <w:rFonts w:hint="eastAsia"/>
        </w:rPr>
        <w:t>7</w:t>
      </w:r>
      <w:r w:rsidRPr="00D512B0">
        <w:rPr>
          <w:rFonts w:hint="eastAsia"/>
        </w:rPr>
        <w:t>项）</w:t>
      </w:r>
    </w:p>
    <w:p w14:paraId="5F71706A" w14:textId="77777777" w:rsidR="00A22ECF" w:rsidRPr="00D512B0" w:rsidRDefault="00A22ECF" w:rsidP="000A3D28">
      <w:pPr>
        <w:kinsoku w:val="0"/>
        <w:overflowPunct w:val="0"/>
        <w:autoSpaceDE w:val="0"/>
        <w:autoSpaceDN w:val="0"/>
      </w:pPr>
      <w:r w:rsidRPr="00D512B0">
        <w:rPr>
          <w:rFonts w:hint="eastAsia"/>
        </w:rPr>
        <w:t>公司代码和航班号</w:t>
      </w:r>
      <w:r w:rsidRPr="00D512B0">
        <w:rPr>
          <w:rFonts w:hint="eastAsia"/>
        </w:rPr>
        <w:t>XXXXXXX</w:t>
      </w:r>
      <w:r w:rsidRPr="00D512B0">
        <w:rPr>
          <w:rFonts w:hint="eastAsia"/>
        </w:rPr>
        <w:t>；</w:t>
      </w:r>
    </w:p>
    <w:p w14:paraId="5F71706B" w14:textId="77777777" w:rsidR="00A22ECF" w:rsidRPr="00D512B0" w:rsidRDefault="00A22ECF" w:rsidP="005959F9">
      <w:pPr>
        <w:pStyle w:val="aff0"/>
        <w:numPr>
          <w:ilvl w:val="0"/>
          <w:numId w:val="95"/>
        </w:numPr>
        <w:kinsoku w:val="0"/>
        <w:overflowPunct w:val="0"/>
        <w:autoSpaceDE w:val="0"/>
        <w:autoSpaceDN w:val="0"/>
        <w:ind w:firstLineChars="0"/>
      </w:pPr>
      <w:r w:rsidRPr="00D512B0">
        <w:rPr>
          <w:rFonts w:hint="eastAsia"/>
        </w:rPr>
        <w:t>飞行规则和飞行种类（第</w:t>
      </w:r>
      <w:r w:rsidRPr="00D512B0">
        <w:rPr>
          <w:rFonts w:hint="eastAsia"/>
        </w:rPr>
        <w:t>8</w:t>
      </w:r>
      <w:r w:rsidRPr="00D512B0">
        <w:rPr>
          <w:rFonts w:hint="eastAsia"/>
        </w:rPr>
        <w:t>项）</w:t>
      </w:r>
    </w:p>
    <w:p w14:paraId="5F71706C" w14:textId="77777777" w:rsidR="00390989" w:rsidRPr="00AE0DB5" w:rsidRDefault="00A22ECF" w:rsidP="000A3D28">
      <w:pPr>
        <w:kinsoku w:val="0"/>
        <w:overflowPunct w:val="0"/>
        <w:autoSpaceDE w:val="0"/>
        <w:autoSpaceDN w:val="0"/>
        <w:rPr>
          <w:rFonts w:ascii="宋体" w:hAnsi="宋体"/>
          <w:color w:val="000000" w:themeColor="text1"/>
        </w:rPr>
      </w:pPr>
      <w:r w:rsidRPr="00AE0DB5">
        <w:rPr>
          <w:rFonts w:hint="eastAsia"/>
        </w:rPr>
        <w:t>仪表飞行规则</w:t>
      </w:r>
      <w:r w:rsidRPr="00AE0DB5">
        <w:rPr>
          <w:rFonts w:hint="eastAsia"/>
        </w:rPr>
        <w:t>I</w:t>
      </w:r>
      <w:r w:rsidRPr="00AE0DB5">
        <w:rPr>
          <w:rFonts w:hint="eastAsia"/>
        </w:rPr>
        <w:t>，目视飞行规则</w:t>
      </w:r>
      <w:r w:rsidRPr="00AE0DB5">
        <w:rPr>
          <w:rFonts w:hint="eastAsia"/>
        </w:rPr>
        <w:t>V</w:t>
      </w:r>
      <w:r w:rsidRPr="00AE0DB5">
        <w:rPr>
          <w:rFonts w:hint="eastAsia"/>
        </w:rPr>
        <w:t>；正班飞行</w:t>
      </w:r>
      <w:r w:rsidRPr="00AE0DB5">
        <w:rPr>
          <w:rFonts w:hint="eastAsia"/>
        </w:rPr>
        <w:t>S</w:t>
      </w:r>
      <w:r w:rsidRPr="00AE0DB5">
        <w:rPr>
          <w:rFonts w:hint="eastAsia"/>
        </w:rPr>
        <w:t>，非正班飞</w:t>
      </w:r>
      <w:r w:rsidRPr="00AE0DB5">
        <w:rPr>
          <w:rFonts w:ascii="宋体" w:hAnsi="宋体" w:hint="eastAsia"/>
          <w:color w:val="000000" w:themeColor="text1"/>
        </w:rPr>
        <w:t>行N，其它飞行X；</w:t>
      </w:r>
    </w:p>
    <w:p w14:paraId="5F71706D" w14:textId="77777777" w:rsidR="00390989" w:rsidRPr="00D512B0" w:rsidRDefault="00A22ECF" w:rsidP="005959F9">
      <w:pPr>
        <w:pStyle w:val="aff0"/>
        <w:numPr>
          <w:ilvl w:val="0"/>
          <w:numId w:val="96"/>
        </w:numPr>
        <w:kinsoku w:val="0"/>
        <w:overflowPunct w:val="0"/>
        <w:autoSpaceDE w:val="0"/>
        <w:autoSpaceDN w:val="0"/>
        <w:adjustRightInd w:val="0"/>
        <w:snapToGrid w:val="0"/>
        <w:ind w:firstLineChars="0"/>
        <w:jc w:val="left"/>
        <w:rPr>
          <w:rFonts w:ascii="宋体" w:hAnsi="宋体"/>
          <w:color w:val="000000" w:themeColor="text1"/>
        </w:rPr>
      </w:pPr>
      <w:r w:rsidRPr="00D512B0">
        <w:rPr>
          <w:rFonts w:ascii="宋体" w:hAnsi="宋体" w:hint="eastAsia"/>
          <w:color w:val="000000" w:themeColor="text1"/>
        </w:rPr>
        <w:t>飞机架数、机型和尾流等级（第9项）超过1架时用数字表示架数；</w:t>
      </w:r>
    </w:p>
    <w:p w14:paraId="5F71706E" w14:textId="77777777" w:rsidR="00390989" w:rsidRPr="00AE0DB5" w:rsidRDefault="00A22ECF" w:rsidP="000A3D28">
      <w:pPr>
        <w:kinsoku w:val="0"/>
        <w:overflowPunct w:val="0"/>
        <w:autoSpaceDE w:val="0"/>
        <w:autoSpaceDN w:val="0"/>
      </w:pPr>
      <w:r w:rsidRPr="00AE0DB5">
        <w:rPr>
          <w:rFonts w:hint="eastAsia"/>
        </w:rPr>
        <w:t>机型尾流等级按照</w:t>
      </w:r>
      <w:r w:rsidRPr="00AE0DB5">
        <w:rPr>
          <w:rFonts w:hint="eastAsia"/>
        </w:rPr>
        <w:t>ICAO</w:t>
      </w:r>
      <w:r w:rsidRPr="00AE0DB5">
        <w:rPr>
          <w:rFonts w:hint="eastAsia"/>
        </w:rPr>
        <w:t>文件</w:t>
      </w:r>
      <w:r w:rsidRPr="00AE0DB5">
        <w:rPr>
          <w:rFonts w:hint="eastAsia"/>
        </w:rPr>
        <w:t>8643</w:t>
      </w:r>
      <w:r w:rsidRPr="00AE0DB5">
        <w:rPr>
          <w:rFonts w:hint="eastAsia"/>
        </w:rPr>
        <w:t>号规定代号填写。</w:t>
      </w:r>
    </w:p>
    <w:p w14:paraId="5F71706F" w14:textId="77777777" w:rsidR="00390989" w:rsidRPr="00AE0DB5" w:rsidRDefault="00A22ECF" w:rsidP="000A3D28">
      <w:pPr>
        <w:kinsoku w:val="0"/>
        <w:overflowPunct w:val="0"/>
        <w:autoSpaceDE w:val="0"/>
        <w:autoSpaceDN w:val="0"/>
      </w:pPr>
      <w:r w:rsidRPr="00D512B0">
        <w:rPr>
          <w:rFonts w:hint="eastAsia"/>
          <w:b/>
        </w:rPr>
        <w:t>公司飞机机型和尾流代码</w:t>
      </w:r>
      <w:r w:rsidRPr="00AE0DB5">
        <w:rPr>
          <w:rFonts w:hint="eastAsia"/>
        </w:rPr>
        <w:t>：</w:t>
      </w:r>
    </w:p>
    <w:tbl>
      <w:tblPr>
        <w:tblW w:w="4323" w:type="pct"/>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35"/>
        <w:gridCol w:w="1094"/>
        <w:gridCol w:w="2153"/>
      </w:tblGrid>
      <w:tr w:rsidR="00913EC6" w:rsidRPr="00AE0DB5" w14:paraId="5F717073" w14:textId="77777777" w:rsidTr="00BD0757">
        <w:trPr>
          <w:trHeight w:val="128"/>
          <w:jc w:val="right"/>
        </w:trPr>
        <w:tc>
          <w:tcPr>
            <w:tcW w:w="2038" w:type="pct"/>
            <w:vAlign w:val="center"/>
          </w:tcPr>
          <w:p w14:paraId="5F717070" w14:textId="77777777" w:rsidR="00A22ECF" w:rsidRPr="00AE0DB5" w:rsidRDefault="00A22ECF" w:rsidP="000A3D28">
            <w:pPr>
              <w:kinsoku w:val="0"/>
              <w:overflowPunct w:val="0"/>
              <w:autoSpaceDE w:val="0"/>
              <w:autoSpaceDN w:val="0"/>
              <w:spacing w:line="360" w:lineRule="exact"/>
              <w:ind w:left="0"/>
              <w:rPr>
                <w:rFonts w:ascii="宋体" w:hAnsi="宋体"/>
                <w:color w:val="000000" w:themeColor="text1"/>
              </w:rPr>
            </w:pPr>
            <w:r w:rsidRPr="00AE0DB5">
              <w:rPr>
                <w:rFonts w:ascii="宋体" w:hAnsi="宋体" w:hint="eastAsia"/>
                <w:color w:val="000000" w:themeColor="text1"/>
              </w:rPr>
              <w:t>重量标准</w:t>
            </w:r>
          </w:p>
        </w:tc>
        <w:tc>
          <w:tcPr>
            <w:tcW w:w="998" w:type="pct"/>
            <w:vAlign w:val="center"/>
          </w:tcPr>
          <w:p w14:paraId="5F717071" w14:textId="77777777" w:rsidR="00A22ECF" w:rsidRPr="00AE0DB5" w:rsidRDefault="00A22ECF" w:rsidP="000A3D28">
            <w:pPr>
              <w:kinsoku w:val="0"/>
              <w:overflowPunct w:val="0"/>
              <w:autoSpaceDE w:val="0"/>
              <w:autoSpaceDN w:val="0"/>
              <w:spacing w:line="360" w:lineRule="exact"/>
              <w:ind w:left="0"/>
              <w:rPr>
                <w:rFonts w:ascii="宋体" w:hAnsi="宋体"/>
                <w:color w:val="000000" w:themeColor="text1"/>
              </w:rPr>
            </w:pPr>
            <w:r w:rsidRPr="00AE0DB5">
              <w:rPr>
                <w:rFonts w:ascii="宋体" w:hAnsi="宋体" w:hint="eastAsia"/>
                <w:color w:val="000000" w:themeColor="text1"/>
              </w:rPr>
              <w:t>机型</w:t>
            </w:r>
          </w:p>
        </w:tc>
        <w:tc>
          <w:tcPr>
            <w:tcW w:w="1964" w:type="pct"/>
            <w:vAlign w:val="center"/>
          </w:tcPr>
          <w:p w14:paraId="5F717072" w14:textId="77777777" w:rsidR="00A22ECF" w:rsidRPr="00AE0DB5" w:rsidRDefault="00A22ECF" w:rsidP="000A3D28">
            <w:pPr>
              <w:kinsoku w:val="0"/>
              <w:overflowPunct w:val="0"/>
              <w:autoSpaceDE w:val="0"/>
              <w:autoSpaceDN w:val="0"/>
              <w:spacing w:line="360" w:lineRule="exact"/>
              <w:ind w:left="0"/>
              <w:rPr>
                <w:rFonts w:ascii="宋体" w:hAnsi="宋体"/>
                <w:color w:val="000000" w:themeColor="text1"/>
              </w:rPr>
            </w:pPr>
            <w:r w:rsidRPr="00AE0DB5">
              <w:rPr>
                <w:rFonts w:ascii="宋体" w:hAnsi="宋体" w:hint="eastAsia"/>
                <w:color w:val="000000" w:themeColor="text1"/>
              </w:rPr>
              <w:t>机型代码</w:t>
            </w:r>
          </w:p>
        </w:tc>
      </w:tr>
      <w:tr w:rsidR="00913EC6" w:rsidRPr="00AE0DB5" w14:paraId="5F717077" w14:textId="77777777" w:rsidTr="00BD0757">
        <w:trPr>
          <w:trHeight w:val="215"/>
          <w:jc w:val="right"/>
        </w:trPr>
        <w:tc>
          <w:tcPr>
            <w:tcW w:w="2038" w:type="pct"/>
            <w:vAlign w:val="center"/>
          </w:tcPr>
          <w:p w14:paraId="5F717074" w14:textId="77777777" w:rsidR="00DB785F" w:rsidRPr="00476BEE" w:rsidRDefault="00390989" w:rsidP="000A3D28">
            <w:pPr>
              <w:kinsoku w:val="0"/>
              <w:overflowPunct w:val="0"/>
              <w:autoSpaceDE w:val="0"/>
              <w:autoSpaceDN w:val="0"/>
              <w:spacing w:line="360" w:lineRule="exact"/>
              <w:ind w:left="0"/>
              <w:rPr>
                <w:rFonts w:ascii="宋体" w:hAnsi="宋体"/>
                <w:color w:val="000000" w:themeColor="text1"/>
                <w:highlight w:val="yellow"/>
              </w:rPr>
            </w:pPr>
            <w:r w:rsidRPr="00476BEE">
              <w:rPr>
                <w:rFonts w:ascii="宋体" w:hAnsi="宋体" w:hint="eastAsia"/>
                <w:color w:val="000000" w:themeColor="text1"/>
                <w:highlight w:val="yellow"/>
              </w:rPr>
              <w:t>最大起飞全重为</w:t>
            </w:r>
            <w:r w:rsidRPr="00476BEE">
              <w:rPr>
                <w:rFonts w:ascii="宋体" w:hAnsi="宋体"/>
                <w:color w:val="000000" w:themeColor="text1"/>
                <w:highlight w:val="yellow"/>
              </w:rPr>
              <w:t>136吨或以上</w:t>
            </w:r>
          </w:p>
        </w:tc>
        <w:tc>
          <w:tcPr>
            <w:tcW w:w="998" w:type="pct"/>
            <w:vAlign w:val="center"/>
          </w:tcPr>
          <w:p w14:paraId="5F717075" w14:textId="5E21693A" w:rsidR="00DB785F" w:rsidRPr="00476BEE" w:rsidRDefault="00390989" w:rsidP="000A3D28">
            <w:pPr>
              <w:kinsoku w:val="0"/>
              <w:overflowPunct w:val="0"/>
              <w:autoSpaceDE w:val="0"/>
              <w:autoSpaceDN w:val="0"/>
              <w:spacing w:line="360" w:lineRule="exact"/>
              <w:ind w:left="0"/>
              <w:jc w:val="center"/>
              <w:rPr>
                <w:rFonts w:ascii="宋体" w:hAnsi="宋体"/>
                <w:color w:val="000000" w:themeColor="text1"/>
                <w:highlight w:val="yellow"/>
              </w:rPr>
            </w:pPr>
            <w:r w:rsidRPr="00476BEE">
              <w:rPr>
                <w:rFonts w:ascii="宋体" w:hAnsi="宋体"/>
                <w:color w:val="000000" w:themeColor="text1"/>
                <w:highlight w:val="yellow"/>
              </w:rPr>
              <w:t>A300</w:t>
            </w:r>
            <w:r w:rsidR="00B84F8A" w:rsidRPr="00476BEE">
              <w:rPr>
                <w:rFonts w:ascii="宋体" w:hAnsi="宋体" w:hint="eastAsia"/>
                <w:color w:val="000000" w:themeColor="text1"/>
                <w:highlight w:val="yellow"/>
              </w:rPr>
              <w:t>-600</w:t>
            </w:r>
            <w:commentRangeStart w:id="1164"/>
            <w:r w:rsidR="001127C1">
              <w:rPr>
                <w:rFonts w:ascii="宋体" w:hAnsi="宋体" w:hint="eastAsia"/>
                <w:color w:val="000000" w:themeColor="text1"/>
                <w:highlight w:val="yellow"/>
              </w:rPr>
              <w:t>和B</w:t>
            </w:r>
            <w:r w:rsidR="001127C1">
              <w:rPr>
                <w:rFonts w:ascii="宋体" w:hAnsi="宋体"/>
                <w:color w:val="000000" w:themeColor="text1"/>
                <w:highlight w:val="yellow"/>
              </w:rPr>
              <w:t>747-400</w:t>
            </w:r>
            <w:commentRangeEnd w:id="1164"/>
            <w:r w:rsidR="001127C1">
              <w:rPr>
                <w:rStyle w:val="afc"/>
              </w:rPr>
              <w:commentReference w:id="1164"/>
            </w:r>
          </w:p>
        </w:tc>
        <w:tc>
          <w:tcPr>
            <w:tcW w:w="1964" w:type="pct"/>
            <w:vAlign w:val="center"/>
          </w:tcPr>
          <w:p w14:paraId="5F717076" w14:textId="75962F9E" w:rsidR="00DB785F" w:rsidRPr="00476BEE" w:rsidRDefault="00B84F8A" w:rsidP="000A3D28">
            <w:pPr>
              <w:kinsoku w:val="0"/>
              <w:overflowPunct w:val="0"/>
              <w:autoSpaceDE w:val="0"/>
              <w:autoSpaceDN w:val="0"/>
              <w:spacing w:line="360" w:lineRule="exact"/>
              <w:ind w:left="0"/>
              <w:rPr>
                <w:rFonts w:ascii="宋体" w:hAnsi="宋体"/>
                <w:color w:val="FF0000"/>
                <w:highlight w:val="yellow"/>
              </w:rPr>
            </w:pPr>
            <w:commentRangeStart w:id="1165"/>
            <w:r w:rsidRPr="00476BEE">
              <w:rPr>
                <w:rFonts w:ascii="宋体" w:hAnsi="宋体" w:hint="eastAsia"/>
                <w:color w:val="000000" w:themeColor="text1"/>
                <w:highlight w:val="yellow"/>
              </w:rPr>
              <w:t>AB</w:t>
            </w:r>
            <w:r w:rsidR="001127C1">
              <w:rPr>
                <w:rFonts w:ascii="宋体" w:hAnsi="宋体" w:hint="eastAsia"/>
                <w:color w:val="000000" w:themeColor="text1"/>
                <w:highlight w:val="yellow"/>
              </w:rPr>
              <w:t>6和7</w:t>
            </w:r>
            <w:r w:rsidR="001127C1">
              <w:rPr>
                <w:rFonts w:ascii="宋体" w:hAnsi="宋体"/>
                <w:color w:val="000000" w:themeColor="text1"/>
                <w:highlight w:val="yellow"/>
              </w:rPr>
              <w:t>4Y</w:t>
            </w:r>
            <w:commentRangeEnd w:id="1165"/>
            <w:r w:rsidR="001127C1">
              <w:rPr>
                <w:rStyle w:val="afc"/>
              </w:rPr>
              <w:commentReference w:id="1165"/>
            </w:r>
            <w:r w:rsidRPr="00476BEE">
              <w:rPr>
                <w:rFonts w:ascii="宋体" w:hAnsi="宋体" w:hint="eastAsia"/>
                <w:color w:val="000000" w:themeColor="text1"/>
                <w:highlight w:val="yellow"/>
              </w:rPr>
              <w:t>/</w:t>
            </w:r>
            <w:commentRangeStart w:id="1166"/>
            <w:r w:rsidRPr="00476BEE">
              <w:rPr>
                <w:rFonts w:ascii="宋体" w:hAnsi="宋体" w:hint="eastAsia"/>
                <w:color w:val="000000" w:themeColor="text1"/>
                <w:highlight w:val="yellow"/>
              </w:rPr>
              <w:t>H</w:t>
            </w:r>
            <w:commentRangeEnd w:id="1166"/>
            <w:r w:rsidR="00476BEE">
              <w:rPr>
                <w:rStyle w:val="afc"/>
              </w:rPr>
              <w:commentReference w:id="1166"/>
            </w:r>
          </w:p>
        </w:tc>
      </w:tr>
    </w:tbl>
    <w:p w14:paraId="5F717078" w14:textId="77777777" w:rsidR="00A22ECF" w:rsidRPr="00D512B0" w:rsidRDefault="00A22ECF" w:rsidP="005959F9">
      <w:pPr>
        <w:pStyle w:val="aff0"/>
        <w:numPr>
          <w:ilvl w:val="0"/>
          <w:numId w:val="97"/>
        </w:numPr>
        <w:kinsoku w:val="0"/>
        <w:overflowPunct w:val="0"/>
        <w:autoSpaceDE w:val="0"/>
        <w:autoSpaceDN w:val="0"/>
        <w:spacing w:line="360" w:lineRule="exact"/>
        <w:ind w:firstLineChars="0"/>
        <w:rPr>
          <w:rFonts w:ascii="宋体" w:hAnsi="宋体"/>
          <w:color w:val="000000" w:themeColor="text1"/>
        </w:rPr>
      </w:pPr>
      <w:r w:rsidRPr="00D512B0">
        <w:rPr>
          <w:rFonts w:ascii="宋体" w:hAnsi="宋体" w:hint="eastAsia"/>
          <w:color w:val="000000" w:themeColor="text1"/>
        </w:rPr>
        <w:t>设备（第10项）</w:t>
      </w:r>
    </w:p>
    <w:p w14:paraId="5F717079" w14:textId="77777777" w:rsidR="00390989" w:rsidRPr="00AE0DB5" w:rsidRDefault="00A22ECF" w:rsidP="000A3D28">
      <w:pPr>
        <w:kinsoku w:val="0"/>
        <w:overflowPunct w:val="0"/>
        <w:autoSpaceDE w:val="0"/>
        <w:autoSpaceDN w:val="0"/>
      </w:pPr>
      <w:r w:rsidRPr="00AE0DB5">
        <w:rPr>
          <w:rFonts w:hint="eastAsia"/>
        </w:rPr>
        <w:t>无线电、导航和进近设备，用字母组合代表飞机安装并工作的设备；</w:t>
      </w:r>
      <w:r w:rsidRPr="00AE0DB5">
        <w:rPr>
          <w:rFonts w:hint="eastAsia"/>
        </w:rPr>
        <w:t>N</w:t>
      </w:r>
      <w:r w:rsidRPr="00AE0DB5">
        <w:rPr>
          <w:rFonts w:hint="eastAsia"/>
        </w:rPr>
        <w:t>没有所飞航路要求的无线电、导航和进</w:t>
      </w:r>
      <w:r w:rsidRPr="00AE0DB5">
        <w:rPr>
          <w:rFonts w:hint="eastAsia"/>
        </w:rPr>
        <w:lastRenderedPageBreak/>
        <w:t>近设备，或不工作；</w:t>
      </w:r>
      <w:r w:rsidRPr="00AE0DB5">
        <w:rPr>
          <w:rFonts w:hint="eastAsia"/>
        </w:rPr>
        <w:t xml:space="preserve">S </w:t>
      </w:r>
      <w:r w:rsidRPr="00AE0DB5">
        <w:rPr>
          <w:rFonts w:hint="eastAsia"/>
        </w:rPr>
        <w:t>具有所飞航路要求的无线电、导航和进近设备①，和</w:t>
      </w:r>
      <w:r w:rsidRPr="00AE0DB5">
        <w:rPr>
          <w:rFonts w:hint="eastAsia"/>
        </w:rPr>
        <w:t>/</w:t>
      </w:r>
      <w:r w:rsidRPr="00AE0DB5">
        <w:rPr>
          <w:rFonts w:hint="eastAsia"/>
        </w:rPr>
        <w:t>或有下列设备并工作</w:t>
      </w:r>
      <w:r w:rsidR="0074072E" w:rsidRPr="00AE0DB5">
        <w:rPr>
          <w:rFonts w:hint="eastAsia"/>
        </w:rPr>
        <w:t>（</w:t>
      </w:r>
      <w:r w:rsidR="0074072E" w:rsidRPr="00AE0DB5">
        <w:rPr>
          <w:rFonts w:hint="eastAsia"/>
        </w:rPr>
        <w:t>VHF RTF, VOR &amp; ILS</w:t>
      </w:r>
      <w:r w:rsidR="0074072E" w:rsidRPr="00AE0DB5">
        <w:rPr>
          <w:rFonts w:hint="eastAsia"/>
        </w:rPr>
        <w:t>）</w:t>
      </w:r>
      <w:r w:rsidRPr="00AE0DB5">
        <w:rPr>
          <w:rFonts w:hint="eastAsia"/>
        </w:rPr>
        <w:t>；</w:t>
      </w:r>
    </w:p>
    <w:tbl>
      <w:tblPr>
        <w:tblW w:w="4526" w:type="pct"/>
        <w:tblInd w:w="83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2"/>
        <w:gridCol w:w="2409"/>
        <w:gridCol w:w="424"/>
        <w:gridCol w:w="2484"/>
      </w:tblGrid>
      <w:tr w:rsidR="00A22ECF" w:rsidRPr="00AE0DB5" w14:paraId="5F717080" w14:textId="77777777" w:rsidTr="00505A55">
        <w:trPr>
          <w:trHeight w:val="454"/>
        </w:trPr>
        <w:tc>
          <w:tcPr>
            <w:tcW w:w="368" w:type="pct"/>
            <w:vAlign w:val="center"/>
          </w:tcPr>
          <w:p w14:paraId="5F71707A"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A</w:t>
            </w:r>
          </w:p>
        </w:tc>
        <w:tc>
          <w:tcPr>
            <w:tcW w:w="2099" w:type="pct"/>
            <w:vAlign w:val="center"/>
          </w:tcPr>
          <w:p w14:paraId="5F71707B"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GBAS着陆系统</w:t>
            </w:r>
          </w:p>
        </w:tc>
        <w:tc>
          <w:tcPr>
            <w:tcW w:w="369" w:type="pct"/>
            <w:vAlign w:val="center"/>
          </w:tcPr>
          <w:p w14:paraId="5F71707C"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M</w:t>
            </w:r>
          </w:p>
        </w:tc>
        <w:tc>
          <w:tcPr>
            <w:tcW w:w="2164" w:type="pct"/>
            <w:vAlign w:val="center"/>
          </w:tcPr>
          <w:p w14:paraId="5F71707D"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M1 = ATC RTF SATCOM (INMARSAT)</w:t>
            </w:r>
          </w:p>
          <w:p w14:paraId="5F71707E"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M2 = ATC RTF (MTSAT)</w:t>
            </w:r>
          </w:p>
          <w:p w14:paraId="5F71707F"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M3 = ATC RTF (Iridium)</w:t>
            </w:r>
          </w:p>
        </w:tc>
      </w:tr>
      <w:tr w:rsidR="00A22ECF" w:rsidRPr="00AE0DB5" w14:paraId="5F717085" w14:textId="77777777" w:rsidTr="00505A55">
        <w:trPr>
          <w:trHeight w:val="454"/>
        </w:trPr>
        <w:tc>
          <w:tcPr>
            <w:tcW w:w="368" w:type="pct"/>
            <w:vAlign w:val="center"/>
          </w:tcPr>
          <w:p w14:paraId="5F717081"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B</w:t>
            </w:r>
          </w:p>
        </w:tc>
        <w:tc>
          <w:tcPr>
            <w:tcW w:w="2099" w:type="pct"/>
            <w:vAlign w:val="center"/>
          </w:tcPr>
          <w:p w14:paraId="5F717082"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LPV(星基增强系统的垂直引导进近程序)</w:t>
            </w:r>
          </w:p>
        </w:tc>
        <w:tc>
          <w:tcPr>
            <w:tcW w:w="369" w:type="pct"/>
            <w:vAlign w:val="center"/>
          </w:tcPr>
          <w:p w14:paraId="5F717083"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O</w:t>
            </w:r>
          </w:p>
        </w:tc>
        <w:tc>
          <w:tcPr>
            <w:tcW w:w="2164" w:type="pct"/>
            <w:vAlign w:val="center"/>
          </w:tcPr>
          <w:p w14:paraId="5F717084"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全向信标VOR</w:t>
            </w:r>
          </w:p>
        </w:tc>
      </w:tr>
      <w:tr w:rsidR="00A22ECF" w:rsidRPr="00AE0DB5" w14:paraId="5F71708A" w14:textId="77777777" w:rsidTr="00505A55">
        <w:trPr>
          <w:trHeight w:val="454"/>
        </w:trPr>
        <w:tc>
          <w:tcPr>
            <w:tcW w:w="368" w:type="pct"/>
            <w:vAlign w:val="center"/>
          </w:tcPr>
          <w:p w14:paraId="5F717086"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C</w:t>
            </w:r>
          </w:p>
        </w:tc>
        <w:tc>
          <w:tcPr>
            <w:tcW w:w="2099" w:type="pct"/>
            <w:vAlign w:val="center"/>
          </w:tcPr>
          <w:p w14:paraId="5F717087"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罗兰C</w:t>
            </w:r>
            <w:r w:rsidR="0074072E" w:rsidRPr="00AE0DB5">
              <w:rPr>
                <w:rFonts w:ascii="宋体" w:hAnsi="宋体" w:hint="eastAsia"/>
                <w:color w:val="000000" w:themeColor="text1"/>
                <w:sz w:val="18"/>
                <w:szCs w:val="18"/>
              </w:rPr>
              <w:t xml:space="preserve"> LORAN C</w:t>
            </w:r>
          </w:p>
        </w:tc>
        <w:tc>
          <w:tcPr>
            <w:tcW w:w="369" w:type="pct"/>
            <w:vAlign w:val="center"/>
          </w:tcPr>
          <w:p w14:paraId="5F717088"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P</w:t>
            </w:r>
          </w:p>
        </w:tc>
        <w:tc>
          <w:tcPr>
            <w:tcW w:w="2164" w:type="pct"/>
            <w:vAlign w:val="center"/>
          </w:tcPr>
          <w:p w14:paraId="5F717089"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P1 – P9（保留给所需通信性能）</w:t>
            </w:r>
          </w:p>
        </w:tc>
      </w:tr>
      <w:tr w:rsidR="00A22ECF" w:rsidRPr="00AE0DB5" w14:paraId="5F71708F" w14:textId="77777777" w:rsidTr="00505A55">
        <w:trPr>
          <w:trHeight w:val="454"/>
        </w:trPr>
        <w:tc>
          <w:tcPr>
            <w:tcW w:w="368" w:type="pct"/>
            <w:vAlign w:val="center"/>
          </w:tcPr>
          <w:p w14:paraId="5F71708B"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D</w:t>
            </w:r>
          </w:p>
        </w:tc>
        <w:tc>
          <w:tcPr>
            <w:tcW w:w="2099" w:type="pct"/>
            <w:vAlign w:val="center"/>
          </w:tcPr>
          <w:p w14:paraId="5F71708C"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测距机DME</w:t>
            </w:r>
          </w:p>
        </w:tc>
        <w:tc>
          <w:tcPr>
            <w:tcW w:w="369" w:type="pct"/>
            <w:vAlign w:val="center"/>
          </w:tcPr>
          <w:p w14:paraId="5F71708D"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Q</w:t>
            </w:r>
          </w:p>
        </w:tc>
        <w:tc>
          <w:tcPr>
            <w:tcW w:w="2164" w:type="pct"/>
            <w:vAlign w:val="center"/>
          </w:tcPr>
          <w:p w14:paraId="5F71708E"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删除</w:t>
            </w:r>
          </w:p>
        </w:tc>
      </w:tr>
      <w:tr w:rsidR="00A22ECF" w:rsidRPr="00AE0DB5" w14:paraId="5F717097" w14:textId="77777777" w:rsidTr="00505A55">
        <w:trPr>
          <w:trHeight w:val="454"/>
        </w:trPr>
        <w:tc>
          <w:tcPr>
            <w:tcW w:w="368" w:type="pct"/>
            <w:vAlign w:val="center"/>
          </w:tcPr>
          <w:p w14:paraId="5F717090"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E</w:t>
            </w:r>
          </w:p>
        </w:tc>
        <w:tc>
          <w:tcPr>
            <w:tcW w:w="2099" w:type="pct"/>
            <w:vAlign w:val="center"/>
          </w:tcPr>
          <w:p w14:paraId="5F717091"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E1 = FMC WPR ACARS</w:t>
            </w:r>
          </w:p>
          <w:p w14:paraId="5F717092"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E2 = D-FIS ACARS</w:t>
            </w:r>
          </w:p>
          <w:p w14:paraId="5F717093"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E3 = PDC ACARS</w:t>
            </w:r>
          </w:p>
        </w:tc>
        <w:tc>
          <w:tcPr>
            <w:tcW w:w="369" w:type="pct"/>
            <w:vAlign w:val="center"/>
          </w:tcPr>
          <w:p w14:paraId="5F717094"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R</w:t>
            </w:r>
          </w:p>
        </w:tc>
        <w:tc>
          <w:tcPr>
            <w:tcW w:w="2164" w:type="pct"/>
            <w:vAlign w:val="center"/>
          </w:tcPr>
          <w:p w14:paraId="5F717095"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获得PBN批准</w:t>
            </w:r>
          </w:p>
          <w:p w14:paraId="5F717096"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注：PBN等级需要在编组18的PBN/项中指定</w:t>
            </w:r>
          </w:p>
        </w:tc>
      </w:tr>
      <w:tr w:rsidR="00A22ECF" w:rsidRPr="00AE0DB5" w14:paraId="5F71709C" w14:textId="77777777" w:rsidTr="00505A55">
        <w:trPr>
          <w:trHeight w:val="454"/>
        </w:trPr>
        <w:tc>
          <w:tcPr>
            <w:tcW w:w="368" w:type="pct"/>
            <w:vAlign w:val="center"/>
          </w:tcPr>
          <w:p w14:paraId="5F717098"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F</w:t>
            </w:r>
          </w:p>
        </w:tc>
        <w:tc>
          <w:tcPr>
            <w:tcW w:w="2099" w:type="pct"/>
            <w:vAlign w:val="center"/>
          </w:tcPr>
          <w:p w14:paraId="5F717099"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自动定向台ADF</w:t>
            </w:r>
          </w:p>
        </w:tc>
        <w:tc>
          <w:tcPr>
            <w:tcW w:w="369" w:type="pct"/>
            <w:vAlign w:val="center"/>
          </w:tcPr>
          <w:p w14:paraId="5F71709A"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T</w:t>
            </w:r>
          </w:p>
        </w:tc>
        <w:tc>
          <w:tcPr>
            <w:tcW w:w="2164" w:type="pct"/>
            <w:vAlign w:val="center"/>
          </w:tcPr>
          <w:p w14:paraId="5F71709B"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塔康TACAN</w:t>
            </w:r>
          </w:p>
        </w:tc>
      </w:tr>
      <w:tr w:rsidR="00A22ECF" w:rsidRPr="00AE0DB5" w14:paraId="5F7170A2" w14:textId="77777777" w:rsidTr="00505A55">
        <w:trPr>
          <w:trHeight w:val="1053"/>
        </w:trPr>
        <w:tc>
          <w:tcPr>
            <w:tcW w:w="368" w:type="pct"/>
            <w:vAlign w:val="center"/>
          </w:tcPr>
          <w:p w14:paraId="5F71709D"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G</w:t>
            </w:r>
          </w:p>
        </w:tc>
        <w:tc>
          <w:tcPr>
            <w:tcW w:w="2099" w:type="pct"/>
            <w:vAlign w:val="center"/>
          </w:tcPr>
          <w:p w14:paraId="5F71709E"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GNSS</w:t>
            </w:r>
          </w:p>
          <w:p w14:paraId="5F71709F"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注：GNSS外部增强类型需要定义在编组18的NAV/后</w:t>
            </w:r>
          </w:p>
        </w:tc>
        <w:tc>
          <w:tcPr>
            <w:tcW w:w="369" w:type="pct"/>
            <w:vAlign w:val="center"/>
          </w:tcPr>
          <w:p w14:paraId="5F7170A0"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U</w:t>
            </w:r>
          </w:p>
        </w:tc>
        <w:tc>
          <w:tcPr>
            <w:tcW w:w="2164" w:type="pct"/>
            <w:vAlign w:val="center"/>
          </w:tcPr>
          <w:p w14:paraId="5F7170A1"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超高频无线电UHF</w:t>
            </w:r>
          </w:p>
        </w:tc>
      </w:tr>
      <w:tr w:rsidR="00A22ECF" w:rsidRPr="00AE0DB5" w14:paraId="5F7170A7" w14:textId="77777777" w:rsidTr="00505A55">
        <w:trPr>
          <w:trHeight w:val="454"/>
        </w:trPr>
        <w:tc>
          <w:tcPr>
            <w:tcW w:w="368" w:type="pct"/>
            <w:vAlign w:val="center"/>
          </w:tcPr>
          <w:p w14:paraId="5F7170A3"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H</w:t>
            </w:r>
          </w:p>
        </w:tc>
        <w:tc>
          <w:tcPr>
            <w:tcW w:w="2099" w:type="pct"/>
            <w:vAlign w:val="center"/>
          </w:tcPr>
          <w:p w14:paraId="5F7170A4"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高频无线电HF</w:t>
            </w:r>
          </w:p>
        </w:tc>
        <w:tc>
          <w:tcPr>
            <w:tcW w:w="369" w:type="pct"/>
            <w:vAlign w:val="center"/>
          </w:tcPr>
          <w:p w14:paraId="5F7170A5"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V</w:t>
            </w:r>
          </w:p>
        </w:tc>
        <w:tc>
          <w:tcPr>
            <w:tcW w:w="2164" w:type="pct"/>
            <w:vAlign w:val="center"/>
          </w:tcPr>
          <w:p w14:paraId="5F7170A6"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甚高频无线电VHF</w:t>
            </w:r>
          </w:p>
        </w:tc>
      </w:tr>
      <w:tr w:rsidR="00A22ECF" w:rsidRPr="00AE0DB5" w14:paraId="5F7170AC" w14:textId="77777777" w:rsidTr="00505A55">
        <w:trPr>
          <w:trHeight w:val="338"/>
        </w:trPr>
        <w:tc>
          <w:tcPr>
            <w:tcW w:w="368" w:type="pct"/>
            <w:vAlign w:val="center"/>
          </w:tcPr>
          <w:p w14:paraId="5F7170A8"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I</w:t>
            </w:r>
          </w:p>
        </w:tc>
        <w:tc>
          <w:tcPr>
            <w:tcW w:w="2099" w:type="pct"/>
            <w:vAlign w:val="center"/>
          </w:tcPr>
          <w:p w14:paraId="5F7170A9"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惯性导航INS</w:t>
            </w:r>
          </w:p>
        </w:tc>
        <w:tc>
          <w:tcPr>
            <w:tcW w:w="369" w:type="pct"/>
            <w:vAlign w:val="center"/>
          </w:tcPr>
          <w:p w14:paraId="5F7170AA" w14:textId="77777777" w:rsidR="00A22ECF" w:rsidRPr="00AE0DB5" w:rsidRDefault="00A22ECF" w:rsidP="000A3D28">
            <w:pPr>
              <w:pStyle w:val="32"/>
              <w:kinsoku w:val="0"/>
              <w:overflowPunct w:val="0"/>
              <w:autoSpaceDE w:val="0"/>
              <w:autoSpaceDN w:val="0"/>
              <w:adjustRightInd w:val="0"/>
              <w:snapToGrid w:val="0"/>
              <w:spacing w:after="0"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W</w:t>
            </w:r>
          </w:p>
        </w:tc>
        <w:tc>
          <w:tcPr>
            <w:tcW w:w="2164" w:type="pct"/>
            <w:vAlign w:val="center"/>
          </w:tcPr>
          <w:p w14:paraId="5F7170AB"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获得RVSM批准</w:t>
            </w:r>
          </w:p>
        </w:tc>
      </w:tr>
      <w:tr w:rsidR="00A22ECF" w:rsidRPr="00AE0DB5" w14:paraId="5F7170B8" w14:textId="77777777" w:rsidTr="00505A55">
        <w:trPr>
          <w:trHeight w:val="454"/>
        </w:trPr>
        <w:tc>
          <w:tcPr>
            <w:tcW w:w="368" w:type="pct"/>
            <w:vAlign w:val="center"/>
          </w:tcPr>
          <w:p w14:paraId="5F7170AD"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J</w:t>
            </w:r>
          </w:p>
        </w:tc>
        <w:tc>
          <w:tcPr>
            <w:tcW w:w="2099" w:type="pct"/>
            <w:vAlign w:val="center"/>
          </w:tcPr>
          <w:p w14:paraId="5F7170AE" w14:textId="77777777" w:rsidR="0074072E"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数据链③</w:t>
            </w:r>
          </w:p>
          <w:p w14:paraId="5F7170AF"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lastRenderedPageBreak/>
              <w:t>J1 = CPDLC ATN VDL Mode 2</w:t>
            </w:r>
          </w:p>
          <w:p w14:paraId="5F7170B0"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J2 = CPDLC FANS 1/A HFDL</w:t>
            </w:r>
          </w:p>
          <w:p w14:paraId="5F7170B1"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J3 = CPDLC FANS 1/A VDL Mode A</w:t>
            </w:r>
          </w:p>
          <w:p w14:paraId="5F7170B2"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J4 = CPDLC FANS 1/A VDL Mode 2</w:t>
            </w:r>
          </w:p>
          <w:p w14:paraId="5F7170B3"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J5 = CPDLC FANS 1/A SATCOM (INMARSAT)</w:t>
            </w:r>
          </w:p>
          <w:p w14:paraId="5F7170B4" w14:textId="77777777" w:rsidR="0074072E"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J6 = CPDLC FANS 1/A SATCOM (MTRSAT)</w:t>
            </w:r>
          </w:p>
          <w:p w14:paraId="5F7170B5"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J7 = CPDLC FANS 1/A SATCOM (Iridium)</w:t>
            </w:r>
          </w:p>
        </w:tc>
        <w:tc>
          <w:tcPr>
            <w:tcW w:w="369" w:type="pct"/>
            <w:vAlign w:val="center"/>
          </w:tcPr>
          <w:p w14:paraId="5F7170B6"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lastRenderedPageBreak/>
              <w:t>X</w:t>
            </w:r>
          </w:p>
        </w:tc>
        <w:tc>
          <w:tcPr>
            <w:tcW w:w="2164" w:type="pct"/>
            <w:vAlign w:val="center"/>
          </w:tcPr>
          <w:p w14:paraId="5F7170B7"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获得MNPS批准</w:t>
            </w:r>
          </w:p>
        </w:tc>
      </w:tr>
      <w:tr w:rsidR="00A22ECF" w:rsidRPr="00AE0DB5" w14:paraId="5F7170BD" w14:textId="77777777" w:rsidTr="00505A55">
        <w:trPr>
          <w:trHeight w:val="372"/>
        </w:trPr>
        <w:tc>
          <w:tcPr>
            <w:tcW w:w="368" w:type="pct"/>
            <w:vAlign w:val="center"/>
          </w:tcPr>
          <w:p w14:paraId="5F7170B9"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K</w:t>
            </w:r>
          </w:p>
        </w:tc>
        <w:tc>
          <w:tcPr>
            <w:tcW w:w="2099" w:type="pct"/>
            <w:vAlign w:val="center"/>
          </w:tcPr>
          <w:p w14:paraId="5F7170BA"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微波着陆系统MLS</w:t>
            </w:r>
          </w:p>
        </w:tc>
        <w:tc>
          <w:tcPr>
            <w:tcW w:w="369" w:type="pct"/>
            <w:vAlign w:val="center"/>
          </w:tcPr>
          <w:p w14:paraId="5F7170BB"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Y</w:t>
            </w:r>
          </w:p>
        </w:tc>
        <w:tc>
          <w:tcPr>
            <w:tcW w:w="2164" w:type="pct"/>
            <w:vAlign w:val="center"/>
          </w:tcPr>
          <w:p w14:paraId="5F7170BC"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b/>
                <w:bCs/>
                <w:color w:val="000000" w:themeColor="text1"/>
                <w:sz w:val="18"/>
                <w:szCs w:val="18"/>
              </w:rPr>
              <w:t>有8.33频道间距能力的甚高频</w:t>
            </w:r>
          </w:p>
        </w:tc>
      </w:tr>
      <w:tr w:rsidR="00A22ECF" w:rsidRPr="00AE0DB5" w14:paraId="5F7170C2" w14:textId="77777777" w:rsidTr="00505A55">
        <w:trPr>
          <w:trHeight w:val="336"/>
        </w:trPr>
        <w:tc>
          <w:tcPr>
            <w:tcW w:w="368" w:type="pct"/>
            <w:vAlign w:val="center"/>
          </w:tcPr>
          <w:p w14:paraId="5F7170BE" w14:textId="77777777" w:rsidR="00A22ECF" w:rsidRPr="00AE0DB5" w:rsidRDefault="00A22ECF" w:rsidP="000A3D28">
            <w:pPr>
              <w:kinsoku w:val="0"/>
              <w:overflowPunct w:val="0"/>
              <w:autoSpaceDE w:val="0"/>
              <w:autoSpaceDN w:val="0"/>
              <w:adjustRightInd w:val="0"/>
              <w:snapToGrid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L</w:t>
            </w:r>
          </w:p>
        </w:tc>
        <w:tc>
          <w:tcPr>
            <w:tcW w:w="2099" w:type="pct"/>
            <w:vAlign w:val="center"/>
          </w:tcPr>
          <w:p w14:paraId="5F7170BF"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仪表着陆系统ILS</w:t>
            </w:r>
          </w:p>
        </w:tc>
        <w:tc>
          <w:tcPr>
            <w:tcW w:w="369" w:type="pct"/>
            <w:vAlign w:val="center"/>
          </w:tcPr>
          <w:p w14:paraId="5F7170C0" w14:textId="77777777" w:rsidR="00A22ECF" w:rsidRPr="00AE0DB5" w:rsidRDefault="00A22ECF"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Z</w:t>
            </w:r>
          </w:p>
        </w:tc>
        <w:tc>
          <w:tcPr>
            <w:tcW w:w="2164" w:type="pct"/>
            <w:vAlign w:val="center"/>
          </w:tcPr>
          <w:p w14:paraId="5F7170C1" w14:textId="77777777" w:rsidR="00A22ECF" w:rsidRPr="00AE0DB5" w:rsidRDefault="0074072E" w:rsidP="000A3D28">
            <w:pPr>
              <w:kinsoku w:val="0"/>
              <w:overflowPunct w:val="0"/>
              <w:autoSpaceDE w:val="0"/>
              <w:autoSpaceDN w:val="0"/>
              <w:adjustRightInd w:val="0"/>
              <w:snapToGrid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其他所载的设备或能力</w:t>
            </w:r>
          </w:p>
        </w:tc>
      </w:tr>
    </w:tbl>
    <w:p w14:paraId="5F7170C3" w14:textId="77777777" w:rsidR="00390989" w:rsidRPr="00D512B0" w:rsidRDefault="00A22ECF" w:rsidP="005959F9">
      <w:pPr>
        <w:pStyle w:val="aff0"/>
        <w:numPr>
          <w:ilvl w:val="0"/>
          <w:numId w:val="98"/>
        </w:numPr>
        <w:kinsoku w:val="0"/>
        <w:overflowPunct w:val="0"/>
        <w:autoSpaceDE w:val="0"/>
        <w:autoSpaceDN w:val="0"/>
        <w:ind w:firstLineChars="0"/>
      </w:pPr>
      <w:r w:rsidRPr="00D512B0">
        <w:rPr>
          <w:rFonts w:hint="eastAsia"/>
        </w:rPr>
        <w:t>标准设备是由甚高频无线电、全向信标和仪表着陆系统组成；</w:t>
      </w:r>
    </w:p>
    <w:p w14:paraId="5F7170C4" w14:textId="77777777" w:rsidR="00A22ECF" w:rsidRPr="00D512B0" w:rsidRDefault="00A22ECF" w:rsidP="005959F9">
      <w:pPr>
        <w:pStyle w:val="aff0"/>
        <w:numPr>
          <w:ilvl w:val="0"/>
          <w:numId w:val="98"/>
        </w:numPr>
        <w:kinsoku w:val="0"/>
        <w:overflowPunct w:val="0"/>
        <w:autoSpaceDE w:val="0"/>
        <w:autoSpaceDN w:val="0"/>
        <w:ind w:firstLineChars="0"/>
      </w:pPr>
      <w:r w:rsidRPr="00D512B0">
        <w:rPr>
          <w:rFonts w:hint="eastAsia"/>
        </w:rPr>
        <w:t>使用字母</w:t>
      </w:r>
      <w:r w:rsidRPr="00D512B0">
        <w:rPr>
          <w:rFonts w:hint="eastAsia"/>
        </w:rPr>
        <w:t>Z</w:t>
      </w:r>
      <w:r w:rsidRPr="00D512B0">
        <w:rPr>
          <w:rFonts w:hint="eastAsia"/>
        </w:rPr>
        <w:t>时，在第</w:t>
      </w:r>
      <w:r w:rsidRPr="00D512B0">
        <w:rPr>
          <w:rFonts w:hint="eastAsia"/>
        </w:rPr>
        <w:t>18</w:t>
      </w:r>
      <w:r w:rsidRPr="00D512B0">
        <w:rPr>
          <w:rFonts w:hint="eastAsia"/>
        </w:rPr>
        <w:t>项内标注携带的其它设备名称，并视情况冠以</w:t>
      </w:r>
      <w:r w:rsidRPr="00D512B0">
        <w:rPr>
          <w:rFonts w:hint="eastAsia"/>
        </w:rPr>
        <w:t xml:space="preserve">COM/ </w:t>
      </w:r>
      <w:r w:rsidRPr="00D512B0">
        <w:rPr>
          <w:rFonts w:hint="eastAsia"/>
        </w:rPr>
        <w:t>及</w:t>
      </w:r>
      <w:r w:rsidRPr="00D512B0">
        <w:rPr>
          <w:rFonts w:hint="eastAsia"/>
        </w:rPr>
        <w:t>/</w:t>
      </w:r>
      <w:r w:rsidRPr="00D512B0">
        <w:rPr>
          <w:rFonts w:hint="eastAsia"/>
        </w:rPr>
        <w:t>或</w:t>
      </w:r>
      <w:r w:rsidRPr="00D512B0">
        <w:rPr>
          <w:rFonts w:hint="eastAsia"/>
        </w:rPr>
        <w:t xml:space="preserve"> NAV/</w:t>
      </w:r>
      <w:r w:rsidRPr="00D512B0">
        <w:rPr>
          <w:rFonts w:hint="eastAsia"/>
        </w:rPr>
        <w:t>。</w:t>
      </w:r>
    </w:p>
    <w:p w14:paraId="5F7170C5" w14:textId="77777777" w:rsidR="00A22ECF" w:rsidRPr="00D512B0" w:rsidRDefault="00A22ECF" w:rsidP="005959F9">
      <w:pPr>
        <w:pStyle w:val="aff0"/>
        <w:numPr>
          <w:ilvl w:val="0"/>
          <w:numId w:val="98"/>
        </w:numPr>
        <w:kinsoku w:val="0"/>
        <w:overflowPunct w:val="0"/>
        <w:autoSpaceDE w:val="0"/>
        <w:autoSpaceDN w:val="0"/>
        <w:ind w:firstLineChars="0"/>
      </w:pPr>
      <w:r w:rsidRPr="00D512B0">
        <w:rPr>
          <w:rFonts w:hint="eastAsia"/>
        </w:rPr>
        <w:t>使用字母</w:t>
      </w:r>
      <w:r w:rsidRPr="00D512B0">
        <w:rPr>
          <w:rFonts w:hint="eastAsia"/>
        </w:rPr>
        <w:t>J</w:t>
      </w:r>
      <w:r w:rsidRPr="00D512B0">
        <w:rPr>
          <w:rFonts w:hint="eastAsia"/>
        </w:rPr>
        <w:t>时，在第</w:t>
      </w:r>
      <w:r w:rsidRPr="00D512B0">
        <w:rPr>
          <w:rFonts w:hint="eastAsia"/>
        </w:rPr>
        <w:t>18</w:t>
      </w:r>
      <w:r w:rsidRPr="00D512B0">
        <w:rPr>
          <w:rFonts w:hint="eastAsia"/>
        </w:rPr>
        <w:t>项内标注携带的数据链设备名称，并冠以</w:t>
      </w:r>
      <w:r w:rsidRPr="00D512B0">
        <w:rPr>
          <w:rFonts w:hint="eastAsia"/>
        </w:rPr>
        <w:t>DAT/</w:t>
      </w:r>
      <w:r w:rsidRPr="00D512B0">
        <w:rPr>
          <w:rFonts w:hint="eastAsia"/>
        </w:rPr>
        <w:t>。</w:t>
      </w:r>
    </w:p>
    <w:p w14:paraId="5F7170C6" w14:textId="77777777" w:rsidR="00A22ECF" w:rsidRPr="00D512B0" w:rsidRDefault="00A22ECF" w:rsidP="005959F9">
      <w:pPr>
        <w:pStyle w:val="aff0"/>
        <w:numPr>
          <w:ilvl w:val="0"/>
          <w:numId w:val="98"/>
        </w:numPr>
        <w:kinsoku w:val="0"/>
        <w:overflowPunct w:val="0"/>
        <w:autoSpaceDE w:val="0"/>
        <w:autoSpaceDN w:val="0"/>
        <w:ind w:firstLineChars="0"/>
      </w:pPr>
      <w:r w:rsidRPr="00D512B0">
        <w:rPr>
          <w:rFonts w:hint="eastAsia"/>
        </w:rPr>
        <w:t>使用字母</w:t>
      </w:r>
      <w:r w:rsidRPr="00D512B0">
        <w:rPr>
          <w:rFonts w:hint="eastAsia"/>
        </w:rPr>
        <w:t>R</w:t>
      </w:r>
      <w:r w:rsidRPr="00D512B0">
        <w:rPr>
          <w:rFonts w:hint="eastAsia"/>
        </w:rPr>
        <w:t>时，表示飞机符合所飞航路、航段或区域规</w:t>
      </w:r>
      <w:r w:rsidRPr="00D512B0">
        <w:rPr>
          <w:rFonts w:hint="eastAsia"/>
        </w:rPr>
        <w:lastRenderedPageBreak/>
        <w:t>定的所需导航性能的规定</w:t>
      </w:r>
      <w:r w:rsidR="003954F1" w:rsidRPr="00D512B0">
        <w:rPr>
          <w:rFonts w:hint="eastAsia"/>
        </w:rPr>
        <w:t>，</w:t>
      </w:r>
      <w:r w:rsidR="003954F1" w:rsidRPr="00D512B0">
        <w:rPr>
          <w:rFonts w:hint="eastAsia"/>
        </w:rPr>
        <w:t>PBN</w:t>
      </w:r>
      <w:r w:rsidR="003954F1" w:rsidRPr="00D512B0">
        <w:rPr>
          <w:rFonts w:hint="eastAsia"/>
        </w:rPr>
        <w:t>等级需要在编组</w:t>
      </w:r>
      <w:r w:rsidR="003954F1" w:rsidRPr="00D512B0">
        <w:rPr>
          <w:rFonts w:hint="eastAsia"/>
        </w:rPr>
        <w:t>18</w:t>
      </w:r>
      <w:r w:rsidR="003954F1" w:rsidRPr="00D512B0">
        <w:rPr>
          <w:rFonts w:hint="eastAsia"/>
        </w:rPr>
        <w:t>的</w:t>
      </w:r>
      <w:r w:rsidR="003954F1" w:rsidRPr="00D512B0">
        <w:rPr>
          <w:rFonts w:hint="eastAsia"/>
        </w:rPr>
        <w:t>PBN/</w:t>
      </w:r>
      <w:r w:rsidR="003954F1" w:rsidRPr="00D512B0">
        <w:rPr>
          <w:rFonts w:hint="eastAsia"/>
        </w:rPr>
        <w:t>项中指定</w:t>
      </w:r>
      <w:r w:rsidRPr="00D512B0">
        <w:rPr>
          <w:rFonts w:hint="eastAsia"/>
        </w:rPr>
        <w:t>。</w:t>
      </w:r>
    </w:p>
    <w:p w14:paraId="5F7170C7" w14:textId="77777777" w:rsidR="00612AD2" w:rsidRDefault="00A22ECF" w:rsidP="005959F9">
      <w:pPr>
        <w:pStyle w:val="aff0"/>
        <w:numPr>
          <w:ilvl w:val="0"/>
          <w:numId w:val="98"/>
        </w:numPr>
        <w:kinsoku w:val="0"/>
        <w:overflowPunct w:val="0"/>
        <w:autoSpaceDE w:val="0"/>
        <w:autoSpaceDN w:val="0"/>
        <w:ind w:firstLineChars="0"/>
      </w:pPr>
      <w:r w:rsidRPr="00D512B0">
        <w:rPr>
          <w:rFonts w:hint="eastAsia"/>
        </w:rPr>
        <w:t>监视设备，用一个或两个字母说明飞机所携带的可用于监视的设备。</w:t>
      </w:r>
    </w:p>
    <w:tbl>
      <w:tblPr>
        <w:tblW w:w="4117" w:type="pct"/>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4514"/>
      </w:tblGrid>
      <w:tr w:rsidR="00A22ECF" w:rsidRPr="00AE0DB5" w14:paraId="5F7170CA" w14:textId="77777777" w:rsidTr="00505A55">
        <w:trPr>
          <w:trHeight w:val="20"/>
          <w:jc w:val="right"/>
        </w:trPr>
        <w:tc>
          <w:tcPr>
            <w:tcW w:w="676" w:type="pct"/>
            <w:vAlign w:val="center"/>
          </w:tcPr>
          <w:p w14:paraId="5F7170C8" w14:textId="77777777" w:rsidR="00A22ECF" w:rsidRPr="00AE0DB5" w:rsidRDefault="00A22ECF" w:rsidP="000A3D28">
            <w:pPr>
              <w:kinsoku w:val="0"/>
              <w:overflowPunct w:val="0"/>
              <w:autoSpaceDE w:val="0"/>
              <w:autoSpaceDN w:val="0"/>
              <w:spacing w:line="360" w:lineRule="auto"/>
              <w:ind w:left="0"/>
              <w:jc w:val="left"/>
              <w:rPr>
                <w:rFonts w:ascii="宋体" w:hAnsi="宋体"/>
                <w:color w:val="000000" w:themeColor="text1"/>
                <w:sz w:val="18"/>
                <w:szCs w:val="18"/>
              </w:rPr>
            </w:pPr>
            <w:r w:rsidRPr="00AE0DB5">
              <w:rPr>
                <w:rFonts w:ascii="宋体" w:hAnsi="宋体" w:hint="eastAsia"/>
                <w:color w:val="000000" w:themeColor="text1"/>
                <w:sz w:val="18"/>
                <w:szCs w:val="18"/>
              </w:rPr>
              <w:t>设备代码</w:t>
            </w:r>
          </w:p>
        </w:tc>
        <w:tc>
          <w:tcPr>
            <w:tcW w:w="4324" w:type="pct"/>
            <w:vAlign w:val="center"/>
          </w:tcPr>
          <w:p w14:paraId="5F7170C9" w14:textId="77777777" w:rsidR="00A22ECF" w:rsidRPr="00AE0DB5" w:rsidRDefault="00A22ECF" w:rsidP="000A3D28">
            <w:pPr>
              <w:kinsoku w:val="0"/>
              <w:overflowPunct w:val="0"/>
              <w:autoSpaceDE w:val="0"/>
              <w:autoSpaceDN w:val="0"/>
              <w:spacing w:line="360" w:lineRule="auto"/>
              <w:ind w:left="0"/>
              <w:rPr>
                <w:rFonts w:ascii="宋体" w:hAnsi="宋体"/>
                <w:color w:val="000000" w:themeColor="text1"/>
                <w:sz w:val="18"/>
                <w:szCs w:val="18"/>
              </w:rPr>
            </w:pPr>
            <w:r w:rsidRPr="00AE0DB5">
              <w:rPr>
                <w:rFonts w:ascii="宋体" w:hAnsi="宋体" w:hint="eastAsia"/>
                <w:color w:val="000000" w:themeColor="text1"/>
                <w:sz w:val="18"/>
                <w:szCs w:val="18"/>
              </w:rPr>
              <w:t>设备名称</w:t>
            </w:r>
          </w:p>
        </w:tc>
      </w:tr>
      <w:tr w:rsidR="00A22ECF" w:rsidRPr="00AE0DB5" w14:paraId="5F7170CD" w14:textId="77777777" w:rsidTr="00505A55">
        <w:trPr>
          <w:trHeight w:val="20"/>
          <w:jc w:val="right"/>
        </w:trPr>
        <w:tc>
          <w:tcPr>
            <w:tcW w:w="676" w:type="pct"/>
            <w:vAlign w:val="center"/>
          </w:tcPr>
          <w:p w14:paraId="5F7170CB" w14:textId="77777777" w:rsidR="00A22ECF" w:rsidRPr="00AE0DB5" w:rsidRDefault="003954F1" w:rsidP="000A3D28">
            <w:pPr>
              <w:kinsoku w:val="0"/>
              <w:overflowPunct w:val="0"/>
              <w:autoSpaceDE w:val="0"/>
              <w:autoSpaceDN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M</w:t>
            </w:r>
          </w:p>
        </w:tc>
        <w:tc>
          <w:tcPr>
            <w:tcW w:w="4324" w:type="pct"/>
            <w:vAlign w:val="center"/>
          </w:tcPr>
          <w:p w14:paraId="5F7170CC" w14:textId="77777777" w:rsidR="00A22ECF" w:rsidRPr="00AE0DB5" w:rsidRDefault="003954F1" w:rsidP="000A3D28">
            <w:pPr>
              <w:kinsoku w:val="0"/>
              <w:overflowPunct w:val="0"/>
              <w:autoSpaceDE w:val="0"/>
              <w:autoSpaceDN w:val="0"/>
              <w:spacing w:line="360" w:lineRule="auto"/>
              <w:ind w:left="0"/>
              <w:rPr>
                <w:rFonts w:ascii="宋体" w:hAnsi="宋体"/>
                <w:color w:val="000000" w:themeColor="text1"/>
                <w:sz w:val="18"/>
                <w:szCs w:val="18"/>
              </w:rPr>
            </w:pPr>
            <w:r w:rsidRPr="00AE0DB5">
              <w:rPr>
                <w:rFonts w:ascii="宋体" w:hAnsi="宋体" w:hint="eastAsia"/>
                <w:bCs/>
                <w:color w:val="000000" w:themeColor="text1"/>
                <w:sz w:val="18"/>
                <w:szCs w:val="18"/>
              </w:rPr>
              <w:t>无监视设备，或设备不工作</w:t>
            </w:r>
          </w:p>
        </w:tc>
      </w:tr>
      <w:tr w:rsidR="00A22ECF" w:rsidRPr="00AE0DB5" w14:paraId="5F7170D0" w14:textId="77777777" w:rsidTr="00505A55">
        <w:trPr>
          <w:trHeight w:val="20"/>
          <w:jc w:val="right"/>
        </w:trPr>
        <w:tc>
          <w:tcPr>
            <w:tcW w:w="676" w:type="pct"/>
            <w:vAlign w:val="center"/>
          </w:tcPr>
          <w:p w14:paraId="5F7170CE" w14:textId="77777777" w:rsidR="00A22ECF" w:rsidRPr="00AE0DB5" w:rsidRDefault="003954F1" w:rsidP="000A3D28">
            <w:pPr>
              <w:kinsoku w:val="0"/>
              <w:overflowPunct w:val="0"/>
              <w:autoSpaceDE w:val="0"/>
              <w:autoSpaceDN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A</w:t>
            </w:r>
          </w:p>
        </w:tc>
        <w:tc>
          <w:tcPr>
            <w:tcW w:w="4324" w:type="pct"/>
            <w:vAlign w:val="center"/>
          </w:tcPr>
          <w:p w14:paraId="5F7170CF" w14:textId="77777777" w:rsidR="00A22ECF" w:rsidRPr="00AE0DB5" w:rsidRDefault="003954F1" w:rsidP="000A3D28">
            <w:pPr>
              <w:kinsoku w:val="0"/>
              <w:overflowPunct w:val="0"/>
              <w:autoSpaceDE w:val="0"/>
              <w:autoSpaceDN w:val="0"/>
              <w:spacing w:line="360" w:lineRule="auto"/>
              <w:ind w:left="0"/>
              <w:rPr>
                <w:rFonts w:ascii="宋体" w:hAnsi="宋体"/>
                <w:color w:val="000000" w:themeColor="text1"/>
                <w:sz w:val="18"/>
                <w:szCs w:val="18"/>
              </w:rPr>
            </w:pPr>
            <w:r w:rsidRPr="00AE0DB5">
              <w:rPr>
                <w:rFonts w:ascii="宋体" w:hAnsi="宋体" w:hint="eastAsia"/>
                <w:color w:val="000000" w:themeColor="text1"/>
                <w:sz w:val="18"/>
                <w:szCs w:val="18"/>
              </w:rPr>
              <w:t>A模式应答机</w:t>
            </w:r>
          </w:p>
        </w:tc>
      </w:tr>
      <w:tr w:rsidR="003954F1" w:rsidRPr="00AE0DB5" w14:paraId="5F7170D3" w14:textId="77777777" w:rsidTr="00505A55">
        <w:trPr>
          <w:trHeight w:val="20"/>
          <w:jc w:val="right"/>
        </w:trPr>
        <w:tc>
          <w:tcPr>
            <w:tcW w:w="676" w:type="pct"/>
            <w:vAlign w:val="center"/>
          </w:tcPr>
          <w:p w14:paraId="5F7170D1" w14:textId="77777777" w:rsidR="003954F1" w:rsidRPr="00AE0DB5" w:rsidRDefault="003954F1" w:rsidP="000A3D28">
            <w:pPr>
              <w:kinsoku w:val="0"/>
              <w:overflowPunct w:val="0"/>
              <w:autoSpaceDE w:val="0"/>
              <w:autoSpaceDN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C</w:t>
            </w:r>
          </w:p>
        </w:tc>
        <w:tc>
          <w:tcPr>
            <w:tcW w:w="4324" w:type="pct"/>
            <w:vAlign w:val="center"/>
          </w:tcPr>
          <w:p w14:paraId="5F7170D2" w14:textId="77777777" w:rsidR="003954F1" w:rsidRPr="00AE0DB5" w:rsidRDefault="003954F1" w:rsidP="000A3D28">
            <w:pPr>
              <w:kinsoku w:val="0"/>
              <w:overflowPunct w:val="0"/>
              <w:autoSpaceDE w:val="0"/>
              <w:autoSpaceDN w:val="0"/>
              <w:spacing w:line="360" w:lineRule="auto"/>
              <w:ind w:left="0"/>
              <w:rPr>
                <w:rFonts w:ascii="宋体" w:hAnsi="宋体"/>
                <w:color w:val="000000" w:themeColor="text1"/>
                <w:sz w:val="18"/>
                <w:szCs w:val="18"/>
              </w:rPr>
            </w:pPr>
            <w:r w:rsidRPr="00AE0DB5">
              <w:rPr>
                <w:rFonts w:ascii="宋体" w:hAnsi="宋体" w:hint="eastAsia"/>
                <w:color w:val="000000" w:themeColor="text1"/>
                <w:sz w:val="18"/>
                <w:szCs w:val="18"/>
              </w:rPr>
              <w:t>A模式和C模式应答机</w:t>
            </w:r>
          </w:p>
        </w:tc>
      </w:tr>
      <w:tr w:rsidR="003954F1" w:rsidRPr="00AE0DB5" w14:paraId="5F7170D6" w14:textId="77777777" w:rsidTr="00505A55">
        <w:trPr>
          <w:trHeight w:val="20"/>
          <w:jc w:val="right"/>
        </w:trPr>
        <w:tc>
          <w:tcPr>
            <w:tcW w:w="676" w:type="pct"/>
            <w:vAlign w:val="center"/>
          </w:tcPr>
          <w:p w14:paraId="5F7170D4" w14:textId="77777777" w:rsidR="003954F1" w:rsidRPr="00AE0DB5" w:rsidRDefault="003954F1" w:rsidP="000A3D28">
            <w:pPr>
              <w:kinsoku w:val="0"/>
              <w:overflowPunct w:val="0"/>
              <w:autoSpaceDE w:val="0"/>
              <w:autoSpaceDN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E</w:t>
            </w:r>
          </w:p>
        </w:tc>
        <w:tc>
          <w:tcPr>
            <w:tcW w:w="4324" w:type="pct"/>
            <w:vAlign w:val="center"/>
          </w:tcPr>
          <w:p w14:paraId="5F7170D5" w14:textId="77777777" w:rsidR="003954F1" w:rsidRPr="00AE0DB5" w:rsidRDefault="003954F1" w:rsidP="000A3D28">
            <w:pPr>
              <w:kinsoku w:val="0"/>
              <w:overflowPunct w:val="0"/>
              <w:autoSpaceDE w:val="0"/>
              <w:autoSpaceDN w:val="0"/>
              <w:spacing w:line="360" w:lineRule="auto"/>
              <w:ind w:left="0"/>
              <w:rPr>
                <w:rFonts w:ascii="宋体" w:hAnsi="宋体"/>
                <w:color w:val="000000" w:themeColor="text1"/>
                <w:sz w:val="18"/>
                <w:szCs w:val="18"/>
              </w:rPr>
            </w:pPr>
            <w:r w:rsidRPr="00AE0DB5">
              <w:rPr>
                <w:rFonts w:ascii="宋体" w:hAnsi="宋体" w:hint="eastAsia"/>
                <w:bCs/>
                <w:color w:val="000000" w:themeColor="text1"/>
                <w:sz w:val="18"/>
                <w:szCs w:val="18"/>
              </w:rPr>
              <w:t>S模式应答机，具有航空器识别，气压高度发射信号和超长报文（ADS-B）的能力</w:t>
            </w:r>
          </w:p>
        </w:tc>
      </w:tr>
      <w:tr w:rsidR="003954F1" w:rsidRPr="00AE0DB5" w14:paraId="5F7170D9" w14:textId="77777777" w:rsidTr="00505A55">
        <w:trPr>
          <w:trHeight w:val="20"/>
          <w:jc w:val="right"/>
        </w:trPr>
        <w:tc>
          <w:tcPr>
            <w:tcW w:w="676" w:type="pct"/>
            <w:vAlign w:val="center"/>
          </w:tcPr>
          <w:p w14:paraId="5F7170D7" w14:textId="77777777" w:rsidR="003954F1" w:rsidRPr="00AE0DB5" w:rsidRDefault="003954F1" w:rsidP="000A3D28">
            <w:pPr>
              <w:kinsoku w:val="0"/>
              <w:overflowPunct w:val="0"/>
              <w:autoSpaceDE w:val="0"/>
              <w:autoSpaceDN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H</w:t>
            </w:r>
          </w:p>
        </w:tc>
        <w:tc>
          <w:tcPr>
            <w:tcW w:w="4324" w:type="pct"/>
            <w:vAlign w:val="center"/>
          </w:tcPr>
          <w:p w14:paraId="5F7170D8" w14:textId="77777777" w:rsidR="003954F1" w:rsidRPr="00AE0DB5" w:rsidRDefault="003954F1" w:rsidP="000A3D28">
            <w:pPr>
              <w:kinsoku w:val="0"/>
              <w:overflowPunct w:val="0"/>
              <w:autoSpaceDE w:val="0"/>
              <w:autoSpaceDN w:val="0"/>
              <w:spacing w:line="360" w:lineRule="auto"/>
              <w:ind w:left="0"/>
              <w:rPr>
                <w:rFonts w:ascii="宋体" w:hAnsi="宋体"/>
                <w:color w:val="000000" w:themeColor="text1"/>
                <w:sz w:val="18"/>
                <w:szCs w:val="18"/>
              </w:rPr>
            </w:pPr>
            <w:r w:rsidRPr="00AE0DB5">
              <w:rPr>
                <w:rFonts w:ascii="宋体" w:hAnsi="宋体" w:hint="eastAsia"/>
                <w:bCs/>
                <w:color w:val="000000" w:themeColor="text1"/>
                <w:sz w:val="18"/>
                <w:szCs w:val="18"/>
              </w:rPr>
              <w:t>S模式应答机，具有航空器识别，气压高度发射和增强的监视能力</w:t>
            </w:r>
          </w:p>
        </w:tc>
      </w:tr>
      <w:tr w:rsidR="003954F1" w:rsidRPr="00AE0DB5" w14:paraId="5F7170DC" w14:textId="77777777" w:rsidTr="00505A55">
        <w:trPr>
          <w:trHeight w:val="20"/>
          <w:jc w:val="right"/>
        </w:trPr>
        <w:tc>
          <w:tcPr>
            <w:tcW w:w="676" w:type="pct"/>
            <w:vAlign w:val="center"/>
          </w:tcPr>
          <w:p w14:paraId="5F7170DA" w14:textId="77777777" w:rsidR="003954F1" w:rsidRPr="00AE0DB5" w:rsidRDefault="003954F1" w:rsidP="000A3D28">
            <w:pPr>
              <w:kinsoku w:val="0"/>
              <w:overflowPunct w:val="0"/>
              <w:autoSpaceDE w:val="0"/>
              <w:autoSpaceDN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I</w:t>
            </w:r>
          </w:p>
        </w:tc>
        <w:tc>
          <w:tcPr>
            <w:tcW w:w="4324" w:type="pct"/>
            <w:vAlign w:val="center"/>
          </w:tcPr>
          <w:p w14:paraId="5F7170DB" w14:textId="77777777" w:rsidR="003954F1" w:rsidRPr="00AE0DB5" w:rsidRDefault="003954F1" w:rsidP="000A3D28">
            <w:pPr>
              <w:kinsoku w:val="0"/>
              <w:overflowPunct w:val="0"/>
              <w:autoSpaceDE w:val="0"/>
              <w:autoSpaceDN w:val="0"/>
              <w:spacing w:line="360" w:lineRule="auto"/>
              <w:ind w:left="0"/>
              <w:rPr>
                <w:rFonts w:ascii="宋体" w:hAnsi="宋体"/>
                <w:color w:val="000000" w:themeColor="text1"/>
                <w:sz w:val="18"/>
                <w:szCs w:val="18"/>
              </w:rPr>
            </w:pPr>
            <w:r w:rsidRPr="00AE0DB5">
              <w:rPr>
                <w:rFonts w:ascii="宋体" w:hAnsi="宋体" w:hint="eastAsia"/>
                <w:bCs/>
                <w:color w:val="000000" w:themeColor="text1"/>
                <w:sz w:val="18"/>
                <w:szCs w:val="18"/>
              </w:rPr>
              <w:t>S模式应答机，具有航空器识别，但无气压高度发射信号的能力</w:t>
            </w:r>
          </w:p>
        </w:tc>
      </w:tr>
      <w:tr w:rsidR="00A22ECF" w:rsidRPr="00AE0DB5" w14:paraId="5F7170DF" w14:textId="77777777" w:rsidTr="00505A55">
        <w:trPr>
          <w:trHeight w:val="20"/>
          <w:jc w:val="right"/>
        </w:trPr>
        <w:tc>
          <w:tcPr>
            <w:tcW w:w="676" w:type="pct"/>
            <w:vAlign w:val="center"/>
          </w:tcPr>
          <w:p w14:paraId="5F7170DD" w14:textId="77777777" w:rsidR="00A22ECF" w:rsidRPr="00AE0DB5" w:rsidRDefault="003954F1" w:rsidP="000A3D28">
            <w:pPr>
              <w:kinsoku w:val="0"/>
              <w:overflowPunct w:val="0"/>
              <w:autoSpaceDE w:val="0"/>
              <w:autoSpaceDN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L</w:t>
            </w:r>
          </w:p>
        </w:tc>
        <w:tc>
          <w:tcPr>
            <w:tcW w:w="4324" w:type="pct"/>
            <w:vAlign w:val="center"/>
          </w:tcPr>
          <w:p w14:paraId="5F7170DE" w14:textId="77777777" w:rsidR="00A22ECF" w:rsidRPr="00AE0DB5" w:rsidRDefault="003954F1" w:rsidP="000A3D28">
            <w:pPr>
              <w:kinsoku w:val="0"/>
              <w:overflowPunct w:val="0"/>
              <w:autoSpaceDE w:val="0"/>
              <w:autoSpaceDN w:val="0"/>
              <w:spacing w:line="360" w:lineRule="auto"/>
              <w:ind w:left="0"/>
              <w:rPr>
                <w:rFonts w:ascii="宋体" w:hAnsi="宋体"/>
                <w:color w:val="000000" w:themeColor="text1"/>
                <w:sz w:val="18"/>
                <w:szCs w:val="18"/>
              </w:rPr>
            </w:pPr>
            <w:r w:rsidRPr="00AE0DB5">
              <w:rPr>
                <w:rFonts w:ascii="宋体" w:hAnsi="宋体" w:hint="eastAsia"/>
                <w:bCs/>
                <w:color w:val="000000" w:themeColor="text1"/>
                <w:sz w:val="18"/>
                <w:szCs w:val="18"/>
              </w:rPr>
              <w:t>S模式应答机，具有航空器识别，气压高度发射信号、超长报文（ADS-B）和增强的监视能力</w:t>
            </w:r>
          </w:p>
        </w:tc>
      </w:tr>
      <w:tr w:rsidR="003954F1" w:rsidRPr="00AE0DB5" w14:paraId="5F7170E2" w14:textId="77777777" w:rsidTr="00505A55">
        <w:trPr>
          <w:trHeight w:val="20"/>
          <w:jc w:val="right"/>
        </w:trPr>
        <w:tc>
          <w:tcPr>
            <w:tcW w:w="676" w:type="pct"/>
            <w:vAlign w:val="center"/>
          </w:tcPr>
          <w:p w14:paraId="5F7170E0" w14:textId="77777777" w:rsidR="003954F1" w:rsidRPr="00AE0DB5" w:rsidRDefault="003954F1" w:rsidP="000A3D28">
            <w:pPr>
              <w:kinsoku w:val="0"/>
              <w:overflowPunct w:val="0"/>
              <w:autoSpaceDE w:val="0"/>
              <w:autoSpaceDN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P</w:t>
            </w:r>
          </w:p>
        </w:tc>
        <w:tc>
          <w:tcPr>
            <w:tcW w:w="4324" w:type="pct"/>
            <w:vAlign w:val="center"/>
          </w:tcPr>
          <w:p w14:paraId="5F7170E1" w14:textId="77777777" w:rsidR="003954F1" w:rsidRPr="00AE0DB5" w:rsidRDefault="003954F1" w:rsidP="000A3D28">
            <w:pPr>
              <w:kinsoku w:val="0"/>
              <w:overflowPunct w:val="0"/>
              <w:autoSpaceDE w:val="0"/>
              <w:autoSpaceDN w:val="0"/>
              <w:spacing w:line="360" w:lineRule="auto"/>
              <w:ind w:left="0"/>
              <w:rPr>
                <w:rFonts w:ascii="宋体" w:hAnsi="宋体"/>
                <w:bCs/>
                <w:color w:val="000000" w:themeColor="text1"/>
                <w:sz w:val="18"/>
                <w:szCs w:val="18"/>
              </w:rPr>
            </w:pPr>
            <w:r w:rsidRPr="00AE0DB5">
              <w:rPr>
                <w:rFonts w:ascii="宋体" w:hAnsi="宋体" w:hint="eastAsia"/>
                <w:bCs/>
                <w:color w:val="000000" w:themeColor="text1"/>
                <w:sz w:val="18"/>
                <w:szCs w:val="18"/>
              </w:rPr>
              <w:t>S模式应答机，具有气压高度，但无航空器识别的能力</w:t>
            </w:r>
          </w:p>
        </w:tc>
      </w:tr>
      <w:tr w:rsidR="003954F1" w:rsidRPr="00AE0DB5" w14:paraId="5F7170E5" w14:textId="77777777" w:rsidTr="00505A55">
        <w:trPr>
          <w:trHeight w:val="20"/>
          <w:jc w:val="right"/>
        </w:trPr>
        <w:tc>
          <w:tcPr>
            <w:tcW w:w="676" w:type="pct"/>
            <w:vAlign w:val="center"/>
          </w:tcPr>
          <w:p w14:paraId="5F7170E3" w14:textId="77777777" w:rsidR="003954F1" w:rsidRPr="00AE0DB5" w:rsidRDefault="003954F1" w:rsidP="000A3D28">
            <w:pPr>
              <w:kinsoku w:val="0"/>
              <w:overflowPunct w:val="0"/>
              <w:autoSpaceDE w:val="0"/>
              <w:autoSpaceDN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S</w:t>
            </w:r>
          </w:p>
        </w:tc>
        <w:tc>
          <w:tcPr>
            <w:tcW w:w="4324" w:type="pct"/>
            <w:vAlign w:val="center"/>
          </w:tcPr>
          <w:p w14:paraId="5F7170E4" w14:textId="77777777" w:rsidR="003954F1" w:rsidRPr="00AE0DB5" w:rsidRDefault="003954F1" w:rsidP="000A3D28">
            <w:pPr>
              <w:kinsoku w:val="0"/>
              <w:overflowPunct w:val="0"/>
              <w:autoSpaceDE w:val="0"/>
              <w:autoSpaceDN w:val="0"/>
              <w:spacing w:line="360" w:lineRule="auto"/>
              <w:ind w:left="0"/>
              <w:rPr>
                <w:rFonts w:ascii="宋体" w:hAnsi="宋体"/>
                <w:bCs/>
                <w:color w:val="000000" w:themeColor="text1"/>
                <w:sz w:val="18"/>
                <w:szCs w:val="18"/>
              </w:rPr>
            </w:pPr>
            <w:r w:rsidRPr="00AE0DB5">
              <w:rPr>
                <w:rFonts w:ascii="宋体" w:hAnsi="宋体" w:hint="eastAsia"/>
                <w:bCs/>
                <w:color w:val="000000" w:themeColor="text1"/>
                <w:sz w:val="18"/>
                <w:szCs w:val="18"/>
              </w:rPr>
              <w:t>S模式应答机，具有气压高度和航空器识别的能力</w:t>
            </w:r>
          </w:p>
        </w:tc>
      </w:tr>
      <w:tr w:rsidR="003954F1" w:rsidRPr="00AE0DB5" w14:paraId="5F7170E8" w14:textId="77777777" w:rsidTr="00505A55">
        <w:trPr>
          <w:trHeight w:val="20"/>
          <w:jc w:val="right"/>
        </w:trPr>
        <w:tc>
          <w:tcPr>
            <w:tcW w:w="676" w:type="pct"/>
            <w:vAlign w:val="center"/>
          </w:tcPr>
          <w:p w14:paraId="5F7170E6" w14:textId="77777777" w:rsidR="003954F1" w:rsidRPr="00AE0DB5" w:rsidRDefault="003954F1" w:rsidP="000A3D28">
            <w:pPr>
              <w:kinsoku w:val="0"/>
              <w:overflowPunct w:val="0"/>
              <w:autoSpaceDE w:val="0"/>
              <w:autoSpaceDN w:val="0"/>
              <w:spacing w:line="360" w:lineRule="auto"/>
              <w:ind w:left="0"/>
              <w:jc w:val="center"/>
              <w:rPr>
                <w:rFonts w:ascii="宋体" w:hAnsi="宋体"/>
                <w:color w:val="000000" w:themeColor="text1"/>
                <w:sz w:val="18"/>
                <w:szCs w:val="18"/>
              </w:rPr>
            </w:pPr>
            <w:r w:rsidRPr="00AE0DB5">
              <w:rPr>
                <w:rFonts w:ascii="宋体" w:hAnsi="宋体" w:hint="eastAsia"/>
                <w:color w:val="000000" w:themeColor="text1"/>
                <w:sz w:val="18"/>
                <w:szCs w:val="18"/>
              </w:rPr>
              <w:t>X</w:t>
            </w:r>
          </w:p>
        </w:tc>
        <w:tc>
          <w:tcPr>
            <w:tcW w:w="4324" w:type="pct"/>
            <w:vAlign w:val="center"/>
          </w:tcPr>
          <w:p w14:paraId="5F7170E7" w14:textId="77777777" w:rsidR="003954F1" w:rsidRPr="00AE0DB5" w:rsidRDefault="003954F1" w:rsidP="000A3D28">
            <w:pPr>
              <w:kinsoku w:val="0"/>
              <w:overflowPunct w:val="0"/>
              <w:autoSpaceDE w:val="0"/>
              <w:autoSpaceDN w:val="0"/>
              <w:spacing w:line="360" w:lineRule="auto"/>
              <w:ind w:left="0"/>
              <w:rPr>
                <w:rFonts w:ascii="宋体" w:hAnsi="宋体"/>
                <w:bCs/>
                <w:color w:val="000000" w:themeColor="text1"/>
                <w:sz w:val="18"/>
                <w:szCs w:val="18"/>
              </w:rPr>
            </w:pPr>
            <w:r w:rsidRPr="00AE0DB5">
              <w:rPr>
                <w:rFonts w:ascii="宋体" w:hAnsi="宋体" w:hint="eastAsia"/>
                <w:bCs/>
                <w:color w:val="000000" w:themeColor="text1"/>
                <w:sz w:val="18"/>
                <w:szCs w:val="18"/>
              </w:rPr>
              <w:t>S模式应答机，既无航空器识别也无气压高度能力</w:t>
            </w:r>
          </w:p>
        </w:tc>
      </w:tr>
    </w:tbl>
    <w:p w14:paraId="5F7170E9" w14:textId="77777777" w:rsidR="00A22ECF" w:rsidRPr="00AE0DB5" w:rsidRDefault="00A22ECF" w:rsidP="000A3D28">
      <w:pPr>
        <w:kinsoku w:val="0"/>
        <w:overflowPunct w:val="0"/>
        <w:autoSpaceDE w:val="0"/>
        <w:autoSpaceDN w:val="0"/>
      </w:pPr>
      <w:r w:rsidRPr="00D512B0">
        <w:rPr>
          <w:rFonts w:hint="eastAsia"/>
          <w:b/>
        </w:rPr>
        <w:t>公司各机型设备代码</w:t>
      </w:r>
      <w:r w:rsidRPr="00AE0DB5">
        <w:rPr>
          <w:rFonts w:hint="eastAsia"/>
        </w:rPr>
        <w:t>：</w:t>
      </w:r>
    </w:p>
    <w:tbl>
      <w:tblPr>
        <w:tblW w:w="2467" w:type="pct"/>
        <w:tblInd w:w="13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068"/>
        <w:gridCol w:w="2060"/>
      </w:tblGrid>
      <w:tr w:rsidR="00196A02" w:rsidRPr="00AE0DB5" w14:paraId="5F7170EE" w14:textId="77777777" w:rsidTr="00196A02">
        <w:tc>
          <w:tcPr>
            <w:tcW w:w="1707" w:type="pct"/>
            <w:vAlign w:val="center"/>
          </w:tcPr>
          <w:p w14:paraId="5F7170EA" w14:textId="77777777" w:rsidR="00196A02" w:rsidRPr="00AE0DB5" w:rsidRDefault="00196A02" w:rsidP="000A3D28">
            <w:pPr>
              <w:kinsoku w:val="0"/>
              <w:overflowPunct w:val="0"/>
              <w:autoSpaceDE w:val="0"/>
              <w:autoSpaceDN w:val="0"/>
              <w:spacing w:line="240" w:lineRule="auto"/>
              <w:ind w:left="0"/>
            </w:pPr>
            <w:r w:rsidRPr="00AE0DB5">
              <w:rPr>
                <w:rFonts w:hint="eastAsia"/>
              </w:rPr>
              <w:t>机型</w:t>
            </w:r>
          </w:p>
        </w:tc>
        <w:tc>
          <w:tcPr>
            <w:tcW w:w="3293" w:type="pct"/>
            <w:vAlign w:val="center"/>
          </w:tcPr>
          <w:p w14:paraId="5F7170EB" w14:textId="77777777" w:rsidR="00196A02" w:rsidRPr="00AE0DB5" w:rsidRDefault="00196A02" w:rsidP="000A3D28">
            <w:pPr>
              <w:kinsoku w:val="0"/>
              <w:overflowPunct w:val="0"/>
              <w:autoSpaceDE w:val="0"/>
              <w:autoSpaceDN w:val="0"/>
              <w:spacing w:line="240" w:lineRule="auto"/>
              <w:ind w:left="0"/>
            </w:pPr>
            <w:r w:rsidRPr="00AE0DB5">
              <w:rPr>
                <w:rFonts w:hint="eastAsia"/>
              </w:rPr>
              <w:t>设备代码</w:t>
            </w:r>
          </w:p>
        </w:tc>
      </w:tr>
      <w:tr w:rsidR="00196A02" w:rsidRPr="00AE0DB5" w14:paraId="5F7170F3" w14:textId="77777777" w:rsidTr="00196A02">
        <w:tc>
          <w:tcPr>
            <w:tcW w:w="1707" w:type="pct"/>
            <w:vAlign w:val="center"/>
          </w:tcPr>
          <w:p w14:paraId="5F7170EF" w14:textId="77777777" w:rsidR="00196A02" w:rsidRPr="000C1F5D" w:rsidRDefault="00196A02" w:rsidP="000A3D28">
            <w:pPr>
              <w:kinsoku w:val="0"/>
              <w:overflowPunct w:val="0"/>
              <w:autoSpaceDE w:val="0"/>
              <w:autoSpaceDN w:val="0"/>
              <w:spacing w:line="240" w:lineRule="auto"/>
              <w:ind w:left="0"/>
              <w:rPr>
                <w:highlight w:val="yellow"/>
              </w:rPr>
            </w:pPr>
            <w:r w:rsidRPr="000C1F5D">
              <w:rPr>
                <w:highlight w:val="yellow"/>
              </w:rPr>
              <w:t>A300-600</w:t>
            </w:r>
          </w:p>
        </w:tc>
        <w:tc>
          <w:tcPr>
            <w:tcW w:w="3293" w:type="pct"/>
            <w:vAlign w:val="center"/>
          </w:tcPr>
          <w:p w14:paraId="5F7170F0" w14:textId="77777777" w:rsidR="00196A02" w:rsidRPr="000C1F5D" w:rsidRDefault="00196A02" w:rsidP="000A3D28">
            <w:pPr>
              <w:kinsoku w:val="0"/>
              <w:overflowPunct w:val="0"/>
              <w:autoSpaceDE w:val="0"/>
              <w:autoSpaceDN w:val="0"/>
              <w:spacing w:line="240" w:lineRule="auto"/>
              <w:ind w:left="0"/>
              <w:rPr>
                <w:highlight w:val="yellow"/>
              </w:rPr>
            </w:pPr>
            <w:r w:rsidRPr="000C1F5D">
              <w:rPr>
                <w:highlight w:val="yellow"/>
              </w:rPr>
              <w:t>SDFHILOVRWXY/S</w:t>
            </w:r>
          </w:p>
        </w:tc>
      </w:tr>
      <w:tr w:rsidR="00196A02" w:rsidRPr="00AE0DB5" w14:paraId="70009CA1" w14:textId="77777777" w:rsidTr="00196A02">
        <w:tc>
          <w:tcPr>
            <w:tcW w:w="1707" w:type="pct"/>
            <w:vAlign w:val="center"/>
          </w:tcPr>
          <w:p w14:paraId="6B1F1771" w14:textId="6705736C" w:rsidR="00196A02" w:rsidRPr="000C1F5D" w:rsidRDefault="00196A02" w:rsidP="000A3D28">
            <w:pPr>
              <w:kinsoku w:val="0"/>
              <w:overflowPunct w:val="0"/>
              <w:autoSpaceDE w:val="0"/>
              <w:autoSpaceDN w:val="0"/>
              <w:spacing w:line="240" w:lineRule="auto"/>
              <w:ind w:left="0"/>
              <w:rPr>
                <w:highlight w:val="yellow"/>
              </w:rPr>
            </w:pPr>
            <w:commentRangeStart w:id="1167"/>
            <w:r>
              <w:rPr>
                <w:rFonts w:hint="eastAsia"/>
                <w:highlight w:val="yellow"/>
              </w:rPr>
              <w:lastRenderedPageBreak/>
              <w:t>B</w:t>
            </w:r>
            <w:r>
              <w:rPr>
                <w:highlight w:val="yellow"/>
              </w:rPr>
              <w:t>747-400</w:t>
            </w:r>
            <w:commentRangeEnd w:id="1167"/>
            <w:r>
              <w:rPr>
                <w:rStyle w:val="afc"/>
              </w:rPr>
              <w:commentReference w:id="1167"/>
            </w:r>
          </w:p>
        </w:tc>
        <w:tc>
          <w:tcPr>
            <w:tcW w:w="3293" w:type="pct"/>
            <w:vAlign w:val="center"/>
          </w:tcPr>
          <w:p w14:paraId="22D33114" w14:textId="77777777" w:rsidR="00196A02" w:rsidRPr="000C1F5D" w:rsidRDefault="00196A02" w:rsidP="000A3D28">
            <w:pPr>
              <w:kinsoku w:val="0"/>
              <w:overflowPunct w:val="0"/>
              <w:autoSpaceDE w:val="0"/>
              <w:autoSpaceDN w:val="0"/>
              <w:spacing w:line="240" w:lineRule="auto"/>
              <w:ind w:left="0"/>
              <w:rPr>
                <w:highlight w:val="yellow"/>
              </w:rPr>
            </w:pPr>
          </w:p>
        </w:tc>
      </w:tr>
    </w:tbl>
    <w:p w14:paraId="5F7170F4" w14:textId="77777777" w:rsidR="00A22ECF" w:rsidRPr="00AE0DB5" w:rsidRDefault="00A22ECF" w:rsidP="005959F9">
      <w:pPr>
        <w:pStyle w:val="aff0"/>
        <w:numPr>
          <w:ilvl w:val="0"/>
          <w:numId w:val="99"/>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AE0DB5">
        <w:rPr>
          <w:rFonts w:ascii="宋体" w:hAnsi="宋体" w:hint="eastAsia"/>
          <w:color w:val="000000" w:themeColor="text1"/>
        </w:rPr>
        <w:t>起飞机场和时间（第13项）</w:t>
      </w:r>
    </w:p>
    <w:p w14:paraId="5F7170F5" w14:textId="77777777" w:rsidR="00A22ECF" w:rsidRPr="00AE0DB5" w:rsidRDefault="00A22ECF" w:rsidP="000A3D28">
      <w:pPr>
        <w:kinsoku w:val="0"/>
        <w:overflowPunct w:val="0"/>
        <w:autoSpaceDE w:val="0"/>
        <w:autoSpaceDN w:val="0"/>
      </w:pPr>
      <w:r w:rsidRPr="00AE0DB5">
        <w:rPr>
          <w:rFonts w:hint="eastAsia"/>
        </w:rPr>
        <w:t>起飞机场用</w:t>
      </w:r>
      <w:r w:rsidRPr="00AE0DB5">
        <w:rPr>
          <w:rFonts w:hint="eastAsia"/>
        </w:rPr>
        <w:t>ICAO</w:t>
      </w:r>
      <w:r w:rsidRPr="00AE0DB5">
        <w:rPr>
          <w:rFonts w:hint="eastAsia"/>
        </w:rPr>
        <w:t>四字代码，机场无</w:t>
      </w:r>
      <w:r w:rsidRPr="00AE0DB5">
        <w:rPr>
          <w:rFonts w:hint="eastAsia"/>
        </w:rPr>
        <w:t>ICAO</w:t>
      </w:r>
      <w:r w:rsidRPr="00AE0DB5">
        <w:rPr>
          <w:rFonts w:hint="eastAsia"/>
        </w:rPr>
        <w:t>代码使用</w:t>
      </w:r>
      <w:r w:rsidRPr="00AE0DB5">
        <w:rPr>
          <w:rFonts w:hint="eastAsia"/>
        </w:rPr>
        <w:t>ZZZZ</w:t>
      </w:r>
      <w:r w:rsidRPr="00AE0DB5">
        <w:rPr>
          <w:rFonts w:hint="eastAsia"/>
        </w:rPr>
        <w:t>代替。</w:t>
      </w:r>
    </w:p>
    <w:p w14:paraId="5F7170F6" w14:textId="77777777" w:rsidR="00A22ECF" w:rsidRPr="00AE0DB5" w:rsidRDefault="00A22ECF" w:rsidP="000A3D28">
      <w:pPr>
        <w:kinsoku w:val="0"/>
        <w:overflowPunct w:val="0"/>
        <w:autoSpaceDE w:val="0"/>
        <w:autoSpaceDN w:val="0"/>
      </w:pPr>
      <w:r w:rsidRPr="00AE0DB5">
        <w:rPr>
          <w:rFonts w:hint="eastAsia"/>
        </w:rPr>
        <w:t>时间用国际协调时表示预计撤轮档时间；</w:t>
      </w:r>
    </w:p>
    <w:p w14:paraId="5F7170F7" w14:textId="77777777" w:rsidR="00A22ECF" w:rsidRPr="00D512B0" w:rsidRDefault="00A22ECF" w:rsidP="005959F9">
      <w:pPr>
        <w:pStyle w:val="aff0"/>
        <w:numPr>
          <w:ilvl w:val="0"/>
          <w:numId w:val="99"/>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D512B0">
        <w:rPr>
          <w:rFonts w:ascii="宋体" w:hAnsi="宋体" w:hint="eastAsia"/>
          <w:color w:val="000000" w:themeColor="text1"/>
        </w:rPr>
        <w:t>航路（第15项）</w:t>
      </w:r>
    </w:p>
    <w:p w14:paraId="5F7170F8" w14:textId="77777777" w:rsidR="00D512B0" w:rsidRDefault="00A22ECF" w:rsidP="000A3D28">
      <w:pPr>
        <w:kinsoku w:val="0"/>
        <w:overflowPunct w:val="0"/>
        <w:autoSpaceDE w:val="0"/>
        <w:autoSpaceDN w:val="0"/>
      </w:pPr>
      <w:r w:rsidRPr="00D512B0">
        <w:rPr>
          <w:rFonts w:hint="eastAsia"/>
          <w:b/>
        </w:rPr>
        <w:t>巡航速度</w:t>
      </w:r>
      <w:r w:rsidRPr="00AE0DB5">
        <w:rPr>
          <w:rFonts w:hint="eastAsia"/>
        </w:rPr>
        <w:t>：</w:t>
      </w:r>
    </w:p>
    <w:p w14:paraId="5F7170F9" w14:textId="77777777" w:rsidR="00A22ECF" w:rsidRPr="00AE0DB5" w:rsidRDefault="00A22ECF" w:rsidP="000A3D28">
      <w:pPr>
        <w:kinsoku w:val="0"/>
        <w:overflowPunct w:val="0"/>
        <w:autoSpaceDE w:val="0"/>
        <w:autoSpaceDN w:val="0"/>
      </w:pPr>
      <w:r w:rsidRPr="00AE0DB5">
        <w:rPr>
          <w:rFonts w:hint="eastAsia"/>
        </w:rPr>
        <w:t>飞行中第一航段或整个巡航部分使用的真空速</w:t>
      </w:r>
      <w:r w:rsidRPr="00AE0DB5">
        <w:rPr>
          <w:rFonts w:hint="eastAsia"/>
        </w:rPr>
        <w:t>/</w:t>
      </w:r>
      <w:r w:rsidRPr="00AE0DB5">
        <w:rPr>
          <w:rFonts w:hint="eastAsia"/>
        </w:rPr>
        <w:t>马赫数：</w:t>
      </w:r>
    </w:p>
    <w:p w14:paraId="5F7170FA" w14:textId="77777777" w:rsidR="00A22ECF" w:rsidRPr="00D512B0" w:rsidRDefault="00A22ECF" w:rsidP="005959F9">
      <w:pPr>
        <w:pStyle w:val="aff0"/>
        <w:numPr>
          <w:ilvl w:val="0"/>
          <w:numId w:val="100"/>
        </w:numPr>
        <w:kinsoku w:val="0"/>
        <w:overflowPunct w:val="0"/>
        <w:autoSpaceDE w:val="0"/>
        <w:autoSpaceDN w:val="0"/>
        <w:adjustRightInd w:val="0"/>
        <w:snapToGrid w:val="0"/>
        <w:ind w:firstLineChars="0"/>
        <w:jc w:val="left"/>
        <w:rPr>
          <w:rFonts w:ascii="宋体" w:hAnsi="宋体"/>
          <w:color w:val="000000" w:themeColor="text1"/>
        </w:rPr>
      </w:pPr>
      <w:r w:rsidRPr="00D512B0">
        <w:rPr>
          <w:rFonts w:ascii="宋体" w:hAnsi="宋体" w:hint="eastAsia"/>
          <w:color w:val="000000" w:themeColor="text1"/>
        </w:rPr>
        <w:t>K  字母跟随4个数字以公里/小时表示；</w:t>
      </w:r>
    </w:p>
    <w:p w14:paraId="5F7170FB" w14:textId="77777777" w:rsidR="00A22ECF" w:rsidRPr="00D512B0" w:rsidRDefault="00A22ECF" w:rsidP="005959F9">
      <w:pPr>
        <w:pStyle w:val="aff0"/>
        <w:numPr>
          <w:ilvl w:val="0"/>
          <w:numId w:val="100"/>
        </w:numPr>
        <w:kinsoku w:val="0"/>
        <w:overflowPunct w:val="0"/>
        <w:autoSpaceDE w:val="0"/>
        <w:autoSpaceDN w:val="0"/>
        <w:adjustRightInd w:val="0"/>
        <w:snapToGrid w:val="0"/>
        <w:ind w:firstLineChars="0"/>
        <w:jc w:val="left"/>
        <w:rPr>
          <w:rFonts w:ascii="宋体" w:hAnsi="宋体"/>
          <w:color w:val="000000" w:themeColor="text1"/>
        </w:rPr>
      </w:pPr>
      <w:r w:rsidRPr="00D512B0">
        <w:rPr>
          <w:rFonts w:ascii="宋体" w:hAnsi="宋体" w:hint="eastAsia"/>
          <w:color w:val="000000" w:themeColor="text1"/>
        </w:rPr>
        <w:t>N  字母跟随4个数字以海里/小时表示；</w:t>
      </w:r>
    </w:p>
    <w:p w14:paraId="5F7170FC" w14:textId="77777777" w:rsidR="00A22ECF" w:rsidRPr="00D512B0" w:rsidRDefault="00A22ECF" w:rsidP="005959F9">
      <w:pPr>
        <w:pStyle w:val="aff0"/>
        <w:numPr>
          <w:ilvl w:val="0"/>
          <w:numId w:val="100"/>
        </w:numPr>
        <w:kinsoku w:val="0"/>
        <w:overflowPunct w:val="0"/>
        <w:autoSpaceDE w:val="0"/>
        <w:autoSpaceDN w:val="0"/>
        <w:adjustRightInd w:val="0"/>
        <w:snapToGrid w:val="0"/>
        <w:ind w:firstLineChars="0"/>
        <w:jc w:val="left"/>
        <w:rPr>
          <w:rFonts w:ascii="宋体" w:hAnsi="宋体"/>
          <w:color w:val="000000" w:themeColor="text1"/>
        </w:rPr>
      </w:pPr>
      <w:r w:rsidRPr="00D512B0">
        <w:rPr>
          <w:rFonts w:ascii="宋体" w:hAnsi="宋体" w:hint="eastAsia"/>
          <w:color w:val="000000" w:themeColor="text1"/>
        </w:rPr>
        <w:t>M  字母跟随3个数字用马赫数表示。</w:t>
      </w:r>
    </w:p>
    <w:p w14:paraId="5F7170FD" w14:textId="77777777" w:rsidR="00A22ECF" w:rsidRPr="00AE0DB5" w:rsidRDefault="00A22ECF" w:rsidP="000A3D28">
      <w:pPr>
        <w:kinsoku w:val="0"/>
        <w:overflowPunct w:val="0"/>
        <w:autoSpaceDE w:val="0"/>
        <w:autoSpaceDN w:val="0"/>
      </w:pPr>
      <w:r w:rsidRPr="00D512B0">
        <w:rPr>
          <w:rFonts w:hint="eastAsia"/>
          <w:b/>
        </w:rPr>
        <w:t>巡航高度层</w:t>
      </w:r>
      <w:r w:rsidRPr="00AE0DB5">
        <w:rPr>
          <w:rFonts w:hint="eastAsia"/>
        </w:rPr>
        <w:t>：</w:t>
      </w:r>
    </w:p>
    <w:p w14:paraId="5F7170FE" w14:textId="77777777" w:rsidR="00A22ECF" w:rsidRPr="00AE0DB5" w:rsidRDefault="00A22ECF" w:rsidP="000A3D28">
      <w:pPr>
        <w:kinsoku w:val="0"/>
        <w:overflowPunct w:val="0"/>
        <w:autoSpaceDE w:val="0"/>
        <w:autoSpaceDN w:val="0"/>
      </w:pPr>
      <w:r w:rsidRPr="00AE0DB5">
        <w:rPr>
          <w:rFonts w:hint="eastAsia"/>
        </w:rPr>
        <w:t>拟飞航路第一部分或整个巡航部分计划的巡航高度层：</w:t>
      </w:r>
    </w:p>
    <w:p w14:paraId="5F7170FF" w14:textId="77777777" w:rsidR="00A22ECF" w:rsidRPr="00D512B0" w:rsidRDefault="00A22ECF" w:rsidP="005959F9">
      <w:pPr>
        <w:pStyle w:val="aff0"/>
        <w:numPr>
          <w:ilvl w:val="0"/>
          <w:numId w:val="100"/>
        </w:numPr>
        <w:kinsoku w:val="0"/>
        <w:overflowPunct w:val="0"/>
        <w:autoSpaceDE w:val="0"/>
        <w:autoSpaceDN w:val="0"/>
        <w:adjustRightInd w:val="0"/>
        <w:snapToGrid w:val="0"/>
        <w:ind w:firstLineChars="0"/>
        <w:jc w:val="left"/>
        <w:rPr>
          <w:color w:val="000000" w:themeColor="text1"/>
        </w:rPr>
      </w:pPr>
      <w:r w:rsidRPr="00D512B0">
        <w:rPr>
          <w:rFonts w:hint="eastAsia"/>
          <w:color w:val="000000" w:themeColor="text1"/>
        </w:rPr>
        <w:t>F</w:t>
      </w:r>
      <w:r w:rsidRPr="00D512B0">
        <w:rPr>
          <w:rFonts w:hint="eastAsia"/>
          <w:color w:val="000000" w:themeColor="text1"/>
        </w:rPr>
        <w:t>字母跟随</w:t>
      </w:r>
      <w:r w:rsidRPr="00D512B0">
        <w:rPr>
          <w:rFonts w:hint="eastAsia"/>
          <w:color w:val="000000" w:themeColor="text1"/>
        </w:rPr>
        <w:t>3</w:t>
      </w:r>
      <w:r w:rsidRPr="00D512B0">
        <w:rPr>
          <w:rFonts w:hint="eastAsia"/>
          <w:color w:val="000000" w:themeColor="text1"/>
        </w:rPr>
        <w:t>位数字组成表示英制高度层，单位为百英尺；</w:t>
      </w:r>
    </w:p>
    <w:p w14:paraId="5F717100" w14:textId="77777777" w:rsidR="00A22ECF" w:rsidRPr="00D512B0" w:rsidRDefault="00A22ECF" w:rsidP="005959F9">
      <w:pPr>
        <w:pStyle w:val="aff0"/>
        <w:numPr>
          <w:ilvl w:val="0"/>
          <w:numId w:val="100"/>
        </w:numPr>
        <w:kinsoku w:val="0"/>
        <w:overflowPunct w:val="0"/>
        <w:autoSpaceDE w:val="0"/>
        <w:autoSpaceDN w:val="0"/>
        <w:adjustRightInd w:val="0"/>
        <w:snapToGrid w:val="0"/>
        <w:ind w:firstLineChars="0"/>
        <w:jc w:val="left"/>
        <w:rPr>
          <w:rFonts w:ascii="宋体" w:hAnsi="宋体"/>
          <w:color w:val="000000" w:themeColor="text1"/>
        </w:rPr>
      </w:pPr>
      <w:r w:rsidRPr="00D512B0">
        <w:rPr>
          <w:rFonts w:ascii="宋体" w:hAnsi="宋体" w:hint="eastAsia"/>
          <w:color w:val="000000" w:themeColor="text1"/>
        </w:rPr>
        <w:t>S字母跟随4位数字组成表示公制高度层，单位为</w:t>
      </w:r>
      <w:smartTag w:uri="urn:schemas-microsoft-com:office:smarttags" w:element="chmetcnv">
        <w:smartTagPr>
          <w:attr w:name="UnitName" w:val="米"/>
          <w:attr w:name="SourceValue" w:val="10"/>
          <w:attr w:name="HasSpace" w:val="False"/>
          <w:attr w:name="Negative" w:val="False"/>
          <w:attr w:name="NumberType" w:val="3"/>
          <w:attr w:name="TCSC" w:val="1"/>
        </w:smartTagPr>
        <w:r w:rsidRPr="00D512B0">
          <w:rPr>
            <w:rFonts w:ascii="宋体" w:hAnsi="宋体" w:hint="eastAsia"/>
            <w:color w:val="000000" w:themeColor="text1"/>
          </w:rPr>
          <w:t>十米</w:t>
        </w:r>
      </w:smartTag>
      <w:r w:rsidRPr="00D512B0">
        <w:rPr>
          <w:rFonts w:ascii="宋体" w:hAnsi="宋体" w:hint="eastAsia"/>
          <w:color w:val="000000" w:themeColor="text1"/>
        </w:rPr>
        <w:t>；</w:t>
      </w:r>
    </w:p>
    <w:p w14:paraId="5F717101" w14:textId="77777777" w:rsidR="00A22ECF" w:rsidRPr="00D512B0" w:rsidRDefault="00A22ECF" w:rsidP="005959F9">
      <w:pPr>
        <w:pStyle w:val="aff0"/>
        <w:numPr>
          <w:ilvl w:val="0"/>
          <w:numId w:val="100"/>
        </w:numPr>
        <w:kinsoku w:val="0"/>
        <w:overflowPunct w:val="0"/>
        <w:autoSpaceDE w:val="0"/>
        <w:autoSpaceDN w:val="0"/>
        <w:adjustRightInd w:val="0"/>
        <w:snapToGrid w:val="0"/>
        <w:ind w:firstLineChars="0"/>
        <w:jc w:val="left"/>
        <w:rPr>
          <w:color w:val="000000" w:themeColor="text1"/>
        </w:rPr>
      </w:pPr>
      <w:r w:rsidRPr="00D512B0">
        <w:rPr>
          <w:rFonts w:hint="eastAsia"/>
          <w:color w:val="000000" w:themeColor="text1"/>
        </w:rPr>
        <w:t>A</w:t>
      </w:r>
      <w:r w:rsidRPr="00D512B0">
        <w:rPr>
          <w:rFonts w:hint="eastAsia"/>
          <w:color w:val="000000" w:themeColor="text1"/>
        </w:rPr>
        <w:t>字母跟随</w:t>
      </w:r>
      <w:r w:rsidRPr="00D512B0">
        <w:rPr>
          <w:rFonts w:hint="eastAsia"/>
          <w:color w:val="000000" w:themeColor="text1"/>
        </w:rPr>
        <w:t>3</w:t>
      </w:r>
      <w:r w:rsidRPr="00D512B0">
        <w:rPr>
          <w:rFonts w:hint="eastAsia"/>
          <w:color w:val="000000" w:themeColor="text1"/>
        </w:rPr>
        <w:t>位数字组成表示海拔高度，单位为百英尺；</w:t>
      </w:r>
    </w:p>
    <w:p w14:paraId="5F717102" w14:textId="77777777" w:rsidR="00A22ECF" w:rsidRPr="00D512B0" w:rsidRDefault="00A22ECF" w:rsidP="005959F9">
      <w:pPr>
        <w:pStyle w:val="aff0"/>
        <w:numPr>
          <w:ilvl w:val="0"/>
          <w:numId w:val="100"/>
        </w:numPr>
        <w:kinsoku w:val="0"/>
        <w:overflowPunct w:val="0"/>
        <w:autoSpaceDE w:val="0"/>
        <w:autoSpaceDN w:val="0"/>
        <w:adjustRightInd w:val="0"/>
        <w:snapToGrid w:val="0"/>
        <w:ind w:firstLineChars="0"/>
        <w:jc w:val="left"/>
        <w:rPr>
          <w:rFonts w:ascii="宋体" w:hAnsi="宋体"/>
          <w:color w:val="000000" w:themeColor="text1"/>
        </w:rPr>
      </w:pPr>
      <w:r w:rsidRPr="00D512B0">
        <w:rPr>
          <w:rFonts w:ascii="宋体" w:hAnsi="宋体" w:hint="eastAsia"/>
          <w:color w:val="000000" w:themeColor="text1"/>
        </w:rPr>
        <w:t>M字母跟随4位数字组成表示海拔高度，单位为</w:t>
      </w:r>
      <w:smartTag w:uri="urn:schemas-microsoft-com:office:smarttags" w:element="chmetcnv">
        <w:smartTagPr>
          <w:attr w:name="UnitName" w:val="米"/>
          <w:attr w:name="SourceValue" w:val="10"/>
          <w:attr w:name="HasSpace" w:val="False"/>
          <w:attr w:name="Negative" w:val="False"/>
          <w:attr w:name="NumberType" w:val="3"/>
          <w:attr w:name="TCSC" w:val="1"/>
        </w:smartTagPr>
        <w:r w:rsidRPr="00D512B0">
          <w:rPr>
            <w:rFonts w:ascii="宋体" w:hAnsi="宋体" w:hint="eastAsia"/>
            <w:color w:val="000000" w:themeColor="text1"/>
          </w:rPr>
          <w:t>十米</w:t>
        </w:r>
      </w:smartTag>
      <w:r w:rsidRPr="00D512B0">
        <w:rPr>
          <w:rFonts w:ascii="宋体" w:hAnsi="宋体" w:hint="eastAsia"/>
          <w:color w:val="000000" w:themeColor="text1"/>
        </w:rPr>
        <w:t>。</w:t>
      </w:r>
    </w:p>
    <w:p w14:paraId="5F717103" w14:textId="77777777" w:rsidR="00A22ECF" w:rsidRPr="00AE0DB5" w:rsidRDefault="00A22ECF" w:rsidP="000A3D28">
      <w:pPr>
        <w:kinsoku w:val="0"/>
        <w:overflowPunct w:val="0"/>
        <w:autoSpaceDE w:val="0"/>
        <w:autoSpaceDN w:val="0"/>
      </w:pPr>
      <w:r w:rsidRPr="00D512B0">
        <w:rPr>
          <w:rFonts w:hint="eastAsia"/>
          <w:b/>
        </w:rPr>
        <w:t>标准起飞航路</w:t>
      </w:r>
      <w:r w:rsidRPr="00AE0DB5">
        <w:rPr>
          <w:rFonts w:hint="eastAsia"/>
        </w:rPr>
        <w:t>：</w:t>
      </w:r>
    </w:p>
    <w:p w14:paraId="5F717104" w14:textId="77777777" w:rsidR="00A22ECF" w:rsidRPr="00AE0DB5" w:rsidRDefault="00A22ECF" w:rsidP="000A3D28">
      <w:pPr>
        <w:kinsoku w:val="0"/>
        <w:overflowPunct w:val="0"/>
        <w:autoSpaceDE w:val="0"/>
        <w:autoSpaceDN w:val="0"/>
      </w:pPr>
      <w:r w:rsidRPr="00AE0DB5">
        <w:rPr>
          <w:rFonts w:hint="eastAsia"/>
        </w:rPr>
        <w:lastRenderedPageBreak/>
        <w:t>从起飞机场使用标准起飞航路的代号到确定的第一重要航路点。</w:t>
      </w:r>
    </w:p>
    <w:p w14:paraId="5F717105" w14:textId="77777777" w:rsidR="00A22ECF" w:rsidRPr="00AE0DB5" w:rsidRDefault="00A22ECF" w:rsidP="000A3D28">
      <w:pPr>
        <w:kinsoku w:val="0"/>
        <w:overflowPunct w:val="0"/>
        <w:autoSpaceDE w:val="0"/>
        <w:autoSpaceDN w:val="0"/>
        <w:rPr>
          <w:rFonts w:ascii="宋体" w:hAnsi="宋体"/>
          <w:color w:val="000000" w:themeColor="text1"/>
        </w:rPr>
      </w:pPr>
      <w:r w:rsidRPr="00D512B0">
        <w:rPr>
          <w:rFonts w:hint="eastAsia"/>
          <w:b/>
        </w:rPr>
        <w:t>航路代号</w:t>
      </w:r>
      <w:r w:rsidRPr="00AE0DB5">
        <w:rPr>
          <w:rFonts w:ascii="宋体" w:hAnsi="宋体" w:hint="eastAsia"/>
          <w:color w:val="000000" w:themeColor="text1"/>
        </w:rPr>
        <w:t>：</w:t>
      </w:r>
    </w:p>
    <w:p w14:paraId="5F717106" w14:textId="77777777" w:rsidR="00A22ECF" w:rsidRPr="00AE0DB5" w:rsidRDefault="00A22ECF" w:rsidP="000A3D28">
      <w:pPr>
        <w:kinsoku w:val="0"/>
        <w:overflowPunct w:val="0"/>
        <w:autoSpaceDE w:val="0"/>
        <w:autoSpaceDN w:val="0"/>
      </w:pPr>
      <w:r w:rsidRPr="00AE0DB5">
        <w:rPr>
          <w:rFonts w:hint="eastAsia"/>
        </w:rPr>
        <w:t>计划使用的航路编码代号。</w:t>
      </w:r>
    </w:p>
    <w:p w14:paraId="5F717107" w14:textId="77777777" w:rsidR="00A22ECF" w:rsidRPr="00AE0DB5" w:rsidRDefault="00A22ECF" w:rsidP="000A3D28">
      <w:pPr>
        <w:kinsoku w:val="0"/>
        <w:overflowPunct w:val="0"/>
        <w:autoSpaceDE w:val="0"/>
        <w:autoSpaceDN w:val="0"/>
      </w:pPr>
      <w:r w:rsidRPr="00D512B0">
        <w:rPr>
          <w:rFonts w:hint="eastAsia"/>
        </w:rPr>
        <w:t>重要航路点</w:t>
      </w:r>
      <w:r w:rsidRPr="00AE0DB5">
        <w:rPr>
          <w:rFonts w:hint="eastAsia"/>
        </w:rPr>
        <w:t>：</w:t>
      </w:r>
    </w:p>
    <w:p w14:paraId="5F717108" w14:textId="77777777" w:rsidR="00A22ECF" w:rsidRPr="00AE0DB5" w:rsidRDefault="00A22ECF" w:rsidP="000A3D28">
      <w:pPr>
        <w:kinsoku w:val="0"/>
        <w:overflowPunct w:val="0"/>
        <w:autoSpaceDE w:val="0"/>
        <w:autoSpaceDN w:val="0"/>
      </w:pPr>
      <w:r w:rsidRPr="00AE0DB5">
        <w:rPr>
          <w:rFonts w:hint="eastAsia"/>
        </w:rPr>
        <w:t>航路上某一点的编码代号。</w:t>
      </w:r>
    </w:p>
    <w:p w14:paraId="5F717109" w14:textId="77777777" w:rsidR="00A22ECF" w:rsidRPr="00AE0DB5" w:rsidRDefault="00A22ECF" w:rsidP="000A3D28">
      <w:pPr>
        <w:kinsoku w:val="0"/>
        <w:overflowPunct w:val="0"/>
        <w:autoSpaceDE w:val="0"/>
        <w:autoSpaceDN w:val="0"/>
      </w:pPr>
      <w:r w:rsidRPr="00AE0DB5">
        <w:rPr>
          <w:rFonts w:hint="eastAsia"/>
        </w:rPr>
        <w:t>重要点</w:t>
      </w:r>
      <w:r w:rsidRPr="00AE0DB5">
        <w:rPr>
          <w:rFonts w:hint="eastAsia"/>
        </w:rPr>
        <w:t>/</w:t>
      </w:r>
      <w:r w:rsidRPr="00AE0DB5">
        <w:rPr>
          <w:rFonts w:hint="eastAsia"/>
        </w:rPr>
        <w:t>巡航速度和巡航高度层：</w:t>
      </w:r>
    </w:p>
    <w:p w14:paraId="5F71710A" w14:textId="77777777" w:rsidR="00A22ECF" w:rsidRPr="00AE0DB5" w:rsidRDefault="00A22ECF" w:rsidP="000A3D28">
      <w:pPr>
        <w:kinsoku w:val="0"/>
        <w:overflowPunct w:val="0"/>
        <w:autoSpaceDE w:val="0"/>
        <w:autoSpaceDN w:val="0"/>
      </w:pPr>
      <w:r w:rsidRPr="00AE0DB5">
        <w:rPr>
          <w:rFonts w:hint="eastAsia"/>
        </w:rPr>
        <w:t>在重要航路点变换巡航速度和高度层。</w:t>
      </w:r>
    </w:p>
    <w:p w14:paraId="5F71710B" w14:textId="77777777" w:rsidR="00A22ECF" w:rsidRPr="00AE0DB5" w:rsidRDefault="00A22ECF" w:rsidP="000A3D28">
      <w:pPr>
        <w:kinsoku w:val="0"/>
        <w:overflowPunct w:val="0"/>
        <w:autoSpaceDE w:val="0"/>
        <w:autoSpaceDN w:val="0"/>
      </w:pPr>
      <w:r w:rsidRPr="00AE0DB5">
        <w:rPr>
          <w:rFonts w:hint="eastAsia"/>
        </w:rPr>
        <w:t>代码：</w:t>
      </w:r>
    </w:p>
    <w:p w14:paraId="5F71710C" w14:textId="77777777" w:rsidR="00A22ECF" w:rsidRPr="00D512B0" w:rsidRDefault="00A22ECF" w:rsidP="005959F9">
      <w:pPr>
        <w:pStyle w:val="aff0"/>
        <w:numPr>
          <w:ilvl w:val="0"/>
          <w:numId w:val="100"/>
        </w:numPr>
        <w:kinsoku w:val="0"/>
        <w:overflowPunct w:val="0"/>
        <w:autoSpaceDE w:val="0"/>
        <w:autoSpaceDN w:val="0"/>
        <w:adjustRightInd w:val="0"/>
        <w:snapToGrid w:val="0"/>
        <w:ind w:firstLineChars="0"/>
        <w:jc w:val="left"/>
        <w:rPr>
          <w:rFonts w:ascii="宋体" w:hAnsi="宋体"/>
          <w:color w:val="000000" w:themeColor="text1"/>
        </w:rPr>
      </w:pPr>
      <w:r w:rsidRPr="00D512B0">
        <w:rPr>
          <w:rFonts w:ascii="宋体" w:hAnsi="宋体" w:hint="eastAsia"/>
          <w:color w:val="000000" w:themeColor="text1"/>
        </w:rPr>
        <w:t>VFR 指飞过某点后改为目视飞行规则；</w:t>
      </w:r>
    </w:p>
    <w:p w14:paraId="5F71710D" w14:textId="77777777" w:rsidR="00A22ECF" w:rsidRPr="00D512B0" w:rsidRDefault="00A22ECF" w:rsidP="005959F9">
      <w:pPr>
        <w:pStyle w:val="aff0"/>
        <w:numPr>
          <w:ilvl w:val="0"/>
          <w:numId w:val="100"/>
        </w:numPr>
        <w:kinsoku w:val="0"/>
        <w:overflowPunct w:val="0"/>
        <w:autoSpaceDE w:val="0"/>
        <w:autoSpaceDN w:val="0"/>
        <w:adjustRightInd w:val="0"/>
        <w:snapToGrid w:val="0"/>
        <w:ind w:firstLineChars="0"/>
        <w:jc w:val="left"/>
        <w:rPr>
          <w:rFonts w:ascii="宋体" w:hAnsi="宋体"/>
          <w:color w:val="000000" w:themeColor="text1"/>
        </w:rPr>
      </w:pPr>
      <w:r w:rsidRPr="00D512B0">
        <w:rPr>
          <w:rFonts w:ascii="宋体" w:hAnsi="宋体" w:hint="eastAsia"/>
          <w:color w:val="000000" w:themeColor="text1"/>
        </w:rPr>
        <w:t>IFR 指飞过某点后改为仪表飞行规则；</w:t>
      </w:r>
    </w:p>
    <w:p w14:paraId="5F71710E" w14:textId="77777777" w:rsidR="00A22ECF" w:rsidRPr="00D512B0" w:rsidRDefault="00A22ECF" w:rsidP="005959F9">
      <w:pPr>
        <w:pStyle w:val="aff0"/>
        <w:numPr>
          <w:ilvl w:val="0"/>
          <w:numId w:val="100"/>
        </w:numPr>
        <w:kinsoku w:val="0"/>
        <w:overflowPunct w:val="0"/>
        <w:autoSpaceDE w:val="0"/>
        <w:autoSpaceDN w:val="0"/>
        <w:adjustRightInd w:val="0"/>
        <w:snapToGrid w:val="0"/>
        <w:ind w:firstLineChars="0"/>
        <w:jc w:val="left"/>
        <w:rPr>
          <w:rFonts w:ascii="宋体" w:hAnsi="宋体"/>
          <w:color w:val="000000" w:themeColor="text1"/>
        </w:rPr>
      </w:pPr>
      <w:r w:rsidRPr="00D512B0">
        <w:rPr>
          <w:rFonts w:ascii="宋体" w:hAnsi="宋体" w:hint="eastAsia"/>
          <w:color w:val="000000" w:themeColor="text1"/>
        </w:rPr>
        <w:t>DCT 指飞行到下一点是在指定航路以外时，表示直飞。</w:t>
      </w:r>
    </w:p>
    <w:p w14:paraId="5F71710F" w14:textId="77777777" w:rsidR="00A22ECF" w:rsidRPr="00AE0DB5" w:rsidRDefault="00A22ECF" w:rsidP="000A3D28">
      <w:pPr>
        <w:kinsoku w:val="0"/>
        <w:overflowPunct w:val="0"/>
        <w:autoSpaceDE w:val="0"/>
        <w:autoSpaceDN w:val="0"/>
      </w:pPr>
      <w:r w:rsidRPr="00D512B0">
        <w:rPr>
          <w:rFonts w:hint="eastAsia"/>
          <w:b/>
        </w:rPr>
        <w:t>标准进场航路</w:t>
      </w:r>
      <w:r w:rsidRPr="00AE0DB5">
        <w:rPr>
          <w:rFonts w:hint="eastAsia"/>
        </w:rPr>
        <w:t>：</w:t>
      </w:r>
    </w:p>
    <w:p w14:paraId="5F717110" w14:textId="77777777" w:rsidR="00A22ECF" w:rsidRPr="00AE0DB5" w:rsidRDefault="00A22ECF" w:rsidP="000A3D28">
      <w:pPr>
        <w:kinsoku w:val="0"/>
        <w:overflowPunct w:val="0"/>
        <w:autoSpaceDE w:val="0"/>
        <w:autoSpaceDN w:val="0"/>
      </w:pPr>
      <w:r w:rsidRPr="00AE0DB5">
        <w:rPr>
          <w:rFonts w:hint="eastAsia"/>
        </w:rPr>
        <w:t>从离开航路最后一点，到进近启始点的标准进场航路代号。</w:t>
      </w:r>
    </w:p>
    <w:p w14:paraId="5F717111" w14:textId="77777777" w:rsidR="00A22ECF" w:rsidRPr="00D512B0" w:rsidRDefault="00A22ECF" w:rsidP="005959F9">
      <w:pPr>
        <w:pStyle w:val="aff0"/>
        <w:numPr>
          <w:ilvl w:val="0"/>
          <w:numId w:val="99"/>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D512B0">
        <w:rPr>
          <w:rFonts w:ascii="宋体" w:hAnsi="宋体" w:hint="eastAsia"/>
          <w:color w:val="000000" w:themeColor="text1"/>
        </w:rPr>
        <w:t>目的地机场和预计经过总时间，备降机场（第16项）：</w:t>
      </w:r>
    </w:p>
    <w:p w14:paraId="5F717112" w14:textId="77777777" w:rsidR="00A22ECF" w:rsidRPr="00AE0DB5" w:rsidRDefault="00A22ECF" w:rsidP="000A3D28">
      <w:pPr>
        <w:kinsoku w:val="0"/>
        <w:overflowPunct w:val="0"/>
        <w:autoSpaceDE w:val="0"/>
        <w:autoSpaceDN w:val="0"/>
      </w:pPr>
      <w:r w:rsidRPr="00AE0DB5">
        <w:rPr>
          <w:rFonts w:hint="eastAsia"/>
        </w:rPr>
        <w:t>目的地机场用</w:t>
      </w:r>
      <w:r w:rsidRPr="00AE0DB5">
        <w:rPr>
          <w:rFonts w:hint="eastAsia"/>
        </w:rPr>
        <w:t>ICAO</w:t>
      </w:r>
      <w:r w:rsidRPr="00AE0DB5">
        <w:rPr>
          <w:rFonts w:hint="eastAsia"/>
        </w:rPr>
        <w:t>四字代码，或</w:t>
      </w:r>
      <w:r w:rsidRPr="00AE0DB5">
        <w:rPr>
          <w:rFonts w:hint="eastAsia"/>
        </w:rPr>
        <w:t>ZZZZ</w:t>
      </w:r>
      <w:r w:rsidRPr="00AE0DB5">
        <w:rPr>
          <w:rFonts w:hint="eastAsia"/>
        </w:rPr>
        <w:t>代替。</w:t>
      </w:r>
    </w:p>
    <w:p w14:paraId="5F717113" w14:textId="77777777" w:rsidR="00A22ECF" w:rsidRPr="00AE0DB5" w:rsidRDefault="00A22ECF" w:rsidP="000A3D28">
      <w:pPr>
        <w:kinsoku w:val="0"/>
        <w:overflowPunct w:val="0"/>
        <w:autoSpaceDE w:val="0"/>
        <w:autoSpaceDN w:val="0"/>
      </w:pPr>
      <w:r w:rsidRPr="00AE0DB5">
        <w:rPr>
          <w:rFonts w:hint="eastAsia"/>
        </w:rPr>
        <w:t>预计经过总时间用四位数字表示飞行经过的总时间小时和分钟。</w:t>
      </w:r>
    </w:p>
    <w:p w14:paraId="5F717114" w14:textId="77777777" w:rsidR="00A22ECF" w:rsidRPr="00AE0DB5" w:rsidRDefault="00A22ECF" w:rsidP="000A3D28">
      <w:pPr>
        <w:kinsoku w:val="0"/>
        <w:overflowPunct w:val="0"/>
        <w:autoSpaceDE w:val="0"/>
        <w:autoSpaceDN w:val="0"/>
      </w:pPr>
      <w:r w:rsidRPr="00AE0DB5">
        <w:rPr>
          <w:rFonts w:hint="eastAsia"/>
        </w:rPr>
        <w:t>备降机场用</w:t>
      </w:r>
      <w:r w:rsidRPr="00AE0DB5">
        <w:rPr>
          <w:rFonts w:hint="eastAsia"/>
        </w:rPr>
        <w:t>ICAO</w:t>
      </w:r>
      <w:r w:rsidRPr="00AE0DB5">
        <w:rPr>
          <w:rFonts w:hint="eastAsia"/>
        </w:rPr>
        <w:t>四字代码，或</w:t>
      </w:r>
      <w:r w:rsidRPr="00AE0DB5">
        <w:rPr>
          <w:rFonts w:hint="eastAsia"/>
        </w:rPr>
        <w:t>ZZZZ</w:t>
      </w:r>
      <w:r w:rsidRPr="00AE0DB5">
        <w:rPr>
          <w:rFonts w:hint="eastAsia"/>
        </w:rPr>
        <w:t>代替</w:t>
      </w:r>
      <w:r w:rsidRPr="00AE0DB5">
        <w:rPr>
          <w:rFonts w:hint="eastAsia"/>
        </w:rPr>
        <w:t>,</w:t>
      </w:r>
      <w:r w:rsidRPr="00AE0DB5">
        <w:rPr>
          <w:rFonts w:hint="eastAsia"/>
        </w:rPr>
        <w:t>可同时标明第</w:t>
      </w:r>
      <w:r w:rsidRPr="00AE0DB5">
        <w:rPr>
          <w:rFonts w:hint="eastAsia"/>
        </w:rPr>
        <w:lastRenderedPageBreak/>
        <w:t>二备降机场。</w:t>
      </w:r>
    </w:p>
    <w:p w14:paraId="5F717115" w14:textId="77777777" w:rsidR="003954F1" w:rsidRPr="00AE0DB5" w:rsidRDefault="00A22ECF" w:rsidP="005959F9">
      <w:pPr>
        <w:pStyle w:val="aff0"/>
        <w:numPr>
          <w:ilvl w:val="0"/>
          <w:numId w:val="101"/>
        </w:numPr>
        <w:kinsoku w:val="0"/>
        <w:overflowPunct w:val="0"/>
        <w:autoSpaceDE w:val="0"/>
        <w:autoSpaceDN w:val="0"/>
        <w:ind w:firstLineChars="0"/>
      </w:pPr>
      <w:r w:rsidRPr="00AE0DB5">
        <w:rPr>
          <w:rFonts w:hint="eastAsia"/>
        </w:rPr>
        <w:t>其它情报（第</w:t>
      </w:r>
      <w:r w:rsidRPr="00AE0DB5">
        <w:rPr>
          <w:rFonts w:hint="eastAsia"/>
        </w:rPr>
        <w:t>18</w:t>
      </w:r>
      <w:r w:rsidRPr="00AE0DB5">
        <w:rPr>
          <w:rFonts w:hint="eastAsia"/>
        </w:rPr>
        <w:t>项）：</w:t>
      </w:r>
    </w:p>
    <w:tbl>
      <w:tblPr>
        <w:tblW w:w="6103"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38"/>
        <w:gridCol w:w="5365"/>
      </w:tblGrid>
      <w:tr w:rsidR="003954F1" w:rsidRPr="00AE0DB5" w14:paraId="5F717118" w14:textId="77777777" w:rsidTr="00C84A8E">
        <w:trPr>
          <w:trHeight w:val="20"/>
        </w:trPr>
        <w:tc>
          <w:tcPr>
            <w:tcW w:w="709" w:type="dxa"/>
            <w:shd w:val="clear" w:color="auto" w:fill="FFFFFF"/>
            <w:tcMar>
              <w:top w:w="72" w:type="dxa"/>
              <w:left w:w="144" w:type="dxa"/>
              <w:bottom w:w="72" w:type="dxa"/>
              <w:right w:w="144" w:type="dxa"/>
            </w:tcMar>
          </w:tcPr>
          <w:p w14:paraId="5F717116"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指示符</w:t>
            </w:r>
          </w:p>
        </w:tc>
        <w:tc>
          <w:tcPr>
            <w:tcW w:w="5394" w:type="dxa"/>
            <w:shd w:val="clear" w:color="auto" w:fill="FFFFFF"/>
            <w:tcMar>
              <w:top w:w="72" w:type="dxa"/>
              <w:left w:w="144" w:type="dxa"/>
              <w:bottom w:w="72" w:type="dxa"/>
              <w:right w:w="144" w:type="dxa"/>
            </w:tcMar>
          </w:tcPr>
          <w:p w14:paraId="5F717117"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内容</w:t>
            </w:r>
          </w:p>
        </w:tc>
      </w:tr>
      <w:tr w:rsidR="003954F1" w:rsidRPr="00AE0DB5" w14:paraId="5F71711B" w14:textId="77777777" w:rsidTr="00C84A8E">
        <w:trPr>
          <w:trHeight w:val="20"/>
        </w:trPr>
        <w:tc>
          <w:tcPr>
            <w:tcW w:w="709" w:type="dxa"/>
            <w:shd w:val="clear" w:color="auto" w:fill="FFFFFF"/>
            <w:tcMar>
              <w:top w:w="72" w:type="dxa"/>
              <w:left w:w="144" w:type="dxa"/>
              <w:bottom w:w="72" w:type="dxa"/>
              <w:right w:w="144" w:type="dxa"/>
            </w:tcMar>
          </w:tcPr>
          <w:p w14:paraId="5F717119"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STS/</w:t>
            </w:r>
          </w:p>
        </w:tc>
        <w:tc>
          <w:tcPr>
            <w:tcW w:w="5394" w:type="dxa"/>
            <w:shd w:val="clear" w:color="auto" w:fill="FFFFFF"/>
            <w:tcMar>
              <w:top w:w="72" w:type="dxa"/>
              <w:left w:w="144" w:type="dxa"/>
              <w:bottom w:w="72" w:type="dxa"/>
              <w:right w:w="144" w:type="dxa"/>
            </w:tcMar>
          </w:tcPr>
          <w:p w14:paraId="5F71711A"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不允许自由文本，必须是指定的13个描述符之一</w:t>
            </w:r>
          </w:p>
        </w:tc>
      </w:tr>
      <w:tr w:rsidR="003954F1" w:rsidRPr="00AE0DB5" w14:paraId="5F71711E" w14:textId="77777777" w:rsidTr="00C84A8E">
        <w:trPr>
          <w:trHeight w:val="20"/>
        </w:trPr>
        <w:tc>
          <w:tcPr>
            <w:tcW w:w="709" w:type="dxa"/>
            <w:shd w:val="clear" w:color="auto" w:fill="FFFFFF"/>
            <w:tcMar>
              <w:top w:w="72" w:type="dxa"/>
              <w:left w:w="144" w:type="dxa"/>
              <w:bottom w:w="72" w:type="dxa"/>
              <w:right w:w="144" w:type="dxa"/>
            </w:tcMar>
          </w:tcPr>
          <w:p w14:paraId="5F71711C"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PBN/</w:t>
            </w:r>
          </w:p>
        </w:tc>
        <w:tc>
          <w:tcPr>
            <w:tcW w:w="5394" w:type="dxa"/>
            <w:shd w:val="clear" w:color="auto" w:fill="FFFFFF"/>
            <w:tcMar>
              <w:top w:w="72" w:type="dxa"/>
              <w:left w:w="144" w:type="dxa"/>
              <w:bottom w:w="72" w:type="dxa"/>
              <w:right w:w="144" w:type="dxa"/>
            </w:tcMar>
          </w:tcPr>
          <w:p w14:paraId="5F71711D"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RNAV和RNP能力，必须是指定的24种描述符，最多出现8种</w:t>
            </w:r>
          </w:p>
        </w:tc>
      </w:tr>
      <w:tr w:rsidR="003954F1" w:rsidRPr="00AE0DB5" w14:paraId="5F717121" w14:textId="77777777" w:rsidTr="00C84A8E">
        <w:trPr>
          <w:trHeight w:val="20"/>
        </w:trPr>
        <w:tc>
          <w:tcPr>
            <w:tcW w:w="709" w:type="dxa"/>
            <w:shd w:val="clear" w:color="auto" w:fill="FFFFFF"/>
            <w:tcMar>
              <w:top w:w="72" w:type="dxa"/>
              <w:left w:w="144" w:type="dxa"/>
              <w:bottom w:w="72" w:type="dxa"/>
              <w:right w:w="144" w:type="dxa"/>
            </w:tcMar>
          </w:tcPr>
          <w:p w14:paraId="5F71711F"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NAV/</w:t>
            </w:r>
          </w:p>
        </w:tc>
        <w:tc>
          <w:tcPr>
            <w:tcW w:w="5394" w:type="dxa"/>
            <w:shd w:val="clear" w:color="auto" w:fill="FFFFFF"/>
            <w:tcMar>
              <w:top w:w="72" w:type="dxa"/>
              <w:left w:w="144" w:type="dxa"/>
              <w:bottom w:w="72" w:type="dxa"/>
              <w:right w:w="144" w:type="dxa"/>
            </w:tcMar>
          </w:tcPr>
          <w:p w14:paraId="5F717120"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除在PBN/中定义的重要导航设备</w:t>
            </w:r>
          </w:p>
        </w:tc>
      </w:tr>
      <w:tr w:rsidR="003954F1" w:rsidRPr="00AE0DB5" w14:paraId="5F717124" w14:textId="77777777" w:rsidTr="00C84A8E">
        <w:trPr>
          <w:trHeight w:val="20"/>
        </w:trPr>
        <w:tc>
          <w:tcPr>
            <w:tcW w:w="709" w:type="dxa"/>
            <w:shd w:val="clear" w:color="auto" w:fill="FFFFFF"/>
            <w:tcMar>
              <w:top w:w="72" w:type="dxa"/>
              <w:left w:w="144" w:type="dxa"/>
              <w:bottom w:w="72" w:type="dxa"/>
              <w:right w:w="144" w:type="dxa"/>
            </w:tcMar>
          </w:tcPr>
          <w:p w14:paraId="5F717122"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COM/</w:t>
            </w:r>
          </w:p>
        </w:tc>
        <w:tc>
          <w:tcPr>
            <w:tcW w:w="5394" w:type="dxa"/>
            <w:shd w:val="clear" w:color="auto" w:fill="FFFFFF"/>
            <w:tcMar>
              <w:top w:w="72" w:type="dxa"/>
              <w:left w:w="144" w:type="dxa"/>
              <w:bottom w:w="72" w:type="dxa"/>
              <w:right w:w="144" w:type="dxa"/>
            </w:tcMar>
          </w:tcPr>
          <w:p w14:paraId="5F717123"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编组10a中未注明的通信用途或能力</w:t>
            </w:r>
          </w:p>
        </w:tc>
      </w:tr>
      <w:tr w:rsidR="003954F1" w:rsidRPr="00AE0DB5" w14:paraId="5F717127" w14:textId="77777777" w:rsidTr="00C84A8E">
        <w:trPr>
          <w:trHeight w:val="20"/>
        </w:trPr>
        <w:tc>
          <w:tcPr>
            <w:tcW w:w="709" w:type="dxa"/>
            <w:shd w:val="clear" w:color="auto" w:fill="FFFFFF"/>
            <w:tcMar>
              <w:top w:w="72" w:type="dxa"/>
              <w:left w:w="144" w:type="dxa"/>
              <w:bottom w:w="72" w:type="dxa"/>
              <w:right w:w="144" w:type="dxa"/>
            </w:tcMar>
          </w:tcPr>
          <w:p w14:paraId="5F717125"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DAT/</w:t>
            </w:r>
          </w:p>
        </w:tc>
        <w:tc>
          <w:tcPr>
            <w:tcW w:w="5394" w:type="dxa"/>
            <w:shd w:val="clear" w:color="auto" w:fill="FFFFFF"/>
            <w:tcMar>
              <w:top w:w="72" w:type="dxa"/>
              <w:left w:w="144" w:type="dxa"/>
              <w:bottom w:w="72" w:type="dxa"/>
              <w:right w:w="144" w:type="dxa"/>
            </w:tcMar>
          </w:tcPr>
          <w:p w14:paraId="5F717126"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编组10a中未注明的数据用途或能力</w:t>
            </w:r>
          </w:p>
        </w:tc>
      </w:tr>
      <w:tr w:rsidR="003954F1" w:rsidRPr="00AE0DB5" w14:paraId="5F71712A" w14:textId="77777777" w:rsidTr="00C84A8E">
        <w:trPr>
          <w:trHeight w:val="20"/>
        </w:trPr>
        <w:tc>
          <w:tcPr>
            <w:tcW w:w="709" w:type="dxa"/>
            <w:shd w:val="clear" w:color="auto" w:fill="FFFFFF"/>
            <w:tcMar>
              <w:top w:w="72" w:type="dxa"/>
              <w:left w:w="144" w:type="dxa"/>
              <w:bottom w:w="72" w:type="dxa"/>
              <w:right w:w="144" w:type="dxa"/>
            </w:tcMar>
          </w:tcPr>
          <w:p w14:paraId="5F717128"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SUR/</w:t>
            </w:r>
          </w:p>
        </w:tc>
        <w:tc>
          <w:tcPr>
            <w:tcW w:w="5394" w:type="dxa"/>
            <w:shd w:val="clear" w:color="auto" w:fill="FFFFFF"/>
            <w:tcMar>
              <w:top w:w="72" w:type="dxa"/>
              <w:left w:w="144" w:type="dxa"/>
              <w:bottom w:w="72" w:type="dxa"/>
              <w:right w:w="144" w:type="dxa"/>
            </w:tcMar>
          </w:tcPr>
          <w:p w14:paraId="5F717129"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10b中未注明的监视用途或能力</w:t>
            </w:r>
          </w:p>
        </w:tc>
      </w:tr>
      <w:tr w:rsidR="003954F1" w:rsidRPr="00AE0DB5" w14:paraId="5F71712D" w14:textId="77777777" w:rsidTr="00C84A8E">
        <w:trPr>
          <w:trHeight w:val="20"/>
        </w:trPr>
        <w:tc>
          <w:tcPr>
            <w:tcW w:w="709" w:type="dxa"/>
            <w:shd w:val="clear" w:color="auto" w:fill="FFFFFF"/>
            <w:tcMar>
              <w:top w:w="72" w:type="dxa"/>
              <w:left w:w="144" w:type="dxa"/>
              <w:bottom w:w="72" w:type="dxa"/>
              <w:right w:w="144" w:type="dxa"/>
            </w:tcMar>
          </w:tcPr>
          <w:p w14:paraId="5F71712B"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DEP/</w:t>
            </w:r>
          </w:p>
        </w:tc>
        <w:tc>
          <w:tcPr>
            <w:tcW w:w="5394" w:type="dxa"/>
            <w:shd w:val="clear" w:color="auto" w:fill="FFFFFF"/>
            <w:tcMar>
              <w:top w:w="72" w:type="dxa"/>
              <w:left w:w="144" w:type="dxa"/>
              <w:bottom w:w="72" w:type="dxa"/>
              <w:right w:w="144" w:type="dxa"/>
            </w:tcMar>
          </w:tcPr>
          <w:p w14:paraId="5F71712C"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起飞机场的名称和位置（编组13为ZZZZ），并规定了描述AIP中没有的机场的方法。</w:t>
            </w:r>
          </w:p>
        </w:tc>
      </w:tr>
      <w:tr w:rsidR="003954F1" w:rsidRPr="00AE0DB5" w14:paraId="5F717130" w14:textId="77777777" w:rsidTr="00C84A8E">
        <w:trPr>
          <w:trHeight w:val="20"/>
        </w:trPr>
        <w:tc>
          <w:tcPr>
            <w:tcW w:w="709" w:type="dxa"/>
            <w:shd w:val="clear" w:color="auto" w:fill="FFFFFF"/>
            <w:tcMar>
              <w:top w:w="72" w:type="dxa"/>
              <w:left w:w="144" w:type="dxa"/>
              <w:bottom w:w="72" w:type="dxa"/>
              <w:right w:w="144" w:type="dxa"/>
            </w:tcMar>
          </w:tcPr>
          <w:p w14:paraId="5F71712E"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DEST/</w:t>
            </w:r>
          </w:p>
        </w:tc>
        <w:tc>
          <w:tcPr>
            <w:tcW w:w="5394" w:type="dxa"/>
            <w:shd w:val="clear" w:color="auto" w:fill="FFFFFF"/>
            <w:tcMar>
              <w:top w:w="72" w:type="dxa"/>
              <w:left w:w="144" w:type="dxa"/>
              <w:bottom w:w="72" w:type="dxa"/>
              <w:right w:w="144" w:type="dxa"/>
            </w:tcMar>
          </w:tcPr>
          <w:p w14:paraId="5F71712F"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color w:val="000000" w:themeColor="text1"/>
                <w:kern w:val="0"/>
                <w:sz w:val="18"/>
                <w:szCs w:val="18"/>
              </w:rPr>
            </w:pPr>
            <w:r w:rsidRPr="00AE0DB5">
              <w:rPr>
                <w:rFonts w:ascii="宋体" w:hAnsi="宋体" w:cs="Arial" w:hint="eastAsia"/>
                <w:bCs/>
                <w:color w:val="000000" w:themeColor="text1"/>
                <w:kern w:val="24"/>
                <w:sz w:val="18"/>
                <w:szCs w:val="18"/>
              </w:rPr>
              <w:t>落地机场的名称和位置（编组16为ZZZZ），并规定了描述AIP中没有的机场的方法。</w:t>
            </w:r>
          </w:p>
        </w:tc>
      </w:tr>
      <w:tr w:rsidR="003954F1" w:rsidRPr="00AE0DB5" w14:paraId="5F717133" w14:textId="77777777" w:rsidTr="00C84A8E">
        <w:trPr>
          <w:trHeight w:val="20"/>
        </w:trPr>
        <w:tc>
          <w:tcPr>
            <w:tcW w:w="709" w:type="dxa"/>
            <w:shd w:val="clear" w:color="auto" w:fill="FFFFFF"/>
            <w:tcMar>
              <w:top w:w="72" w:type="dxa"/>
              <w:left w:w="144" w:type="dxa"/>
              <w:bottom w:w="72" w:type="dxa"/>
              <w:right w:w="144" w:type="dxa"/>
            </w:tcMar>
          </w:tcPr>
          <w:p w14:paraId="5F717131"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DOF/</w:t>
            </w:r>
          </w:p>
        </w:tc>
        <w:tc>
          <w:tcPr>
            <w:tcW w:w="5394" w:type="dxa"/>
            <w:shd w:val="clear" w:color="auto" w:fill="FFFFFF"/>
            <w:tcMar>
              <w:top w:w="72" w:type="dxa"/>
              <w:left w:w="144" w:type="dxa"/>
              <w:bottom w:w="72" w:type="dxa"/>
              <w:right w:w="144" w:type="dxa"/>
            </w:tcMar>
          </w:tcPr>
          <w:p w14:paraId="5F717132"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航班起飞日期，</w:t>
            </w:r>
            <w:proofErr w:type="spellStart"/>
            <w:r w:rsidRPr="00AE0DB5">
              <w:rPr>
                <w:rFonts w:ascii="宋体" w:hAnsi="宋体" w:cs="Arial" w:hint="eastAsia"/>
                <w:bCs/>
                <w:color w:val="000000" w:themeColor="text1"/>
                <w:kern w:val="24"/>
                <w:sz w:val="18"/>
                <w:szCs w:val="18"/>
              </w:rPr>
              <w:t>yymmdd</w:t>
            </w:r>
            <w:proofErr w:type="spellEnd"/>
            <w:r w:rsidRPr="00AE0DB5">
              <w:rPr>
                <w:rFonts w:ascii="宋体" w:hAnsi="宋体" w:cs="Arial" w:hint="eastAsia"/>
                <w:bCs/>
                <w:color w:val="000000" w:themeColor="text1"/>
                <w:kern w:val="24"/>
                <w:sz w:val="18"/>
                <w:szCs w:val="18"/>
              </w:rPr>
              <w:t>，最多可提前120小时</w:t>
            </w:r>
          </w:p>
        </w:tc>
      </w:tr>
      <w:tr w:rsidR="003954F1" w:rsidRPr="00AE0DB5" w14:paraId="5F717136" w14:textId="77777777" w:rsidTr="00C84A8E">
        <w:trPr>
          <w:trHeight w:val="20"/>
        </w:trPr>
        <w:tc>
          <w:tcPr>
            <w:tcW w:w="709" w:type="dxa"/>
            <w:shd w:val="clear" w:color="auto" w:fill="FFFFFF"/>
            <w:tcMar>
              <w:top w:w="72" w:type="dxa"/>
              <w:left w:w="144" w:type="dxa"/>
              <w:bottom w:w="72" w:type="dxa"/>
              <w:right w:w="144" w:type="dxa"/>
            </w:tcMar>
          </w:tcPr>
          <w:p w14:paraId="5F717134"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REG/</w:t>
            </w:r>
          </w:p>
        </w:tc>
        <w:tc>
          <w:tcPr>
            <w:tcW w:w="5394" w:type="dxa"/>
            <w:shd w:val="clear" w:color="auto" w:fill="FFFFFF"/>
            <w:tcMar>
              <w:top w:w="72" w:type="dxa"/>
              <w:left w:w="144" w:type="dxa"/>
              <w:bottom w:w="72" w:type="dxa"/>
              <w:right w:w="144" w:type="dxa"/>
            </w:tcMar>
          </w:tcPr>
          <w:p w14:paraId="5F717135"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bCs/>
                <w:color w:val="000000" w:themeColor="text1"/>
                <w:kern w:val="24"/>
                <w:sz w:val="18"/>
                <w:szCs w:val="18"/>
              </w:rPr>
            </w:pPr>
            <w:r w:rsidRPr="00AE0DB5">
              <w:rPr>
                <w:rFonts w:ascii="宋体" w:hAnsi="宋体" w:hint="eastAsia"/>
                <w:color w:val="000000" w:themeColor="text1"/>
                <w:sz w:val="18"/>
                <w:szCs w:val="18"/>
              </w:rPr>
              <w:t>飞机的注册标志</w:t>
            </w:r>
          </w:p>
        </w:tc>
      </w:tr>
      <w:tr w:rsidR="003954F1" w:rsidRPr="00AE0DB5" w14:paraId="5F717139" w14:textId="77777777" w:rsidTr="00C84A8E">
        <w:trPr>
          <w:trHeight w:val="20"/>
        </w:trPr>
        <w:tc>
          <w:tcPr>
            <w:tcW w:w="709" w:type="dxa"/>
            <w:shd w:val="clear" w:color="auto" w:fill="FFFFFF"/>
            <w:tcMar>
              <w:top w:w="72" w:type="dxa"/>
              <w:left w:w="144" w:type="dxa"/>
              <w:bottom w:w="72" w:type="dxa"/>
              <w:right w:w="144" w:type="dxa"/>
            </w:tcMar>
          </w:tcPr>
          <w:p w14:paraId="5F717137"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EET/</w:t>
            </w:r>
          </w:p>
        </w:tc>
        <w:tc>
          <w:tcPr>
            <w:tcW w:w="5394" w:type="dxa"/>
            <w:shd w:val="clear" w:color="auto" w:fill="FFFFFF"/>
            <w:tcMar>
              <w:top w:w="72" w:type="dxa"/>
              <w:left w:w="144" w:type="dxa"/>
              <w:bottom w:w="72" w:type="dxa"/>
              <w:right w:w="144" w:type="dxa"/>
            </w:tcMar>
          </w:tcPr>
          <w:p w14:paraId="5F717138"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bCs/>
                <w:color w:val="000000" w:themeColor="text1"/>
                <w:kern w:val="24"/>
                <w:sz w:val="18"/>
                <w:szCs w:val="18"/>
              </w:rPr>
            </w:pPr>
            <w:r w:rsidRPr="00AE0DB5">
              <w:rPr>
                <w:rFonts w:ascii="宋体" w:hAnsi="宋体" w:hint="eastAsia"/>
                <w:color w:val="000000" w:themeColor="text1"/>
                <w:sz w:val="18"/>
                <w:szCs w:val="18"/>
              </w:rPr>
              <w:t>空中交通服务当局规定的重要点或情报区代号，以及飞经这些点或飞行情报区边界点预计的累计时间</w:t>
            </w:r>
          </w:p>
        </w:tc>
      </w:tr>
      <w:tr w:rsidR="003954F1" w:rsidRPr="00AE0DB5" w14:paraId="5F71713C" w14:textId="77777777" w:rsidTr="00C84A8E">
        <w:trPr>
          <w:trHeight w:val="20"/>
        </w:trPr>
        <w:tc>
          <w:tcPr>
            <w:tcW w:w="709" w:type="dxa"/>
            <w:shd w:val="clear" w:color="auto" w:fill="FFFFFF"/>
            <w:tcMar>
              <w:top w:w="72" w:type="dxa"/>
              <w:left w:w="144" w:type="dxa"/>
              <w:bottom w:w="72" w:type="dxa"/>
              <w:right w:w="144" w:type="dxa"/>
            </w:tcMar>
          </w:tcPr>
          <w:p w14:paraId="5F71713A"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SEL/</w:t>
            </w:r>
          </w:p>
        </w:tc>
        <w:tc>
          <w:tcPr>
            <w:tcW w:w="5394" w:type="dxa"/>
            <w:shd w:val="clear" w:color="auto" w:fill="FFFFFF"/>
            <w:tcMar>
              <w:top w:w="72" w:type="dxa"/>
              <w:left w:w="144" w:type="dxa"/>
              <w:bottom w:w="72" w:type="dxa"/>
              <w:right w:w="144" w:type="dxa"/>
            </w:tcMar>
          </w:tcPr>
          <w:p w14:paraId="5F71713B"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经装备的航空器选呼号</w:t>
            </w:r>
          </w:p>
        </w:tc>
      </w:tr>
      <w:tr w:rsidR="003954F1" w:rsidRPr="00AE0DB5" w14:paraId="5F71713F" w14:textId="77777777" w:rsidTr="00C84A8E">
        <w:trPr>
          <w:trHeight w:val="20"/>
        </w:trPr>
        <w:tc>
          <w:tcPr>
            <w:tcW w:w="709" w:type="dxa"/>
            <w:shd w:val="clear" w:color="auto" w:fill="FFFFFF"/>
            <w:tcMar>
              <w:top w:w="72" w:type="dxa"/>
              <w:left w:w="144" w:type="dxa"/>
              <w:bottom w:w="72" w:type="dxa"/>
              <w:right w:w="144" w:type="dxa"/>
            </w:tcMar>
          </w:tcPr>
          <w:p w14:paraId="5F71713D"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TYP/</w:t>
            </w:r>
          </w:p>
        </w:tc>
        <w:tc>
          <w:tcPr>
            <w:tcW w:w="5394" w:type="dxa"/>
            <w:shd w:val="clear" w:color="auto" w:fill="FFFFFF"/>
            <w:tcMar>
              <w:top w:w="72" w:type="dxa"/>
              <w:left w:w="144" w:type="dxa"/>
              <w:bottom w:w="72" w:type="dxa"/>
              <w:right w:w="144" w:type="dxa"/>
            </w:tcMar>
          </w:tcPr>
          <w:p w14:paraId="5F71713E"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编组9中为ZZZZ时，架次和机型，之间可以不留空格</w:t>
            </w:r>
          </w:p>
        </w:tc>
      </w:tr>
      <w:tr w:rsidR="003954F1" w:rsidRPr="00AE0DB5" w14:paraId="5F717143" w14:textId="77777777" w:rsidTr="00C84A8E">
        <w:trPr>
          <w:trHeight w:val="20"/>
        </w:trPr>
        <w:tc>
          <w:tcPr>
            <w:tcW w:w="709" w:type="dxa"/>
            <w:shd w:val="clear" w:color="auto" w:fill="FFFFFF"/>
            <w:tcMar>
              <w:top w:w="72" w:type="dxa"/>
              <w:left w:w="144" w:type="dxa"/>
              <w:bottom w:w="72" w:type="dxa"/>
              <w:right w:w="144" w:type="dxa"/>
            </w:tcMar>
          </w:tcPr>
          <w:p w14:paraId="5F717140"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CODE/</w:t>
            </w:r>
          </w:p>
        </w:tc>
        <w:tc>
          <w:tcPr>
            <w:tcW w:w="5394" w:type="dxa"/>
            <w:shd w:val="clear" w:color="auto" w:fill="FFFFFF"/>
            <w:tcMar>
              <w:top w:w="72" w:type="dxa"/>
              <w:left w:w="144" w:type="dxa"/>
              <w:bottom w:w="72" w:type="dxa"/>
              <w:right w:w="144" w:type="dxa"/>
            </w:tcMar>
          </w:tcPr>
          <w:p w14:paraId="5F717141" w14:textId="77777777" w:rsidR="00CE6F72" w:rsidRPr="00AE0DB5" w:rsidRDefault="00CE6F72" w:rsidP="000A3D28">
            <w:pPr>
              <w:kinsoku w:val="0"/>
              <w:overflowPunct w:val="0"/>
              <w:autoSpaceDE w:val="0"/>
              <w:autoSpaceDN w:val="0"/>
              <w:adjustRightInd w:val="0"/>
              <w:snapToGrid w:val="0"/>
              <w:spacing w:line="240" w:lineRule="auto"/>
              <w:ind w:left="0"/>
              <w:jc w:val="left"/>
              <w:rPr>
                <w:rFonts w:ascii="宋体" w:hAnsi="宋体" w:cs="宋体"/>
                <w:color w:val="000000" w:themeColor="text1"/>
                <w:kern w:val="0"/>
                <w:sz w:val="18"/>
                <w:szCs w:val="18"/>
              </w:rPr>
            </w:pPr>
            <w:r w:rsidRPr="00AE0DB5">
              <w:rPr>
                <w:rFonts w:ascii="宋体" w:hAnsi="宋体" w:cs="宋体" w:hint="eastAsia"/>
                <w:color w:val="000000" w:themeColor="text1"/>
                <w:kern w:val="0"/>
                <w:sz w:val="18"/>
                <w:szCs w:val="18"/>
              </w:rPr>
              <w:t>按有关空中交通服务当局要求的航空器地址</w:t>
            </w:r>
            <w:r w:rsidRPr="00AE0DB5">
              <w:rPr>
                <w:rFonts w:ascii="宋体" w:hAnsi="宋体" w:cs="TimesNewRomanPSMT"/>
                <w:color w:val="000000" w:themeColor="text1"/>
                <w:kern w:val="0"/>
                <w:sz w:val="18"/>
                <w:szCs w:val="18"/>
              </w:rPr>
              <w:t>(</w:t>
            </w:r>
            <w:r w:rsidRPr="00AE0DB5">
              <w:rPr>
                <w:rFonts w:ascii="宋体" w:hAnsi="宋体" w:cs="宋体" w:hint="eastAsia"/>
                <w:color w:val="000000" w:themeColor="text1"/>
                <w:kern w:val="0"/>
                <w:sz w:val="18"/>
                <w:szCs w:val="18"/>
              </w:rPr>
              <w:t>以</w:t>
            </w:r>
            <w:r w:rsidRPr="00AE0DB5">
              <w:rPr>
                <w:rFonts w:ascii="宋体" w:hAnsi="宋体" w:cs="TimesNewRomanPSMT"/>
                <w:color w:val="000000" w:themeColor="text1"/>
                <w:kern w:val="0"/>
                <w:sz w:val="18"/>
                <w:szCs w:val="18"/>
              </w:rPr>
              <w:t xml:space="preserve">6 </w:t>
            </w:r>
            <w:r w:rsidRPr="00AE0DB5">
              <w:rPr>
                <w:rFonts w:ascii="宋体" w:hAnsi="宋体" w:cs="宋体" w:hint="eastAsia"/>
                <w:color w:val="000000" w:themeColor="text1"/>
                <w:kern w:val="0"/>
                <w:sz w:val="18"/>
                <w:szCs w:val="18"/>
              </w:rPr>
              <w:t>位</w:t>
            </w:r>
            <w:r w:rsidRPr="00AE0DB5">
              <w:rPr>
                <w:rFonts w:ascii="宋体" w:hAnsi="宋体" w:cs="TimesNewRomanPSMT"/>
                <w:color w:val="000000" w:themeColor="text1"/>
                <w:kern w:val="0"/>
                <w:sz w:val="18"/>
                <w:szCs w:val="18"/>
              </w:rPr>
              <w:t xml:space="preserve">16 </w:t>
            </w:r>
            <w:r w:rsidRPr="00AE0DB5">
              <w:rPr>
                <w:rFonts w:ascii="宋体" w:hAnsi="宋体" w:cs="宋体" w:hint="eastAsia"/>
                <w:color w:val="000000" w:themeColor="text1"/>
                <w:kern w:val="0"/>
                <w:sz w:val="18"/>
                <w:szCs w:val="18"/>
              </w:rPr>
              <w:t>进制字符的字母代码形式表示</w:t>
            </w:r>
            <w:r w:rsidRPr="00AE0DB5">
              <w:rPr>
                <w:rFonts w:ascii="宋体" w:hAnsi="宋体" w:cs="TimesNewRomanPSMT"/>
                <w:color w:val="000000" w:themeColor="text1"/>
                <w:kern w:val="0"/>
                <w:sz w:val="18"/>
                <w:szCs w:val="18"/>
              </w:rPr>
              <w:t>)</w:t>
            </w:r>
            <w:r w:rsidRPr="00AE0DB5">
              <w:rPr>
                <w:rFonts w:ascii="宋体" w:hAnsi="宋体" w:cs="宋体" w:hint="eastAsia"/>
                <w:color w:val="000000" w:themeColor="text1"/>
                <w:kern w:val="0"/>
                <w:sz w:val="18"/>
                <w:szCs w:val="18"/>
              </w:rPr>
              <w:t>。例如：</w:t>
            </w:r>
          </w:p>
          <w:p w14:paraId="5F717142" w14:textId="77777777" w:rsidR="003954F1" w:rsidRPr="00AE0DB5" w:rsidRDefault="00CE6F72" w:rsidP="000A3D28">
            <w:pPr>
              <w:kinsoku w:val="0"/>
              <w:overflowPunct w:val="0"/>
              <w:autoSpaceDE w:val="0"/>
              <w:autoSpaceDN w:val="0"/>
              <w:adjustRightInd w:val="0"/>
              <w:snapToGrid w:val="0"/>
              <w:spacing w:line="240" w:lineRule="auto"/>
              <w:ind w:left="0"/>
              <w:jc w:val="left"/>
              <w:textAlignment w:val="baseline"/>
              <w:rPr>
                <w:rFonts w:ascii="宋体" w:hAnsi="宋体" w:cs="Arial"/>
                <w:bCs/>
                <w:color w:val="000000" w:themeColor="text1"/>
                <w:kern w:val="24"/>
                <w:sz w:val="18"/>
                <w:szCs w:val="18"/>
              </w:rPr>
            </w:pPr>
            <w:r w:rsidRPr="00AE0DB5">
              <w:rPr>
                <w:rFonts w:ascii="宋体" w:hAnsi="宋体" w:cs="TimesNewRomanPSMT"/>
                <w:color w:val="000000" w:themeColor="text1"/>
                <w:kern w:val="0"/>
                <w:sz w:val="18"/>
                <w:szCs w:val="18"/>
              </w:rPr>
              <w:t xml:space="preserve">F00001 </w:t>
            </w:r>
            <w:r w:rsidRPr="00AE0DB5">
              <w:rPr>
                <w:rFonts w:ascii="宋体" w:hAnsi="宋体" w:cs="宋体" w:hint="eastAsia"/>
                <w:color w:val="000000" w:themeColor="text1"/>
                <w:kern w:val="0"/>
                <w:sz w:val="18"/>
                <w:szCs w:val="18"/>
              </w:rPr>
              <w:t>是国际民航组织管理的具体模块中所载的最小航空器地址。</w:t>
            </w:r>
          </w:p>
        </w:tc>
      </w:tr>
      <w:tr w:rsidR="003954F1" w:rsidRPr="00AE0DB5" w14:paraId="5F717146" w14:textId="77777777" w:rsidTr="00C84A8E">
        <w:trPr>
          <w:trHeight w:val="20"/>
        </w:trPr>
        <w:tc>
          <w:tcPr>
            <w:tcW w:w="709" w:type="dxa"/>
            <w:shd w:val="clear" w:color="auto" w:fill="FFFFFF"/>
            <w:tcMar>
              <w:top w:w="72" w:type="dxa"/>
              <w:left w:w="144" w:type="dxa"/>
              <w:bottom w:w="72" w:type="dxa"/>
              <w:right w:w="144" w:type="dxa"/>
            </w:tcMar>
          </w:tcPr>
          <w:p w14:paraId="5F717144"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DLE/</w:t>
            </w:r>
          </w:p>
        </w:tc>
        <w:tc>
          <w:tcPr>
            <w:tcW w:w="5394" w:type="dxa"/>
            <w:shd w:val="clear" w:color="auto" w:fill="FFFFFF"/>
            <w:tcMar>
              <w:top w:w="72" w:type="dxa"/>
              <w:left w:w="144" w:type="dxa"/>
              <w:bottom w:w="72" w:type="dxa"/>
              <w:right w:w="144" w:type="dxa"/>
            </w:tcMar>
          </w:tcPr>
          <w:p w14:paraId="5F717145"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航路延误，计划发生延误的航路点和延误时间</w:t>
            </w:r>
          </w:p>
        </w:tc>
      </w:tr>
      <w:tr w:rsidR="003954F1" w:rsidRPr="00AE0DB5" w14:paraId="5F717149" w14:textId="77777777" w:rsidTr="00C84A8E">
        <w:trPr>
          <w:trHeight w:val="20"/>
        </w:trPr>
        <w:tc>
          <w:tcPr>
            <w:tcW w:w="709" w:type="dxa"/>
            <w:shd w:val="clear" w:color="auto" w:fill="FFFFFF"/>
            <w:tcMar>
              <w:top w:w="72" w:type="dxa"/>
              <w:left w:w="144" w:type="dxa"/>
              <w:bottom w:w="72" w:type="dxa"/>
              <w:right w:w="144" w:type="dxa"/>
            </w:tcMar>
          </w:tcPr>
          <w:p w14:paraId="5F717147" w14:textId="77777777" w:rsidR="003954F1" w:rsidRPr="00AE0DB5" w:rsidRDefault="003954F1" w:rsidP="000A3D28">
            <w:pPr>
              <w:kinsoku w:val="0"/>
              <w:overflowPunct w:val="0"/>
              <w:autoSpaceDE w:val="0"/>
              <w:autoSpaceDN w:val="0"/>
              <w:adjustRightInd w:val="0"/>
              <w:snapToGrid w:val="0"/>
              <w:spacing w:line="240" w:lineRule="auto"/>
              <w:ind w:left="0"/>
              <w:jc w:val="center"/>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lastRenderedPageBreak/>
              <w:t>OPR/</w:t>
            </w:r>
          </w:p>
        </w:tc>
        <w:tc>
          <w:tcPr>
            <w:tcW w:w="5394" w:type="dxa"/>
            <w:shd w:val="clear" w:color="auto" w:fill="FFFFFF"/>
            <w:tcMar>
              <w:top w:w="72" w:type="dxa"/>
              <w:left w:w="144" w:type="dxa"/>
              <w:bottom w:w="72" w:type="dxa"/>
              <w:right w:w="144" w:type="dxa"/>
            </w:tcMar>
          </w:tcPr>
          <w:p w14:paraId="5F717148" w14:textId="77777777" w:rsidR="003954F1" w:rsidRPr="00AE0DB5" w:rsidRDefault="003954F1" w:rsidP="000A3D28">
            <w:pPr>
              <w:kinsoku w:val="0"/>
              <w:overflowPunct w:val="0"/>
              <w:autoSpaceDE w:val="0"/>
              <w:autoSpaceDN w:val="0"/>
              <w:adjustRightInd w:val="0"/>
              <w:snapToGrid w:val="0"/>
              <w:spacing w:line="240" w:lineRule="auto"/>
              <w:ind w:left="0"/>
              <w:jc w:val="left"/>
              <w:textAlignment w:val="baseline"/>
              <w:rPr>
                <w:rFonts w:ascii="宋体" w:hAnsi="宋体" w:cs="Arial"/>
                <w:bCs/>
                <w:color w:val="000000" w:themeColor="text1"/>
                <w:kern w:val="24"/>
                <w:sz w:val="18"/>
                <w:szCs w:val="18"/>
              </w:rPr>
            </w:pPr>
            <w:r w:rsidRPr="00AE0DB5">
              <w:rPr>
                <w:rFonts w:ascii="宋体" w:hAnsi="宋体" w:cs="Arial" w:hint="eastAsia"/>
                <w:bCs/>
                <w:color w:val="000000" w:themeColor="text1"/>
                <w:kern w:val="24"/>
                <w:sz w:val="18"/>
                <w:szCs w:val="18"/>
              </w:rPr>
              <w:t>与编组7中不同时，填入航空器运行机构的ICAO代码或名称</w:t>
            </w:r>
          </w:p>
        </w:tc>
      </w:tr>
      <w:tr w:rsidR="002D4E8C" w:rsidRPr="00AE0DB5" w14:paraId="5F71714C" w14:textId="77777777" w:rsidTr="00C84A8E">
        <w:trPr>
          <w:trHeight w:val="20"/>
        </w:trPr>
        <w:tc>
          <w:tcPr>
            <w:tcW w:w="709" w:type="dxa"/>
            <w:shd w:val="clear" w:color="auto" w:fill="FFFFFF"/>
            <w:tcMar>
              <w:top w:w="72" w:type="dxa"/>
              <w:left w:w="144" w:type="dxa"/>
              <w:bottom w:w="72" w:type="dxa"/>
              <w:right w:w="144" w:type="dxa"/>
            </w:tcMar>
          </w:tcPr>
          <w:p w14:paraId="5F71714A" w14:textId="77777777" w:rsidR="002D4E8C" w:rsidRPr="00AE0DB5" w:rsidRDefault="002D4E8C" w:rsidP="000A3D28">
            <w:pPr>
              <w:pStyle w:val="af8"/>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sz w:val="18"/>
                <w:szCs w:val="18"/>
              </w:rPr>
            </w:pPr>
            <w:r w:rsidRPr="00AE0DB5">
              <w:rPr>
                <w:rFonts w:ascii="宋体" w:hAnsi="宋体" w:cs="Arial" w:hint="eastAsia"/>
                <w:bCs/>
                <w:color w:val="000000" w:themeColor="text1"/>
                <w:kern w:val="24"/>
                <w:sz w:val="18"/>
                <w:szCs w:val="18"/>
              </w:rPr>
              <w:t>ORGN/</w:t>
            </w:r>
          </w:p>
        </w:tc>
        <w:tc>
          <w:tcPr>
            <w:tcW w:w="5394" w:type="dxa"/>
            <w:shd w:val="clear" w:color="auto" w:fill="FFFFFF"/>
            <w:tcMar>
              <w:top w:w="72" w:type="dxa"/>
              <w:left w:w="144" w:type="dxa"/>
              <w:bottom w:w="72" w:type="dxa"/>
              <w:right w:w="144" w:type="dxa"/>
            </w:tcMar>
          </w:tcPr>
          <w:p w14:paraId="5F71714B" w14:textId="77777777" w:rsidR="002D4E8C" w:rsidRPr="00AE0DB5" w:rsidRDefault="002D4E8C" w:rsidP="000A3D28">
            <w:pPr>
              <w:pStyle w:val="af8"/>
              <w:kinsoku w:val="0"/>
              <w:overflowPunct w:val="0"/>
              <w:autoSpaceDE w:val="0"/>
              <w:autoSpaceDN w:val="0"/>
              <w:adjustRightInd w:val="0"/>
              <w:snapToGrid w:val="0"/>
              <w:spacing w:line="240" w:lineRule="auto"/>
              <w:ind w:left="0"/>
              <w:textAlignment w:val="baseline"/>
              <w:rPr>
                <w:rFonts w:ascii="宋体" w:hAnsi="宋体" w:cs="Arial"/>
                <w:color w:val="000000" w:themeColor="text1"/>
                <w:sz w:val="18"/>
                <w:szCs w:val="18"/>
              </w:rPr>
            </w:pPr>
            <w:r w:rsidRPr="00AE0DB5">
              <w:rPr>
                <w:rFonts w:ascii="宋体" w:hAnsi="宋体" w:cs="Arial" w:hint="eastAsia"/>
                <w:bCs/>
                <w:color w:val="000000" w:themeColor="text1"/>
                <w:kern w:val="24"/>
                <w:sz w:val="18"/>
                <w:szCs w:val="18"/>
              </w:rPr>
              <w:t>如果无法立即识别飞行计划发报人，填入有关空中交通服务当局要求的发报人AFTN地址或其他相关联络细节</w:t>
            </w:r>
          </w:p>
        </w:tc>
      </w:tr>
      <w:tr w:rsidR="002D4E8C" w:rsidRPr="00AE0DB5" w14:paraId="5F71714F" w14:textId="77777777" w:rsidTr="00C84A8E">
        <w:trPr>
          <w:trHeight w:val="20"/>
        </w:trPr>
        <w:tc>
          <w:tcPr>
            <w:tcW w:w="709" w:type="dxa"/>
            <w:shd w:val="clear" w:color="auto" w:fill="FFFFFF"/>
            <w:tcMar>
              <w:top w:w="72" w:type="dxa"/>
              <w:left w:w="144" w:type="dxa"/>
              <w:bottom w:w="72" w:type="dxa"/>
              <w:right w:w="144" w:type="dxa"/>
            </w:tcMar>
          </w:tcPr>
          <w:p w14:paraId="5F71714D" w14:textId="77777777" w:rsidR="002D4E8C" w:rsidRPr="00AE0DB5" w:rsidRDefault="002D4E8C" w:rsidP="000A3D28">
            <w:pPr>
              <w:pStyle w:val="af8"/>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sz w:val="18"/>
                <w:szCs w:val="18"/>
              </w:rPr>
            </w:pPr>
            <w:r w:rsidRPr="00AE0DB5">
              <w:rPr>
                <w:rFonts w:ascii="宋体" w:hAnsi="宋体" w:cs="Arial" w:hint="eastAsia"/>
                <w:bCs/>
                <w:color w:val="000000" w:themeColor="text1"/>
                <w:kern w:val="24"/>
                <w:sz w:val="18"/>
                <w:szCs w:val="18"/>
              </w:rPr>
              <w:t>PER/</w:t>
            </w:r>
          </w:p>
        </w:tc>
        <w:tc>
          <w:tcPr>
            <w:tcW w:w="5394" w:type="dxa"/>
            <w:shd w:val="clear" w:color="auto" w:fill="FFFFFF"/>
            <w:tcMar>
              <w:top w:w="72" w:type="dxa"/>
              <w:left w:w="144" w:type="dxa"/>
              <w:bottom w:w="72" w:type="dxa"/>
              <w:right w:w="144" w:type="dxa"/>
            </w:tcMar>
          </w:tcPr>
          <w:p w14:paraId="5F71714E" w14:textId="77777777" w:rsidR="002D4E8C" w:rsidRPr="00AE0DB5" w:rsidRDefault="002D4E8C" w:rsidP="000A3D28">
            <w:pPr>
              <w:pStyle w:val="af8"/>
              <w:kinsoku w:val="0"/>
              <w:overflowPunct w:val="0"/>
              <w:autoSpaceDE w:val="0"/>
              <w:autoSpaceDN w:val="0"/>
              <w:adjustRightInd w:val="0"/>
              <w:snapToGrid w:val="0"/>
              <w:spacing w:line="240" w:lineRule="auto"/>
              <w:ind w:left="0"/>
              <w:textAlignment w:val="baseline"/>
              <w:rPr>
                <w:rFonts w:ascii="宋体" w:hAnsi="宋体" w:cs="Arial"/>
                <w:color w:val="000000" w:themeColor="text1"/>
                <w:sz w:val="18"/>
                <w:szCs w:val="18"/>
              </w:rPr>
            </w:pPr>
            <w:r w:rsidRPr="00AE0DB5">
              <w:rPr>
                <w:rFonts w:ascii="宋体" w:hAnsi="宋体" w:cs="Arial" w:hint="eastAsia"/>
                <w:bCs/>
                <w:color w:val="000000" w:themeColor="text1"/>
                <w:kern w:val="24"/>
                <w:sz w:val="18"/>
                <w:szCs w:val="18"/>
              </w:rPr>
              <w:t>按有关空中交通服务当局要求，填写PANS-OPS，Doc 8168中的航空器性能数据描述</w:t>
            </w:r>
          </w:p>
        </w:tc>
      </w:tr>
      <w:tr w:rsidR="002D4E8C" w:rsidRPr="00AE0DB5" w14:paraId="5F717152" w14:textId="77777777" w:rsidTr="00C84A8E">
        <w:trPr>
          <w:trHeight w:val="20"/>
        </w:trPr>
        <w:tc>
          <w:tcPr>
            <w:tcW w:w="709" w:type="dxa"/>
            <w:shd w:val="clear" w:color="auto" w:fill="FFFFFF"/>
            <w:tcMar>
              <w:top w:w="72" w:type="dxa"/>
              <w:left w:w="144" w:type="dxa"/>
              <w:bottom w:w="72" w:type="dxa"/>
              <w:right w:w="144" w:type="dxa"/>
            </w:tcMar>
          </w:tcPr>
          <w:p w14:paraId="5F717150" w14:textId="77777777" w:rsidR="002D4E8C" w:rsidRPr="00AE0DB5" w:rsidRDefault="002D4E8C" w:rsidP="000A3D28">
            <w:pPr>
              <w:pStyle w:val="af8"/>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sz w:val="18"/>
                <w:szCs w:val="18"/>
              </w:rPr>
            </w:pPr>
            <w:r w:rsidRPr="00AE0DB5">
              <w:rPr>
                <w:rFonts w:ascii="宋体" w:hAnsi="宋体" w:cs="Arial" w:hint="eastAsia"/>
                <w:bCs/>
                <w:color w:val="000000" w:themeColor="text1"/>
                <w:kern w:val="24"/>
                <w:sz w:val="18"/>
                <w:szCs w:val="18"/>
              </w:rPr>
              <w:t>ALTN/</w:t>
            </w:r>
          </w:p>
        </w:tc>
        <w:tc>
          <w:tcPr>
            <w:tcW w:w="5394" w:type="dxa"/>
            <w:shd w:val="clear" w:color="auto" w:fill="FFFFFF"/>
            <w:tcMar>
              <w:top w:w="72" w:type="dxa"/>
              <w:left w:w="144" w:type="dxa"/>
              <w:bottom w:w="72" w:type="dxa"/>
              <w:right w:w="144" w:type="dxa"/>
            </w:tcMar>
          </w:tcPr>
          <w:p w14:paraId="5F717151" w14:textId="77777777" w:rsidR="002D4E8C" w:rsidRPr="00AE0DB5" w:rsidRDefault="002D4E8C" w:rsidP="000A3D28">
            <w:pPr>
              <w:pStyle w:val="af8"/>
              <w:kinsoku w:val="0"/>
              <w:overflowPunct w:val="0"/>
              <w:autoSpaceDE w:val="0"/>
              <w:autoSpaceDN w:val="0"/>
              <w:adjustRightInd w:val="0"/>
              <w:snapToGrid w:val="0"/>
              <w:spacing w:line="240" w:lineRule="auto"/>
              <w:ind w:left="0"/>
              <w:textAlignment w:val="baseline"/>
              <w:rPr>
                <w:rFonts w:ascii="宋体" w:hAnsi="宋体" w:cs="Arial"/>
                <w:color w:val="000000" w:themeColor="text1"/>
                <w:sz w:val="18"/>
                <w:szCs w:val="18"/>
              </w:rPr>
            </w:pPr>
            <w:r w:rsidRPr="00AE0DB5">
              <w:rPr>
                <w:rFonts w:ascii="宋体" w:hAnsi="宋体" w:hint="eastAsia"/>
                <w:color w:val="000000" w:themeColor="text1"/>
                <w:sz w:val="18"/>
                <w:szCs w:val="18"/>
              </w:rPr>
              <w:t>在第16项备降机场填入ZZZZ，则在此填入机场全称</w:t>
            </w:r>
          </w:p>
        </w:tc>
      </w:tr>
      <w:tr w:rsidR="002D4E8C" w:rsidRPr="00AE0DB5" w14:paraId="5F717155" w14:textId="77777777" w:rsidTr="00C84A8E">
        <w:trPr>
          <w:trHeight w:val="20"/>
        </w:trPr>
        <w:tc>
          <w:tcPr>
            <w:tcW w:w="709" w:type="dxa"/>
            <w:shd w:val="clear" w:color="auto" w:fill="FFFFFF"/>
            <w:tcMar>
              <w:top w:w="72" w:type="dxa"/>
              <w:left w:w="144" w:type="dxa"/>
              <w:bottom w:w="72" w:type="dxa"/>
              <w:right w:w="144" w:type="dxa"/>
            </w:tcMar>
          </w:tcPr>
          <w:p w14:paraId="5F717153" w14:textId="77777777" w:rsidR="002D4E8C" w:rsidRPr="00AE0DB5" w:rsidRDefault="002D4E8C" w:rsidP="000A3D28">
            <w:pPr>
              <w:pStyle w:val="af8"/>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sz w:val="18"/>
                <w:szCs w:val="18"/>
              </w:rPr>
            </w:pPr>
            <w:r w:rsidRPr="00AE0DB5">
              <w:rPr>
                <w:rFonts w:ascii="宋体" w:hAnsi="宋体" w:cs="Arial" w:hint="eastAsia"/>
                <w:bCs/>
                <w:color w:val="000000" w:themeColor="text1"/>
                <w:kern w:val="24"/>
                <w:sz w:val="18"/>
                <w:szCs w:val="18"/>
              </w:rPr>
              <w:t>RALT/</w:t>
            </w:r>
          </w:p>
        </w:tc>
        <w:tc>
          <w:tcPr>
            <w:tcW w:w="5394" w:type="dxa"/>
            <w:shd w:val="clear" w:color="auto" w:fill="FFFFFF"/>
            <w:tcMar>
              <w:top w:w="72" w:type="dxa"/>
              <w:left w:w="144" w:type="dxa"/>
              <w:bottom w:w="72" w:type="dxa"/>
              <w:right w:w="144" w:type="dxa"/>
            </w:tcMar>
          </w:tcPr>
          <w:p w14:paraId="5F717154" w14:textId="77777777" w:rsidR="002D4E8C" w:rsidRPr="00AE0DB5" w:rsidRDefault="002D4E8C" w:rsidP="000A3D28">
            <w:pPr>
              <w:pStyle w:val="af8"/>
              <w:kinsoku w:val="0"/>
              <w:overflowPunct w:val="0"/>
              <w:autoSpaceDE w:val="0"/>
              <w:autoSpaceDN w:val="0"/>
              <w:adjustRightInd w:val="0"/>
              <w:snapToGrid w:val="0"/>
              <w:spacing w:line="240" w:lineRule="auto"/>
              <w:ind w:left="0"/>
              <w:textAlignment w:val="baseline"/>
              <w:rPr>
                <w:rFonts w:ascii="宋体" w:hAnsi="宋体" w:cs="Arial"/>
                <w:color w:val="000000" w:themeColor="text1"/>
                <w:sz w:val="18"/>
                <w:szCs w:val="18"/>
              </w:rPr>
            </w:pPr>
            <w:r w:rsidRPr="00AE0DB5">
              <w:rPr>
                <w:rFonts w:ascii="宋体" w:hAnsi="宋体" w:hint="eastAsia"/>
                <w:color w:val="000000" w:themeColor="text1"/>
                <w:sz w:val="18"/>
                <w:szCs w:val="18"/>
              </w:rPr>
              <w:t>航路备降机场名称</w:t>
            </w:r>
          </w:p>
        </w:tc>
      </w:tr>
      <w:tr w:rsidR="002D4E8C" w:rsidRPr="00AE0DB5" w14:paraId="5F717158" w14:textId="77777777" w:rsidTr="00C84A8E">
        <w:trPr>
          <w:trHeight w:val="20"/>
        </w:trPr>
        <w:tc>
          <w:tcPr>
            <w:tcW w:w="709" w:type="dxa"/>
            <w:shd w:val="clear" w:color="auto" w:fill="FFFFFF"/>
            <w:tcMar>
              <w:top w:w="72" w:type="dxa"/>
              <w:left w:w="144" w:type="dxa"/>
              <w:bottom w:w="72" w:type="dxa"/>
              <w:right w:w="144" w:type="dxa"/>
            </w:tcMar>
          </w:tcPr>
          <w:p w14:paraId="5F717156" w14:textId="77777777" w:rsidR="002D4E8C" w:rsidRPr="00AE0DB5" w:rsidRDefault="002D4E8C" w:rsidP="000A3D28">
            <w:pPr>
              <w:pStyle w:val="af8"/>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sz w:val="18"/>
                <w:szCs w:val="18"/>
              </w:rPr>
            </w:pPr>
            <w:r w:rsidRPr="00AE0DB5">
              <w:rPr>
                <w:rFonts w:ascii="宋体" w:hAnsi="宋体" w:cs="Arial" w:hint="eastAsia"/>
                <w:bCs/>
                <w:color w:val="000000" w:themeColor="text1"/>
                <w:kern w:val="24"/>
                <w:sz w:val="18"/>
                <w:szCs w:val="18"/>
              </w:rPr>
              <w:t>TALT/</w:t>
            </w:r>
          </w:p>
        </w:tc>
        <w:tc>
          <w:tcPr>
            <w:tcW w:w="5394" w:type="dxa"/>
            <w:shd w:val="clear" w:color="auto" w:fill="FFFFFF"/>
            <w:tcMar>
              <w:top w:w="72" w:type="dxa"/>
              <w:left w:w="144" w:type="dxa"/>
              <w:bottom w:w="72" w:type="dxa"/>
              <w:right w:w="144" w:type="dxa"/>
            </w:tcMar>
          </w:tcPr>
          <w:p w14:paraId="5F717157" w14:textId="77777777" w:rsidR="002D4E8C" w:rsidRPr="00AE0DB5" w:rsidRDefault="002D4E8C" w:rsidP="000A3D28">
            <w:pPr>
              <w:pStyle w:val="af8"/>
              <w:kinsoku w:val="0"/>
              <w:overflowPunct w:val="0"/>
              <w:autoSpaceDE w:val="0"/>
              <w:autoSpaceDN w:val="0"/>
              <w:adjustRightInd w:val="0"/>
              <w:snapToGrid w:val="0"/>
              <w:spacing w:line="240" w:lineRule="auto"/>
              <w:ind w:left="0"/>
              <w:textAlignment w:val="baseline"/>
              <w:rPr>
                <w:rFonts w:ascii="宋体" w:hAnsi="宋体" w:cs="Arial"/>
                <w:color w:val="000000" w:themeColor="text1"/>
                <w:sz w:val="18"/>
                <w:szCs w:val="18"/>
              </w:rPr>
            </w:pPr>
            <w:r w:rsidRPr="00AE0DB5">
              <w:rPr>
                <w:rFonts w:ascii="宋体" w:hAnsi="宋体" w:cs="Arial" w:hint="eastAsia"/>
                <w:bCs/>
                <w:color w:val="000000" w:themeColor="text1"/>
                <w:kern w:val="24"/>
                <w:sz w:val="18"/>
                <w:szCs w:val="18"/>
              </w:rPr>
              <w:t>起飞备降机场（例如：由于起飞过程中的问题导致机场关闭）有关空中交通服务当局要求</w:t>
            </w:r>
          </w:p>
        </w:tc>
      </w:tr>
      <w:tr w:rsidR="002D4E8C" w:rsidRPr="00AE0DB5" w14:paraId="5F71715B" w14:textId="77777777" w:rsidTr="00C84A8E">
        <w:trPr>
          <w:trHeight w:val="20"/>
        </w:trPr>
        <w:tc>
          <w:tcPr>
            <w:tcW w:w="709" w:type="dxa"/>
            <w:shd w:val="clear" w:color="auto" w:fill="FFFFFF"/>
            <w:tcMar>
              <w:top w:w="72" w:type="dxa"/>
              <w:left w:w="144" w:type="dxa"/>
              <w:bottom w:w="72" w:type="dxa"/>
              <w:right w:w="144" w:type="dxa"/>
            </w:tcMar>
          </w:tcPr>
          <w:p w14:paraId="5F717159" w14:textId="77777777" w:rsidR="002D4E8C" w:rsidRPr="00AE0DB5" w:rsidRDefault="002D4E8C" w:rsidP="000A3D28">
            <w:pPr>
              <w:pStyle w:val="af8"/>
              <w:kinsoku w:val="0"/>
              <w:overflowPunct w:val="0"/>
              <w:autoSpaceDE w:val="0"/>
              <w:autoSpaceDN w:val="0"/>
              <w:adjustRightInd w:val="0"/>
              <w:snapToGrid w:val="0"/>
              <w:spacing w:line="240" w:lineRule="auto"/>
              <w:ind w:left="0"/>
              <w:jc w:val="center"/>
              <w:textAlignment w:val="baseline"/>
              <w:rPr>
                <w:rFonts w:ascii="宋体" w:hAnsi="宋体" w:cs="Arial"/>
                <w:color w:val="000000" w:themeColor="text1"/>
                <w:sz w:val="18"/>
                <w:szCs w:val="18"/>
              </w:rPr>
            </w:pPr>
            <w:r w:rsidRPr="00AE0DB5">
              <w:rPr>
                <w:rFonts w:ascii="宋体" w:hAnsi="宋体" w:cs="Arial" w:hint="eastAsia"/>
                <w:bCs/>
                <w:color w:val="000000" w:themeColor="text1"/>
                <w:kern w:val="24"/>
                <w:sz w:val="18"/>
                <w:szCs w:val="18"/>
              </w:rPr>
              <w:t>RIF/</w:t>
            </w:r>
          </w:p>
        </w:tc>
        <w:tc>
          <w:tcPr>
            <w:tcW w:w="5394" w:type="dxa"/>
            <w:shd w:val="clear" w:color="auto" w:fill="FFFFFF"/>
            <w:tcMar>
              <w:top w:w="72" w:type="dxa"/>
              <w:left w:w="144" w:type="dxa"/>
              <w:bottom w:w="72" w:type="dxa"/>
              <w:right w:w="144" w:type="dxa"/>
            </w:tcMar>
          </w:tcPr>
          <w:p w14:paraId="5F71715A" w14:textId="77777777" w:rsidR="002D4E8C" w:rsidRPr="00AE0DB5" w:rsidRDefault="002D4E8C" w:rsidP="000A3D28">
            <w:pPr>
              <w:kinsoku w:val="0"/>
              <w:overflowPunct w:val="0"/>
              <w:autoSpaceDE w:val="0"/>
              <w:autoSpaceDN w:val="0"/>
              <w:adjustRightInd w:val="0"/>
              <w:snapToGrid w:val="0"/>
              <w:spacing w:line="240" w:lineRule="auto"/>
              <w:ind w:left="0"/>
              <w:jc w:val="left"/>
              <w:rPr>
                <w:rFonts w:ascii="宋体" w:cs="宋体"/>
                <w:color w:val="000000" w:themeColor="text1"/>
                <w:kern w:val="0"/>
                <w:szCs w:val="21"/>
              </w:rPr>
            </w:pPr>
            <w:r w:rsidRPr="00AE0DB5">
              <w:rPr>
                <w:rFonts w:ascii="宋体" w:cs="宋体" w:hint="eastAsia"/>
                <w:color w:val="000000" w:themeColor="text1"/>
                <w:kern w:val="0"/>
                <w:szCs w:val="21"/>
              </w:rPr>
              <w:t>至修改的目的地机场的航路细节，后随该机场的国际民航组织四字代码。修改的航路应在飞行中重新申请。</w:t>
            </w:r>
          </w:p>
        </w:tc>
      </w:tr>
      <w:tr w:rsidR="00CE6F72" w:rsidRPr="00AE0DB5" w14:paraId="5F71715E" w14:textId="77777777" w:rsidTr="00C84A8E">
        <w:trPr>
          <w:trHeight w:val="20"/>
        </w:trPr>
        <w:tc>
          <w:tcPr>
            <w:tcW w:w="709" w:type="dxa"/>
            <w:shd w:val="clear" w:color="auto" w:fill="FFFFFF"/>
            <w:tcMar>
              <w:top w:w="72" w:type="dxa"/>
              <w:left w:w="144" w:type="dxa"/>
              <w:bottom w:w="72" w:type="dxa"/>
              <w:right w:w="144" w:type="dxa"/>
            </w:tcMar>
          </w:tcPr>
          <w:p w14:paraId="5F71715C" w14:textId="77777777" w:rsidR="00CE6F72" w:rsidRPr="00AE0DB5" w:rsidRDefault="00CE6F72" w:rsidP="000A3D28">
            <w:pPr>
              <w:pStyle w:val="ae"/>
              <w:kinsoku w:val="0"/>
              <w:overflowPunct w:val="0"/>
              <w:autoSpaceDE w:val="0"/>
              <w:autoSpaceDN w:val="0"/>
              <w:adjustRightInd w:val="0"/>
              <w:snapToGrid w:val="0"/>
              <w:spacing w:line="240" w:lineRule="auto"/>
              <w:ind w:left="0"/>
              <w:rPr>
                <w:rFonts w:ascii="宋体" w:hAnsi="宋体"/>
                <w:color w:val="000000" w:themeColor="text1"/>
              </w:rPr>
            </w:pPr>
            <w:r w:rsidRPr="00AE0DB5">
              <w:rPr>
                <w:rFonts w:ascii="宋体" w:hAnsi="宋体" w:hint="eastAsia"/>
                <w:color w:val="000000" w:themeColor="text1"/>
              </w:rPr>
              <w:t>RMK/</w:t>
            </w:r>
          </w:p>
        </w:tc>
        <w:tc>
          <w:tcPr>
            <w:tcW w:w="5394" w:type="dxa"/>
            <w:shd w:val="clear" w:color="auto" w:fill="FFFFFF"/>
            <w:tcMar>
              <w:top w:w="72" w:type="dxa"/>
              <w:left w:w="144" w:type="dxa"/>
              <w:bottom w:w="72" w:type="dxa"/>
              <w:right w:w="144" w:type="dxa"/>
            </w:tcMar>
          </w:tcPr>
          <w:p w14:paraId="5F71715D" w14:textId="77777777" w:rsidR="00CE6F72" w:rsidRPr="00AE0DB5" w:rsidRDefault="00CE6F72" w:rsidP="000A3D28">
            <w:pPr>
              <w:kinsoku w:val="0"/>
              <w:overflowPunct w:val="0"/>
              <w:autoSpaceDE w:val="0"/>
              <w:autoSpaceDN w:val="0"/>
              <w:adjustRightInd w:val="0"/>
              <w:snapToGrid w:val="0"/>
              <w:spacing w:line="240" w:lineRule="auto"/>
              <w:ind w:left="0"/>
              <w:rPr>
                <w:rFonts w:ascii="宋体" w:hAnsi="宋体"/>
                <w:color w:val="000000" w:themeColor="text1"/>
                <w:sz w:val="18"/>
                <w:szCs w:val="18"/>
              </w:rPr>
            </w:pPr>
            <w:r w:rsidRPr="00AE0DB5">
              <w:rPr>
                <w:rFonts w:ascii="宋体" w:hAnsi="宋体" w:hint="eastAsia"/>
                <w:color w:val="000000" w:themeColor="text1"/>
                <w:sz w:val="18"/>
                <w:szCs w:val="18"/>
              </w:rPr>
              <w:t>按空中交通服务当局的要求，或机长认为对提供交通服务有必要的任何明语说明</w:t>
            </w:r>
          </w:p>
        </w:tc>
      </w:tr>
    </w:tbl>
    <w:p w14:paraId="5F71715F" w14:textId="77777777" w:rsidR="00A22ECF" w:rsidRPr="007F32B6" w:rsidRDefault="00A22ECF" w:rsidP="005959F9">
      <w:pPr>
        <w:pStyle w:val="aff0"/>
        <w:numPr>
          <w:ilvl w:val="0"/>
          <w:numId w:val="102"/>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7F32B6">
        <w:rPr>
          <w:rFonts w:ascii="宋体" w:hAnsi="宋体" w:hint="eastAsia"/>
          <w:color w:val="000000" w:themeColor="text1"/>
        </w:rPr>
        <w:t>补充情报（第19项）</w:t>
      </w:r>
    </w:p>
    <w:p w14:paraId="5F717160" w14:textId="77777777" w:rsidR="00A22ECF" w:rsidRPr="00AE0DB5" w:rsidRDefault="00A22ECF" w:rsidP="000A3D28">
      <w:pPr>
        <w:kinsoku w:val="0"/>
        <w:overflowPunct w:val="0"/>
        <w:autoSpaceDE w:val="0"/>
        <w:autoSpaceDN w:val="0"/>
      </w:pPr>
      <w:r w:rsidRPr="00AE0DB5">
        <w:rPr>
          <w:rFonts w:hint="eastAsia"/>
        </w:rPr>
        <w:t>续航能力用</w:t>
      </w:r>
      <w:r w:rsidRPr="00AE0DB5">
        <w:t xml:space="preserve">E/ </w:t>
      </w:r>
      <w:r w:rsidRPr="00AE0DB5">
        <w:rPr>
          <w:rFonts w:hint="eastAsia"/>
        </w:rPr>
        <w:t>后随</w:t>
      </w:r>
      <w:r w:rsidRPr="00AE0DB5">
        <w:rPr>
          <w:rFonts w:hint="eastAsia"/>
        </w:rPr>
        <w:t>4</w:t>
      </w:r>
      <w:r w:rsidRPr="00AE0DB5">
        <w:rPr>
          <w:rFonts w:hint="eastAsia"/>
        </w:rPr>
        <w:t>位数字表示小时分钟；</w:t>
      </w:r>
    </w:p>
    <w:p w14:paraId="5F717161" w14:textId="77777777" w:rsidR="00A22ECF" w:rsidRPr="00AE0DB5" w:rsidRDefault="00A22ECF" w:rsidP="000A3D28">
      <w:pPr>
        <w:kinsoku w:val="0"/>
        <w:overflowPunct w:val="0"/>
        <w:autoSpaceDE w:val="0"/>
        <w:autoSpaceDN w:val="0"/>
      </w:pPr>
      <w:r w:rsidRPr="00AE0DB5">
        <w:rPr>
          <w:rFonts w:hint="eastAsia"/>
        </w:rPr>
        <w:t>机上总人数用</w:t>
      </w:r>
      <w:r w:rsidRPr="00AE0DB5">
        <w:rPr>
          <w:rFonts w:hint="eastAsia"/>
        </w:rPr>
        <w:t xml:space="preserve">P/ </w:t>
      </w:r>
      <w:r w:rsidRPr="00AE0DB5">
        <w:rPr>
          <w:rFonts w:hint="eastAsia"/>
        </w:rPr>
        <w:t>后随</w:t>
      </w:r>
      <w:r w:rsidRPr="00AE0DB5">
        <w:rPr>
          <w:rFonts w:hint="eastAsia"/>
        </w:rPr>
        <w:t>1</w:t>
      </w:r>
      <w:r w:rsidRPr="00AE0DB5">
        <w:rPr>
          <w:rFonts w:hint="eastAsia"/>
        </w:rPr>
        <w:t>或</w:t>
      </w:r>
      <w:r w:rsidRPr="00AE0DB5">
        <w:rPr>
          <w:rFonts w:hint="eastAsia"/>
        </w:rPr>
        <w:t>2</w:t>
      </w:r>
      <w:r w:rsidRPr="00AE0DB5">
        <w:rPr>
          <w:rFonts w:hint="eastAsia"/>
        </w:rPr>
        <w:t>或</w:t>
      </w:r>
      <w:r w:rsidRPr="00AE0DB5">
        <w:rPr>
          <w:rFonts w:hint="eastAsia"/>
        </w:rPr>
        <w:t>3</w:t>
      </w:r>
      <w:r w:rsidRPr="00AE0DB5">
        <w:rPr>
          <w:rFonts w:hint="eastAsia"/>
        </w:rPr>
        <w:t>位数字表示；</w:t>
      </w:r>
    </w:p>
    <w:p w14:paraId="5F717162" w14:textId="77777777" w:rsidR="00A22ECF" w:rsidRPr="00AE0DB5" w:rsidRDefault="00A22ECF" w:rsidP="000A3D28">
      <w:pPr>
        <w:kinsoku w:val="0"/>
        <w:overflowPunct w:val="0"/>
        <w:autoSpaceDE w:val="0"/>
        <w:autoSpaceDN w:val="0"/>
      </w:pPr>
      <w:r w:rsidRPr="00AE0DB5">
        <w:rPr>
          <w:rFonts w:hint="eastAsia"/>
        </w:rPr>
        <w:t>机上应急电台用</w:t>
      </w:r>
      <w:r w:rsidRPr="00AE0DB5">
        <w:rPr>
          <w:rFonts w:hint="eastAsia"/>
        </w:rPr>
        <w:t xml:space="preserve">R/ </w:t>
      </w:r>
      <w:r w:rsidRPr="00AE0DB5">
        <w:rPr>
          <w:rFonts w:hint="eastAsia"/>
        </w:rPr>
        <w:t>后随</w:t>
      </w:r>
      <w:r w:rsidRPr="00AE0DB5">
        <w:rPr>
          <w:rFonts w:hint="eastAsia"/>
        </w:rPr>
        <w:t>1</w:t>
      </w:r>
      <w:r w:rsidRPr="00AE0DB5">
        <w:rPr>
          <w:rFonts w:hint="eastAsia"/>
        </w:rPr>
        <w:t>个或多个字母（其间无空格）表示：</w:t>
      </w:r>
    </w:p>
    <w:p w14:paraId="5F717163" w14:textId="77777777" w:rsidR="00A22ECF" w:rsidRPr="00AE0DB5" w:rsidRDefault="00A22ECF" w:rsidP="000A3D28">
      <w:pPr>
        <w:kinsoku w:val="0"/>
        <w:overflowPunct w:val="0"/>
        <w:autoSpaceDE w:val="0"/>
        <w:autoSpaceDN w:val="0"/>
      </w:pPr>
      <w:r w:rsidRPr="00AE0DB5">
        <w:rPr>
          <w:rFonts w:hint="eastAsia"/>
        </w:rPr>
        <w:t xml:space="preserve">U  </w:t>
      </w:r>
      <w:r w:rsidRPr="00AE0DB5">
        <w:rPr>
          <w:rFonts w:hint="eastAsia"/>
        </w:rPr>
        <w:t>有频率</w:t>
      </w:r>
      <w:r w:rsidRPr="00AE0DB5">
        <w:rPr>
          <w:rFonts w:hint="eastAsia"/>
        </w:rPr>
        <w:t>243</w:t>
      </w:r>
      <w:r w:rsidRPr="00AE0DB5">
        <w:t>.0</w:t>
      </w:r>
      <w:r w:rsidRPr="00AE0DB5">
        <w:rPr>
          <w:rFonts w:hint="eastAsia"/>
        </w:rPr>
        <w:t>兆赫（特高频）</w:t>
      </w:r>
    </w:p>
    <w:p w14:paraId="5F717164" w14:textId="77777777" w:rsidR="00A22ECF" w:rsidRPr="00AE0DB5" w:rsidRDefault="00A22ECF" w:rsidP="000A3D28">
      <w:pPr>
        <w:kinsoku w:val="0"/>
        <w:overflowPunct w:val="0"/>
        <w:autoSpaceDE w:val="0"/>
        <w:autoSpaceDN w:val="0"/>
      </w:pPr>
      <w:r w:rsidRPr="00AE0DB5">
        <w:rPr>
          <w:rFonts w:hint="eastAsia"/>
        </w:rPr>
        <w:t xml:space="preserve">V  </w:t>
      </w:r>
      <w:r w:rsidRPr="00AE0DB5">
        <w:rPr>
          <w:rFonts w:hint="eastAsia"/>
        </w:rPr>
        <w:t>有频率</w:t>
      </w:r>
      <w:r w:rsidRPr="00AE0DB5">
        <w:rPr>
          <w:rFonts w:hint="eastAsia"/>
        </w:rPr>
        <w:t>121</w:t>
      </w:r>
      <w:r w:rsidRPr="00AE0DB5">
        <w:t>.</w:t>
      </w:r>
      <w:r w:rsidRPr="00AE0DB5">
        <w:rPr>
          <w:rFonts w:hint="eastAsia"/>
        </w:rPr>
        <w:t>5</w:t>
      </w:r>
      <w:r w:rsidRPr="00AE0DB5">
        <w:rPr>
          <w:rFonts w:hint="eastAsia"/>
        </w:rPr>
        <w:t>兆赫（甚高频）</w:t>
      </w:r>
    </w:p>
    <w:p w14:paraId="5F717165" w14:textId="77777777" w:rsidR="00A22ECF" w:rsidRPr="00AE0DB5" w:rsidRDefault="00A22ECF" w:rsidP="000A3D28">
      <w:pPr>
        <w:kinsoku w:val="0"/>
        <w:overflowPunct w:val="0"/>
        <w:autoSpaceDE w:val="0"/>
        <w:autoSpaceDN w:val="0"/>
      </w:pPr>
      <w:r w:rsidRPr="00AE0DB5">
        <w:rPr>
          <w:rFonts w:hint="eastAsia"/>
        </w:rPr>
        <w:t xml:space="preserve">E  </w:t>
      </w:r>
      <w:r w:rsidRPr="00AE0DB5">
        <w:rPr>
          <w:rFonts w:hint="eastAsia"/>
        </w:rPr>
        <w:t>有紧急示位信标台（</w:t>
      </w:r>
      <w:r w:rsidRPr="00AE0DB5">
        <w:rPr>
          <w:rFonts w:hint="eastAsia"/>
        </w:rPr>
        <w:t>ELBA</w:t>
      </w:r>
      <w:r w:rsidRPr="00AE0DB5">
        <w:rPr>
          <w:rFonts w:hint="eastAsia"/>
        </w:rPr>
        <w:t>）</w:t>
      </w:r>
    </w:p>
    <w:p w14:paraId="5F717166" w14:textId="77777777" w:rsidR="00A22ECF" w:rsidRPr="00AE0DB5" w:rsidRDefault="00A22ECF" w:rsidP="000A3D28">
      <w:pPr>
        <w:kinsoku w:val="0"/>
        <w:overflowPunct w:val="0"/>
        <w:autoSpaceDE w:val="0"/>
        <w:autoSpaceDN w:val="0"/>
      </w:pPr>
      <w:r w:rsidRPr="00AE0DB5">
        <w:rPr>
          <w:rFonts w:hint="eastAsia"/>
        </w:rPr>
        <w:t>机上救生设备用</w:t>
      </w:r>
      <w:r w:rsidRPr="00AE0DB5">
        <w:rPr>
          <w:rFonts w:hint="eastAsia"/>
        </w:rPr>
        <w:t xml:space="preserve">S/ </w:t>
      </w:r>
      <w:r w:rsidRPr="00AE0DB5">
        <w:rPr>
          <w:rFonts w:hint="eastAsia"/>
        </w:rPr>
        <w:t>后随一个或多个字母（其间无空格）表示：</w:t>
      </w:r>
    </w:p>
    <w:p w14:paraId="5F717167" w14:textId="77777777" w:rsidR="00A22ECF" w:rsidRPr="00AE0DB5" w:rsidRDefault="00A22ECF" w:rsidP="000A3D28">
      <w:pPr>
        <w:kinsoku w:val="0"/>
        <w:overflowPunct w:val="0"/>
        <w:autoSpaceDE w:val="0"/>
        <w:autoSpaceDN w:val="0"/>
      </w:pPr>
      <w:r w:rsidRPr="00AE0DB5">
        <w:rPr>
          <w:rFonts w:hint="eastAsia"/>
        </w:rPr>
        <w:lastRenderedPageBreak/>
        <w:t xml:space="preserve">P  </w:t>
      </w:r>
      <w:r w:rsidRPr="00AE0DB5">
        <w:rPr>
          <w:rFonts w:hint="eastAsia"/>
        </w:rPr>
        <w:t>有极地救生设备</w:t>
      </w:r>
    </w:p>
    <w:p w14:paraId="5F717168" w14:textId="77777777" w:rsidR="00A22ECF" w:rsidRPr="00AE0DB5" w:rsidRDefault="00A22ECF" w:rsidP="000A3D28">
      <w:pPr>
        <w:kinsoku w:val="0"/>
        <w:overflowPunct w:val="0"/>
        <w:autoSpaceDE w:val="0"/>
        <w:autoSpaceDN w:val="0"/>
      </w:pPr>
      <w:r w:rsidRPr="00AE0DB5">
        <w:rPr>
          <w:rFonts w:hint="eastAsia"/>
        </w:rPr>
        <w:t xml:space="preserve">D  </w:t>
      </w:r>
      <w:r w:rsidRPr="00AE0DB5">
        <w:rPr>
          <w:rFonts w:hint="eastAsia"/>
        </w:rPr>
        <w:t>有沙漠救生设备</w:t>
      </w:r>
    </w:p>
    <w:p w14:paraId="5F717169" w14:textId="77777777" w:rsidR="00A22ECF" w:rsidRPr="00AE0DB5" w:rsidRDefault="00A22ECF" w:rsidP="000A3D28">
      <w:pPr>
        <w:kinsoku w:val="0"/>
        <w:overflowPunct w:val="0"/>
        <w:autoSpaceDE w:val="0"/>
        <w:autoSpaceDN w:val="0"/>
      </w:pPr>
      <w:r w:rsidRPr="00AE0DB5">
        <w:rPr>
          <w:rFonts w:hint="eastAsia"/>
        </w:rPr>
        <w:t xml:space="preserve">M  </w:t>
      </w:r>
      <w:r w:rsidRPr="00AE0DB5">
        <w:rPr>
          <w:rFonts w:hint="eastAsia"/>
        </w:rPr>
        <w:t>有海上救生设备</w:t>
      </w:r>
    </w:p>
    <w:p w14:paraId="5F71716A" w14:textId="77777777" w:rsidR="00A22ECF" w:rsidRPr="00AE0DB5" w:rsidRDefault="00A22ECF" w:rsidP="000A3D28">
      <w:pPr>
        <w:kinsoku w:val="0"/>
        <w:overflowPunct w:val="0"/>
        <w:autoSpaceDE w:val="0"/>
        <w:autoSpaceDN w:val="0"/>
      </w:pPr>
      <w:r w:rsidRPr="00AE0DB5">
        <w:rPr>
          <w:rFonts w:hint="eastAsia"/>
        </w:rPr>
        <w:t xml:space="preserve">J  </w:t>
      </w:r>
      <w:r w:rsidRPr="00AE0DB5">
        <w:rPr>
          <w:rFonts w:hint="eastAsia"/>
        </w:rPr>
        <w:t>有丛林救生设备</w:t>
      </w:r>
    </w:p>
    <w:p w14:paraId="5F71716B" w14:textId="77777777" w:rsidR="00A22ECF" w:rsidRPr="00AE0DB5" w:rsidRDefault="00A22ECF" w:rsidP="000A3D28">
      <w:pPr>
        <w:kinsoku w:val="0"/>
        <w:overflowPunct w:val="0"/>
        <w:autoSpaceDE w:val="0"/>
        <w:autoSpaceDN w:val="0"/>
      </w:pPr>
      <w:r w:rsidRPr="00AE0DB5">
        <w:rPr>
          <w:rFonts w:hint="eastAsia"/>
        </w:rPr>
        <w:t>救生衣用</w:t>
      </w:r>
      <w:r w:rsidRPr="00AE0DB5">
        <w:rPr>
          <w:rFonts w:hint="eastAsia"/>
        </w:rPr>
        <w:t xml:space="preserve">J/ </w:t>
      </w:r>
      <w:r w:rsidRPr="00AE0DB5">
        <w:rPr>
          <w:rFonts w:hint="eastAsia"/>
        </w:rPr>
        <w:t>后随一个或多个字母（其间无空格）表示：</w:t>
      </w:r>
    </w:p>
    <w:p w14:paraId="5F71716C" w14:textId="77777777" w:rsidR="00A22ECF" w:rsidRPr="00AE0DB5" w:rsidRDefault="00A22ECF" w:rsidP="000A3D28">
      <w:pPr>
        <w:kinsoku w:val="0"/>
        <w:overflowPunct w:val="0"/>
        <w:autoSpaceDE w:val="0"/>
        <w:autoSpaceDN w:val="0"/>
      </w:pPr>
      <w:r w:rsidRPr="00AE0DB5">
        <w:rPr>
          <w:rFonts w:hint="eastAsia"/>
        </w:rPr>
        <w:t xml:space="preserve">L  </w:t>
      </w:r>
      <w:r w:rsidRPr="00AE0DB5">
        <w:rPr>
          <w:rFonts w:hint="eastAsia"/>
        </w:rPr>
        <w:t>如果救生衣配备了灯光</w:t>
      </w:r>
    </w:p>
    <w:p w14:paraId="5F71716D" w14:textId="77777777" w:rsidR="00A22ECF" w:rsidRPr="00AE0DB5" w:rsidRDefault="00A22ECF" w:rsidP="000A3D28">
      <w:pPr>
        <w:kinsoku w:val="0"/>
        <w:overflowPunct w:val="0"/>
        <w:autoSpaceDE w:val="0"/>
        <w:autoSpaceDN w:val="0"/>
      </w:pPr>
      <w:r w:rsidRPr="00AE0DB5">
        <w:rPr>
          <w:rFonts w:hint="eastAsia"/>
        </w:rPr>
        <w:t xml:space="preserve">F  </w:t>
      </w:r>
      <w:r w:rsidRPr="00AE0DB5">
        <w:rPr>
          <w:rFonts w:hint="eastAsia"/>
        </w:rPr>
        <w:t>如果救生衣配备了荧光素</w:t>
      </w:r>
    </w:p>
    <w:p w14:paraId="5F71716E" w14:textId="77777777" w:rsidR="00A22ECF" w:rsidRPr="00AE0DB5" w:rsidRDefault="00A22ECF" w:rsidP="000A3D28">
      <w:pPr>
        <w:kinsoku w:val="0"/>
        <w:overflowPunct w:val="0"/>
        <w:autoSpaceDE w:val="0"/>
        <w:autoSpaceDN w:val="0"/>
      </w:pPr>
      <w:r w:rsidRPr="00AE0DB5">
        <w:rPr>
          <w:rFonts w:hint="eastAsia"/>
        </w:rPr>
        <w:t xml:space="preserve">U  </w:t>
      </w:r>
      <w:r w:rsidRPr="00AE0DB5">
        <w:rPr>
          <w:rFonts w:hint="eastAsia"/>
        </w:rPr>
        <w:t>如果任一救生衣配备了</w:t>
      </w:r>
      <w:r w:rsidRPr="00AE0DB5">
        <w:rPr>
          <w:rFonts w:hint="eastAsia"/>
        </w:rPr>
        <w:t>243</w:t>
      </w:r>
      <w:r w:rsidRPr="00AE0DB5">
        <w:t>.0</w:t>
      </w:r>
      <w:r w:rsidRPr="00AE0DB5">
        <w:rPr>
          <w:rFonts w:hint="eastAsia"/>
        </w:rPr>
        <w:t>兆赫（特高频）设备</w:t>
      </w:r>
    </w:p>
    <w:p w14:paraId="5F71716F" w14:textId="77777777" w:rsidR="00A22ECF" w:rsidRPr="00AE0DB5" w:rsidRDefault="00A22ECF" w:rsidP="000A3D28">
      <w:pPr>
        <w:kinsoku w:val="0"/>
        <w:overflowPunct w:val="0"/>
        <w:autoSpaceDE w:val="0"/>
        <w:autoSpaceDN w:val="0"/>
      </w:pPr>
      <w:r w:rsidRPr="00AE0DB5">
        <w:rPr>
          <w:rFonts w:hint="eastAsia"/>
        </w:rPr>
        <w:t xml:space="preserve">V  </w:t>
      </w:r>
      <w:r w:rsidRPr="00AE0DB5">
        <w:rPr>
          <w:rFonts w:hint="eastAsia"/>
        </w:rPr>
        <w:t>如果任一救生衣配备了</w:t>
      </w:r>
      <w:r w:rsidRPr="00AE0DB5">
        <w:rPr>
          <w:rFonts w:hint="eastAsia"/>
        </w:rPr>
        <w:t>121</w:t>
      </w:r>
      <w:r w:rsidRPr="00AE0DB5">
        <w:t>.</w:t>
      </w:r>
      <w:r w:rsidRPr="00AE0DB5">
        <w:rPr>
          <w:rFonts w:hint="eastAsia"/>
        </w:rPr>
        <w:t>5</w:t>
      </w:r>
      <w:r w:rsidRPr="00AE0DB5">
        <w:rPr>
          <w:rFonts w:hint="eastAsia"/>
        </w:rPr>
        <w:t>兆赫（甚高频）设备</w:t>
      </w:r>
    </w:p>
    <w:p w14:paraId="5F717170" w14:textId="77777777" w:rsidR="00A22ECF" w:rsidRPr="00AE0DB5" w:rsidRDefault="00A22ECF" w:rsidP="000A3D28">
      <w:pPr>
        <w:kinsoku w:val="0"/>
        <w:overflowPunct w:val="0"/>
        <w:autoSpaceDE w:val="0"/>
        <w:autoSpaceDN w:val="0"/>
      </w:pPr>
      <w:r w:rsidRPr="00AE0DB5">
        <w:rPr>
          <w:rFonts w:hint="eastAsia"/>
        </w:rPr>
        <w:t>救生艇用</w:t>
      </w:r>
      <w:r w:rsidRPr="00AE0DB5">
        <w:rPr>
          <w:rFonts w:hint="eastAsia"/>
        </w:rPr>
        <w:t xml:space="preserve">D/ </w:t>
      </w:r>
      <w:r w:rsidRPr="00AE0DB5">
        <w:rPr>
          <w:rFonts w:hint="eastAsia"/>
        </w:rPr>
        <w:t>后随一个或多个以下内容，其间用空格分开：</w:t>
      </w:r>
    </w:p>
    <w:p w14:paraId="5F717171" w14:textId="77777777" w:rsidR="00A22ECF" w:rsidRPr="00AE0DB5" w:rsidRDefault="00A22ECF" w:rsidP="000A3D28">
      <w:pPr>
        <w:kinsoku w:val="0"/>
        <w:overflowPunct w:val="0"/>
        <w:autoSpaceDE w:val="0"/>
        <w:autoSpaceDN w:val="0"/>
      </w:pPr>
      <w:r w:rsidRPr="00AE0DB5">
        <w:rPr>
          <w:rFonts w:hint="eastAsia"/>
        </w:rPr>
        <w:t>2</w:t>
      </w:r>
      <w:r w:rsidRPr="00AE0DB5">
        <w:rPr>
          <w:rFonts w:hint="eastAsia"/>
        </w:rPr>
        <w:t>位数字表示救生艇的数目</w:t>
      </w:r>
    </w:p>
    <w:p w14:paraId="5F717172" w14:textId="77777777" w:rsidR="00A22ECF" w:rsidRPr="00AE0DB5" w:rsidRDefault="00A22ECF" w:rsidP="000A3D28">
      <w:pPr>
        <w:kinsoku w:val="0"/>
        <w:overflowPunct w:val="0"/>
        <w:autoSpaceDE w:val="0"/>
        <w:autoSpaceDN w:val="0"/>
      </w:pPr>
      <w:r w:rsidRPr="00AE0DB5">
        <w:rPr>
          <w:rFonts w:hint="eastAsia"/>
        </w:rPr>
        <w:t>3</w:t>
      </w:r>
      <w:r w:rsidRPr="00AE0DB5">
        <w:rPr>
          <w:rFonts w:hint="eastAsia"/>
        </w:rPr>
        <w:t>位数字表示所有救生艇可载的总人数</w:t>
      </w:r>
    </w:p>
    <w:p w14:paraId="5F717173" w14:textId="77777777" w:rsidR="00A22ECF" w:rsidRPr="00AE0DB5" w:rsidRDefault="00A22ECF" w:rsidP="000A3D28">
      <w:pPr>
        <w:kinsoku w:val="0"/>
        <w:overflowPunct w:val="0"/>
        <w:autoSpaceDE w:val="0"/>
        <w:autoSpaceDN w:val="0"/>
      </w:pPr>
      <w:r w:rsidRPr="00AE0DB5">
        <w:rPr>
          <w:rFonts w:hint="eastAsia"/>
        </w:rPr>
        <w:t>C</w:t>
      </w:r>
      <w:r w:rsidRPr="00AE0DB5">
        <w:rPr>
          <w:rFonts w:hint="eastAsia"/>
        </w:rPr>
        <w:t>表示救生艇有棚子</w:t>
      </w:r>
    </w:p>
    <w:p w14:paraId="5F717174" w14:textId="77777777" w:rsidR="00A22ECF" w:rsidRPr="00AE0DB5" w:rsidRDefault="00A22ECF" w:rsidP="000A3D28">
      <w:pPr>
        <w:kinsoku w:val="0"/>
        <w:overflowPunct w:val="0"/>
        <w:autoSpaceDE w:val="0"/>
        <w:autoSpaceDN w:val="0"/>
      </w:pPr>
      <w:r w:rsidRPr="00AE0DB5">
        <w:rPr>
          <w:rFonts w:hint="eastAsia"/>
        </w:rPr>
        <w:t>救生艇颜色（如：黄色</w:t>
      </w:r>
      <w:r w:rsidRPr="00AE0DB5">
        <w:rPr>
          <w:rFonts w:hint="eastAsia"/>
        </w:rPr>
        <w:t>YELLOW</w:t>
      </w:r>
      <w:r w:rsidRPr="00AE0DB5">
        <w:rPr>
          <w:rFonts w:hint="eastAsia"/>
        </w:rPr>
        <w:t>）</w:t>
      </w:r>
    </w:p>
    <w:p w14:paraId="5F717175" w14:textId="77777777" w:rsidR="00A22ECF" w:rsidRPr="00AE0DB5" w:rsidRDefault="00A22ECF" w:rsidP="000A3D28">
      <w:pPr>
        <w:kinsoku w:val="0"/>
        <w:overflowPunct w:val="0"/>
        <w:autoSpaceDE w:val="0"/>
        <w:autoSpaceDN w:val="0"/>
        <w:rPr>
          <w:spacing w:val="-8"/>
        </w:rPr>
      </w:pPr>
      <w:r w:rsidRPr="00AE0DB5">
        <w:rPr>
          <w:rFonts w:hint="eastAsia"/>
          <w:spacing w:val="-8"/>
        </w:rPr>
        <w:t>飞机标示用</w:t>
      </w:r>
      <w:r w:rsidRPr="00AE0DB5">
        <w:rPr>
          <w:rFonts w:hint="eastAsia"/>
          <w:spacing w:val="-8"/>
        </w:rPr>
        <w:t xml:space="preserve">A/ </w:t>
      </w:r>
      <w:r w:rsidRPr="00AE0DB5">
        <w:rPr>
          <w:rFonts w:hint="eastAsia"/>
          <w:spacing w:val="-8"/>
        </w:rPr>
        <w:t>后随下述一个和多个内容，其间用空格分开：</w:t>
      </w:r>
    </w:p>
    <w:p w14:paraId="5F717176" w14:textId="77777777" w:rsidR="00A22ECF" w:rsidRPr="00AE0DB5" w:rsidRDefault="00A22ECF" w:rsidP="000A3D28">
      <w:pPr>
        <w:kinsoku w:val="0"/>
        <w:overflowPunct w:val="0"/>
        <w:autoSpaceDE w:val="0"/>
        <w:autoSpaceDN w:val="0"/>
      </w:pPr>
      <w:r w:rsidRPr="00AE0DB5">
        <w:rPr>
          <w:rFonts w:hint="eastAsia"/>
        </w:rPr>
        <w:t>飞机颜色</w:t>
      </w:r>
    </w:p>
    <w:p w14:paraId="5F717177" w14:textId="77777777" w:rsidR="00A22ECF" w:rsidRPr="00AE0DB5" w:rsidRDefault="00A22ECF" w:rsidP="000A3D28">
      <w:pPr>
        <w:kinsoku w:val="0"/>
        <w:overflowPunct w:val="0"/>
        <w:autoSpaceDE w:val="0"/>
        <w:autoSpaceDN w:val="0"/>
      </w:pPr>
      <w:r w:rsidRPr="00AE0DB5">
        <w:rPr>
          <w:rFonts w:hint="eastAsia"/>
        </w:rPr>
        <w:t>重要标志（包括飞机注册标志）</w:t>
      </w:r>
    </w:p>
    <w:p w14:paraId="5F717178" w14:textId="77777777" w:rsidR="00A22ECF" w:rsidRPr="00AE0DB5" w:rsidRDefault="00A22ECF" w:rsidP="000A3D28">
      <w:pPr>
        <w:kinsoku w:val="0"/>
        <w:overflowPunct w:val="0"/>
        <w:autoSpaceDE w:val="0"/>
        <w:autoSpaceDN w:val="0"/>
      </w:pPr>
      <w:r w:rsidRPr="00AE0DB5">
        <w:rPr>
          <w:rFonts w:hint="eastAsia"/>
        </w:rPr>
        <w:t>附注用</w:t>
      </w:r>
      <w:r w:rsidRPr="00AE0DB5">
        <w:rPr>
          <w:rFonts w:hint="eastAsia"/>
        </w:rPr>
        <w:t xml:space="preserve">N/ </w:t>
      </w:r>
      <w:r w:rsidRPr="00AE0DB5">
        <w:rPr>
          <w:rFonts w:hint="eastAsia"/>
        </w:rPr>
        <w:t>后随明语，以表示任何所载有的其它救生设</w:t>
      </w:r>
      <w:r w:rsidRPr="00AE0DB5">
        <w:rPr>
          <w:rFonts w:hint="eastAsia"/>
        </w:rPr>
        <w:lastRenderedPageBreak/>
        <w:t>备及其它有用的附注；</w:t>
      </w:r>
    </w:p>
    <w:p w14:paraId="5F717179" w14:textId="77777777" w:rsidR="00A22ECF" w:rsidRPr="00AE0DB5" w:rsidRDefault="00A22ECF" w:rsidP="000A3D28">
      <w:pPr>
        <w:kinsoku w:val="0"/>
        <w:overflowPunct w:val="0"/>
        <w:autoSpaceDE w:val="0"/>
        <w:autoSpaceDN w:val="0"/>
      </w:pPr>
      <w:r w:rsidRPr="00AE0DB5">
        <w:rPr>
          <w:rFonts w:hint="eastAsia"/>
        </w:rPr>
        <w:t>机长姓名用</w:t>
      </w:r>
      <w:r w:rsidRPr="00AE0DB5">
        <w:rPr>
          <w:rFonts w:hint="eastAsia"/>
        </w:rPr>
        <w:t xml:space="preserve">C/ </w:t>
      </w:r>
      <w:r w:rsidRPr="00AE0DB5">
        <w:rPr>
          <w:rFonts w:hint="eastAsia"/>
        </w:rPr>
        <w:t>后随机长姓名</w:t>
      </w:r>
    </w:p>
    <w:p w14:paraId="5F71717A" w14:textId="77777777" w:rsidR="00A22ECF" w:rsidRDefault="00926752" w:rsidP="005959F9">
      <w:pPr>
        <w:pStyle w:val="aff0"/>
        <w:numPr>
          <w:ilvl w:val="0"/>
          <w:numId w:val="248"/>
        </w:numPr>
        <w:ind w:left="1134" w:firstLineChars="0" w:hanging="1134"/>
        <w:outlineLvl w:val="1"/>
        <w:rPr>
          <w:b/>
        </w:rPr>
      </w:pPr>
      <w:r w:rsidRPr="00CA4120">
        <w:rPr>
          <w:rFonts w:hint="eastAsia"/>
          <w:b/>
        </w:rPr>
        <w:t xml:space="preserve">  </w:t>
      </w:r>
      <w:bookmarkStart w:id="1168" w:name="_Toc503360798"/>
      <w:r w:rsidR="00A22ECF" w:rsidRPr="00E214BC">
        <w:rPr>
          <w:rFonts w:hint="eastAsia"/>
          <w:b/>
          <w:highlight w:val="yellow"/>
        </w:rPr>
        <w:t>计算机飞行计划的使用说明</w:t>
      </w:r>
      <w:bookmarkEnd w:id="1168"/>
    </w:p>
    <w:tbl>
      <w:tblPr>
        <w:tblW w:w="514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5"/>
      </w:tblGrid>
      <w:tr w:rsidR="004053AC" w:rsidRPr="00AE0DB5" w14:paraId="5F7171AF" w14:textId="77777777" w:rsidTr="004053AC">
        <w:tc>
          <w:tcPr>
            <w:tcW w:w="5000" w:type="pct"/>
          </w:tcPr>
          <w:p w14:paraId="5F71717B"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JEPPESEN FLIGHT PLAN GENERATED ON 08/01/18 0948 UTC</w:t>
            </w:r>
          </w:p>
          <w:p w14:paraId="5F71717C"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7D"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OFP      UTP9941/08   08JAN ZPPP/ KMG  VGHS/ DAC     CRUISE MODE M79</w:t>
            </w:r>
          </w:p>
          <w:p w14:paraId="5F71717E"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7987     B2330              1710/1725  1929/1944     ROUTE KMGDAC1</w:t>
            </w:r>
            <w:r w:rsidR="00465F2D">
              <w:rPr>
                <w:rFonts w:ascii="宋体" w:hAnsi="宋体" w:cs="Courier New" w:hint="eastAsia"/>
                <w:color w:val="000000" w:themeColor="text1"/>
                <w:kern w:val="0"/>
                <w:sz w:val="18"/>
                <w:szCs w:val="18"/>
              </w:rPr>
              <w:t xml:space="preserve">  </w:t>
            </w:r>
            <w:r w:rsidR="00A7617F">
              <w:rPr>
                <w:rFonts w:ascii="宋体" w:hAnsi="宋体" w:cs="Courier New"/>
                <w:color w:val="000000" w:themeColor="text1"/>
                <w:kern w:val="0"/>
                <w:sz w:val="18"/>
                <w:szCs w:val="18"/>
              </w:rPr>
              <w:fldChar w:fldCharType="begin"/>
            </w:r>
            <w:r>
              <w:rPr>
                <w:rFonts w:ascii="宋体" w:hAnsi="宋体" w:cs="Courier New" w:hint="eastAsia"/>
                <w:color w:val="000000" w:themeColor="text1"/>
                <w:kern w:val="0"/>
                <w:sz w:val="18"/>
                <w:szCs w:val="18"/>
              </w:rPr>
              <w:instrText>eq \o\ac(○,</w:instrText>
            </w:r>
            <w:r w:rsidRPr="00852F3D">
              <w:rPr>
                <w:rFonts w:ascii="宋体" w:hAnsi="宋体" w:cs="Courier New" w:hint="eastAsia"/>
                <w:color w:val="000000" w:themeColor="text1"/>
                <w:kern w:val="0"/>
                <w:position w:val="2"/>
                <w:sz w:val="12"/>
                <w:szCs w:val="18"/>
              </w:rPr>
              <w:instrText>1</w:instrText>
            </w:r>
            <w:r>
              <w:rPr>
                <w:rFonts w:ascii="宋体" w:hAnsi="宋体" w:cs="Courier New" w:hint="eastAsia"/>
                <w:color w:val="000000" w:themeColor="text1"/>
                <w:kern w:val="0"/>
                <w:sz w:val="18"/>
                <w:szCs w:val="18"/>
              </w:rPr>
              <w:instrText>)</w:instrText>
            </w:r>
            <w:r w:rsidR="00A7617F">
              <w:rPr>
                <w:rFonts w:ascii="宋体" w:hAnsi="宋体" w:cs="Courier New"/>
                <w:color w:val="000000" w:themeColor="text1"/>
                <w:kern w:val="0"/>
                <w:sz w:val="18"/>
                <w:szCs w:val="18"/>
              </w:rPr>
              <w:fldChar w:fldCharType="end"/>
            </w:r>
          </w:p>
          <w:p w14:paraId="5F71717F"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80"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BLCK IN  ....                        LANDING   ....</w:t>
            </w:r>
          </w:p>
          <w:p w14:paraId="5F717181"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BLCK OUT ....                        TAKE OFF  ....</w:t>
            </w:r>
          </w:p>
          <w:p w14:paraId="5F717182"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TTL BLCK ....                        TOTAL FLT ....</w:t>
            </w:r>
            <w:r w:rsidR="00465F2D">
              <w:rPr>
                <w:rFonts w:ascii="宋体" w:hAnsi="宋体" w:cs="Courier New" w:hint="eastAsia"/>
                <w:color w:val="000000" w:themeColor="text1"/>
                <w:kern w:val="0"/>
                <w:sz w:val="18"/>
                <w:szCs w:val="18"/>
              </w:rPr>
              <w:t xml:space="preserve">                  </w:t>
            </w:r>
            <w:r w:rsidR="00A7617F">
              <w:rPr>
                <w:rFonts w:ascii="宋体" w:hAnsi="宋体" w:cs="Courier New"/>
                <w:color w:val="000000" w:themeColor="text1"/>
                <w:kern w:val="0"/>
                <w:sz w:val="18"/>
                <w:szCs w:val="18"/>
              </w:rPr>
              <w:fldChar w:fldCharType="begin"/>
            </w:r>
            <w:r>
              <w:rPr>
                <w:rFonts w:ascii="宋体" w:hAnsi="宋体" w:cs="Courier New" w:hint="eastAsia"/>
                <w:color w:val="000000" w:themeColor="text1"/>
                <w:kern w:val="0"/>
                <w:sz w:val="18"/>
                <w:szCs w:val="18"/>
              </w:rPr>
              <w:instrText>eq \o\ac(○,</w:instrText>
            </w:r>
            <w:r w:rsidRPr="00852F3D">
              <w:rPr>
                <w:rFonts w:ascii="宋体" w:hAnsi="宋体" w:cs="Courier New" w:hint="eastAsia"/>
                <w:color w:val="000000" w:themeColor="text1"/>
                <w:kern w:val="0"/>
                <w:position w:val="2"/>
                <w:sz w:val="12"/>
                <w:szCs w:val="18"/>
              </w:rPr>
              <w:instrText>2</w:instrText>
            </w:r>
            <w:r>
              <w:rPr>
                <w:rFonts w:ascii="宋体" w:hAnsi="宋体" w:cs="Courier New" w:hint="eastAsia"/>
                <w:color w:val="000000" w:themeColor="text1"/>
                <w:kern w:val="0"/>
                <w:sz w:val="18"/>
                <w:szCs w:val="18"/>
              </w:rPr>
              <w:instrText>)</w:instrText>
            </w:r>
            <w:r w:rsidR="00A7617F">
              <w:rPr>
                <w:rFonts w:ascii="宋体" w:hAnsi="宋体" w:cs="Courier New"/>
                <w:color w:val="000000" w:themeColor="text1"/>
                <w:kern w:val="0"/>
                <w:sz w:val="18"/>
                <w:szCs w:val="18"/>
              </w:rPr>
              <w:fldChar w:fldCharType="end"/>
            </w:r>
          </w:p>
          <w:p w14:paraId="5F717183"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84"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A/D ID            APT REF</w:t>
            </w:r>
          </w:p>
          <w:p w14:paraId="5F717185"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DEP   ZPPP/KMG          N2506.3  E10256.5         TTL DIST      0812</w:t>
            </w:r>
          </w:p>
          <w:p w14:paraId="5F717186"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DES   VGHS/DAC          N2350.6  E09023.9         SPEED   473KT-M790</w:t>
            </w:r>
          </w:p>
          <w:p w14:paraId="5F717187"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ALT1  VYMD/MDL          N2142.0  E09558.8         AVGE FF      05588</w:t>
            </w:r>
          </w:p>
          <w:p w14:paraId="5F717188"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AVGE WIND     M053</w:t>
            </w:r>
            <w:r w:rsidR="00A7617F">
              <w:rPr>
                <w:rFonts w:ascii="宋体" w:hAnsi="宋体" w:cs="Courier New"/>
                <w:color w:val="000000" w:themeColor="text1"/>
                <w:kern w:val="0"/>
                <w:sz w:val="18"/>
                <w:szCs w:val="18"/>
              </w:rPr>
              <w:fldChar w:fldCharType="begin"/>
            </w:r>
            <w:r>
              <w:rPr>
                <w:rFonts w:ascii="宋体" w:hAnsi="宋体" w:cs="Courier New" w:hint="eastAsia"/>
                <w:color w:val="000000" w:themeColor="text1"/>
                <w:kern w:val="0"/>
                <w:sz w:val="18"/>
                <w:szCs w:val="18"/>
              </w:rPr>
              <w:instrText>eq \o\ac(○,</w:instrText>
            </w:r>
            <w:r w:rsidRPr="00852F3D">
              <w:rPr>
                <w:rFonts w:ascii="宋体" w:hAnsi="宋体" w:cs="Courier New" w:hint="eastAsia"/>
                <w:color w:val="000000" w:themeColor="text1"/>
                <w:kern w:val="0"/>
                <w:position w:val="2"/>
                <w:sz w:val="12"/>
                <w:szCs w:val="18"/>
              </w:rPr>
              <w:instrText>3</w:instrText>
            </w:r>
            <w:r>
              <w:rPr>
                <w:rFonts w:ascii="宋体" w:hAnsi="宋体" w:cs="Courier New" w:hint="eastAsia"/>
                <w:color w:val="000000" w:themeColor="text1"/>
                <w:kern w:val="0"/>
                <w:sz w:val="18"/>
                <w:szCs w:val="18"/>
              </w:rPr>
              <w:instrText>)</w:instrText>
            </w:r>
            <w:r w:rsidR="00A7617F">
              <w:rPr>
                <w:rFonts w:ascii="宋体" w:hAnsi="宋体" w:cs="Courier New"/>
                <w:color w:val="000000" w:themeColor="text1"/>
                <w:kern w:val="0"/>
                <w:sz w:val="18"/>
                <w:szCs w:val="18"/>
              </w:rPr>
              <w:fldChar w:fldCharType="end"/>
            </w:r>
          </w:p>
          <w:p w14:paraId="5F717189" w14:textId="77777777" w:rsidR="004053AC" w:rsidRPr="00AE0DB5"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w:t>
            </w:r>
          </w:p>
          <w:p w14:paraId="5F71718A"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(FPL-UTP9941-I</w:t>
            </w:r>
            <w:r>
              <w:rPr>
                <w:rFonts w:ascii="宋体" w:hAnsi="宋体" w:cs="Courier New"/>
                <w:color w:val="000000" w:themeColor="text1"/>
                <w:kern w:val="0"/>
                <w:sz w:val="18"/>
                <w:szCs w:val="18"/>
              </w:rPr>
              <w:t>N</w:t>
            </w:r>
          </w:p>
          <w:p w14:paraId="5F71718B"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-A306/H-SDFGHILORVWXY/SB1</w:t>
            </w:r>
          </w:p>
          <w:p w14:paraId="5F71718C"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-ZPPP1710</w:t>
            </w:r>
          </w:p>
          <w:p w14:paraId="5F71718D"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-K0874S0980 GUL8X GULOT A599 LINSO/N0472F320 A599 CHILA/M079F320</w:t>
            </w:r>
          </w:p>
          <w:p w14:paraId="5F71718E"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A599 CTG/N0472F320 G463 DAC DCT</w:t>
            </w:r>
          </w:p>
          <w:p w14:paraId="5F71718F"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-VGHS0204 VYMD</w:t>
            </w:r>
          </w:p>
          <w:p w14:paraId="5F717190"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-PBN/A1B2B3B4C1D1L1O1 DOF/180108 REG/B2330</w:t>
            </w:r>
          </w:p>
          <w:p w14:paraId="5F717191"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EET/VYYF0044 VECF0130 VGFR0134 SEL/FPEJ TALT/ZUGY</w:t>
            </w:r>
          </w:p>
          <w:p w14:paraId="5F717192" w14:textId="77777777" w:rsidR="004053AC" w:rsidRPr="00AE0DB5" w:rsidRDefault="004053AC" w:rsidP="004053AC">
            <w:pPr>
              <w:autoSpaceDE w:val="0"/>
              <w:autoSpaceDN w:val="0"/>
              <w:adjustRightInd w:val="0"/>
              <w:snapToGrid w:val="0"/>
              <w:spacing w:line="240" w:lineRule="auto"/>
              <w:ind w:left="0"/>
              <w:jc w:val="left"/>
              <w:rPr>
                <w:rFonts w:ascii="宋体" w:hAnsi="宋体"/>
                <w:color w:val="000000" w:themeColor="text1"/>
                <w:sz w:val="18"/>
                <w:szCs w:val="18"/>
                <w:lang w:val="pt-BR"/>
              </w:rPr>
            </w:pPr>
            <w:r w:rsidRPr="00863ED7">
              <w:rPr>
                <w:rFonts w:ascii="宋体" w:hAnsi="宋体" w:cs="Courier New"/>
                <w:color w:val="000000" w:themeColor="text1"/>
                <w:kern w:val="0"/>
                <w:sz w:val="18"/>
                <w:szCs w:val="18"/>
              </w:rPr>
              <w:t xml:space="preserve"> RMK/TCAS EQUIPPED FOREIGN PILOT ONBOARD TCAS EQUIPPED)</w:t>
            </w:r>
            <w:r w:rsidR="00465F2D">
              <w:rPr>
                <w:rFonts w:ascii="宋体" w:hAnsi="宋体" w:cs="Courier New" w:hint="eastAsia"/>
                <w:color w:val="000000" w:themeColor="text1"/>
                <w:kern w:val="0"/>
                <w:sz w:val="18"/>
                <w:szCs w:val="18"/>
              </w:rPr>
              <w:t xml:space="preserve">             </w:t>
            </w:r>
            <w:r w:rsidRPr="00AE0DB5">
              <w:rPr>
                <w:rFonts w:ascii="宋体" w:hAnsi="宋体" w:hint="eastAsia"/>
                <w:color w:val="000000" w:themeColor="text1"/>
                <w:sz w:val="18"/>
                <w:szCs w:val="18"/>
              </w:rPr>
              <w:t>④</w:t>
            </w:r>
          </w:p>
          <w:p w14:paraId="5F717193" w14:textId="77777777" w:rsidR="004053AC" w:rsidRPr="00AE0DB5" w:rsidRDefault="004053AC" w:rsidP="004053AC">
            <w:pPr>
              <w:autoSpaceDE w:val="0"/>
              <w:autoSpaceDN w:val="0"/>
              <w:adjustRightInd w:val="0"/>
              <w:snapToGrid w:val="0"/>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w:t>
            </w:r>
          </w:p>
          <w:p w14:paraId="5F717194" w14:textId="77777777" w:rsidR="004053AC" w:rsidRPr="00AE0DB5"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AE0DB5">
              <w:rPr>
                <w:rFonts w:ascii="宋体" w:hAnsi="宋体" w:cs="Courier New"/>
                <w:color w:val="000000" w:themeColor="text1"/>
                <w:kern w:val="0"/>
                <w:sz w:val="18"/>
                <w:szCs w:val="18"/>
              </w:rPr>
              <w:t>CLEARANCES/ATIS:</w:t>
            </w:r>
          </w:p>
          <w:p w14:paraId="5F717195" w14:textId="77777777" w:rsidR="004053AC" w:rsidRPr="00AE0DB5"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96" w14:textId="77777777" w:rsidR="004053AC" w:rsidRPr="00AE0DB5"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AE0DB5">
              <w:rPr>
                <w:rFonts w:ascii="宋体" w:hAnsi="宋体" w:cs="Courier New"/>
                <w:color w:val="000000" w:themeColor="text1"/>
                <w:kern w:val="0"/>
                <w:sz w:val="18"/>
                <w:szCs w:val="18"/>
              </w:rPr>
              <w:t>--------------------------------------------------------------------</w:t>
            </w:r>
          </w:p>
          <w:p w14:paraId="5F717197"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T/O DATA</w:t>
            </w:r>
          </w:p>
          <w:p w14:paraId="5F717198"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REPORT             RWY________     COND________</w:t>
            </w:r>
          </w:p>
          <w:p w14:paraId="5F717199"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9A"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9B"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ZFW________     V 1________     FLAP_______      TRIM________</w:t>
            </w:r>
          </w:p>
          <w:p w14:paraId="5F71719C"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9D"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TOF________     V R________     THR________</w:t>
            </w:r>
          </w:p>
          <w:p w14:paraId="5F71719E"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9F"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TOW________     V 2________     N 1________      PACKS_______</w:t>
            </w:r>
          </w:p>
          <w:p w14:paraId="5F7171A0"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A1"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PTOW_______     STOP MARGIN________</w:t>
            </w:r>
          </w:p>
          <w:p w14:paraId="5F7171A2"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A3"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A4"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EOSID_________________________________________________________</w:t>
            </w:r>
          </w:p>
          <w:p w14:paraId="5F7171A5"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_________________________________________________________</w:t>
            </w:r>
          </w:p>
          <w:p w14:paraId="5F7171A6"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A7"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w:t>
            </w:r>
          </w:p>
          <w:p w14:paraId="5F7171A8"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A9"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PREP BY  YANG YONGQIANG         PIC ........................</w:t>
            </w:r>
          </w:p>
          <w:p w14:paraId="5F7171AA"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AB"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I CERTIFY THAT THIS FLIGHT IS RELEASED/DISPATCHED IN ACCORDANCE</w:t>
            </w:r>
          </w:p>
          <w:p w14:paraId="5F7171AC"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WITH ALL APPLICABLE CAAC REGULATIONS</w:t>
            </w:r>
          </w:p>
          <w:p w14:paraId="5F7171AD"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AE" w14:textId="77777777" w:rsidR="004053AC" w:rsidRPr="00AE0DB5"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OPERATIONS CONTROLLER......................</w:t>
            </w:r>
            <w:r w:rsidRPr="00AE0DB5">
              <w:rPr>
                <w:rFonts w:ascii="宋体" w:hAnsi="宋体"/>
                <w:color w:val="000000" w:themeColor="text1"/>
                <w:sz w:val="18"/>
                <w:szCs w:val="18"/>
              </w:rPr>
              <w:t>⑤</w:t>
            </w:r>
          </w:p>
        </w:tc>
      </w:tr>
      <w:tr w:rsidR="004053AC" w:rsidRPr="00AE0DB5" w14:paraId="5F7171B5" w14:textId="77777777" w:rsidTr="004053AC">
        <w:tc>
          <w:tcPr>
            <w:tcW w:w="5000" w:type="pct"/>
          </w:tcPr>
          <w:p w14:paraId="5F7171B0" w14:textId="77777777" w:rsidR="004053AC" w:rsidRPr="00AE0DB5" w:rsidRDefault="004053AC" w:rsidP="004053AC">
            <w:pPr>
              <w:adjustRightInd w:val="0"/>
              <w:snapToGrid w:val="0"/>
              <w:spacing w:line="240" w:lineRule="auto"/>
              <w:ind w:left="0"/>
              <w:rPr>
                <w:rFonts w:ascii="宋体" w:hAnsi="宋体"/>
                <w:color w:val="000000" w:themeColor="text1"/>
                <w:sz w:val="18"/>
                <w:szCs w:val="18"/>
              </w:rPr>
            </w:pPr>
            <w:r w:rsidRPr="00AE0DB5">
              <w:rPr>
                <w:rFonts w:ascii="宋体" w:hAnsi="宋体"/>
                <w:color w:val="000000" w:themeColor="text1"/>
                <w:sz w:val="18"/>
                <w:szCs w:val="18"/>
              </w:rPr>
              <w:lastRenderedPageBreak/>
              <w:t>①</w:t>
            </w:r>
            <w:r w:rsidRPr="00AE0DB5">
              <w:rPr>
                <w:rFonts w:ascii="宋体" w:hAnsi="宋体" w:hint="eastAsia"/>
                <w:color w:val="000000" w:themeColor="text1"/>
                <w:sz w:val="18"/>
                <w:szCs w:val="18"/>
              </w:rPr>
              <w:t xml:space="preserve"> 飞行计划号、</w:t>
            </w:r>
            <w:r>
              <w:rPr>
                <w:rFonts w:ascii="宋体" w:hAnsi="宋体" w:hint="eastAsia"/>
                <w:color w:val="000000" w:themeColor="text1"/>
                <w:sz w:val="18"/>
                <w:szCs w:val="18"/>
              </w:rPr>
              <w:t>航班号、</w:t>
            </w:r>
            <w:r w:rsidRPr="00AE0DB5">
              <w:rPr>
                <w:rFonts w:ascii="宋体" w:hAnsi="宋体" w:hint="eastAsia"/>
                <w:color w:val="000000" w:themeColor="text1"/>
                <w:sz w:val="18"/>
                <w:szCs w:val="18"/>
              </w:rPr>
              <w:t>飞机注册号、起飞机场起飞时间、落地机场落地时间、爬升顶点至下降顶点之间的巡航模式</w:t>
            </w:r>
            <w:r w:rsidRPr="00852F3D">
              <w:rPr>
                <w:rFonts w:ascii="宋体" w:hAnsi="宋体" w:hint="eastAsia"/>
                <w:color w:val="000000" w:themeColor="text1"/>
                <w:sz w:val="18"/>
                <w:szCs w:val="18"/>
              </w:rPr>
              <w:t>、航路</w:t>
            </w:r>
            <w:r>
              <w:rPr>
                <w:rFonts w:ascii="宋体" w:hAnsi="宋体" w:hint="eastAsia"/>
                <w:color w:val="000000" w:themeColor="text1"/>
                <w:sz w:val="18"/>
                <w:szCs w:val="18"/>
              </w:rPr>
              <w:t>；</w:t>
            </w:r>
          </w:p>
          <w:p w14:paraId="5F7171B1" w14:textId="77777777" w:rsidR="004053AC" w:rsidRPr="00AE0DB5" w:rsidRDefault="004053AC" w:rsidP="004053AC">
            <w:pPr>
              <w:adjustRightInd w:val="0"/>
              <w:snapToGrid w:val="0"/>
              <w:spacing w:line="240" w:lineRule="auto"/>
              <w:ind w:left="0"/>
              <w:rPr>
                <w:rFonts w:ascii="宋体" w:hAnsi="宋体"/>
                <w:color w:val="000000" w:themeColor="text1"/>
                <w:sz w:val="18"/>
                <w:szCs w:val="18"/>
              </w:rPr>
            </w:pPr>
            <w:r w:rsidRPr="00AE0DB5">
              <w:rPr>
                <w:rFonts w:ascii="宋体" w:hAnsi="宋体"/>
                <w:color w:val="000000" w:themeColor="text1"/>
                <w:sz w:val="18"/>
                <w:szCs w:val="18"/>
              </w:rPr>
              <w:t>②</w:t>
            </w:r>
            <w:r>
              <w:rPr>
                <w:rFonts w:ascii="宋体" w:hAnsi="宋体" w:hint="eastAsia"/>
                <w:color w:val="000000" w:themeColor="text1"/>
                <w:sz w:val="18"/>
                <w:szCs w:val="18"/>
              </w:rPr>
              <w:t>机组记录的实际飞行时间数据；</w:t>
            </w:r>
          </w:p>
          <w:p w14:paraId="5F7171B2" w14:textId="77777777" w:rsidR="004053AC" w:rsidRPr="00AE0DB5" w:rsidRDefault="004053AC" w:rsidP="004053AC">
            <w:pPr>
              <w:adjustRightInd w:val="0"/>
              <w:snapToGrid w:val="0"/>
              <w:spacing w:line="240" w:lineRule="auto"/>
              <w:ind w:left="0"/>
              <w:rPr>
                <w:rFonts w:ascii="宋体" w:hAnsi="宋体"/>
                <w:color w:val="000000" w:themeColor="text1"/>
                <w:sz w:val="18"/>
                <w:szCs w:val="18"/>
              </w:rPr>
            </w:pPr>
            <w:r w:rsidRPr="00AE0DB5">
              <w:rPr>
                <w:rFonts w:ascii="宋体" w:hAnsi="宋体"/>
                <w:color w:val="000000" w:themeColor="text1"/>
                <w:sz w:val="18"/>
                <w:szCs w:val="18"/>
              </w:rPr>
              <w:t>③</w:t>
            </w:r>
            <w:r w:rsidRPr="00594ACE">
              <w:rPr>
                <w:rFonts w:ascii="宋体" w:hAnsi="宋体" w:hint="eastAsia"/>
                <w:color w:val="000000" w:themeColor="text1"/>
                <w:sz w:val="18"/>
                <w:szCs w:val="18"/>
              </w:rPr>
              <w:t>起飞、目的地、目的地备降机场及经纬度、航程距离、飞行速度、平均燃油消耗、平均风速分量；</w:t>
            </w:r>
          </w:p>
          <w:p w14:paraId="5F7171B3" w14:textId="77777777" w:rsidR="004053AC" w:rsidRPr="00AE0DB5" w:rsidRDefault="004053AC" w:rsidP="004053AC">
            <w:pPr>
              <w:adjustRightInd w:val="0"/>
              <w:snapToGrid w:val="0"/>
              <w:spacing w:line="240" w:lineRule="auto"/>
              <w:ind w:left="0"/>
              <w:rPr>
                <w:rFonts w:ascii="宋体" w:hAnsi="宋体"/>
                <w:color w:val="000000" w:themeColor="text1"/>
                <w:sz w:val="18"/>
                <w:szCs w:val="18"/>
              </w:rPr>
            </w:pPr>
            <w:r w:rsidRPr="00AE0DB5">
              <w:rPr>
                <w:rFonts w:ascii="宋体" w:hAnsi="宋体"/>
                <w:color w:val="000000" w:themeColor="text1"/>
                <w:sz w:val="18"/>
                <w:szCs w:val="18"/>
              </w:rPr>
              <w:t>④</w:t>
            </w:r>
            <w:r>
              <w:rPr>
                <w:rFonts w:ascii="宋体" w:hAnsi="宋体" w:hint="eastAsia"/>
                <w:color w:val="000000" w:themeColor="text1"/>
                <w:sz w:val="18"/>
                <w:szCs w:val="18"/>
              </w:rPr>
              <w:t>航班的</w:t>
            </w:r>
            <w:r w:rsidRPr="00AE0DB5">
              <w:rPr>
                <w:rFonts w:ascii="宋体" w:hAnsi="宋体" w:hint="eastAsia"/>
                <w:color w:val="000000" w:themeColor="text1"/>
                <w:sz w:val="18"/>
                <w:szCs w:val="18"/>
              </w:rPr>
              <w:t>FPL报</w:t>
            </w:r>
            <w:r>
              <w:rPr>
                <w:rFonts w:ascii="宋体" w:hAnsi="宋体" w:hint="eastAsia"/>
                <w:color w:val="000000" w:themeColor="text1"/>
                <w:sz w:val="18"/>
                <w:szCs w:val="18"/>
              </w:rPr>
              <w:t>；</w:t>
            </w:r>
          </w:p>
          <w:p w14:paraId="5F7171B4" w14:textId="77777777" w:rsidR="004053AC" w:rsidRPr="00AE0DB5" w:rsidRDefault="004053AC" w:rsidP="004053AC">
            <w:pPr>
              <w:adjustRightInd w:val="0"/>
              <w:snapToGrid w:val="0"/>
              <w:spacing w:line="240" w:lineRule="auto"/>
              <w:ind w:left="0"/>
              <w:rPr>
                <w:rFonts w:ascii="宋体" w:hAnsi="宋体"/>
                <w:color w:val="000000" w:themeColor="text1"/>
                <w:sz w:val="18"/>
                <w:szCs w:val="18"/>
              </w:rPr>
            </w:pPr>
            <w:r w:rsidRPr="00AE0DB5">
              <w:rPr>
                <w:rFonts w:ascii="宋体" w:hAnsi="宋体"/>
                <w:color w:val="000000" w:themeColor="text1"/>
                <w:sz w:val="18"/>
                <w:szCs w:val="18"/>
              </w:rPr>
              <w:t>⑤</w:t>
            </w:r>
            <w:r w:rsidRPr="00AE0DB5">
              <w:rPr>
                <w:rFonts w:ascii="宋体" w:hAnsi="宋体" w:hint="eastAsia"/>
                <w:color w:val="000000" w:themeColor="text1"/>
                <w:sz w:val="18"/>
                <w:szCs w:val="18"/>
              </w:rPr>
              <w:t xml:space="preserve"> 整合在飞行计划中的放行单</w:t>
            </w:r>
          </w:p>
        </w:tc>
      </w:tr>
      <w:tr w:rsidR="004053AC" w:rsidRPr="00AE0DB5" w14:paraId="5F7171DA" w14:textId="77777777" w:rsidTr="004053AC">
        <w:tc>
          <w:tcPr>
            <w:tcW w:w="5000" w:type="pct"/>
          </w:tcPr>
          <w:p w14:paraId="5F7171B6" w14:textId="77777777" w:rsidR="004053AC" w:rsidRPr="00AE0DB5" w:rsidRDefault="004053AC" w:rsidP="004053AC">
            <w:pPr>
              <w:adjustRightInd w:val="0"/>
              <w:snapToGrid w:val="0"/>
              <w:spacing w:line="240" w:lineRule="auto"/>
              <w:ind w:left="0"/>
              <w:rPr>
                <w:rFonts w:ascii="宋体" w:hAnsi="宋体"/>
                <w:b/>
                <w:bCs/>
                <w:color w:val="000000" w:themeColor="text1"/>
                <w:sz w:val="18"/>
                <w:szCs w:val="18"/>
              </w:rPr>
            </w:pPr>
            <w:r>
              <w:rPr>
                <w:rFonts w:ascii="宋体" w:hAnsi="宋体" w:hint="eastAsia"/>
                <w:b/>
                <w:bCs/>
                <w:color w:val="000000" w:themeColor="text1"/>
                <w:sz w:val="18"/>
                <w:szCs w:val="18"/>
              </w:rPr>
              <w:t>以下</w:t>
            </w:r>
            <w:r w:rsidRPr="00AE0DB5">
              <w:rPr>
                <w:rFonts w:ascii="宋体" w:hAnsi="宋体" w:hint="eastAsia"/>
                <w:b/>
                <w:bCs/>
                <w:color w:val="000000" w:themeColor="text1"/>
                <w:sz w:val="18"/>
                <w:szCs w:val="18"/>
              </w:rPr>
              <w:t>部分是计算机飞行计划的计算模式</w:t>
            </w:r>
          </w:p>
          <w:p w14:paraId="5F7171B7"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w:t>
            </w:r>
          </w:p>
          <w:p w14:paraId="5F7171B8"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 xml:space="preserve">    LOAD    ZFW    ADD FUEL          LW     TOW</w:t>
            </w:r>
          </w:p>
          <w:p w14:paraId="5F7171B9"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MAX  47152  130000           MAX   140000  171700</w:t>
            </w:r>
          </w:p>
          <w:p w14:paraId="5F7171BA"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PLN  40000  122848  ......   PLN   133228  144483</w:t>
            </w:r>
          </w:p>
          <w:p w14:paraId="5F7171BB"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BC"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ACT ......  ......                         ......</w:t>
            </w:r>
            <w:r w:rsidR="00465F2D">
              <w:rPr>
                <w:rFonts w:ascii="宋体" w:hAnsi="宋体" w:cs="Courier New" w:hint="eastAsia"/>
                <w:color w:val="000000" w:themeColor="text1"/>
                <w:kern w:val="0"/>
                <w:sz w:val="18"/>
                <w:szCs w:val="18"/>
              </w:rPr>
              <w:t xml:space="preserve">                   </w:t>
            </w:r>
            <w:r w:rsidR="00A7617F">
              <w:rPr>
                <w:rFonts w:ascii="宋体" w:hAnsi="宋体" w:cs="Courier New"/>
                <w:color w:val="000000" w:themeColor="text1"/>
                <w:kern w:val="0"/>
                <w:sz w:val="18"/>
                <w:szCs w:val="18"/>
              </w:rPr>
              <w:fldChar w:fldCharType="begin"/>
            </w:r>
            <w:r>
              <w:rPr>
                <w:rFonts w:ascii="宋体" w:hAnsi="宋体" w:cs="Courier New" w:hint="eastAsia"/>
                <w:color w:val="000000" w:themeColor="text1"/>
                <w:kern w:val="0"/>
                <w:sz w:val="18"/>
                <w:szCs w:val="18"/>
              </w:rPr>
              <w:instrText>eq \o\ac(○,</w:instrText>
            </w:r>
            <w:r w:rsidRPr="00594ACE">
              <w:rPr>
                <w:rFonts w:ascii="宋体" w:hAnsi="宋体" w:cs="Courier New" w:hint="eastAsia"/>
                <w:color w:val="000000" w:themeColor="text1"/>
                <w:kern w:val="0"/>
                <w:position w:val="2"/>
                <w:sz w:val="12"/>
                <w:szCs w:val="18"/>
              </w:rPr>
              <w:instrText>1</w:instrText>
            </w:r>
            <w:r>
              <w:rPr>
                <w:rFonts w:ascii="宋体" w:hAnsi="宋体" w:cs="Courier New" w:hint="eastAsia"/>
                <w:color w:val="000000" w:themeColor="text1"/>
                <w:kern w:val="0"/>
                <w:sz w:val="18"/>
                <w:szCs w:val="18"/>
              </w:rPr>
              <w:instrText>)</w:instrText>
            </w:r>
            <w:r w:rsidR="00A7617F">
              <w:rPr>
                <w:rFonts w:ascii="宋体" w:hAnsi="宋体" w:cs="Courier New"/>
                <w:color w:val="000000" w:themeColor="text1"/>
                <w:kern w:val="0"/>
                <w:sz w:val="18"/>
                <w:szCs w:val="18"/>
              </w:rPr>
              <w:fldChar w:fldCharType="end"/>
            </w:r>
          </w:p>
          <w:p w14:paraId="5F7171BD"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BE" w14:textId="77777777" w:rsidR="004053AC" w:rsidRPr="00AE0DB5"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lastRenderedPageBreak/>
              <w:t>--------------------------------------------------------------------</w:t>
            </w:r>
          </w:p>
          <w:p w14:paraId="5F7171BF"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TRIP     11254 02.04               .....  .....</w:t>
            </w:r>
          </w:p>
          <w:p w14:paraId="5F7171C0"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C1"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CONT 10%  1814 00.20               .....  .....</w:t>
            </w:r>
          </w:p>
          <w:p w14:paraId="5F7171C2"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C3"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ALTN      5464 00.57  VYMD         .....  .....</w:t>
            </w:r>
          </w:p>
          <w:p w14:paraId="5F7171C4"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C5"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FINRES    2102 00.30               .....  .....</w:t>
            </w:r>
            <w:r w:rsidR="00465F2D">
              <w:rPr>
                <w:rFonts w:ascii="宋体" w:hAnsi="宋体" w:cs="Courier New" w:hint="eastAsia"/>
                <w:color w:val="000000" w:themeColor="text1"/>
                <w:kern w:val="0"/>
                <w:sz w:val="18"/>
                <w:szCs w:val="18"/>
              </w:rPr>
              <w:t xml:space="preserve">                     </w:t>
            </w:r>
            <w:r w:rsidR="00A7617F">
              <w:rPr>
                <w:rFonts w:ascii="宋体" w:hAnsi="宋体" w:cs="Courier New"/>
                <w:color w:val="000000" w:themeColor="text1"/>
                <w:kern w:val="0"/>
                <w:sz w:val="18"/>
                <w:szCs w:val="18"/>
              </w:rPr>
              <w:fldChar w:fldCharType="begin"/>
            </w:r>
            <w:r>
              <w:rPr>
                <w:rFonts w:ascii="宋体" w:hAnsi="宋体" w:cs="Courier New" w:hint="eastAsia"/>
                <w:color w:val="000000" w:themeColor="text1"/>
                <w:kern w:val="0"/>
                <w:sz w:val="18"/>
                <w:szCs w:val="18"/>
              </w:rPr>
              <w:instrText>eq \o\ac(○,</w:instrText>
            </w:r>
            <w:r w:rsidRPr="00594ACE">
              <w:rPr>
                <w:rFonts w:ascii="宋体" w:hAnsi="宋体" w:cs="Courier New" w:hint="eastAsia"/>
                <w:color w:val="000000" w:themeColor="text1"/>
                <w:kern w:val="0"/>
                <w:position w:val="2"/>
                <w:sz w:val="12"/>
                <w:szCs w:val="18"/>
              </w:rPr>
              <w:instrText>2</w:instrText>
            </w:r>
            <w:r>
              <w:rPr>
                <w:rFonts w:ascii="宋体" w:hAnsi="宋体" w:cs="Courier New" w:hint="eastAsia"/>
                <w:color w:val="000000" w:themeColor="text1"/>
                <w:kern w:val="0"/>
                <w:sz w:val="18"/>
                <w:szCs w:val="18"/>
              </w:rPr>
              <w:instrText>)</w:instrText>
            </w:r>
            <w:r w:rsidR="00A7617F">
              <w:rPr>
                <w:rFonts w:ascii="宋体" w:hAnsi="宋体" w:cs="Courier New"/>
                <w:color w:val="000000" w:themeColor="text1"/>
                <w:kern w:val="0"/>
                <w:sz w:val="18"/>
                <w:szCs w:val="18"/>
              </w:rPr>
              <w:fldChar w:fldCharType="end"/>
            </w:r>
          </w:p>
          <w:p w14:paraId="5F7171C6"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C7"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ADD FUEL  1000 00.15</w:t>
            </w:r>
          </w:p>
          <w:p w14:paraId="5F7171C8"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C9"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PLNTOF   21634 04.06               .....  .....</w:t>
            </w:r>
          </w:p>
          <w:p w14:paraId="5F7171CA"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TWO ONE SIX THREE FOUR KGS</w:t>
            </w:r>
          </w:p>
          <w:p w14:paraId="5F7171CB"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CC"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TAXI       500                     .....  .....</w:t>
            </w:r>
          </w:p>
          <w:p w14:paraId="5F7171CD"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CE"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PLNRAMP  22134 04.06               .....  .....</w:t>
            </w:r>
            <w:r w:rsidR="00465F2D">
              <w:rPr>
                <w:rFonts w:ascii="宋体" w:hAnsi="宋体" w:cs="Courier New" w:hint="eastAsia"/>
                <w:color w:val="000000" w:themeColor="text1"/>
                <w:kern w:val="0"/>
                <w:sz w:val="18"/>
                <w:szCs w:val="18"/>
              </w:rPr>
              <w:t xml:space="preserve">                     </w:t>
            </w:r>
            <w:r w:rsidR="00A7617F">
              <w:rPr>
                <w:rFonts w:ascii="宋体" w:hAnsi="宋体" w:cs="Courier New"/>
                <w:color w:val="000000" w:themeColor="text1"/>
                <w:kern w:val="0"/>
                <w:sz w:val="18"/>
                <w:szCs w:val="18"/>
              </w:rPr>
              <w:fldChar w:fldCharType="begin"/>
            </w:r>
            <w:r>
              <w:rPr>
                <w:rFonts w:ascii="宋体" w:hAnsi="宋体" w:cs="Courier New" w:hint="eastAsia"/>
                <w:color w:val="000000" w:themeColor="text1"/>
                <w:kern w:val="0"/>
                <w:sz w:val="18"/>
                <w:szCs w:val="18"/>
              </w:rPr>
              <w:instrText>eq \o\ac(○,</w:instrText>
            </w:r>
            <w:r w:rsidRPr="00CC07C7">
              <w:rPr>
                <w:rFonts w:ascii="宋体" w:hAnsi="宋体" w:cs="Courier New" w:hint="eastAsia"/>
                <w:color w:val="000000" w:themeColor="text1"/>
                <w:kern w:val="0"/>
                <w:position w:val="2"/>
                <w:sz w:val="12"/>
                <w:szCs w:val="18"/>
              </w:rPr>
              <w:instrText>3</w:instrText>
            </w:r>
            <w:r>
              <w:rPr>
                <w:rFonts w:ascii="宋体" w:hAnsi="宋体" w:cs="Courier New" w:hint="eastAsia"/>
                <w:color w:val="000000" w:themeColor="text1"/>
                <w:kern w:val="0"/>
                <w:sz w:val="18"/>
                <w:szCs w:val="18"/>
              </w:rPr>
              <w:instrText>)</w:instrText>
            </w:r>
            <w:r w:rsidR="00A7617F">
              <w:rPr>
                <w:rFonts w:ascii="宋体" w:hAnsi="宋体" w:cs="Courier New"/>
                <w:color w:val="000000" w:themeColor="text1"/>
                <w:kern w:val="0"/>
                <w:sz w:val="18"/>
                <w:szCs w:val="18"/>
              </w:rPr>
              <w:fldChar w:fldCharType="end"/>
            </w:r>
          </w:p>
          <w:p w14:paraId="5F7171CF"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D0"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EXTRA   .....  .....  POSS   6772L .....  .....</w:t>
            </w:r>
          </w:p>
          <w:p w14:paraId="5F7171D1"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D2"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ACTTOF  .....  .....               .....  .....</w:t>
            </w:r>
          </w:p>
          <w:p w14:paraId="5F7171D3"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D4"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ACTTAXI .....  .....   500/        .....  .....</w:t>
            </w:r>
          </w:p>
          <w:p w14:paraId="5F7171D5"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1D6"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BLOCK   .....  .....  TCAP  54520  .....  REM FUEL  ..... AT ...</w:t>
            </w:r>
            <w:r w:rsidR="00465F2D">
              <w:rPr>
                <w:rFonts w:ascii="宋体" w:hAnsi="宋体" w:cs="Courier New" w:hint="eastAsia"/>
                <w:color w:val="000000" w:themeColor="text1"/>
                <w:kern w:val="0"/>
                <w:sz w:val="18"/>
                <w:szCs w:val="18"/>
              </w:rPr>
              <w:t xml:space="preserve">    </w:t>
            </w:r>
            <w:r w:rsidR="00A7617F">
              <w:rPr>
                <w:rFonts w:ascii="宋体" w:hAnsi="宋体" w:cs="Courier New"/>
                <w:color w:val="000000" w:themeColor="text1"/>
                <w:kern w:val="0"/>
                <w:sz w:val="18"/>
                <w:szCs w:val="18"/>
              </w:rPr>
              <w:fldChar w:fldCharType="begin"/>
            </w:r>
            <w:r>
              <w:rPr>
                <w:rFonts w:ascii="宋体" w:hAnsi="宋体" w:cs="Courier New" w:hint="eastAsia"/>
                <w:color w:val="000000" w:themeColor="text1"/>
                <w:kern w:val="0"/>
                <w:sz w:val="18"/>
                <w:szCs w:val="18"/>
              </w:rPr>
              <w:instrText>eq \o\ac(○,</w:instrText>
            </w:r>
            <w:r w:rsidRPr="00CC07C7">
              <w:rPr>
                <w:rFonts w:ascii="宋体" w:hAnsi="宋体" w:cs="Courier New" w:hint="eastAsia"/>
                <w:color w:val="000000" w:themeColor="text1"/>
                <w:kern w:val="0"/>
                <w:position w:val="2"/>
                <w:sz w:val="12"/>
                <w:szCs w:val="18"/>
              </w:rPr>
              <w:instrText>4</w:instrText>
            </w:r>
            <w:r>
              <w:rPr>
                <w:rFonts w:ascii="宋体" w:hAnsi="宋体" w:cs="Courier New" w:hint="eastAsia"/>
                <w:color w:val="000000" w:themeColor="text1"/>
                <w:kern w:val="0"/>
                <w:sz w:val="18"/>
                <w:szCs w:val="18"/>
              </w:rPr>
              <w:instrText>)</w:instrText>
            </w:r>
            <w:r w:rsidR="00A7617F">
              <w:rPr>
                <w:rFonts w:ascii="宋体" w:hAnsi="宋体" w:cs="Courier New"/>
                <w:color w:val="000000" w:themeColor="text1"/>
                <w:kern w:val="0"/>
                <w:sz w:val="18"/>
                <w:szCs w:val="18"/>
              </w:rPr>
              <w:fldChar w:fldCharType="end"/>
            </w:r>
          </w:p>
          <w:p w14:paraId="5F7171D7"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w:t>
            </w:r>
          </w:p>
          <w:p w14:paraId="5F7171D8" w14:textId="77777777" w:rsidR="004053AC" w:rsidRPr="00AE0DB5"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863ED7">
              <w:rPr>
                <w:rFonts w:ascii="宋体" w:hAnsi="宋体" w:cs="Courier New"/>
                <w:color w:val="000000" w:themeColor="text1"/>
                <w:kern w:val="0"/>
                <w:sz w:val="18"/>
                <w:szCs w:val="18"/>
              </w:rPr>
              <w:t>ZFW CORR PS 1000 PLNTOF PS   66 / MS 1000 PLNTOF MS   55</w:t>
            </w:r>
            <w:r w:rsidR="00465F2D">
              <w:rPr>
                <w:rFonts w:ascii="宋体" w:hAnsi="宋体" w:cs="Courier New" w:hint="eastAsia"/>
                <w:color w:val="000000" w:themeColor="text1"/>
                <w:kern w:val="0"/>
                <w:sz w:val="18"/>
                <w:szCs w:val="18"/>
              </w:rPr>
              <w:t xml:space="preserve">           </w:t>
            </w:r>
            <w:r w:rsidRPr="00AE0DB5">
              <w:rPr>
                <w:rFonts w:ascii="宋体" w:hAnsi="宋体"/>
                <w:color w:val="000000" w:themeColor="text1"/>
                <w:sz w:val="18"/>
                <w:szCs w:val="18"/>
              </w:rPr>
              <w:t>⑤</w:t>
            </w:r>
          </w:p>
          <w:p w14:paraId="5F7171D9" w14:textId="77777777" w:rsidR="004053AC" w:rsidRPr="00863ED7"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AE0DB5">
              <w:rPr>
                <w:rFonts w:ascii="宋体" w:hAnsi="宋体" w:cs="Courier New"/>
                <w:color w:val="000000" w:themeColor="text1"/>
                <w:kern w:val="0"/>
                <w:sz w:val="18"/>
                <w:szCs w:val="18"/>
              </w:rPr>
              <w:t>--------------------------------------------------------------------</w:t>
            </w:r>
          </w:p>
        </w:tc>
      </w:tr>
      <w:tr w:rsidR="004053AC" w:rsidRPr="00AE0DB5" w14:paraId="5F7171E0" w14:textId="77777777" w:rsidTr="004053AC">
        <w:tc>
          <w:tcPr>
            <w:tcW w:w="5000" w:type="pct"/>
          </w:tcPr>
          <w:p w14:paraId="5F7171DB" w14:textId="77777777" w:rsidR="004053AC" w:rsidRPr="00420D1F" w:rsidRDefault="00A7617F" w:rsidP="004053AC">
            <w:pPr>
              <w:numPr>
                <w:ilvl w:val="0"/>
                <w:numId w:val="1"/>
              </w:numPr>
              <w:adjustRightInd w:val="0"/>
              <w:snapToGrid w:val="0"/>
              <w:ind w:left="0"/>
              <w:rPr>
                <w:rFonts w:ascii="宋体" w:hAnsi="宋体"/>
                <w:color w:val="000000" w:themeColor="text1"/>
                <w:sz w:val="18"/>
                <w:szCs w:val="18"/>
              </w:rPr>
            </w:pPr>
            <w:r>
              <w:rPr>
                <w:rFonts w:ascii="宋体" w:hAnsi="宋体"/>
                <w:color w:val="000000" w:themeColor="text1"/>
                <w:sz w:val="18"/>
                <w:szCs w:val="18"/>
              </w:rPr>
              <w:lastRenderedPageBreak/>
              <w:fldChar w:fldCharType="begin"/>
            </w:r>
            <w:r w:rsidR="004053AC">
              <w:rPr>
                <w:rFonts w:ascii="宋体" w:hAnsi="宋体" w:hint="eastAsia"/>
                <w:color w:val="000000" w:themeColor="text1"/>
                <w:sz w:val="18"/>
                <w:szCs w:val="18"/>
              </w:rPr>
              <w:instrText>eq \o\ac(○,</w:instrText>
            </w:r>
            <w:r w:rsidR="004053AC" w:rsidRPr="00420D1F">
              <w:rPr>
                <w:rFonts w:ascii="宋体" w:hAnsi="宋体" w:hint="eastAsia"/>
                <w:color w:val="000000" w:themeColor="text1"/>
                <w:position w:val="2"/>
                <w:sz w:val="12"/>
                <w:szCs w:val="18"/>
              </w:rPr>
              <w:instrText>1</w:instrText>
            </w:r>
            <w:r w:rsidR="004053AC">
              <w:rPr>
                <w:rFonts w:ascii="宋体" w:hAnsi="宋体" w:hint="eastAsia"/>
                <w:color w:val="000000" w:themeColor="text1"/>
                <w:sz w:val="18"/>
                <w:szCs w:val="18"/>
              </w:rPr>
              <w:instrText>)</w:instrText>
            </w:r>
            <w:r>
              <w:rPr>
                <w:rFonts w:ascii="宋体" w:hAnsi="宋体"/>
                <w:color w:val="000000" w:themeColor="text1"/>
                <w:sz w:val="18"/>
                <w:szCs w:val="18"/>
              </w:rPr>
              <w:fldChar w:fldCharType="end"/>
            </w:r>
            <w:r w:rsidR="004053AC" w:rsidRPr="00420D1F">
              <w:rPr>
                <w:rFonts w:ascii="宋体" w:hAnsi="宋体" w:hint="eastAsia"/>
                <w:color w:val="000000" w:themeColor="text1"/>
                <w:sz w:val="18"/>
                <w:szCs w:val="18"/>
              </w:rPr>
              <w:t>最大、预计、实际业载，最大、预计、实际无油重量，额外添加燃油量，最大、预计落地重量，最大、预计、实际起飞重量；</w:t>
            </w:r>
          </w:p>
          <w:p w14:paraId="5F7171DC" w14:textId="77777777" w:rsidR="004053AC" w:rsidRPr="00420D1F" w:rsidRDefault="00A7617F" w:rsidP="004053AC">
            <w:pPr>
              <w:numPr>
                <w:ilvl w:val="0"/>
                <w:numId w:val="1"/>
              </w:numPr>
              <w:adjustRightInd w:val="0"/>
              <w:snapToGrid w:val="0"/>
              <w:ind w:left="0"/>
              <w:rPr>
                <w:rFonts w:ascii="宋体" w:hAnsi="宋体"/>
                <w:color w:val="000000" w:themeColor="text1"/>
                <w:sz w:val="18"/>
                <w:szCs w:val="18"/>
              </w:rPr>
            </w:pPr>
            <w:r>
              <w:rPr>
                <w:rFonts w:ascii="宋体" w:hAnsi="宋体"/>
                <w:color w:val="000000" w:themeColor="text1"/>
                <w:sz w:val="18"/>
                <w:szCs w:val="18"/>
              </w:rPr>
              <w:fldChar w:fldCharType="begin"/>
            </w:r>
            <w:r w:rsidR="004053AC">
              <w:rPr>
                <w:rFonts w:ascii="宋体" w:hAnsi="宋体" w:hint="eastAsia"/>
                <w:color w:val="000000" w:themeColor="text1"/>
                <w:sz w:val="18"/>
                <w:szCs w:val="18"/>
              </w:rPr>
              <w:instrText>eq \o\ac(○,</w:instrText>
            </w:r>
            <w:r w:rsidR="004053AC" w:rsidRPr="00420D1F">
              <w:rPr>
                <w:rFonts w:ascii="宋体" w:hAnsi="宋体" w:hint="eastAsia"/>
                <w:color w:val="000000" w:themeColor="text1"/>
                <w:position w:val="2"/>
                <w:sz w:val="12"/>
                <w:szCs w:val="18"/>
              </w:rPr>
              <w:instrText>2</w:instrText>
            </w:r>
            <w:r w:rsidR="004053AC">
              <w:rPr>
                <w:rFonts w:ascii="宋体" w:hAnsi="宋体" w:hint="eastAsia"/>
                <w:color w:val="000000" w:themeColor="text1"/>
                <w:sz w:val="18"/>
                <w:szCs w:val="18"/>
              </w:rPr>
              <w:instrText>)</w:instrText>
            </w:r>
            <w:r>
              <w:rPr>
                <w:rFonts w:ascii="宋体" w:hAnsi="宋体"/>
                <w:color w:val="000000" w:themeColor="text1"/>
                <w:sz w:val="18"/>
                <w:szCs w:val="18"/>
              </w:rPr>
              <w:fldChar w:fldCharType="end"/>
            </w:r>
            <w:r w:rsidR="004053AC" w:rsidRPr="00420D1F">
              <w:rPr>
                <w:rFonts w:ascii="宋体" w:hAnsi="宋体" w:hint="eastAsia"/>
                <w:color w:val="000000" w:themeColor="text1"/>
                <w:sz w:val="18"/>
                <w:szCs w:val="18"/>
              </w:rPr>
              <w:t>航程油量、10%航线应急油量、备降油量、30分钟等待燃油量及对应时间；</w:t>
            </w:r>
          </w:p>
          <w:p w14:paraId="5F7171DD" w14:textId="77777777" w:rsidR="004053AC" w:rsidRPr="00420D1F" w:rsidRDefault="004053AC" w:rsidP="004053AC">
            <w:pPr>
              <w:adjustRightInd w:val="0"/>
              <w:snapToGrid w:val="0"/>
              <w:ind w:left="360" w:hangingChars="200" w:hanging="360"/>
              <w:rPr>
                <w:rFonts w:ascii="宋体" w:hAnsi="宋体"/>
                <w:color w:val="000000" w:themeColor="text1"/>
                <w:sz w:val="18"/>
                <w:szCs w:val="18"/>
              </w:rPr>
            </w:pPr>
            <w:r w:rsidRPr="00420D1F">
              <w:rPr>
                <w:rFonts w:ascii="宋体" w:hAnsi="宋体"/>
                <w:color w:val="000000" w:themeColor="text1"/>
                <w:sz w:val="18"/>
                <w:szCs w:val="18"/>
              </w:rPr>
              <w:t>③</w:t>
            </w:r>
            <w:r w:rsidRPr="00420D1F">
              <w:rPr>
                <w:rFonts w:ascii="宋体" w:hAnsi="宋体" w:hint="eastAsia"/>
                <w:color w:val="000000" w:themeColor="text1"/>
                <w:sz w:val="18"/>
                <w:szCs w:val="18"/>
              </w:rPr>
              <w:t>计划的额外油量（如需）、计划的起飞油量、计划的燃油总量；</w:t>
            </w:r>
          </w:p>
          <w:p w14:paraId="5F7171DE" w14:textId="77777777" w:rsidR="004053AC" w:rsidRPr="00420D1F" w:rsidRDefault="004053AC" w:rsidP="004053AC">
            <w:pPr>
              <w:adjustRightInd w:val="0"/>
              <w:snapToGrid w:val="0"/>
              <w:ind w:left="0"/>
              <w:rPr>
                <w:rFonts w:ascii="宋体" w:hAnsi="宋体"/>
                <w:color w:val="000000" w:themeColor="text1"/>
                <w:sz w:val="18"/>
                <w:szCs w:val="18"/>
              </w:rPr>
            </w:pPr>
            <w:r w:rsidRPr="00420D1F">
              <w:rPr>
                <w:rFonts w:ascii="宋体" w:hAnsi="宋体"/>
                <w:color w:val="000000" w:themeColor="text1"/>
                <w:sz w:val="18"/>
                <w:szCs w:val="18"/>
              </w:rPr>
              <w:lastRenderedPageBreak/>
              <w:t>④</w:t>
            </w:r>
            <w:r>
              <w:rPr>
                <w:rFonts w:ascii="宋体" w:hAnsi="宋体" w:hint="eastAsia"/>
                <w:color w:val="000000" w:themeColor="text1"/>
                <w:sz w:val="18"/>
                <w:szCs w:val="18"/>
              </w:rPr>
              <w:t>机组增加的</w:t>
            </w:r>
            <w:r w:rsidRPr="00420D1F">
              <w:rPr>
                <w:rFonts w:ascii="宋体" w:hAnsi="宋体" w:hint="eastAsia"/>
                <w:color w:val="000000" w:themeColor="text1"/>
                <w:sz w:val="18"/>
                <w:szCs w:val="18"/>
              </w:rPr>
              <w:t>额外燃油量、</w:t>
            </w:r>
            <w:r>
              <w:rPr>
                <w:rFonts w:ascii="宋体" w:hAnsi="宋体" w:hint="eastAsia"/>
                <w:color w:val="000000" w:themeColor="text1"/>
                <w:sz w:val="18"/>
                <w:szCs w:val="18"/>
              </w:rPr>
              <w:t>预计可增加的最大额外油量、</w:t>
            </w:r>
            <w:r w:rsidRPr="00420D1F">
              <w:rPr>
                <w:rFonts w:ascii="宋体" w:hAnsi="宋体" w:hint="eastAsia"/>
                <w:color w:val="000000" w:themeColor="text1"/>
                <w:sz w:val="18"/>
                <w:szCs w:val="18"/>
              </w:rPr>
              <w:t>修改后的起飞油量，滑行油量、轮挡油量；</w:t>
            </w:r>
          </w:p>
          <w:p w14:paraId="5F7171DF" w14:textId="77777777" w:rsidR="004053AC" w:rsidRPr="00AE0DB5" w:rsidRDefault="004053AC" w:rsidP="004053AC">
            <w:pPr>
              <w:adjustRightInd w:val="0"/>
              <w:snapToGrid w:val="0"/>
              <w:ind w:left="0"/>
              <w:rPr>
                <w:rFonts w:ascii="宋体" w:hAnsi="宋体"/>
                <w:color w:val="000000" w:themeColor="text1"/>
                <w:sz w:val="18"/>
                <w:szCs w:val="18"/>
              </w:rPr>
            </w:pPr>
            <w:r w:rsidRPr="00420D1F">
              <w:rPr>
                <w:rFonts w:ascii="宋体" w:hAnsi="宋体"/>
                <w:color w:val="000000" w:themeColor="text1"/>
                <w:sz w:val="18"/>
                <w:szCs w:val="18"/>
              </w:rPr>
              <w:t>⑤</w:t>
            </w:r>
            <w:r w:rsidRPr="00420D1F">
              <w:rPr>
                <w:rFonts w:ascii="宋体" w:hAnsi="宋体" w:hint="eastAsia"/>
                <w:color w:val="000000" w:themeColor="text1"/>
                <w:sz w:val="18"/>
                <w:szCs w:val="18"/>
              </w:rPr>
              <w:t>燃油修正</w:t>
            </w:r>
            <w:r>
              <w:rPr>
                <w:rFonts w:ascii="宋体" w:hAnsi="宋体" w:hint="eastAsia"/>
                <w:color w:val="000000" w:themeColor="text1"/>
                <w:sz w:val="18"/>
                <w:szCs w:val="18"/>
              </w:rPr>
              <w:t>。</w:t>
            </w:r>
          </w:p>
        </w:tc>
      </w:tr>
      <w:tr w:rsidR="004053AC" w:rsidRPr="00AE0DB5" w14:paraId="5F717272" w14:textId="77777777" w:rsidTr="004053AC">
        <w:tc>
          <w:tcPr>
            <w:tcW w:w="5000" w:type="pct"/>
          </w:tcPr>
          <w:p w14:paraId="5F7171E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lastRenderedPageBreak/>
              <w:t>--------------------------------------------------------------------</w:t>
            </w:r>
          </w:p>
          <w:p w14:paraId="5F7171E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POSITION(NAME)  AWY  MTRK DIST LVL TP T   PRC  TAS V/S TIME/PTO REFU</w:t>
            </w:r>
          </w:p>
          <w:p w14:paraId="5F7171E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FEQ           GMORA       TTL         W/V      GS      TTL      PLN</w:t>
            </w:r>
          </w:p>
          <w:p w14:paraId="5F7171E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COOR                                                 ATO / DIFF </w:t>
            </w:r>
            <w:proofErr w:type="spellStart"/>
            <w:r w:rsidRPr="000667DE">
              <w:rPr>
                <w:rFonts w:ascii="宋体" w:hAnsi="宋体"/>
                <w:color w:val="000000" w:themeColor="text1"/>
                <w:sz w:val="18"/>
                <w:szCs w:val="18"/>
              </w:rPr>
              <w:t>DIFF</w:t>
            </w:r>
            <w:proofErr w:type="spellEnd"/>
          </w:p>
          <w:p w14:paraId="5F7171E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1E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DER04(        ) GUL8X 044    1 CLB 55 P07 CLB  280 05  01 .... .....</w:t>
            </w:r>
          </w:p>
          <w:p w14:paraId="5F7171E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         0001       17/012    287     0001     21.6</w:t>
            </w:r>
          </w:p>
          <w:p w14:paraId="5F7171E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N25073E102575                                        ..../.... .....</w:t>
            </w:r>
            <w:r w:rsidR="00A7617F">
              <w:rPr>
                <w:rFonts w:ascii="宋体" w:hAnsi="宋体"/>
                <w:color w:val="000000" w:themeColor="text1"/>
                <w:sz w:val="18"/>
                <w:szCs w:val="18"/>
              </w:rPr>
              <w:fldChar w:fldCharType="begin"/>
            </w:r>
            <w:r>
              <w:rPr>
                <w:rFonts w:ascii="宋体" w:hAnsi="宋体" w:hint="eastAsia"/>
                <w:color w:val="000000" w:themeColor="text1"/>
                <w:sz w:val="18"/>
                <w:szCs w:val="18"/>
              </w:rPr>
              <w:instrText>eq \o\ac(○,</w:instrText>
            </w:r>
            <w:r w:rsidRPr="00B85A6E">
              <w:rPr>
                <w:rFonts w:ascii="宋体" w:hAnsi="宋体" w:hint="eastAsia"/>
                <w:color w:val="000000" w:themeColor="text1"/>
                <w:position w:val="2"/>
                <w:sz w:val="12"/>
                <w:szCs w:val="18"/>
              </w:rPr>
              <w:instrText>1</w:instrText>
            </w:r>
            <w:r>
              <w:rPr>
                <w:rFonts w:ascii="宋体" w:hAnsi="宋体" w:hint="eastAsia"/>
                <w:color w:val="000000" w:themeColor="text1"/>
                <w:sz w:val="18"/>
                <w:szCs w:val="18"/>
              </w:rPr>
              <w:instrText>)</w:instrText>
            </w:r>
            <w:r w:rsidR="00A7617F">
              <w:rPr>
                <w:rFonts w:ascii="宋体" w:hAnsi="宋体"/>
                <w:color w:val="000000" w:themeColor="text1"/>
                <w:sz w:val="18"/>
                <w:szCs w:val="18"/>
              </w:rPr>
              <w:fldChar w:fldCharType="end"/>
            </w:r>
          </w:p>
          <w:p w14:paraId="5F7171E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1E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PP401(        ) GUL8X 139   18 CLB 56 M02 CLB  382 06  03 .... .....</w:t>
            </w:r>
          </w:p>
          <w:p w14:paraId="5F7171E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134         0019       25/057    402     0004     20.9</w:t>
            </w:r>
          </w:p>
          <w:p w14:paraId="5F7171E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N24585E103106                                        ..../.... .....</w:t>
            </w:r>
          </w:p>
          <w:p w14:paraId="5F7171E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1E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ATOLO(        ) GUL8X 217   14 CLB 56 M11 CLB  416 04  02 .... .....</w:t>
            </w:r>
          </w:p>
          <w:p w14:paraId="5F7171E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112         0033       27/083    364     0006     20.4</w:t>
            </w:r>
          </w:p>
          <w:p w14:paraId="5F7171F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N24474E103020                                        ..../.... .....</w:t>
            </w:r>
          </w:p>
          <w:p w14:paraId="5F7171F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1F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SGM  (XISHAN  ) GUL8X 303   33 301 55 M32 CLB  472 00  05 .... .....</w:t>
            </w:r>
          </w:p>
          <w:p w14:paraId="5F7171F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110.6         130         0066       28/095    396     0011     19.5</w:t>
            </w:r>
          </w:p>
          <w:p w14:paraId="5F7171F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N25049E102312                                        ..../.... .....</w:t>
            </w:r>
          </w:p>
          <w:p w14:paraId="5F7171F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1F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GULOT(        ) GUL8X 243   59 321 54 M37 790  472 01  09 .... .....</w:t>
            </w:r>
          </w:p>
          <w:p w14:paraId="5F7171F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130         0125       28/092    396     0020     18.6</w:t>
            </w:r>
          </w:p>
          <w:p w14:paraId="5F7171F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N24374E101339                                        ..../.... .....</w:t>
            </w:r>
            <w:r w:rsidR="00A7617F">
              <w:rPr>
                <w:rFonts w:ascii="宋体" w:hAnsi="宋体"/>
                <w:color w:val="000000" w:themeColor="text1"/>
                <w:sz w:val="18"/>
                <w:szCs w:val="18"/>
              </w:rPr>
              <w:fldChar w:fldCharType="begin"/>
            </w:r>
            <w:r>
              <w:rPr>
                <w:rFonts w:ascii="宋体" w:hAnsi="宋体" w:hint="eastAsia"/>
                <w:color w:val="000000" w:themeColor="text1"/>
                <w:sz w:val="18"/>
                <w:szCs w:val="18"/>
              </w:rPr>
              <w:instrText>eq \o\ac(○,</w:instrText>
            </w:r>
            <w:r w:rsidRPr="00B85A6E">
              <w:rPr>
                <w:rFonts w:ascii="宋体" w:hAnsi="宋体" w:hint="eastAsia"/>
                <w:color w:val="000000" w:themeColor="text1"/>
                <w:position w:val="2"/>
                <w:sz w:val="12"/>
                <w:szCs w:val="18"/>
              </w:rPr>
              <w:instrText>2</w:instrText>
            </w:r>
            <w:r>
              <w:rPr>
                <w:rFonts w:ascii="宋体" w:hAnsi="宋体" w:hint="eastAsia"/>
                <w:color w:val="000000" w:themeColor="text1"/>
                <w:sz w:val="18"/>
                <w:szCs w:val="18"/>
              </w:rPr>
              <w:instrText>)</w:instrText>
            </w:r>
            <w:r w:rsidR="00A7617F">
              <w:rPr>
                <w:rFonts w:ascii="宋体" w:hAnsi="宋体"/>
                <w:color w:val="000000" w:themeColor="text1"/>
                <w:sz w:val="18"/>
                <w:szCs w:val="18"/>
              </w:rPr>
              <w:fldChar w:fldCharType="end"/>
            </w:r>
          </w:p>
          <w:p w14:paraId="5F7171F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1F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MAKUL(        ) A599  243   63 321 56 M37 790  472 01  09 .... .....</w:t>
            </w:r>
          </w:p>
          <w:p w14:paraId="5F7171F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141         0188       28/080    410     0029     17.7</w:t>
            </w:r>
          </w:p>
          <w:p w14:paraId="5F7171F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N24073E100334                                        ..../.... .....</w:t>
            </w:r>
          </w:p>
          <w:p w14:paraId="5F7171F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1F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GMA  (GENGMA  ) A599  242   72 321 57 M37 790  472 00  11 .... .....</w:t>
            </w:r>
          </w:p>
          <w:p w14:paraId="5F7171F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114.7         142         0260       28/072    415     0040     16.7</w:t>
            </w:r>
          </w:p>
          <w:p w14:paraId="5F71720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lastRenderedPageBreak/>
              <w:t>N23317E099245                                        ..../.... .....</w:t>
            </w:r>
          </w:p>
          <w:p w14:paraId="5F71720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0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LINSO(VYYF    ) A599  252   29 321 57 M37 790  472 00  04 .... .....</w:t>
            </w:r>
          </w:p>
          <w:p w14:paraId="5F71720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135         0289       28/067    413     0044     16.3</w:t>
            </w:r>
          </w:p>
          <w:p w14:paraId="5F71720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N23225E098550                                        ..../.... .....</w:t>
            </w:r>
          </w:p>
          <w:p w14:paraId="5F71720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0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LSO  (LASHIO  ) A599  251   68 320 56 M37 790  472 00  10 .... .....</w:t>
            </w:r>
          </w:p>
          <w:p w14:paraId="5F71720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116.8         110         0357       28/062    418     0054     15.4</w:t>
            </w:r>
          </w:p>
          <w:p w14:paraId="5F71720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N22589E097453                                        ..../.... .....</w:t>
            </w:r>
          </w:p>
          <w:p w14:paraId="5F71720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0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54LSO(VECF    ) A599  264  256 320 57 M37 790  472 01  36 .... .....</w:t>
            </w:r>
          </w:p>
          <w:p w14:paraId="5F71720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114         0613       28/050    424     0130     12.1</w:t>
            </w:r>
          </w:p>
          <w:p w14:paraId="5F71720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N22266E093109                                        ..../.... .....</w:t>
            </w:r>
          </w:p>
          <w:p w14:paraId="5F71720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0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CHILA(        ) A599  262   24 320 53 M37 790  472 03  03 .... .....</w:t>
            </w:r>
          </w:p>
          <w:p w14:paraId="5F71720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114         0637       28/040    433     0133     11.8</w:t>
            </w:r>
          </w:p>
          <w:p w14:paraId="5F71721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N22231E092449                                        ..../.... .....</w:t>
            </w:r>
          </w:p>
          <w:p w14:paraId="5F71721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1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FIR  (VGFR    ) A599  262    9 320 56 M37 790  472 04  01 .... .....</w:t>
            </w:r>
          </w:p>
          <w:p w14:paraId="5F71721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079         0646       28/040    433     0134     11.7</w:t>
            </w:r>
          </w:p>
          <w:p w14:paraId="5F71721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N22217E092348                                        ..../.... .....</w:t>
            </w:r>
          </w:p>
          <w:p w14:paraId="5F71721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1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CTG  (CHITTAGO) A599  262   43 320 56 M37 790  472 04  06 .... .....</w:t>
            </w:r>
          </w:p>
          <w:p w14:paraId="5F71721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113.4         079         0689       28/040    433     0140     11.1</w:t>
            </w:r>
          </w:p>
          <w:p w14:paraId="5F71721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N22155E091496                                        ..../.... .....</w:t>
            </w:r>
          </w:p>
          <w:p w14:paraId="5F71721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1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TOD  (        ) G463  321   22 320 56 M36 790  473 04  03 .... .....</w:t>
            </w:r>
          </w:p>
          <w:p w14:paraId="5F71721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032         0711       28/041    443     0143     10.9</w:t>
            </w:r>
          </w:p>
          <w:p w14:paraId="5F71721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N22324E091342                                        ..../.... .....</w:t>
            </w:r>
            <w:r w:rsidR="00A7617F">
              <w:rPr>
                <w:rFonts w:ascii="宋体" w:hAnsi="宋体"/>
                <w:color w:val="000000" w:themeColor="text1"/>
                <w:sz w:val="18"/>
                <w:szCs w:val="18"/>
              </w:rPr>
              <w:fldChar w:fldCharType="begin"/>
            </w:r>
            <w:r>
              <w:rPr>
                <w:rFonts w:ascii="宋体" w:hAnsi="宋体" w:hint="eastAsia"/>
                <w:color w:val="000000" w:themeColor="text1"/>
                <w:sz w:val="18"/>
                <w:szCs w:val="18"/>
              </w:rPr>
              <w:instrText>eq \o\ac(○,</w:instrText>
            </w:r>
            <w:r w:rsidRPr="00B85A6E">
              <w:rPr>
                <w:rFonts w:ascii="宋体" w:hAnsi="宋体" w:hint="eastAsia"/>
                <w:color w:val="000000" w:themeColor="text1"/>
                <w:position w:val="2"/>
                <w:sz w:val="12"/>
                <w:szCs w:val="18"/>
              </w:rPr>
              <w:instrText>2</w:instrText>
            </w:r>
            <w:r>
              <w:rPr>
                <w:rFonts w:ascii="宋体" w:hAnsi="宋体" w:hint="eastAsia"/>
                <w:color w:val="000000" w:themeColor="text1"/>
                <w:sz w:val="18"/>
                <w:szCs w:val="18"/>
              </w:rPr>
              <w:instrText>)</w:instrText>
            </w:r>
            <w:r w:rsidR="00A7617F">
              <w:rPr>
                <w:rFonts w:ascii="宋体" w:hAnsi="宋体"/>
                <w:color w:val="000000" w:themeColor="text1"/>
                <w:sz w:val="18"/>
                <w:szCs w:val="18"/>
              </w:rPr>
              <w:fldChar w:fldCharType="end"/>
            </w:r>
          </w:p>
          <w:p w14:paraId="5F71721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1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ONEKA(        ) G463  321    3 DSC 56 M32 DSC  473 02  01 .... .....</w:t>
            </w:r>
          </w:p>
          <w:p w14:paraId="5F71721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032         0714       27/037    448     0144     10.9</w:t>
            </w:r>
          </w:p>
          <w:p w14:paraId="5F71722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N22348E091322                                        ..../.... .....</w:t>
            </w:r>
          </w:p>
          <w:p w14:paraId="5F71722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2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DAC75(        ) G463  321   22 DSC 56 M13 DSC  431 02  03 .... .....</w:t>
            </w:r>
          </w:p>
          <w:p w14:paraId="5F71722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032         0736       28/045    393     0147     10.8</w:t>
            </w:r>
          </w:p>
          <w:p w14:paraId="5F71722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N22517E091172                                        ..../.... .....</w:t>
            </w:r>
          </w:p>
          <w:p w14:paraId="5F71722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lastRenderedPageBreak/>
              <w:t>--------------------------------------------------------------------</w:t>
            </w:r>
          </w:p>
          <w:p w14:paraId="5F71722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ADMIL(        ) G463  320   25 DSC 56 P04 DSC  379 03  04 .... .....</w:t>
            </w:r>
          </w:p>
          <w:p w14:paraId="5F71722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032         0761       29/036    352     0151     10.7</w:t>
            </w:r>
          </w:p>
          <w:p w14:paraId="5F71722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N23109E090594                                        ..../.... .....</w:t>
            </w:r>
          </w:p>
          <w:p w14:paraId="5F71722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2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KANDI(        ) G463  321   25 DSC 55 P12 DSC  282 03  05 .... .....</w:t>
            </w:r>
          </w:p>
          <w:p w14:paraId="5F71722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018         0786       28/022    265     0156     10.6</w:t>
            </w:r>
          </w:p>
          <w:p w14:paraId="5F71722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N23302E090421                                        ..../.... .....</w:t>
            </w:r>
          </w:p>
          <w:p w14:paraId="5F71722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2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DAC  (DHAKA   ) G463  321   25 DSC 55 P13 DSC  251 00  07 .... .....</w:t>
            </w:r>
          </w:p>
          <w:p w14:paraId="5F71722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112.7         018         0811       30/014    238     0203     10.4</w:t>
            </w:r>
          </w:p>
          <w:p w14:paraId="5F71723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N23495E090248                                        ..../.... .....</w:t>
            </w:r>
          </w:p>
          <w:p w14:paraId="5F71723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3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VGHS (HAZRAT S) ..    324    1 DSC 55 P12 DSC  180 00  01 .... .....</w:t>
            </w:r>
          </w:p>
          <w:p w14:paraId="5F71723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         0812       30/014    167     0204     10.4</w:t>
            </w:r>
            <w:r w:rsidR="00A7617F">
              <w:rPr>
                <w:rFonts w:ascii="宋体" w:hAnsi="宋体"/>
                <w:color w:val="000000" w:themeColor="text1"/>
                <w:sz w:val="18"/>
                <w:szCs w:val="18"/>
              </w:rPr>
              <w:fldChar w:fldCharType="begin"/>
            </w:r>
            <w:r>
              <w:rPr>
                <w:rFonts w:ascii="宋体" w:hAnsi="宋体" w:hint="eastAsia"/>
                <w:color w:val="000000" w:themeColor="text1"/>
                <w:sz w:val="18"/>
                <w:szCs w:val="18"/>
              </w:rPr>
              <w:instrText>eq \o\ac(○,</w:instrText>
            </w:r>
            <w:r w:rsidRPr="00997321">
              <w:rPr>
                <w:rFonts w:ascii="宋体" w:hAnsi="宋体" w:hint="eastAsia"/>
                <w:color w:val="000000" w:themeColor="text1"/>
                <w:position w:val="2"/>
                <w:sz w:val="12"/>
                <w:szCs w:val="18"/>
              </w:rPr>
              <w:instrText>4</w:instrText>
            </w:r>
            <w:r>
              <w:rPr>
                <w:rFonts w:ascii="宋体" w:hAnsi="宋体" w:hint="eastAsia"/>
                <w:color w:val="000000" w:themeColor="text1"/>
                <w:sz w:val="18"/>
                <w:szCs w:val="18"/>
              </w:rPr>
              <w:instrText>)</w:instrText>
            </w:r>
            <w:r w:rsidR="00A7617F">
              <w:rPr>
                <w:rFonts w:ascii="宋体" w:hAnsi="宋体"/>
                <w:color w:val="000000" w:themeColor="text1"/>
                <w:sz w:val="18"/>
                <w:szCs w:val="18"/>
              </w:rPr>
              <w:fldChar w:fldCharType="end"/>
            </w:r>
          </w:p>
          <w:p w14:paraId="5F717234" w14:textId="77777777" w:rsidR="004053AC" w:rsidRPr="000667DE" w:rsidRDefault="004053AC" w:rsidP="004053AC">
            <w:pPr>
              <w:pBdr>
                <w:bottom w:val="single" w:sz="6" w:space="1" w:color="auto"/>
              </w:pBd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N23506E090239                                        ..../.... .....</w:t>
            </w:r>
          </w:p>
          <w:p w14:paraId="5F717235" w14:textId="77777777" w:rsidR="004053AC" w:rsidRPr="00997321" w:rsidRDefault="004053AC" w:rsidP="004053AC">
            <w:pPr>
              <w:adjustRightInd w:val="0"/>
              <w:snapToGrid w:val="0"/>
              <w:spacing w:line="240" w:lineRule="auto"/>
              <w:ind w:left="0"/>
              <w:rPr>
                <w:rFonts w:ascii="宋体" w:hAnsi="宋体"/>
                <w:color w:val="000000" w:themeColor="text1"/>
                <w:sz w:val="18"/>
                <w:szCs w:val="18"/>
              </w:rPr>
            </w:pPr>
            <w:r w:rsidRPr="00997321">
              <w:rPr>
                <w:rFonts w:ascii="宋体" w:hAnsi="宋体"/>
                <w:color w:val="000000" w:themeColor="text1"/>
                <w:sz w:val="18"/>
                <w:szCs w:val="18"/>
              </w:rPr>
              <w:t xml:space="preserve">             ALTERNATE SUMMARIES</w:t>
            </w:r>
          </w:p>
          <w:p w14:paraId="5F717236" w14:textId="77777777" w:rsidR="004053AC" w:rsidRPr="00997321" w:rsidRDefault="004053AC" w:rsidP="004053AC">
            <w:pPr>
              <w:adjustRightInd w:val="0"/>
              <w:snapToGrid w:val="0"/>
              <w:spacing w:line="240" w:lineRule="auto"/>
              <w:ind w:left="0"/>
              <w:rPr>
                <w:rFonts w:ascii="宋体" w:hAnsi="宋体"/>
                <w:color w:val="000000" w:themeColor="text1"/>
                <w:sz w:val="18"/>
                <w:szCs w:val="18"/>
              </w:rPr>
            </w:pPr>
            <w:r w:rsidRPr="00997321">
              <w:rPr>
                <w:rFonts w:ascii="宋体" w:hAnsi="宋体"/>
                <w:color w:val="000000" w:themeColor="text1"/>
                <w:sz w:val="18"/>
                <w:szCs w:val="18"/>
              </w:rPr>
              <w:t xml:space="preserve"> SECTOR   DIST  FL   W/C   TIME  FUEL</w:t>
            </w:r>
          </w:p>
          <w:p w14:paraId="5F717237" w14:textId="77777777" w:rsidR="004053AC" w:rsidRDefault="004053AC" w:rsidP="004053AC">
            <w:pPr>
              <w:adjustRightInd w:val="0"/>
              <w:snapToGrid w:val="0"/>
              <w:spacing w:line="240" w:lineRule="auto"/>
              <w:ind w:left="0"/>
              <w:rPr>
                <w:rFonts w:ascii="宋体" w:hAnsi="宋体"/>
                <w:color w:val="000000" w:themeColor="text1"/>
                <w:sz w:val="18"/>
                <w:szCs w:val="18"/>
              </w:rPr>
            </w:pPr>
            <w:r w:rsidRPr="00997321">
              <w:rPr>
                <w:rFonts w:ascii="宋体" w:hAnsi="宋体"/>
                <w:color w:val="000000" w:themeColor="text1"/>
                <w:sz w:val="18"/>
                <w:szCs w:val="18"/>
              </w:rPr>
              <w:t>VGHS-VYMD  379 270  P035   0057  5464</w:t>
            </w:r>
            <w:r w:rsidR="00465F2D">
              <w:rPr>
                <w:rFonts w:ascii="宋体" w:hAnsi="宋体" w:hint="eastAsia"/>
                <w:color w:val="000000" w:themeColor="text1"/>
                <w:sz w:val="18"/>
                <w:szCs w:val="18"/>
              </w:rPr>
              <w:t xml:space="preserve">                               </w:t>
            </w:r>
            <w:r w:rsidR="00A7617F">
              <w:rPr>
                <w:rFonts w:ascii="宋体" w:hAnsi="宋体"/>
                <w:color w:val="000000" w:themeColor="text1"/>
                <w:sz w:val="18"/>
                <w:szCs w:val="18"/>
              </w:rPr>
              <w:fldChar w:fldCharType="begin"/>
            </w:r>
            <w:r>
              <w:rPr>
                <w:rFonts w:ascii="宋体" w:hAnsi="宋体" w:hint="eastAsia"/>
                <w:color w:val="000000" w:themeColor="text1"/>
                <w:sz w:val="18"/>
                <w:szCs w:val="18"/>
              </w:rPr>
              <w:instrText>eq \o\ac(○,</w:instrText>
            </w:r>
            <w:r w:rsidRPr="00997321">
              <w:rPr>
                <w:rFonts w:ascii="宋体" w:hAnsi="宋体" w:hint="eastAsia"/>
                <w:color w:val="000000" w:themeColor="text1"/>
                <w:position w:val="2"/>
                <w:sz w:val="12"/>
                <w:szCs w:val="18"/>
              </w:rPr>
              <w:instrText>3</w:instrText>
            </w:r>
            <w:r>
              <w:rPr>
                <w:rFonts w:ascii="宋体" w:hAnsi="宋体" w:hint="eastAsia"/>
                <w:color w:val="000000" w:themeColor="text1"/>
                <w:sz w:val="18"/>
                <w:szCs w:val="18"/>
              </w:rPr>
              <w:instrText>)</w:instrText>
            </w:r>
            <w:r w:rsidR="00A7617F">
              <w:rPr>
                <w:rFonts w:ascii="宋体" w:hAnsi="宋体"/>
                <w:color w:val="000000" w:themeColor="text1"/>
                <w:sz w:val="18"/>
                <w:szCs w:val="18"/>
              </w:rPr>
              <w:fldChar w:fldCharType="end"/>
            </w:r>
          </w:p>
          <w:p w14:paraId="5F71723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39" w14:textId="77777777" w:rsidR="004053AC" w:rsidRDefault="004053AC" w:rsidP="004053AC">
            <w:pPr>
              <w:adjustRightInd w:val="0"/>
              <w:snapToGrid w:val="0"/>
              <w:spacing w:line="240" w:lineRule="auto"/>
              <w:ind w:left="0"/>
              <w:rPr>
                <w:rFonts w:ascii="宋体" w:hAnsi="宋体"/>
                <w:color w:val="000000" w:themeColor="text1"/>
                <w:sz w:val="18"/>
                <w:szCs w:val="18"/>
              </w:rPr>
            </w:pPr>
          </w:p>
          <w:p w14:paraId="5F71723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ALTERNATE PLAN:</w:t>
            </w:r>
          </w:p>
          <w:p w14:paraId="5F71723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VGHS-VYMD: -N0423F270 DCT ADMIL G463 CTG B465 MDY DCT</w:t>
            </w:r>
            <w:r w:rsidR="00A7617F">
              <w:rPr>
                <w:rFonts w:ascii="宋体" w:hAnsi="宋体"/>
                <w:color w:val="000000" w:themeColor="text1"/>
                <w:sz w:val="18"/>
                <w:szCs w:val="18"/>
              </w:rPr>
              <w:fldChar w:fldCharType="begin"/>
            </w:r>
            <w:r>
              <w:rPr>
                <w:rFonts w:ascii="宋体" w:hAnsi="宋体" w:hint="eastAsia"/>
                <w:color w:val="000000" w:themeColor="text1"/>
                <w:sz w:val="18"/>
                <w:szCs w:val="18"/>
              </w:rPr>
              <w:instrText>eq \o\ac(○,</w:instrText>
            </w:r>
            <w:r w:rsidRPr="00997321">
              <w:rPr>
                <w:rFonts w:ascii="宋体" w:hAnsi="宋体" w:hint="eastAsia"/>
                <w:color w:val="000000" w:themeColor="text1"/>
                <w:position w:val="2"/>
                <w:sz w:val="12"/>
                <w:szCs w:val="18"/>
              </w:rPr>
              <w:instrText>4</w:instrText>
            </w:r>
            <w:r>
              <w:rPr>
                <w:rFonts w:ascii="宋体" w:hAnsi="宋体" w:hint="eastAsia"/>
                <w:color w:val="000000" w:themeColor="text1"/>
                <w:sz w:val="18"/>
                <w:szCs w:val="18"/>
              </w:rPr>
              <w:instrText>)</w:instrText>
            </w:r>
            <w:r w:rsidR="00A7617F">
              <w:rPr>
                <w:rFonts w:ascii="宋体" w:hAnsi="宋体"/>
                <w:color w:val="000000" w:themeColor="text1"/>
                <w:sz w:val="18"/>
                <w:szCs w:val="18"/>
              </w:rPr>
              <w:fldChar w:fldCharType="end"/>
            </w:r>
          </w:p>
          <w:p w14:paraId="5F71723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3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POSITION(NAME)  AWY  MTRK DIST LVL TP T   PRC  TAS V/S TIME/PTO REFU</w:t>
            </w:r>
          </w:p>
          <w:p w14:paraId="5F71723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FEQ           GMORA       TTL         W/V      GS      TTL      PLN</w:t>
            </w:r>
          </w:p>
          <w:p w14:paraId="5F71723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COOR                                                 ATO / DIFF </w:t>
            </w:r>
            <w:proofErr w:type="spellStart"/>
            <w:r w:rsidRPr="000667DE">
              <w:rPr>
                <w:rFonts w:ascii="宋体" w:hAnsi="宋体"/>
                <w:color w:val="000000" w:themeColor="text1"/>
                <w:sz w:val="18"/>
                <w:szCs w:val="18"/>
              </w:rPr>
              <w:t>DIFF</w:t>
            </w:r>
            <w:proofErr w:type="spellEnd"/>
          </w:p>
          <w:p w14:paraId="5F71724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4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ADMIL           ..    140   51 CLB 55 M13 CLB  342 02  09 .... .....</w:t>
            </w:r>
          </w:p>
          <w:p w14:paraId="5F71724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018         0051       28/051    382     0009      8.4</w:t>
            </w:r>
          </w:p>
          <w:p w14:paraId="5F71724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N2310.9E09059.4                                      ..../.... .....</w:t>
            </w:r>
          </w:p>
          <w:p w14:paraId="5F71724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4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TOC             G463  139    9 270 56 M24 CLB  342 00  02 .... .....</w:t>
            </w:r>
          </w:p>
          <w:p w14:paraId="5F71724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032         0060       28/050    380     0011      8.0</w:t>
            </w:r>
          </w:p>
          <w:p w14:paraId="5F71724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N2304.0E09105.8                                      ..../.... .....</w:t>
            </w:r>
          </w:p>
          <w:p w14:paraId="5F71724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4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DAC75           G463  139   16 270 56 M24 709  436 00  02 .... .....</w:t>
            </w:r>
          </w:p>
          <w:p w14:paraId="5F71724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lastRenderedPageBreak/>
              <w:t xml:space="preserve">              032         0076       28/050    474     0013      7.9</w:t>
            </w:r>
          </w:p>
          <w:p w14:paraId="5F71724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N2251.7E09117.2                                      ..../.... .....</w:t>
            </w:r>
          </w:p>
          <w:p w14:paraId="5F71724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4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ONEKA           G463  141   22 270 56 M24 707  435 01  03 .... .....</w:t>
            </w:r>
          </w:p>
          <w:p w14:paraId="5F71724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032         0098       28/040    463     0016      7.6</w:t>
            </w:r>
          </w:p>
          <w:p w14:paraId="5F71724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N2234.8E09132.2                                      ..../.... .....</w:t>
            </w:r>
          </w:p>
          <w:p w14:paraId="5F71725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5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CTG             G463  140   25 270 56 M24 707  435 01  03 .... .....</w:t>
            </w:r>
          </w:p>
          <w:p w14:paraId="5F71725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113.4         032         0123       28/037    461     0019      7.3</w:t>
            </w:r>
          </w:p>
          <w:p w14:paraId="5F71725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N2215.5E09149.6                                      ..../.... .....</w:t>
            </w:r>
          </w:p>
          <w:p w14:paraId="5F71725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5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AVDAX           B465  094   25 270 56 M24 705  434 01  03 .... .....</w:t>
            </w:r>
          </w:p>
          <w:p w14:paraId="5F71725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079         0148       28/036    470     0022      7.1</w:t>
            </w:r>
          </w:p>
          <w:p w14:paraId="5F71725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N2213.6E09216.4                                      ..../.... .....</w:t>
            </w:r>
          </w:p>
          <w:p w14:paraId="5F71725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5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APAGO           B465  094   21 270 56 M24 704  433 02  03 .... .....</w:t>
            </w:r>
          </w:p>
          <w:p w14:paraId="5F71725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079         0169       28/037    470     0025      6.8</w:t>
            </w:r>
          </w:p>
          <w:p w14:paraId="5F71725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N2212.2E09239.0                                      ..../.... .....</w:t>
            </w:r>
          </w:p>
          <w:p w14:paraId="5F71725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5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70MDY           B465  095   22 270 55 M24 704  433 01  03 .... .....</w:t>
            </w:r>
          </w:p>
          <w:p w14:paraId="5F71725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114         0191       28/037    470     0028      6.6</w:t>
            </w:r>
          </w:p>
          <w:p w14:paraId="5F71725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N2210.7E09302.9                                      ..../.... .....</w:t>
            </w:r>
          </w:p>
          <w:p w14:paraId="5F71726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6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TOD             B465  096   92 270 55 M24 DSC  313 03  12 .... .....</w:t>
            </w:r>
          </w:p>
          <w:p w14:paraId="5F71726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114         0283       23/007    352     0040      5.4</w:t>
            </w:r>
          </w:p>
          <w:p w14:paraId="5F71726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N2202.4E09441.7                                      ..../.... .....</w:t>
            </w:r>
          </w:p>
          <w:p w14:paraId="5F71726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6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MDY             B465  096   80 DSC 55 P15 DSC  313 03  15 .... .....</w:t>
            </w:r>
          </w:p>
          <w:p w14:paraId="5F71726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112.8         114         0363       23/007    318     0055      5.0</w:t>
            </w:r>
          </w:p>
          <w:p w14:paraId="5F71726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N2156.1E09607.8                                      ..../.... .....</w:t>
            </w:r>
          </w:p>
          <w:p w14:paraId="5F71726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6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VYMD            ..    212   16 DSC 55 P16 DSC      01  03 .... .....</w:t>
            </w:r>
          </w:p>
          <w:p w14:paraId="5F71726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101         0379       22/011            0058      4.9</w:t>
            </w:r>
          </w:p>
          <w:p w14:paraId="5F71726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N2142.1E09558.6                                      ..../.... .....</w:t>
            </w:r>
          </w:p>
          <w:p w14:paraId="5F71726C" w14:textId="77777777" w:rsidR="004053AC"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26D" w14:textId="77777777" w:rsidR="004053AC" w:rsidRPr="00AE0DB5" w:rsidRDefault="004053AC" w:rsidP="004053AC">
            <w:pPr>
              <w:adjustRightInd w:val="0"/>
              <w:snapToGrid w:val="0"/>
              <w:ind w:left="0"/>
              <w:rPr>
                <w:rFonts w:ascii="宋体" w:hAnsi="宋体"/>
                <w:color w:val="000000" w:themeColor="text1"/>
                <w:sz w:val="18"/>
                <w:szCs w:val="18"/>
              </w:rPr>
            </w:pPr>
            <w:r w:rsidRPr="00AE0DB5">
              <w:rPr>
                <w:rFonts w:ascii="宋体" w:hAnsi="宋体"/>
                <w:color w:val="000000" w:themeColor="text1"/>
                <w:sz w:val="18"/>
                <w:szCs w:val="18"/>
              </w:rPr>
              <w:t>①</w:t>
            </w:r>
            <w:r w:rsidRPr="00AE0DB5">
              <w:rPr>
                <w:rFonts w:ascii="宋体" w:hAnsi="宋体" w:hint="eastAsia"/>
                <w:color w:val="000000" w:themeColor="text1"/>
                <w:sz w:val="18"/>
                <w:szCs w:val="18"/>
              </w:rPr>
              <w:t>导航点的名称、</w:t>
            </w:r>
            <w:r>
              <w:rPr>
                <w:rFonts w:ascii="宋体" w:hAnsi="宋体" w:hint="eastAsia"/>
                <w:color w:val="000000" w:themeColor="text1"/>
                <w:sz w:val="18"/>
                <w:szCs w:val="18"/>
              </w:rPr>
              <w:t>经纬度、</w:t>
            </w:r>
            <w:r w:rsidRPr="00AE0DB5">
              <w:rPr>
                <w:rFonts w:ascii="宋体" w:hAnsi="宋体" w:hint="eastAsia"/>
                <w:color w:val="000000" w:themeColor="text1"/>
                <w:sz w:val="18"/>
                <w:szCs w:val="18"/>
              </w:rPr>
              <w:t>航路名、</w:t>
            </w:r>
            <w:r>
              <w:rPr>
                <w:rFonts w:ascii="宋体" w:hAnsi="宋体" w:hint="eastAsia"/>
                <w:color w:val="000000" w:themeColor="text1"/>
                <w:sz w:val="18"/>
                <w:szCs w:val="18"/>
              </w:rPr>
              <w:t>经纬度网格高、</w:t>
            </w:r>
            <w:r w:rsidRPr="00AE0DB5">
              <w:rPr>
                <w:rFonts w:ascii="宋体" w:hAnsi="宋体" w:hint="eastAsia"/>
                <w:color w:val="000000" w:themeColor="text1"/>
                <w:sz w:val="18"/>
                <w:szCs w:val="18"/>
              </w:rPr>
              <w:t>磁经角、导航点距离、飞行</w:t>
            </w:r>
            <w:r w:rsidRPr="00AE0DB5">
              <w:rPr>
                <w:rFonts w:ascii="宋体" w:hAnsi="宋体" w:hint="eastAsia"/>
                <w:color w:val="000000" w:themeColor="text1"/>
                <w:sz w:val="18"/>
                <w:szCs w:val="18"/>
              </w:rPr>
              <w:lastRenderedPageBreak/>
              <w:t>高度、</w:t>
            </w:r>
            <w:r>
              <w:rPr>
                <w:rFonts w:ascii="宋体" w:hAnsi="宋体" w:hint="eastAsia"/>
                <w:color w:val="000000" w:themeColor="text1"/>
                <w:sz w:val="18"/>
                <w:szCs w:val="18"/>
              </w:rPr>
              <w:t>对流层顶高、温度、</w:t>
            </w:r>
            <w:r w:rsidRPr="00AE0DB5">
              <w:rPr>
                <w:rFonts w:ascii="宋体" w:hAnsi="宋体" w:hint="eastAsia"/>
                <w:color w:val="000000" w:themeColor="text1"/>
                <w:sz w:val="18"/>
                <w:szCs w:val="18"/>
              </w:rPr>
              <w:t>风向/风速、真空速、</w:t>
            </w:r>
            <w:r>
              <w:rPr>
                <w:rFonts w:ascii="宋体" w:hAnsi="宋体" w:hint="eastAsia"/>
                <w:color w:val="000000" w:themeColor="text1"/>
                <w:sz w:val="18"/>
                <w:szCs w:val="18"/>
              </w:rPr>
              <w:t>地速、垂直风切变、</w:t>
            </w:r>
            <w:r w:rsidRPr="00AE0DB5">
              <w:rPr>
                <w:rFonts w:ascii="宋体" w:hAnsi="宋体" w:hint="eastAsia"/>
                <w:color w:val="000000" w:themeColor="text1"/>
                <w:sz w:val="18"/>
                <w:szCs w:val="18"/>
              </w:rPr>
              <w:t>航</w:t>
            </w:r>
            <w:r>
              <w:rPr>
                <w:rFonts w:ascii="宋体" w:hAnsi="宋体" w:hint="eastAsia"/>
                <w:color w:val="000000" w:themeColor="text1"/>
                <w:sz w:val="18"/>
                <w:szCs w:val="18"/>
              </w:rPr>
              <w:t>路</w:t>
            </w:r>
            <w:r w:rsidRPr="00AE0DB5">
              <w:rPr>
                <w:rFonts w:ascii="宋体" w:hAnsi="宋体" w:hint="eastAsia"/>
                <w:color w:val="000000" w:themeColor="text1"/>
                <w:sz w:val="18"/>
                <w:szCs w:val="18"/>
              </w:rPr>
              <w:t>点的时间、燃油消耗、剩余燃油量</w:t>
            </w:r>
            <w:r>
              <w:rPr>
                <w:rFonts w:ascii="宋体" w:hAnsi="宋体" w:hint="eastAsia"/>
                <w:color w:val="000000" w:themeColor="text1"/>
                <w:sz w:val="18"/>
                <w:szCs w:val="18"/>
              </w:rPr>
              <w:t>；</w:t>
            </w:r>
          </w:p>
          <w:p w14:paraId="5F71726E" w14:textId="77777777" w:rsidR="004053AC" w:rsidRPr="00AE0DB5" w:rsidRDefault="004053AC" w:rsidP="004053AC">
            <w:pPr>
              <w:adjustRightInd w:val="0"/>
              <w:snapToGrid w:val="0"/>
              <w:ind w:left="360" w:hangingChars="200" w:hanging="360"/>
              <w:rPr>
                <w:rFonts w:ascii="宋体" w:hAnsi="宋体"/>
                <w:color w:val="000000" w:themeColor="text1"/>
                <w:sz w:val="18"/>
                <w:szCs w:val="18"/>
              </w:rPr>
            </w:pPr>
            <w:r w:rsidRPr="00AE0DB5">
              <w:rPr>
                <w:rFonts w:ascii="宋体" w:hAnsi="宋体"/>
                <w:color w:val="000000" w:themeColor="text1"/>
                <w:sz w:val="18"/>
                <w:szCs w:val="18"/>
              </w:rPr>
              <w:t>②</w:t>
            </w:r>
            <w:r w:rsidRPr="00AE0DB5">
              <w:rPr>
                <w:rFonts w:ascii="宋体" w:hAnsi="宋体" w:hint="eastAsia"/>
                <w:color w:val="000000" w:themeColor="text1"/>
                <w:sz w:val="18"/>
                <w:szCs w:val="18"/>
              </w:rPr>
              <w:t>爬升顶点</w:t>
            </w:r>
            <w:r>
              <w:rPr>
                <w:rFonts w:ascii="宋体" w:hAnsi="宋体" w:hint="eastAsia"/>
                <w:color w:val="000000" w:themeColor="text1"/>
                <w:sz w:val="18"/>
                <w:szCs w:val="18"/>
              </w:rPr>
              <w:t>、</w:t>
            </w:r>
            <w:r w:rsidRPr="00AE0DB5">
              <w:rPr>
                <w:rFonts w:ascii="宋体" w:hAnsi="宋体" w:hint="eastAsia"/>
                <w:color w:val="000000" w:themeColor="text1"/>
                <w:sz w:val="18"/>
                <w:szCs w:val="18"/>
              </w:rPr>
              <w:t>下降顶点</w:t>
            </w:r>
            <w:r>
              <w:rPr>
                <w:rFonts w:ascii="宋体" w:hAnsi="宋体" w:hint="eastAsia"/>
                <w:color w:val="000000" w:themeColor="text1"/>
                <w:sz w:val="18"/>
                <w:szCs w:val="18"/>
              </w:rPr>
              <w:t>；</w:t>
            </w:r>
          </w:p>
          <w:p w14:paraId="5F71726F" w14:textId="77777777" w:rsidR="004053AC" w:rsidRPr="00AE0DB5" w:rsidRDefault="004053AC" w:rsidP="004053AC">
            <w:pPr>
              <w:adjustRightInd w:val="0"/>
              <w:snapToGrid w:val="0"/>
              <w:ind w:left="360" w:hangingChars="200" w:hanging="360"/>
              <w:rPr>
                <w:rFonts w:ascii="宋体" w:hAnsi="宋体"/>
                <w:color w:val="000000" w:themeColor="text1"/>
                <w:sz w:val="18"/>
                <w:szCs w:val="18"/>
              </w:rPr>
            </w:pPr>
            <w:r w:rsidRPr="00AE0DB5">
              <w:rPr>
                <w:rFonts w:ascii="宋体" w:hAnsi="宋体"/>
                <w:color w:val="000000" w:themeColor="text1"/>
                <w:sz w:val="18"/>
                <w:szCs w:val="18"/>
              </w:rPr>
              <w:t>③</w:t>
            </w:r>
            <w:r w:rsidRPr="00AE0DB5">
              <w:rPr>
                <w:rFonts w:ascii="宋体" w:hAnsi="宋体" w:hint="eastAsia"/>
                <w:color w:val="000000" w:themeColor="text1"/>
                <w:sz w:val="18"/>
                <w:szCs w:val="18"/>
              </w:rPr>
              <w:t>备降机场、备降距离、备降高度层、风速、备降时间、备降油量</w:t>
            </w:r>
            <w:r>
              <w:rPr>
                <w:rFonts w:ascii="宋体" w:hAnsi="宋体" w:hint="eastAsia"/>
                <w:color w:val="000000" w:themeColor="text1"/>
                <w:sz w:val="18"/>
                <w:szCs w:val="18"/>
              </w:rPr>
              <w:t>；</w:t>
            </w:r>
          </w:p>
          <w:p w14:paraId="5F717270" w14:textId="77777777" w:rsidR="004053AC" w:rsidRPr="00AE0DB5" w:rsidRDefault="004053AC" w:rsidP="004053AC">
            <w:pPr>
              <w:adjustRightInd w:val="0"/>
              <w:snapToGrid w:val="0"/>
              <w:ind w:left="0"/>
              <w:rPr>
                <w:rFonts w:ascii="宋体" w:hAnsi="宋体"/>
                <w:color w:val="000000" w:themeColor="text1"/>
                <w:sz w:val="18"/>
                <w:szCs w:val="18"/>
              </w:rPr>
            </w:pPr>
            <w:r w:rsidRPr="00AE0DB5">
              <w:rPr>
                <w:rFonts w:ascii="宋体" w:hAnsi="宋体"/>
                <w:color w:val="000000" w:themeColor="text1"/>
                <w:sz w:val="18"/>
                <w:szCs w:val="18"/>
              </w:rPr>
              <w:t>④</w:t>
            </w:r>
            <w:r w:rsidRPr="00AE0DB5">
              <w:rPr>
                <w:rFonts w:ascii="宋体" w:hAnsi="宋体" w:hint="eastAsia"/>
                <w:color w:val="000000" w:themeColor="text1"/>
                <w:sz w:val="18"/>
                <w:szCs w:val="18"/>
              </w:rPr>
              <w:t>备降</w:t>
            </w:r>
            <w:r>
              <w:rPr>
                <w:rFonts w:ascii="宋体" w:hAnsi="宋体" w:hint="eastAsia"/>
                <w:color w:val="000000" w:themeColor="text1"/>
                <w:sz w:val="18"/>
                <w:szCs w:val="18"/>
              </w:rPr>
              <w:t>航路、备降航路点信息；</w:t>
            </w:r>
          </w:p>
          <w:p w14:paraId="5F717271" w14:textId="77777777" w:rsidR="004053AC" w:rsidRPr="00AE0DB5" w:rsidRDefault="004053AC" w:rsidP="004053AC">
            <w:pPr>
              <w:adjustRightInd w:val="0"/>
              <w:snapToGrid w:val="0"/>
              <w:spacing w:line="240" w:lineRule="auto"/>
              <w:ind w:left="0"/>
              <w:rPr>
                <w:rFonts w:ascii="宋体" w:hAnsi="宋体"/>
                <w:color w:val="000000" w:themeColor="text1"/>
                <w:sz w:val="18"/>
                <w:szCs w:val="18"/>
              </w:rPr>
            </w:pPr>
          </w:p>
        </w:tc>
      </w:tr>
      <w:tr w:rsidR="004053AC" w:rsidRPr="00AE0DB5" w14:paraId="5F71728B"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273"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lastRenderedPageBreak/>
              <w:t>WINDS/TEMPERATURES ALOFT FORECAST</w:t>
            </w:r>
          </w:p>
          <w:p w14:paraId="5F717274"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FD DATA BASED ON  0800UK</w:t>
            </w:r>
          </w:p>
          <w:p w14:paraId="5F717275" w14:textId="77777777" w:rsidR="004053AC" w:rsidRPr="00B85A6E" w:rsidRDefault="004053AC" w:rsidP="004053AC">
            <w:pPr>
              <w:spacing w:line="240" w:lineRule="auto"/>
              <w:ind w:left="0"/>
              <w:jc w:val="left"/>
              <w:rPr>
                <w:rFonts w:ascii="宋体" w:hAnsi="宋体"/>
                <w:color w:val="000000" w:themeColor="text1"/>
                <w:sz w:val="18"/>
                <w:szCs w:val="18"/>
              </w:rPr>
            </w:pPr>
          </w:p>
          <w:p w14:paraId="5F717276"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FL /    10000       20000       30000       35000       40000</w:t>
            </w:r>
          </w:p>
          <w:p w14:paraId="5F717277"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 xml:space="preserve">POS   Wind </w:t>
            </w:r>
            <w:proofErr w:type="spellStart"/>
            <w:r w:rsidRPr="00B85A6E">
              <w:rPr>
                <w:rFonts w:ascii="宋体" w:hAnsi="宋体"/>
                <w:color w:val="000000" w:themeColor="text1"/>
                <w:sz w:val="18"/>
                <w:szCs w:val="18"/>
              </w:rPr>
              <w:t>Tem</w:t>
            </w:r>
            <w:proofErr w:type="spellEnd"/>
            <w:r w:rsidRPr="00B85A6E">
              <w:rPr>
                <w:rFonts w:ascii="宋体" w:hAnsi="宋体"/>
                <w:color w:val="000000" w:themeColor="text1"/>
                <w:sz w:val="18"/>
                <w:szCs w:val="18"/>
              </w:rPr>
              <w:t xml:space="preserve"> WS Wind </w:t>
            </w:r>
            <w:proofErr w:type="spellStart"/>
            <w:r w:rsidRPr="00B85A6E">
              <w:rPr>
                <w:rFonts w:ascii="宋体" w:hAnsi="宋体"/>
                <w:color w:val="000000" w:themeColor="text1"/>
                <w:sz w:val="18"/>
                <w:szCs w:val="18"/>
              </w:rPr>
              <w:t>Tem</w:t>
            </w:r>
            <w:proofErr w:type="spellEnd"/>
            <w:r w:rsidRPr="00B85A6E">
              <w:rPr>
                <w:rFonts w:ascii="宋体" w:hAnsi="宋体"/>
                <w:color w:val="000000" w:themeColor="text1"/>
                <w:sz w:val="18"/>
                <w:szCs w:val="18"/>
              </w:rPr>
              <w:t xml:space="preserve"> WS Wind </w:t>
            </w:r>
            <w:proofErr w:type="spellStart"/>
            <w:r w:rsidRPr="00B85A6E">
              <w:rPr>
                <w:rFonts w:ascii="宋体" w:hAnsi="宋体"/>
                <w:color w:val="000000" w:themeColor="text1"/>
                <w:sz w:val="18"/>
                <w:szCs w:val="18"/>
              </w:rPr>
              <w:t>Tem</w:t>
            </w:r>
            <w:proofErr w:type="spellEnd"/>
            <w:r w:rsidRPr="00B85A6E">
              <w:rPr>
                <w:rFonts w:ascii="宋体" w:hAnsi="宋体"/>
                <w:color w:val="000000" w:themeColor="text1"/>
                <w:sz w:val="18"/>
                <w:szCs w:val="18"/>
              </w:rPr>
              <w:t xml:space="preserve"> WS Wind </w:t>
            </w:r>
            <w:proofErr w:type="spellStart"/>
            <w:r w:rsidRPr="00B85A6E">
              <w:rPr>
                <w:rFonts w:ascii="宋体" w:hAnsi="宋体"/>
                <w:color w:val="000000" w:themeColor="text1"/>
                <w:sz w:val="18"/>
                <w:szCs w:val="18"/>
              </w:rPr>
              <w:t>Tem</w:t>
            </w:r>
            <w:proofErr w:type="spellEnd"/>
            <w:r w:rsidRPr="00B85A6E">
              <w:rPr>
                <w:rFonts w:ascii="宋体" w:hAnsi="宋体"/>
                <w:color w:val="000000" w:themeColor="text1"/>
                <w:sz w:val="18"/>
                <w:szCs w:val="18"/>
              </w:rPr>
              <w:t xml:space="preserve"> WS Wind </w:t>
            </w:r>
            <w:proofErr w:type="spellStart"/>
            <w:r w:rsidRPr="00B85A6E">
              <w:rPr>
                <w:rFonts w:ascii="宋体" w:hAnsi="宋体"/>
                <w:color w:val="000000" w:themeColor="text1"/>
                <w:sz w:val="18"/>
                <w:szCs w:val="18"/>
              </w:rPr>
              <w:t>Tem</w:t>
            </w:r>
            <w:proofErr w:type="spellEnd"/>
            <w:r w:rsidRPr="00B85A6E">
              <w:rPr>
                <w:rFonts w:ascii="宋体" w:hAnsi="宋体"/>
                <w:color w:val="000000" w:themeColor="text1"/>
                <w:sz w:val="18"/>
                <w:szCs w:val="18"/>
              </w:rPr>
              <w:t xml:space="preserve"> WS</w:t>
            </w:r>
          </w:p>
          <w:p w14:paraId="5F717278" w14:textId="77777777" w:rsidR="004053AC" w:rsidRPr="00B85A6E" w:rsidRDefault="004053AC" w:rsidP="004053AC">
            <w:pPr>
              <w:spacing w:line="240" w:lineRule="auto"/>
              <w:ind w:left="0"/>
              <w:jc w:val="left"/>
              <w:rPr>
                <w:rFonts w:ascii="宋体" w:hAnsi="宋体"/>
                <w:color w:val="000000" w:themeColor="text1"/>
                <w:sz w:val="18"/>
                <w:szCs w:val="18"/>
              </w:rPr>
            </w:pPr>
          </w:p>
          <w:p w14:paraId="5F717279"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DER04 23028P04-08 27084M10-04 28098M32-01 28099M45-00 28096M57-00</w:t>
            </w:r>
          </w:p>
          <w:p w14:paraId="5F71727A"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PP401 23029P04-08 27084M10-04 28098M32-01 28097M45-01 28096M57-00</w:t>
            </w:r>
          </w:p>
          <w:p w14:paraId="5F71727B"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ATOLO 24032P04-09 27082M10-04 28096M32-01 28094M45-01 28094M57-00</w:t>
            </w:r>
          </w:p>
          <w:p w14:paraId="5F71727C"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SGM   24027P04-08 27082M09-07 28095M32-01 28095M45-00 28093M57-00</w:t>
            </w:r>
          </w:p>
          <w:p w14:paraId="5F71727D"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GULOT 24027P04-07 27081M09-07 28091M32-01 28088M45-01 28088M57-00</w:t>
            </w:r>
          </w:p>
          <w:p w14:paraId="5F71727E"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MAKUL 25035P04-06 27075M08-04 28081M31-01 28079M45-00 28078M57-00</w:t>
            </w:r>
          </w:p>
          <w:p w14:paraId="5F71727F"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GMA   26039P06-05 28069M08-04 28072M31-00 28071M44-00 28070M57-00</w:t>
            </w:r>
          </w:p>
          <w:p w14:paraId="5F717280"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LINSO 26037P07-06 28063M08-03 28067M31-00 28067M45-00 28067M57-00</w:t>
            </w:r>
          </w:p>
          <w:p w14:paraId="5F717281"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LSO   26036P08-06 28058M08-03 28062M31-03 28064M45-00 28064M57-01</w:t>
            </w:r>
          </w:p>
          <w:p w14:paraId="5F717282"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54LSO 26033P09-04 28048M08-03 28048M32-00 29055M45-03 29056M57-03</w:t>
            </w:r>
          </w:p>
          <w:p w14:paraId="5F717283"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CHILA 27028P10-03 29041M07-02 27035M32-01 28045M44-01 28049M57-03</w:t>
            </w:r>
          </w:p>
          <w:p w14:paraId="5F717284"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CTG   27026P10-03 29040M07-02 27034M32-02 28045M44-00 29045M56-03</w:t>
            </w:r>
          </w:p>
          <w:p w14:paraId="5F717285"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ONEKA 27025P10-02 29040M07-02 27033M32-02 28045M44-00 28044M56-00</w:t>
            </w:r>
          </w:p>
          <w:p w14:paraId="5F717286"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DAC75 27026P10-02 29042M07-01 27036M32-03 28047M44-00 28046M56-00</w:t>
            </w:r>
          </w:p>
          <w:p w14:paraId="5F717287"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ADMIL 27027P10-03 29043M08-02 28041M32-02 28049M44-01 28048M56-00</w:t>
            </w:r>
          </w:p>
          <w:p w14:paraId="5F717288"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KANDI 27028P10-02 29045M08-02 28043M32-01 28052M44-00 28050M56-00</w:t>
            </w:r>
          </w:p>
          <w:p w14:paraId="5F717289"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DAC   27029P10-03 29046M08-03 28047M32-00 28054M44-00 28051M56-00</w:t>
            </w:r>
          </w:p>
          <w:p w14:paraId="5F71728A" w14:textId="77777777" w:rsidR="004053AC" w:rsidRPr="00B85A6E" w:rsidRDefault="004053AC" w:rsidP="004053AC">
            <w:pPr>
              <w:spacing w:line="240" w:lineRule="auto"/>
              <w:ind w:left="0"/>
              <w:jc w:val="left"/>
              <w:rPr>
                <w:rFonts w:ascii="宋体" w:hAnsi="宋体"/>
                <w:color w:val="000000" w:themeColor="text1"/>
                <w:sz w:val="18"/>
                <w:szCs w:val="18"/>
              </w:rPr>
            </w:pPr>
            <w:r w:rsidRPr="00B85A6E">
              <w:rPr>
                <w:rFonts w:ascii="宋体" w:hAnsi="宋体"/>
                <w:color w:val="000000" w:themeColor="text1"/>
                <w:sz w:val="18"/>
                <w:szCs w:val="18"/>
              </w:rPr>
              <w:t>VGHS  27030P09-03 29048M08-03 28049M32-00 28056M44-00 28052M56-00</w:t>
            </w:r>
          </w:p>
        </w:tc>
      </w:tr>
      <w:tr w:rsidR="004053AC" w:rsidRPr="00AE0DB5" w14:paraId="5F71728D"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28C"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lang w:val="zh-CN"/>
              </w:rPr>
            </w:pPr>
            <w:r w:rsidRPr="00AE0DB5">
              <w:rPr>
                <w:rFonts w:ascii="宋体" w:hAnsi="宋体" w:hint="eastAsia"/>
                <w:color w:val="000000" w:themeColor="text1"/>
                <w:sz w:val="18"/>
                <w:szCs w:val="18"/>
              </w:rPr>
              <w:t>空中</w:t>
            </w:r>
            <w:r>
              <w:rPr>
                <w:rFonts w:ascii="宋体" w:hAnsi="宋体" w:hint="eastAsia"/>
                <w:color w:val="000000" w:themeColor="text1"/>
                <w:sz w:val="18"/>
                <w:szCs w:val="18"/>
              </w:rPr>
              <w:t>各航路点</w:t>
            </w:r>
            <w:r w:rsidRPr="00AE0DB5">
              <w:rPr>
                <w:rFonts w:ascii="宋体" w:hAnsi="宋体" w:hint="eastAsia"/>
                <w:color w:val="000000" w:themeColor="text1"/>
                <w:sz w:val="18"/>
                <w:szCs w:val="18"/>
              </w:rPr>
              <w:t>风温数据</w:t>
            </w:r>
          </w:p>
        </w:tc>
      </w:tr>
      <w:tr w:rsidR="004053AC" w:rsidRPr="00AE0DB5" w14:paraId="5F717340"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28E" w14:textId="77777777" w:rsidR="004053AC" w:rsidRPr="00B85A6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B85A6E">
              <w:rPr>
                <w:rFonts w:ascii="宋体" w:hAnsi="宋体" w:cs="Courier New"/>
                <w:color w:val="000000" w:themeColor="text1"/>
                <w:kern w:val="0"/>
                <w:sz w:val="18"/>
                <w:szCs w:val="18"/>
              </w:rPr>
              <w:t>********************</w:t>
            </w:r>
          </w:p>
          <w:p w14:paraId="5F71728F" w14:textId="77777777" w:rsidR="004053AC" w:rsidRPr="00B85A6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B85A6E">
              <w:rPr>
                <w:rFonts w:ascii="宋体" w:hAnsi="宋体" w:cs="Courier New"/>
                <w:color w:val="000000" w:themeColor="text1"/>
                <w:kern w:val="0"/>
                <w:sz w:val="18"/>
                <w:szCs w:val="18"/>
              </w:rPr>
              <w:t>* Terminal Weather *</w:t>
            </w:r>
          </w:p>
          <w:p w14:paraId="5F717290" w14:textId="77777777" w:rsidR="004053AC" w:rsidRPr="00B85A6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B85A6E">
              <w:rPr>
                <w:rFonts w:ascii="宋体" w:hAnsi="宋体" w:cs="Courier New"/>
                <w:color w:val="000000" w:themeColor="text1"/>
                <w:kern w:val="0"/>
                <w:sz w:val="18"/>
                <w:szCs w:val="18"/>
              </w:rPr>
              <w:lastRenderedPageBreak/>
              <w:t>********************</w:t>
            </w:r>
          </w:p>
          <w:p w14:paraId="5F717291" w14:textId="77777777" w:rsidR="004053AC" w:rsidRPr="00B85A6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292" w14:textId="77777777" w:rsidR="004053AC" w:rsidRPr="00B85A6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B85A6E">
              <w:rPr>
                <w:rFonts w:ascii="宋体" w:hAnsi="宋体" w:cs="Courier New"/>
                <w:color w:val="000000" w:themeColor="text1"/>
                <w:kern w:val="0"/>
                <w:sz w:val="18"/>
                <w:szCs w:val="18"/>
              </w:rPr>
              <w:t>+--------------------+</w:t>
            </w:r>
          </w:p>
          <w:p w14:paraId="5F717293" w14:textId="77777777" w:rsidR="004053AC" w:rsidRPr="00B85A6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B85A6E">
              <w:rPr>
                <w:rFonts w:ascii="宋体" w:hAnsi="宋体" w:cs="Courier New"/>
                <w:color w:val="000000" w:themeColor="text1"/>
                <w:kern w:val="0"/>
                <w:sz w:val="18"/>
                <w:szCs w:val="18"/>
              </w:rPr>
              <w:t>| Departure Terminal |</w:t>
            </w:r>
          </w:p>
          <w:p w14:paraId="5F717294" w14:textId="77777777" w:rsidR="004053AC" w:rsidRPr="00B85A6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B85A6E">
              <w:rPr>
                <w:rFonts w:ascii="宋体" w:hAnsi="宋体" w:cs="Courier New"/>
                <w:color w:val="000000" w:themeColor="text1"/>
                <w:kern w:val="0"/>
                <w:sz w:val="18"/>
                <w:szCs w:val="18"/>
              </w:rPr>
              <w:t xml:space="preserve">+--------------------+                                       </w:t>
            </w:r>
          </w:p>
          <w:p w14:paraId="5F717295" w14:textId="77777777" w:rsidR="004053AC" w:rsidRPr="00B85A6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29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KUNMING                 CHANGSHUI                      (KMG) ZPPP</w:t>
            </w:r>
          </w:p>
          <w:p w14:paraId="5F71729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w:t>
            </w:r>
          </w:p>
          <w:p w14:paraId="5F71729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9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METAR ZPPP 080900Z 21009MPS CAVOK 16/M05 Q1017 NOSIG=</w:t>
            </w:r>
          </w:p>
          <w:p w14:paraId="5F71729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9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9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TAF ZPPP 080115Z 0806/0906 22005MPS 9999 SCT023 TX16/0808Z TN02/0806Z</w:t>
            </w:r>
          </w:p>
          <w:p w14:paraId="5F71729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BECMG 0815/0816 04004MPS=</w:t>
            </w:r>
          </w:p>
          <w:p w14:paraId="5F71729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9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A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NO DATA AVAILABLE FOR: FC</w:t>
            </w:r>
          </w:p>
          <w:p w14:paraId="5F7172A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A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FD  DATA BASED ON 080000Z</w:t>
            </w:r>
          </w:p>
          <w:p w14:paraId="5F7172A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VALID 081700Z FOR USE 081400Z TO 082000Z</w:t>
            </w:r>
          </w:p>
          <w:p w14:paraId="5F7172A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6000    9000   12000   18000   24000   30000   34000   39000</w:t>
            </w:r>
          </w:p>
          <w:p w14:paraId="5F7172A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ZPPP ------- 2324P06 2539P02 2776M07 2886M17 2897M32 2898M42 2895M55</w:t>
            </w:r>
          </w:p>
          <w:p w14:paraId="5F7172A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A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A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ZPPP APT 20180100F61V01 U0009/18</w:t>
            </w:r>
          </w:p>
          <w:p w14:paraId="5F7172A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Q)ZPKM/QFAXX/  /    /A /000/197/N2506.3E10256.5R025</w:t>
            </w:r>
          </w:p>
          <w:p w14:paraId="5F7172A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A)ZPPP B)201711301600 C)201802281559</w:t>
            </w:r>
          </w:p>
          <w:p w14:paraId="5F7172A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E)VISUAL SEPARATION AND VISUAL APPROACH ON TRIAL WI KUNMING</w:t>
            </w:r>
          </w:p>
          <w:p w14:paraId="5F7172A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APPROACH CONTROL AREA (AT ALT 6000M AND BELOW) AND WI KUNMING</w:t>
            </w:r>
          </w:p>
          <w:p w14:paraId="5F7172A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TOWER CONTROL AREA. IMPORTANT INSTRUCTIONS AND ADVISORY</w:t>
            </w:r>
          </w:p>
          <w:p w14:paraId="5F7172A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INFORMATION FOR PILOTS:</w:t>
            </w:r>
          </w:p>
          <w:p w14:paraId="5F7172A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1. APPROACH CONTROLLER SHALL GIVE VISUAL APPROACHES EXPECTATION</w:t>
            </w:r>
          </w:p>
          <w:p w14:paraId="5F7172B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AND ASSIGNED RWY TO THE FLIGHT CREW ON THE INITIAL CONTACT.  NO</w:t>
            </w:r>
          </w:p>
          <w:p w14:paraId="5F7172B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OBJECTION IS DEEMED ACCEPTABLE.</w:t>
            </w:r>
          </w:p>
          <w:p w14:paraId="5F7172B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2. REPORT PRECEDING AIRCRAFT AND/OR THE RUNWAY IN SIGHT AS EARLY</w:t>
            </w:r>
          </w:p>
          <w:p w14:paraId="5F7172B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AS POSSIBLE.</w:t>
            </w:r>
          </w:p>
          <w:p w14:paraId="5F7172B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3. NO AIRCRAFT SHALL OVERTAKE THE PRECEDING ONE THAT USE ADJACENT</w:t>
            </w:r>
          </w:p>
          <w:p w14:paraId="5F7172B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lastRenderedPageBreak/>
              <w:t xml:space="preserve">  RWY IN VISUAL SEPARATION.</w:t>
            </w:r>
          </w:p>
          <w:p w14:paraId="5F7172B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B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B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ZPPP APT 20171236656V01 U3135/17</w:t>
            </w:r>
          </w:p>
          <w:p w14:paraId="5F7172B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Q)ZPKM/QFAHX/IV/BO  /A /000/999/N2506.3E10256.5R005</w:t>
            </w:r>
          </w:p>
          <w:p w14:paraId="5F7172B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A)ZPPP B)201712311600 C)201801311559</w:t>
            </w:r>
          </w:p>
          <w:p w14:paraId="5F7172B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E)ACTIVITIES OF BIRD FLOCKS TAKE PLACE AROUND AD.</w:t>
            </w:r>
          </w:p>
          <w:p w14:paraId="5F7172B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HEIGHT: 0-200M.</w:t>
            </w:r>
          </w:p>
          <w:p w14:paraId="5F7172B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MOVE FASTIGIUM TIME:1600-1700,2230-0200,0700-1559 AND WET WEATHER.</w:t>
            </w:r>
          </w:p>
          <w:p w14:paraId="5F7172B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EXERCISE CAUTION WHILE LANDING AND TAKE-OFF.</w:t>
            </w:r>
          </w:p>
          <w:p w14:paraId="5F7172B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C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C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ZPPP APT 20171236151V01 U3133/17</w:t>
            </w:r>
          </w:p>
          <w:p w14:paraId="5F7172C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Q)ZPKM/QMXLC/IV/M   /A /000/999/N2506.3E10256.5R005</w:t>
            </w:r>
          </w:p>
          <w:p w14:paraId="5F7172C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A)ZPPP B)201801061830 C)201801272200</w:t>
            </w:r>
          </w:p>
          <w:p w14:paraId="5F7172C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D)SAT 1830-2200</w:t>
            </w:r>
          </w:p>
          <w:p w14:paraId="5F7172C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E)FLW TWYS CLOSED DUE TO MAINT:</w:t>
            </w:r>
          </w:p>
          <w:p w14:paraId="5F7172C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1.TWY C2 EAST OF TWY C.</w:t>
            </w:r>
          </w:p>
          <w:p w14:paraId="5F7172C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2.TWY J EAST OF TWY C.</w:t>
            </w:r>
          </w:p>
          <w:p w14:paraId="5F7172C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3.TWY Q BTN TWY H1 AND TWY E.</w:t>
            </w:r>
          </w:p>
          <w:p w14:paraId="5F7172C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4.TWY P BTN TWY H3 AND TWY H4.</w:t>
            </w:r>
          </w:p>
          <w:p w14:paraId="5F7172C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5.TWY C NORTH OF TWY Q.</w:t>
            </w:r>
          </w:p>
          <w:p w14:paraId="5F7172C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6.TWY H2 NORTH OF TWY Q.</w:t>
            </w:r>
          </w:p>
          <w:p w14:paraId="5F7172C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7.TWY H3 NORTH OF TWY Q.</w:t>
            </w:r>
          </w:p>
          <w:p w14:paraId="5F7172C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8.TWY D SOUTH OF TWY R, ACFT SHALL CROSS TWY D VIA TWY</w:t>
            </w:r>
          </w:p>
          <w:p w14:paraId="5F7172C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S,D6,U,D7,D8,D9.</w:t>
            </w:r>
          </w:p>
          <w:p w14:paraId="5F7172CF" w14:textId="77777777" w:rsidR="004053AC"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D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Pr>
                <w:rFonts w:ascii="宋体" w:hAnsi="宋体" w:hint="eastAsia"/>
                <w:color w:val="000000" w:themeColor="text1"/>
                <w:sz w:val="18"/>
                <w:szCs w:val="18"/>
              </w:rPr>
              <w:t>---------------------此处省略昆明机场的一部分通告-------------------</w:t>
            </w:r>
          </w:p>
          <w:p w14:paraId="5F7172D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D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ZPPP APT 2016120234DV01 U3228/16</w:t>
            </w:r>
          </w:p>
          <w:p w14:paraId="5F7172D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Q)ZPKM/QMXXX/  /    /A /000/999/N2506.3E10256.5R005</w:t>
            </w:r>
          </w:p>
          <w:p w14:paraId="5F7172D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A)ZPPP B)201612082200 C)PERM</w:t>
            </w:r>
          </w:p>
          <w:p w14:paraId="5F7172D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E)HOLDING POSITION MARKING PATTERN B CHANGED TO PATTERN A, ON TWY</w:t>
            </w:r>
          </w:p>
          <w:p w14:paraId="5F7172D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C1 EAST OF TWY C.</w:t>
            </w:r>
          </w:p>
          <w:p w14:paraId="5F7172D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D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D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ZPPP APT 20161202331V01 U3227/16</w:t>
            </w:r>
          </w:p>
          <w:p w14:paraId="5F7172D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lastRenderedPageBreak/>
              <w:t>Q)ZPKM/QMRXX/  /    /A /000/999/N2506.3E10256.5R005</w:t>
            </w:r>
          </w:p>
          <w:p w14:paraId="5F7172D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A)ZPPP B)201612082200 C)PERM</w:t>
            </w:r>
          </w:p>
          <w:p w14:paraId="5F7172D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E)CENTER MARKING FOR RWY 04/22 WITHDRAWN.</w:t>
            </w:r>
          </w:p>
          <w:p w14:paraId="5F7172D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D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D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ZPPP APT 20161202328V01 U3226/16</w:t>
            </w:r>
          </w:p>
          <w:p w14:paraId="5F7172E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Q)ZPKM/QMRXX/  /    /A /000/999/N2506.3E10256.5R005</w:t>
            </w:r>
          </w:p>
          <w:p w14:paraId="5F7172E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A)ZPPP B)201612072200 C)PERM</w:t>
            </w:r>
          </w:p>
          <w:p w14:paraId="5F7172E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E)CENTER MARKING FOR RWY 03/21 WITHDRAWN.</w:t>
            </w:r>
          </w:p>
          <w:p w14:paraId="5F7172E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E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E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XXXX FIR 201801085FBV01 A0038/18</w:t>
            </w:r>
          </w:p>
          <w:p w14:paraId="5F7172E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Q)XXXX/QRTCA/IV/BO  /  /000/999/N2955.0E10910.0R030</w:t>
            </w:r>
          </w:p>
          <w:p w14:paraId="5F7172E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A)ZPKM B)201801090317 C)201801090346</w:t>
            </w:r>
          </w:p>
          <w:p w14:paraId="5F7172E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E)A TEMPORARY RESTRICTED AREA ESTABLISHED BOUNDED BY:</w:t>
            </w:r>
          </w:p>
          <w:p w14:paraId="5F7172E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N301923E1092844-N302353E1090419-N293054E1085132-N292628E1091543</w:t>
            </w:r>
          </w:p>
          <w:p w14:paraId="5F7172E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BACK TO START.VERTICAL LIMITS:GND-UNL.</w:t>
            </w:r>
          </w:p>
          <w:p w14:paraId="5F7172E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F)GND</w:t>
            </w:r>
          </w:p>
          <w:p w14:paraId="5F7172E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G)UNL</w:t>
            </w:r>
          </w:p>
          <w:p w14:paraId="5F7172E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E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E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ZPKM FIR 20171236082V01 U3128/17</w:t>
            </w:r>
          </w:p>
          <w:p w14:paraId="5F7172F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Q)ZPKM/QNMAS/IV/BO  /  /000/999/N2631.4E10647.7</w:t>
            </w:r>
          </w:p>
          <w:p w14:paraId="5F7172F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A)ZPKM B)201712280201 C)201801311559</w:t>
            </w:r>
          </w:p>
          <w:p w14:paraId="5F7172F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E)VOR/DME "KWE" 114.3MHZ/CH90X UNSERVICEABLE DUE TO MAINT.</w:t>
            </w:r>
          </w:p>
          <w:p w14:paraId="5F7172F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F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F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ZPKM FIR 2017112C0C3V01 A3602/17</w:t>
            </w:r>
          </w:p>
          <w:p w14:paraId="5F7172F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Q)ZPKM/QNMAS/IV/BO  /  /000/999/N2903.1E10639.9</w:t>
            </w:r>
          </w:p>
          <w:p w14:paraId="5F7172F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A)ZPKM B)201711271136 C)201802281559</w:t>
            </w:r>
          </w:p>
          <w:p w14:paraId="5F7172F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E)QIJIANG VOR/DME "QJG" 112.7MHZ/CH74X UNSERVICEABLE DUE TO MAINT.</w:t>
            </w:r>
          </w:p>
          <w:p w14:paraId="5F7172F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F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2F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ZPKM FIR 2017112BA58V01 U2926/17</w:t>
            </w:r>
          </w:p>
          <w:p w14:paraId="5F7172F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Q)ZPKM/QNMAS/IV/BO  /  /000/999/N3038.7E10341.2</w:t>
            </w:r>
          </w:p>
          <w:p w14:paraId="5F7172F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A)ZPKM B)201711301600 C)201805291559</w:t>
            </w:r>
          </w:p>
          <w:p w14:paraId="5F7172F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E)CHONGZHOU VOR/DME "CZH" 114.5MHZ/CH92X UNSERVICEABLE DUE TO MAINT.</w:t>
            </w:r>
          </w:p>
          <w:p w14:paraId="5F7172F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0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0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ZPKM FIR 2017112344BV01 A3523/17</w:t>
            </w:r>
          </w:p>
          <w:p w14:paraId="5F71730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Q)ZPKM/QATXX/  /    /A /000/197/</w:t>
            </w:r>
          </w:p>
          <w:p w14:paraId="5F71730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A)ZPKM B)201711301600 C)201802281559</w:t>
            </w:r>
          </w:p>
          <w:p w14:paraId="5F71730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E)VISUAL SEPARATION ON TRIAL FOR ATS RTE WI KUNMING CONTROL AREA</w:t>
            </w:r>
          </w:p>
          <w:p w14:paraId="5F71730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(INCLUSIVE LATERAL OFFSET) AT 6000M AND BELOW.</w:t>
            </w:r>
          </w:p>
          <w:p w14:paraId="5F71730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0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0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ZPKM FIR 20171116CBCV01 A3406/17</w:t>
            </w:r>
          </w:p>
          <w:p w14:paraId="5F71730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Q)ZPKM/QNMLT/  /    /  /000/999/N2719.4E10345.3</w:t>
            </w:r>
          </w:p>
          <w:p w14:paraId="5F71730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A)ZPKM B)201711140346 C)PERM</w:t>
            </w:r>
          </w:p>
          <w:p w14:paraId="5F71730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E)ZHAOTONG VOR/DME "ZAT"115.5MHZ/CH102X LIMITED TO USE:</w:t>
            </w:r>
          </w:p>
          <w:p w14:paraId="5F71730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1. VOR ON RADIAL 077DEG BEYOND 20NM UNSERVICEABLE</w:t>
            </w:r>
          </w:p>
          <w:p w14:paraId="5F71730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2. DME ON RADIAL 077DEG BEYOND 18NM UNSERVICEABLE</w:t>
            </w:r>
          </w:p>
          <w:p w14:paraId="5F71730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3. DME ON RADIAL 053DEG-057DEG CLOCKWISE UNSERVICEABLE</w:t>
            </w:r>
          </w:p>
          <w:p w14:paraId="5F71730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1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1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ZPKM FIR 20171103FE5V01 A3308/17</w:t>
            </w:r>
          </w:p>
          <w:p w14:paraId="5F71731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Q)ZPKM/QCAAS/IV/B   /  /000/999/</w:t>
            </w:r>
          </w:p>
          <w:p w14:paraId="5F71731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A)ZPKM B)201711030309 C)201805081559</w:t>
            </w:r>
          </w:p>
          <w:p w14:paraId="5F71731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E)INMARSAT PHONE: KUNMING ACC-441204 UNSERVICEABLE DUE TO TROUBLE.</w:t>
            </w:r>
          </w:p>
          <w:p w14:paraId="5F71731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1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1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ZPKM FIR 20171024DE9V01 U2733/17</w:t>
            </w:r>
          </w:p>
          <w:p w14:paraId="5F71731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Q)ZPKM/QNBXX/  /    /  /000/999/N2951.1E10650.8</w:t>
            </w:r>
          </w:p>
          <w:p w14:paraId="5F71731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A)ZPKM B)201710260819 C)PERM</w:t>
            </w:r>
          </w:p>
          <w:p w14:paraId="5F71731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E)TONGJINGCHANG NDB "OS" 241KHZ LIMITED TO USE, RANGE 100KM:</w:t>
            </w:r>
          </w:p>
          <w:p w14:paraId="5F71731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1. BEYOND 5NM ON BEARING 359DEG UNSERVICEABLE FOR DEPARTURE.</w:t>
            </w:r>
          </w:p>
          <w:p w14:paraId="5F71731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2. BEYOND 10NM ON BEARING 016DEG UNSERVICEABLE FOR ARRIVAL.</w:t>
            </w:r>
          </w:p>
          <w:p w14:paraId="5F71731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3. BEARING 272DEG UNSERVICEABLE FOR ARRIVAL.</w:t>
            </w:r>
          </w:p>
          <w:p w14:paraId="5F71731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4. BEARING 182DEG UNSERVICEABLE FOR ARRIVAL.</w:t>
            </w:r>
          </w:p>
          <w:p w14:paraId="5F71731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5. WITHIN 4NM ON BEARING 135DEG FOR INITIAL APPROACH UNSERVICEABLE</w:t>
            </w:r>
          </w:p>
          <w:p w14:paraId="5F71732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6. WITHIN 4NM ON BEARING 171DEG FOR INITIAL APPROACH UNSERVICEABLE</w:t>
            </w:r>
          </w:p>
          <w:p w14:paraId="5F71732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7. WITHIN 4NM ON BEARING 172DEG FOR INITIAL APPROACH UNSERVICEABLE</w:t>
            </w:r>
          </w:p>
          <w:p w14:paraId="5F71732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8. 2.5NM-5NM AND BEYOND 6.5NM ON BEARING 176DEG FOR INITIAL</w:t>
            </w:r>
          </w:p>
          <w:p w14:paraId="5F71732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APPROACH UNSERVICEABLE</w:t>
            </w:r>
          </w:p>
          <w:p w14:paraId="5F71732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2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2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ZPKM FIR 2017101BB44V01 U2681/17</w:t>
            </w:r>
          </w:p>
          <w:p w14:paraId="5F71732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Q)ZPKM/QNBLT/  /    /  /000/999/N3012.0E10650.9</w:t>
            </w:r>
          </w:p>
          <w:p w14:paraId="5F71732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A)ZPKM B)201710200720 C)PERM</w:t>
            </w:r>
          </w:p>
          <w:p w14:paraId="5F71732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E)HELIUSHUI NDB "DS"/250KHZ LIMITED TO USE:</w:t>
            </w:r>
          </w:p>
          <w:p w14:paraId="5F71732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1.BTN 0NM AND 5NM ON BEARING 002DEG UNSERVICEABLE</w:t>
            </w:r>
          </w:p>
          <w:p w14:paraId="5F71732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2.BTN 8NM AND 22 NM ON BEARING 002DEG UNSERVICEABLE</w:t>
            </w:r>
          </w:p>
          <w:p w14:paraId="5F71732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3.BTN 0NM AND 5NM ON BEARING 139DEG UNSERVICEABLE.</w:t>
            </w:r>
          </w:p>
          <w:p w14:paraId="5F71732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2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2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ZPKM FIR 2017100DE21V01 A3120/17</w:t>
            </w:r>
          </w:p>
          <w:p w14:paraId="5F71733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Q)ZPKM/QARXX/  /    /E /000/999/</w:t>
            </w:r>
          </w:p>
          <w:p w14:paraId="5F71733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A)ZPKM B)201711081600 C)PERM</w:t>
            </w:r>
          </w:p>
          <w:p w14:paraId="5F71733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E)ATS ROUTE W162 EXTENDED TO YIBIN VOR"YBN", DETAILS AS FLW:</w:t>
            </w:r>
          </w:p>
          <w:p w14:paraId="5F71733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SEGMENT                               TRACK(MAG)      DIST(KM)</w:t>
            </w:r>
          </w:p>
          <w:p w14:paraId="5F71733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MFA(M)</w:t>
            </w:r>
          </w:p>
          <w:p w14:paraId="5F71733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YIBIN VOR"YBN"-KAKMI                   245/065          29</w:t>
            </w:r>
          </w:p>
          <w:p w14:paraId="5F71733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4,958</w:t>
            </w:r>
          </w:p>
          <w:p w14:paraId="5F71733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KAKMI-HEXI NDB"SB"                     245/065          233</w:t>
            </w:r>
          </w:p>
          <w:p w14:paraId="5F71733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4,958</w:t>
            </w:r>
          </w:p>
          <w:p w14:paraId="5F71733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HEXI NDB"SB"-MUBOP                     231/051          91</w:t>
            </w:r>
          </w:p>
          <w:p w14:paraId="5F71733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4,958</w:t>
            </w:r>
          </w:p>
          <w:p w14:paraId="5F71733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MUBOP-NUKSU                            231/051          92</w:t>
            </w:r>
          </w:p>
          <w:p w14:paraId="5F71733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4,800</w:t>
            </w:r>
          </w:p>
          <w:p w14:paraId="5F71733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NUKSU-CHENGHAI VOR"CEH"                231/051          4</w:t>
            </w:r>
          </w:p>
          <w:p w14:paraId="5F71733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4,553</w:t>
            </w:r>
          </w:p>
          <w:p w14:paraId="5F71733F" w14:textId="77777777" w:rsidR="004053AC" w:rsidRPr="00AE0DB5"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RNP4 IS IMPLEMENTED ON W162.</w:t>
            </w:r>
          </w:p>
        </w:tc>
      </w:tr>
      <w:tr w:rsidR="004053AC" w:rsidRPr="00AE0DB5" w14:paraId="5F717342"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341" w14:textId="77777777" w:rsidR="004053AC" w:rsidRPr="00AE0DB5" w:rsidRDefault="004053AC" w:rsidP="004053AC">
            <w:pPr>
              <w:adjustRightInd w:val="0"/>
              <w:snapToGrid w:val="0"/>
              <w:ind w:left="0"/>
              <w:rPr>
                <w:rFonts w:ascii="宋体" w:hAnsi="宋体"/>
                <w:color w:val="000000" w:themeColor="text1"/>
                <w:sz w:val="18"/>
                <w:szCs w:val="18"/>
              </w:rPr>
            </w:pPr>
            <w:r w:rsidRPr="00AE0DB5">
              <w:rPr>
                <w:rFonts w:ascii="宋体" w:hAnsi="宋体" w:hint="eastAsia"/>
                <w:color w:val="000000" w:themeColor="text1"/>
                <w:sz w:val="18"/>
                <w:szCs w:val="18"/>
              </w:rPr>
              <w:lastRenderedPageBreak/>
              <w:t>起飞机场的METAR报、TAF报</w:t>
            </w:r>
            <w:r>
              <w:rPr>
                <w:rFonts w:ascii="宋体" w:hAnsi="宋体" w:hint="eastAsia"/>
                <w:color w:val="000000" w:themeColor="text1"/>
                <w:sz w:val="18"/>
                <w:szCs w:val="18"/>
              </w:rPr>
              <w:t>，</w:t>
            </w:r>
            <w:r w:rsidRPr="00AE0DB5">
              <w:rPr>
                <w:rFonts w:ascii="宋体" w:hAnsi="宋体" w:hint="eastAsia"/>
                <w:color w:val="000000" w:themeColor="text1"/>
                <w:sz w:val="18"/>
                <w:szCs w:val="18"/>
              </w:rPr>
              <w:t>起飞机场</w:t>
            </w:r>
            <w:r>
              <w:rPr>
                <w:rFonts w:ascii="宋体" w:hAnsi="宋体" w:hint="eastAsia"/>
                <w:color w:val="000000" w:themeColor="text1"/>
                <w:sz w:val="18"/>
                <w:szCs w:val="18"/>
              </w:rPr>
              <w:t>及所在情报区</w:t>
            </w:r>
            <w:r w:rsidRPr="00AE0DB5">
              <w:rPr>
                <w:rFonts w:ascii="宋体" w:hAnsi="宋体" w:hint="eastAsia"/>
                <w:color w:val="000000" w:themeColor="text1"/>
                <w:sz w:val="18"/>
                <w:szCs w:val="18"/>
              </w:rPr>
              <w:t>的NOTAM</w:t>
            </w:r>
          </w:p>
        </w:tc>
      </w:tr>
      <w:tr w:rsidR="004053AC" w:rsidRPr="00AE0DB5" w14:paraId="5F7173AC"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34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w:t>
            </w:r>
          </w:p>
          <w:p w14:paraId="5F71734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Departure Alternate  |</w:t>
            </w:r>
          </w:p>
          <w:p w14:paraId="5F717345" w14:textId="77777777" w:rsidR="004053AC" w:rsidRPr="00AE0DB5"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olor w:val="000000" w:themeColor="text1"/>
                <w:sz w:val="18"/>
                <w:szCs w:val="18"/>
              </w:rPr>
              <w:t>+----------------------+</w:t>
            </w:r>
          </w:p>
          <w:p w14:paraId="5F71734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GUIYANG                 LONGDONGBAO                    (KWE) ZUGY</w:t>
            </w:r>
          </w:p>
          <w:p w14:paraId="5F71734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w:t>
            </w:r>
          </w:p>
          <w:p w14:paraId="5F71734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4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080900Z 02004MPS 6000 -SN FEW010 BKN016 OVC033 01/M01 Q1024</w:t>
            </w:r>
          </w:p>
          <w:p w14:paraId="5F71734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lastRenderedPageBreak/>
              <w:t xml:space="preserve">     NOSIG=</w:t>
            </w:r>
          </w:p>
          <w:p w14:paraId="5F71734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4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4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TAF ZUGY 080306Z 0806/0906 02004MPS 6000 BKN015 OVC030 TX04/0807Z</w:t>
            </w:r>
          </w:p>
          <w:p w14:paraId="5F71734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TNM02/22Z=</w:t>
            </w:r>
          </w:p>
          <w:p w14:paraId="5F71734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5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5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NO DATA AVAILABLE FOR: FC</w:t>
            </w:r>
          </w:p>
          <w:p w14:paraId="5F71735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5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FD  DATA BASED ON 080000Z</w:t>
            </w:r>
          </w:p>
          <w:p w14:paraId="5F71735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VALID 081700Z FOR USE 081400Z TO 082000Z</w:t>
            </w:r>
          </w:p>
          <w:p w14:paraId="5F71735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6000    9000   12000   18000   24000   30000   34000   39000</w:t>
            </w:r>
          </w:p>
          <w:p w14:paraId="5F71735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0116M02 2923M03 2638M05 2780M09 7701M19 7819M32 7823M42 7720M54</w:t>
            </w:r>
          </w:p>
          <w:p w14:paraId="5F71735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5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5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APT 2018010595FV01 U0022/18</w:t>
            </w:r>
          </w:p>
          <w:p w14:paraId="5F71735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Q)ZPKM/QPUCH/I /BO  /A /000/999/N2632.2E10648.0R005</w:t>
            </w:r>
          </w:p>
          <w:p w14:paraId="5F71735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B)201801040720 C)PERM</w:t>
            </w:r>
          </w:p>
          <w:p w14:paraId="5F71735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E)REF AIP CHINA ZUGY AD2.24-10B(2017-6-15),  THE DEFINITION FOR</w:t>
            </w:r>
          </w:p>
          <w:p w14:paraId="5F71735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MAPT(GP INOP) IS D0.8IGY/D2.5KWE, OTHERS REMAIN.</w:t>
            </w:r>
          </w:p>
          <w:p w14:paraId="5F71735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5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6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APT 201801015A6V01 U0015/18</w:t>
            </w:r>
          </w:p>
          <w:p w14:paraId="5F71736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Q)ZPKM/QFAAP/IV/NBO /A /000/999/N2632.2E10648.0R005</w:t>
            </w:r>
          </w:p>
          <w:p w14:paraId="5F71736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B)201801041700 C)201801092200</w:t>
            </w:r>
          </w:p>
          <w:p w14:paraId="5F71736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D)1700-2200</w:t>
            </w:r>
          </w:p>
          <w:p w14:paraId="5F71736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E)AFTER SCHEDULE FLT, 30MIN PPR FOR ALTN, DUE TO RUBBER REMOVAL.</w:t>
            </w:r>
          </w:p>
          <w:p w14:paraId="5F71736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6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6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APT 2018010159EV01 U0014/18</w:t>
            </w:r>
          </w:p>
          <w:p w14:paraId="5F71736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Q)ZPKM/QMRLC/IV/NBO /A /000/999/N2632.2E10648.0R005</w:t>
            </w:r>
          </w:p>
          <w:p w14:paraId="5F71736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B)201801031800 C)201801242130</w:t>
            </w:r>
          </w:p>
          <w:p w14:paraId="5F71736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D)EVERY WED 1800-2130</w:t>
            </w:r>
          </w:p>
          <w:p w14:paraId="5F71736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E)RWY01/19 CLOSED DUE TO MAINT.</w:t>
            </w:r>
          </w:p>
          <w:p w14:paraId="5F71736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6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6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APT 20171234575V01 U3125/17</w:t>
            </w:r>
          </w:p>
          <w:p w14:paraId="5F71736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lastRenderedPageBreak/>
              <w:t>Q)ZPKM/QFAHW/IV/NBO /A /000/999/N2632.2E10648.0R005</w:t>
            </w:r>
          </w:p>
          <w:p w14:paraId="5F71737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B)201801030650 C)201806301559</w:t>
            </w:r>
          </w:p>
          <w:p w14:paraId="5F71737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E)WORK IN PROGRESS WI FLW AREAS:</w:t>
            </w:r>
          </w:p>
          <w:p w14:paraId="5F71737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1. 300M-600M SOUTH OF RWY01 THR, 500M EAST OF EXTENDED RCL-300M</w:t>
            </w:r>
          </w:p>
          <w:p w14:paraId="5F71737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WEST OF EXTENDED RCL.</w:t>
            </w:r>
          </w:p>
          <w:p w14:paraId="5F71737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2. 340M-600M NORTH OF RWY19 THR, 500M EAST OF EXTENDED RCL-300M</w:t>
            </w:r>
          </w:p>
          <w:p w14:paraId="5F71737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WEST OF EXTENDED RCL.</w:t>
            </w:r>
          </w:p>
          <w:p w14:paraId="5F71737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3. 300M SOUTH OF RWY01 THR-340M NORTH OF RWY19 THR, 180M-500M EAST</w:t>
            </w:r>
          </w:p>
          <w:p w14:paraId="5F71737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OF RCL.</w:t>
            </w:r>
          </w:p>
          <w:p w14:paraId="5F71737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EQPTS MARKED WITH RED FLAG AND RED LGT.</w:t>
            </w:r>
          </w:p>
          <w:p w14:paraId="5F71737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7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7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APT 20171228F6EV01 U3086/17</w:t>
            </w:r>
          </w:p>
          <w:p w14:paraId="5F71737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Q)ZPKM/QIDAS/I /NBO /A /000/999/N2632.2E10648.0R005</w:t>
            </w:r>
          </w:p>
          <w:p w14:paraId="5F71737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B)201712210808 C)201803211559</w:t>
            </w:r>
          </w:p>
          <w:p w14:paraId="5F71737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E)DME "IGG" CH48X FOR RWY01 UNSERVICEABLE DUE TO FLTCK.</w:t>
            </w:r>
          </w:p>
          <w:p w14:paraId="5F71737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8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8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APT 2017121CEA3V01 U3040/17</w:t>
            </w:r>
          </w:p>
          <w:p w14:paraId="5F71738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Q)ZPKM/QIOAS/I /BO  /A /000/999/N2632.2E10648.0R005</w:t>
            </w:r>
          </w:p>
          <w:p w14:paraId="5F71738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B)201712221601 C)PERM</w:t>
            </w:r>
          </w:p>
          <w:p w14:paraId="5F71738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E)OM FOR RWY19 CLSD.</w:t>
            </w:r>
          </w:p>
          <w:p w14:paraId="5F71738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8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8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APT 2017121CE9DV01 U3038/17</w:t>
            </w:r>
          </w:p>
          <w:p w14:paraId="5F71738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Q)ZPKM/QIMAS/I /BO  /A /000/999/N2632.2E10648.0R005</w:t>
            </w:r>
          </w:p>
          <w:p w14:paraId="5F71738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B)201712221601 C)PERM</w:t>
            </w:r>
          </w:p>
          <w:p w14:paraId="5F71738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E)MM FOR RWY19 CLSD.</w:t>
            </w:r>
          </w:p>
          <w:p w14:paraId="5F71738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8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8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APT 2017121A73BV01 U3011/17</w:t>
            </w:r>
          </w:p>
          <w:p w14:paraId="5F71738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Q)ZPKM/QMPLT/IV/M   /A /000/999/N2632.2E10648.0R005</w:t>
            </w:r>
          </w:p>
          <w:p w14:paraId="5F71738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B)201712140900 C)PERM</w:t>
            </w:r>
          </w:p>
          <w:p w14:paraId="5F71739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E)PARKING STANDS NR.201,202,203,307,308,309,608,609 ONLY AVBL FOR</w:t>
            </w:r>
          </w:p>
          <w:p w14:paraId="5F71739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ACFT WITH WING SPAN NOT EXCEEDING 36M.</w:t>
            </w:r>
          </w:p>
          <w:p w14:paraId="5F71739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9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9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lastRenderedPageBreak/>
              <w:t>ZUGY APT 2017090907AV01 U2263/17</w:t>
            </w:r>
          </w:p>
          <w:p w14:paraId="5F71739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Q)ZPKM/QMPLT/IV/M   /A /000/999/N2632.2E10648.0R005</w:t>
            </w:r>
          </w:p>
          <w:p w14:paraId="5F71739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B)201709081020 C)PERM</w:t>
            </w:r>
          </w:p>
          <w:p w14:paraId="5F71739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E)PARKING STANDS NR.25-27 ONLY AVBL FOR ACFT WITH WING SPAN NOT</w:t>
            </w:r>
          </w:p>
          <w:p w14:paraId="5F71739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EXCEEDING 28.9M AND FUSELAGE NOT EXCEEDING 32M.</w:t>
            </w:r>
          </w:p>
          <w:p w14:paraId="5F71739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9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9B"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APT 201708224F4V01 U2168/17</w:t>
            </w:r>
          </w:p>
          <w:p w14:paraId="5F71739C"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Q)ZPKM/QCACS/IV/B   /  /000/999/N2632.2E10648.0R005</w:t>
            </w:r>
          </w:p>
          <w:p w14:paraId="5F71739D"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B)201708280130 C)PERM</w:t>
            </w:r>
          </w:p>
          <w:p w14:paraId="5F71739E"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E)GUIYANG DELIVERY INSTALLED:</w:t>
            </w:r>
          </w:p>
          <w:p w14:paraId="5F71739F"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CALL SIGN: GUIYANG DELIVERY,</w:t>
            </w:r>
          </w:p>
          <w:p w14:paraId="5F7173A0"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FREQUENCY: 121.8MHZ(121.65MHZ)</w:t>
            </w:r>
          </w:p>
          <w:p w14:paraId="5F7173A1"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HOURS OF OPERATION:2300-1559 OR BY ATC.</w:t>
            </w:r>
          </w:p>
          <w:p w14:paraId="5F7173A2"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A3"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p>
          <w:p w14:paraId="5F7173A4"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ZUGY APT 2016122E878V01 U3434/16</w:t>
            </w:r>
          </w:p>
          <w:p w14:paraId="5F7173A5"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Q)ZPKM/QMPCS/IV/M   /A /000/999/N2632.2E10648.0R005</w:t>
            </w:r>
          </w:p>
          <w:p w14:paraId="5F7173A6"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A)ZUGY B)201612260100 C)PERM</w:t>
            </w:r>
          </w:p>
          <w:p w14:paraId="5F7173A7"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E)PARKING STANDS NR.205 AND NR.305 PUT INTO USE:</w:t>
            </w:r>
          </w:p>
          <w:p w14:paraId="5F7173A8"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PCN:71/R/B/W/T.</w:t>
            </w:r>
          </w:p>
          <w:p w14:paraId="5F7173A9"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PARKING STANDS NR.205 AND NR.305 ONLY AVBL FOR ACFT WITH WING SPAN</w:t>
            </w:r>
          </w:p>
          <w:p w14:paraId="5F7173AA" w14:textId="77777777" w:rsidR="004053AC" w:rsidRPr="000667DE"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NOT EXCEEDING 28.72M AND FUSELAGE NOT EXCEEDING 36.37M.</w:t>
            </w:r>
          </w:p>
          <w:p w14:paraId="5F7173AB" w14:textId="77777777" w:rsidR="004053AC" w:rsidRPr="00AE0DB5" w:rsidRDefault="004053AC" w:rsidP="004053AC">
            <w:pPr>
              <w:autoSpaceDE w:val="0"/>
              <w:autoSpaceDN w:val="0"/>
              <w:adjustRightInd w:val="0"/>
              <w:snapToGrid w:val="0"/>
              <w:spacing w:line="240" w:lineRule="auto"/>
              <w:ind w:left="0"/>
              <w:jc w:val="left"/>
              <w:rPr>
                <w:rFonts w:ascii="宋体" w:hAnsi="宋体"/>
                <w:color w:val="000000" w:themeColor="text1"/>
                <w:sz w:val="18"/>
                <w:szCs w:val="18"/>
              </w:rPr>
            </w:pPr>
            <w:r w:rsidRPr="000667DE">
              <w:rPr>
                <w:rFonts w:ascii="宋体" w:hAnsi="宋体"/>
                <w:color w:val="000000" w:themeColor="text1"/>
                <w:sz w:val="18"/>
                <w:szCs w:val="18"/>
              </w:rPr>
              <w:t xml:space="preserve">  ACFT SHALL TAXI INTO BY OWN POWER, AND BE PUSHED BACK TO TWY B.</w:t>
            </w:r>
          </w:p>
        </w:tc>
      </w:tr>
      <w:tr w:rsidR="004053AC" w:rsidRPr="00AE0DB5" w14:paraId="5F7173AE"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3AD" w14:textId="77777777" w:rsidR="004053AC" w:rsidRPr="00AE0DB5" w:rsidRDefault="004053AC" w:rsidP="004053AC">
            <w:pPr>
              <w:adjustRightInd w:val="0"/>
              <w:snapToGrid w:val="0"/>
              <w:ind w:left="0"/>
              <w:rPr>
                <w:rFonts w:ascii="宋体" w:hAnsi="宋体"/>
                <w:color w:val="000000" w:themeColor="text1"/>
                <w:sz w:val="18"/>
                <w:szCs w:val="18"/>
              </w:rPr>
            </w:pPr>
            <w:r w:rsidRPr="00AE0DB5">
              <w:rPr>
                <w:rFonts w:ascii="宋体" w:hAnsi="宋体" w:hint="eastAsia"/>
                <w:color w:val="000000" w:themeColor="text1"/>
                <w:sz w:val="18"/>
                <w:szCs w:val="18"/>
              </w:rPr>
              <w:lastRenderedPageBreak/>
              <w:t>起飞</w:t>
            </w:r>
            <w:r>
              <w:rPr>
                <w:rFonts w:ascii="宋体" w:hAnsi="宋体" w:hint="eastAsia"/>
                <w:color w:val="000000" w:themeColor="text1"/>
                <w:sz w:val="18"/>
                <w:szCs w:val="18"/>
              </w:rPr>
              <w:t>备降</w:t>
            </w:r>
            <w:r w:rsidRPr="00AE0DB5">
              <w:rPr>
                <w:rFonts w:ascii="宋体" w:hAnsi="宋体" w:hint="eastAsia"/>
                <w:color w:val="000000" w:themeColor="text1"/>
                <w:sz w:val="18"/>
                <w:szCs w:val="18"/>
              </w:rPr>
              <w:t>机场</w:t>
            </w:r>
            <w:r w:rsidRPr="002C7984">
              <w:rPr>
                <w:rFonts w:ascii="宋体" w:hAnsi="宋体" w:hint="eastAsia"/>
                <w:b/>
                <w:color w:val="000000" w:themeColor="text1"/>
                <w:sz w:val="18"/>
                <w:szCs w:val="18"/>
              </w:rPr>
              <w:t>（如需）</w:t>
            </w:r>
            <w:r w:rsidRPr="00AE0DB5">
              <w:rPr>
                <w:rFonts w:ascii="宋体" w:hAnsi="宋体" w:hint="eastAsia"/>
                <w:color w:val="000000" w:themeColor="text1"/>
                <w:sz w:val="18"/>
                <w:szCs w:val="18"/>
              </w:rPr>
              <w:t>的METAR报、TAF报</w:t>
            </w:r>
            <w:r>
              <w:rPr>
                <w:rFonts w:ascii="宋体" w:hAnsi="宋体" w:hint="eastAsia"/>
                <w:color w:val="000000" w:themeColor="text1"/>
                <w:sz w:val="18"/>
                <w:szCs w:val="18"/>
              </w:rPr>
              <w:t>，</w:t>
            </w:r>
            <w:r w:rsidRPr="00AE0DB5">
              <w:rPr>
                <w:rFonts w:ascii="宋体" w:hAnsi="宋体" w:hint="eastAsia"/>
                <w:color w:val="000000" w:themeColor="text1"/>
                <w:sz w:val="18"/>
                <w:szCs w:val="18"/>
              </w:rPr>
              <w:t>起飞</w:t>
            </w:r>
            <w:r>
              <w:rPr>
                <w:rFonts w:ascii="宋体" w:hAnsi="宋体" w:hint="eastAsia"/>
                <w:color w:val="000000" w:themeColor="text1"/>
                <w:sz w:val="18"/>
                <w:szCs w:val="18"/>
              </w:rPr>
              <w:t>备降</w:t>
            </w:r>
            <w:r w:rsidRPr="00AE0DB5">
              <w:rPr>
                <w:rFonts w:ascii="宋体" w:hAnsi="宋体" w:hint="eastAsia"/>
                <w:color w:val="000000" w:themeColor="text1"/>
                <w:sz w:val="18"/>
                <w:szCs w:val="18"/>
              </w:rPr>
              <w:t>机场</w:t>
            </w:r>
            <w:r>
              <w:rPr>
                <w:rFonts w:ascii="宋体" w:hAnsi="宋体" w:hint="eastAsia"/>
                <w:color w:val="000000" w:themeColor="text1"/>
                <w:sz w:val="18"/>
                <w:szCs w:val="18"/>
              </w:rPr>
              <w:t>及所在情报区</w:t>
            </w:r>
            <w:r w:rsidRPr="00AE0DB5">
              <w:rPr>
                <w:rFonts w:ascii="宋体" w:hAnsi="宋体" w:hint="eastAsia"/>
                <w:color w:val="000000" w:themeColor="text1"/>
                <w:sz w:val="18"/>
                <w:szCs w:val="18"/>
              </w:rPr>
              <w:t>的NOTAM</w:t>
            </w:r>
          </w:p>
        </w:tc>
      </w:tr>
      <w:tr w:rsidR="004053AC" w:rsidRPr="00AE0DB5" w14:paraId="5F717403"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3AF" w14:textId="77777777" w:rsidR="004053AC" w:rsidRDefault="004053AC" w:rsidP="004053AC">
            <w:pPr>
              <w:adjustRightInd w:val="0"/>
              <w:snapToGrid w:val="0"/>
              <w:spacing w:line="240" w:lineRule="auto"/>
              <w:ind w:left="0"/>
              <w:rPr>
                <w:rFonts w:ascii="宋体" w:hAnsi="宋体"/>
                <w:color w:val="000000" w:themeColor="text1"/>
                <w:sz w:val="18"/>
                <w:szCs w:val="18"/>
              </w:rPr>
            </w:pPr>
          </w:p>
          <w:p w14:paraId="5F7173B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3B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Destination |</w:t>
            </w:r>
          </w:p>
          <w:p w14:paraId="5F7173B2" w14:textId="77777777" w:rsidR="004053AC"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3B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DHAKA                   HAZRAT SHAHJALAL INTL          (DAC) VGHS</w:t>
            </w:r>
          </w:p>
          <w:p w14:paraId="5F7173B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w:t>
            </w:r>
          </w:p>
          <w:p w14:paraId="5F7173B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B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METAR VGHS 080900Z 28006KT 2000 HZ NSC 19/10 Q1014</w:t>
            </w:r>
          </w:p>
          <w:p w14:paraId="5F7173B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BECMG S/VIS 2500M=</w:t>
            </w:r>
          </w:p>
          <w:p w14:paraId="5F7173B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B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B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lastRenderedPageBreak/>
              <w:t>TAF VGHS 080500Z 0806/0912 30010KT 2500 BR/HZ NSC</w:t>
            </w:r>
          </w:p>
          <w:p w14:paraId="5F7173B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BECMG 0807/0809 30008KT 3500 HZ NSC</w:t>
            </w:r>
          </w:p>
          <w:p w14:paraId="5F7173B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BECMG 0818/0820 34006KT 2500 BR NSC</w:t>
            </w:r>
          </w:p>
          <w:p w14:paraId="5F7173B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BECMG 0820/0822 34008KT 1500 BR SCT012</w:t>
            </w:r>
          </w:p>
          <w:p w14:paraId="5F7173B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BECMG 0822/0824 33005KT 0800 FG BKN007</w:t>
            </w:r>
          </w:p>
          <w:p w14:paraId="5F7173B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BECMG 0900/0902 00000KT 0500 FG BKN005</w:t>
            </w:r>
          </w:p>
          <w:p w14:paraId="5F7173C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BECMG 0902/0904 30008KT 1200 BR NSC</w:t>
            </w:r>
          </w:p>
          <w:p w14:paraId="5F7173C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BECMG 0904/0906 34008KT 2500 BR NSC</w:t>
            </w:r>
          </w:p>
          <w:p w14:paraId="5F7173C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BECMG 0908/0910 30008KT 3500 HZ NSC=</w:t>
            </w:r>
          </w:p>
          <w:p w14:paraId="5F7173C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C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C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NO DATA AVAILABLE FOR: FC</w:t>
            </w:r>
          </w:p>
          <w:p w14:paraId="5F7173C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C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FD  DATA BASED ON 080000Z</w:t>
            </w:r>
          </w:p>
          <w:p w14:paraId="5F7173C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VALID 081900Z FOR USE 081600Z TO 082200Z</w:t>
            </w:r>
          </w:p>
          <w:p w14:paraId="5F7173C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6000    9000   12000   18000   24000   30000   34000   39000</w:t>
            </w:r>
          </w:p>
          <w:p w14:paraId="5F7173C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VGHS 2918P13 2822P10 2828P06 2944M04 2852M16 2847M32 2851M42 2850M54</w:t>
            </w:r>
          </w:p>
          <w:p w14:paraId="5F7173C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C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C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VGHS APT 201801038B9V01 A0004/18</w:t>
            </w:r>
          </w:p>
          <w:p w14:paraId="5F7173C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Q)VGFR/QPMCH/IV/NBO /A /000/999/N2350.6E09023.9</w:t>
            </w:r>
          </w:p>
          <w:p w14:paraId="5F7173C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A)VGHS B)201801030800 C)201804032359</w:t>
            </w:r>
          </w:p>
          <w:p w14:paraId="5F7173D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E)REF AIP BANGLADESH SECTION AD VGHS: PAGES VGHS AD 2-43, VGHS</w:t>
            </w:r>
          </w:p>
          <w:p w14:paraId="5F7173D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AD 2-45 AND VGHS AD 2-47, RVR/VIS MINIMA WILL BE CHANGED AS FLW:</w:t>
            </w:r>
          </w:p>
          <w:p w14:paraId="5F7173D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MET MINIMA : BALS   - 1200 M</w:t>
            </w:r>
          </w:p>
          <w:p w14:paraId="5F7173D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 NALS   - 1400 M</w:t>
            </w:r>
          </w:p>
          <w:p w14:paraId="5F7173D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 GP OUT - 2000 M (CAT A AND B) AND</w:t>
            </w:r>
          </w:p>
          <w:p w14:paraId="5F7173D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2400 M (CAT C AND D)</w:t>
            </w:r>
          </w:p>
          <w:p w14:paraId="5F7173D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MAKE HAND CORRECTION OF MET MINIMA BOX AND AMEND AIP PAGES VGHS</w:t>
            </w:r>
          </w:p>
          <w:p w14:paraId="5F7173D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AD 2-43, VGHS AD 2-45 AND VGHS AD 2-47 ACCORDINGLY</w:t>
            </w:r>
          </w:p>
          <w:p w14:paraId="5F7173D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D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D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VGHS APT 201712362DFV01 A0382/17</w:t>
            </w:r>
          </w:p>
          <w:p w14:paraId="5F7173D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Q)VGFR/QMRLC/IV/NBO /A /000/999/N2350.6E09023.9</w:t>
            </w:r>
          </w:p>
          <w:p w14:paraId="5F7173D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A)VGHS B)201801012010 C)201804302350</w:t>
            </w:r>
          </w:p>
          <w:p w14:paraId="5F7173D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D)BTN 2010-2350 DLY FM 01 JAN T0 30 APR 2018</w:t>
            </w:r>
          </w:p>
          <w:p w14:paraId="5F7173D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E)RWY SHALL REMAIN CLOSED DUE TO INSTL OF LGT FITTINGS AND SEALANT</w:t>
            </w:r>
          </w:p>
          <w:p w14:paraId="5F7173D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lastRenderedPageBreak/>
              <w:t xml:space="preserve">  WORK OF RCLL AND TDZ LIGHTS AND PROVIDING AND INSTL OF PRI AND</w:t>
            </w:r>
          </w:p>
          <w:p w14:paraId="5F7173E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SRY CABLE FOR RWY LGT SYSTEM.</w:t>
            </w:r>
          </w:p>
          <w:p w14:paraId="5F7173E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E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E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VGHS APT 20171232692V01 A0380/17</w:t>
            </w:r>
          </w:p>
          <w:p w14:paraId="5F7173E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Q)VGFR/QIMAS/I /BO  /A /000/999/N2350.6E09023.9</w:t>
            </w:r>
          </w:p>
          <w:p w14:paraId="5F7173E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A)VGHS B)201712241000 C)201803241000 EST</w:t>
            </w:r>
          </w:p>
          <w:p w14:paraId="5F7173E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E)75 MHZ MM OFF THE AIR DUE TO TECR</w:t>
            </w:r>
          </w:p>
          <w:p w14:paraId="5F7173E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E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E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VGHS APT 2017100FB45V01 A0286/17</w:t>
            </w:r>
          </w:p>
          <w:p w14:paraId="5F7173E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Q)VGFR/QLCAS/I /BO  /A /000/999/N2350.6E09023.9R005</w:t>
            </w:r>
          </w:p>
          <w:p w14:paraId="5F7173E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A)VGHS B)201710111200 C)201801111200 EST</w:t>
            </w:r>
          </w:p>
          <w:p w14:paraId="5F7173E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E)RWY CENTRE LINE LIGHTS (RCLL) NOT AVBL DUE TECH.</w:t>
            </w:r>
          </w:p>
          <w:p w14:paraId="5F7173E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E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E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VGFR FIR 20171204368V01 A0344/17</w:t>
            </w:r>
          </w:p>
          <w:p w14:paraId="5F7173F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Q)VGFR/QNVAH/IV/BO  /  /000/999/N2326.0E09111.4</w:t>
            </w:r>
          </w:p>
          <w:p w14:paraId="5F7173F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A)VGFR B)201712060001 C)201803051400 EST</w:t>
            </w:r>
          </w:p>
          <w:p w14:paraId="5F7173F2"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D)BTN 0001-1400 DLY FM 06 DEC 2017 TO 05 MAR 2018</w:t>
            </w:r>
          </w:p>
          <w:p w14:paraId="5F7173F3"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E)115.5 MHZ D/VOR IDENT "CML" HR OF SER.</w:t>
            </w:r>
          </w:p>
          <w:p w14:paraId="5F7173F4"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F5"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F6"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VGFR FIR 2017102526CV01 A0298/17</w:t>
            </w:r>
          </w:p>
          <w:p w14:paraId="5F7173F7"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Q)VGFR/QNVAH/IV/BO  /  /000/999/N2310.6E08909.8</w:t>
            </w:r>
          </w:p>
          <w:p w14:paraId="5F7173F8"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A)VGFR B)201710290130 C)201801281345 EST</w:t>
            </w:r>
          </w:p>
          <w:p w14:paraId="5F7173F9"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D)BTN 0130-1345 DLY</w:t>
            </w:r>
          </w:p>
          <w:p w14:paraId="5F7173FA"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E)113.0 MHZ VOR IDENT "JSR" HR OF SER</w:t>
            </w:r>
          </w:p>
          <w:p w14:paraId="5F7173FB"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FC"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p>
          <w:p w14:paraId="5F7173FD"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VGFR FIR 2017102522FV01 A0297/17</w:t>
            </w:r>
          </w:p>
          <w:p w14:paraId="5F7173FE"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Q)VGFR/QNBAH/IV/BO  /  /000/999/N2247.9E09017.9</w:t>
            </w:r>
          </w:p>
          <w:p w14:paraId="5F7173FF"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A)VGFR B)201710290330 C)201801281000 EST</w:t>
            </w:r>
          </w:p>
          <w:p w14:paraId="5F717400"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D)BTN 0330-1000 DLY EXC THU,</w:t>
            </w:r>
          </w:p>
          <w:p w14:paraId="5F717401" w14:textId="77777777" w:rsidR="004053AC" w:rsidRPr="000667DE"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 xml:space="preserve">    BTN 0330-1100 ON THU,</w:t>
            </w:r>
          </w:p>
          <w:p w14:paraId="5F717402" w14:textId="77777777" w:rsidR="004053AC" w:rsidRPr="00AE0DB5" w:rsidRDefault="004053AC" w:rsidP="004053AC">
            <w:pPr>
              <w:adjustRightInd w:val="0"/>
              <w:snapToGrid w:val="0"/>
              <w:spacing w:line="240" w:lineRule="auto"/>
              <w:ind w:left="0"/>
              <w:rPr>
                <w:rFonts w:ascii="宋体" w:hAnsi="宋体"/>
                <w:color w:val="000000" w:themeColor="text1"/>
                <w:sz w:val="18"/>
                <w:szCs w:val="18"/>
              </w:rPr>
            </w:pPr>
            <w:r w:rsidRPr="000667DE">
              <w:rPr>
                <w:rFonts w:ascii="宋体" w:hAnsi="宋体"/>
                <w:color w:val="000000" w:themeColor="text1"/>
                <w:sz w:val="18"/>
                <w:szCs w:val="18"/>
              </w:rPr>
              <w:t>E)368 KHZ NDB IDENT "BL" HR OF SER.</w:t>
            </w:r>
          </w:p>
        </w:tc>
      </w:tr>
      <w:tr w:rsidR="004053AC" w:rsidRPr="00AE0DB5" w14:paraId="5F717405"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404" w14:textId="77777777" w:rsidR="004053AC" w:rsidRPr="000667DE" w:rsidRDefault="004053AC" w:rsidP="004053AC">
            <w:pPr>
              <w:pStyle w:val="aff0"/>
              <w:autoSpaceDE w:val="0"/>
              <w:autoSpaceDN w:val="0"/>
              <w:adjustRightInd w:val="0"/>
              <w:snapToGrid w:val="0"/>
              <w:ind w:left="0" w:firstLineChars="0" w:firstLine="0"/>
              <w:rPr>
                <w:rFonts w:ascii="宋体" w:hAnsi="宋体" w:cs="Courier New"/>
                <w:color w:val="000000" w:themeColor="text1"/>
                <w:kern w:val="0"/>
                <w:sz w:val="18"/>
                <w:szCs w:val="18"/>
              </w:rPr>
            </w:pPr>
            <w:r>
              <w:rPr>
                <w:rFonts w:ascii="宋体" w:hAnsi="宋体" w:hint="eastAsia"/>
                <w:color w:val="000000" w:themeColor="text1"/>
                <w:sz w:val="18"/>
                <w:szCs w:val="18"/>
              </w:rPr>
              <w:lastRenderedPageBreak/>
              <w:t>目的地</w:t>
            </w:r>
            <w:r w:rsidRPr="00AE0DB5">
              <w:rPr>
                <w:rFonts w:ascii="宋体" w:hAnsi="宋体" w:hint="eastAsia"/>
                <w:color w:val="000000" w:themeColor="text1"/>
                <w:sz w:val="18"/>
                <w:szCs w:val="18"/>
              </w:rPr>
              <w:t>机场的METAR报、TAF报</w:t>
            </w:r>
            <w:r>
              <w:rPr>
                <w:rFonts w:ascii="宋体" w:hAnsi="宋体" w:hint="eastAsia"/>
                <w:color w:val="000000" w:themeColor="text1"/>
                <w:sz w:val="18"/>
                <w:szCs w:val="18"/>
              </w:rPr>
              <w:t>，目的地</w:t>
            </w:r>
            <w:r w:rsidRPr="00AE0DB5">
              <w:rPr>
                <w:rFonts w:ascii="宋体" w:hAnsi="宋体" w:hint="eastAsia"/>
                <w:color w:val="000000" w:themeColor="text1"/>
                <w:sz w:val="18"/>
                <w:szCs w:val="18"/>
              </w:rPr>
              <w:t>机场</w:t>
            </w:r>
            <w:r>
              <w:rPr>
                <w:rFonts w:ascii="宋体" w:hAnsi="宋体" w:hint="eastAsia"/>
                <w:color w:val="000000" w:themeColor="text1"/>
                <w:sz w:val="18"/>
                <w:szCs w:val="18"/>
              </w:rPr>
              <w:t>及所在情报区</w:t>
            </w:r>
            <w:r w:rsidRPr="00AE0DB5">
              <w:rPr>
                <w:rFonts w:ascii="宋体" w:hAnsi="宋体" w:hint="eastAsia"/>
                <w:color w:val="000000" w:themeColor="text1"/>
                <w:sz w:val="18"/>
                <w:szCs w:val="18"/>
              </w:rPr>
              <w:t>的NOTAM</w:t>
            </w:r>
          </w:p>
        </w:tc>
      </w:tr>
      <w:tr w:rsidR="004053AC" w:rsidRPr="00AE0DB5" w14:paraId="5F717433"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406"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07"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w:t>
            </w:r>
          </w:p>
          <w:p w14:paraId="5F717408"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Destination Alternates |</w:t>
            </w:r>
          </w:p>
          <w:p w14:paraId="5F717409"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w:t>
            </w:r>
          </w:p>
          <w:p w14:paraId="5F71740A"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0B"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MANDALAY                </w:t>
            </w:r>
            <w:proofErr w:type="spellStart"/>
            <w:r w:rsidRPr="000667DE">
              <w:rPr>
                <w:rFonts w:ascii="宋体" w:hAnsi="宋体" w:cs="Courier New"/>
                <w:color w:val="000000" w:themeColor="text1"/>
                <w:kern w:val="0"/>
                <w:sz w:val="18"/>
                <w:szCs w:val="18"/>
              </w:rPr>
              <w:t>MANDALAY</w:t>
            </w:r>
            <w:proofErr w:type="spellEnd"/>
            <w:r w:rsidRPr="000667DE">
              <w:rPr>
                <w:rFonts w:ascii="宋体" w:hAnsi="宋体" w:cs="Courier New"/>
                <w:color w:val="000000" w:themeColor="text1"/>
                <w:kern w:val="0"/>
                <w:sz w:val="18"/>
                <w:szCs w:val="18"/>
              </w:rPr>
              <w:t xml:space="preserve"> INTL                  (MDL) VYMD</w:t>
            </w:r>
          </w:p>
          <w:p w14:paraId="5F71740C"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w:t>
            </w:r>
          </w:p>
          <w:p w14:paraId="5F71740D"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0E"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VYMD 080930Z 03003KT 8000 FEW020 FEW120 27/17 Q1010=</w:t>
            </w:r>
          </w:p>
          <w:p w14:paraId="5F71740F"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10"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11"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TAF VYMD 080500Z NIL=</w:t>
            </w:r>
          </w:p>
          <w:p w14:paraId="5F717412"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TAF VYMD 072300Z 0800/0824 36003KT 6000 SCT018 FEW020CB</w:t>
            </w:r>
          </w:p>
          <w:p w14:paraId="5F717413"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TEMPO 0800/0806 32005KT 4000 BR BKN020 SCT110=</w:t>
            </w:r>
          </w:p>
          <w:p w14:paraId="5F717414"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15"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16"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NO DATA AVAILABLE FOR: FC</w:t>
            </w:r>
          </w:p>
          <w:p w14:paraId="5F717417"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18"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FD  DATA BASED ON 080000Z</w:t>
            </w:r>
          </w:p>
          <w:p w14:paraId="5F717419"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VALID 081900Z FOR USE 081600Z TO 082200Z</w:t>
            </w:r>
          </w:p>
          <w:p w14:paraId="5F71741A"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6000    9000   12000   18000   24000   30000   34000   39000</w:t>
            </w:r>
          </w:p>
          <w:p w14:paraId="5F71741B"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VYMD 2412P15 2524P11 2730P07 2833M03 2939M16 2939M32 2941M42 2843M54</w:t>
            </w:r>
          </w:p>
          <w:p w14:paraId="5F71741C"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1D"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1E"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VYMD APT 20180101616V01 A0002/18</w:t>
            </w:r>
          </w:p>
          <w:p w14:paraId="5F71741F"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Q)VYYF/QCAAS/IV/B   /  /000/999/N2142.1E09558.6R005</w:t>
            </w:r>
          </w:p>
          <w:p w14:paraId="5F717420"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A)VYMD B)201801050001 C)201804042359 EST</w:t>
            </w:r>
          </w:p>
          <w:p w14:paraId="5F717421"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E)VYMD AD GND FREQUENCY 121.85 MHZ AND</w:t>
            </w:r>
          </w:p>
          <w:p w14:paraId="5F717422"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ATIS 128.5 MHZ UNSERVICEABLE DUE TO TECR.</w:t>
            </w:r>
          </w:p>
          <w:p w14:paraId="5F717423"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24"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p>
          <w:p w14:paraId="5F717425"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VYYF FIR 20170402DE5V01 A0054/17</w:t>
            </w:r>
          </w:p>
          <w:p w14:paraId="5F717426"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Q)VYYF/QFAXX/  /    /A /000/999/</w:t>
            </w:r>
          </w:p>
          <w:p w14:paraId="5F717427"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A)VYYF B)201704031345 C)PERM</w:t>
            </w:r>
          </w:p>
          <w:p w14:paraId="5F717428"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E)THE FLW AIRPORTS HAVE/DO NOT HAVE THE NIGHT LANDING FACILITIES</w:t>
            </w:r>
          </w:p>
          <w:p w14:paraId="5F717429"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lastRenderedPageBreak/>
              <w:t xml:space="preserve">  AA)AIRPORTS WITH NIGHT LANDING FACILITIES ARE:</w:t>
            </w:r>
          </w:p>
          <w:p w14:paraId="5F71742A"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VYAN, VYAS, VYBG, VYBM, VYDW, VYHH, VYKG, VYKT, VYLK,</w:t>
            </w:r>
          </w:p>
          <w:p w14:paraId="5F71742B"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VYLS, VYMD, VYME, VYMK, VYMM, VYMW, VYNT, VYPN, VYSW,</w:t>
            </w:r>
          </w:p>
          <w:p w14:paraId="5F71742C"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VYTD, VYYY.</w:t>
            </w:r>
          </w:p>
          <w:p w14:paraId="5F71742D"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BB)AIRPORTS WIITHOUT NIGHT LANDING FACILITIES ARE:</w:t>
            </w:r>
          </w:p>
          <w:p w14:paraId="5F71742E"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VYBP, VYHL, VYKI, VYKL, VYKP, VYKU,</w:t>
            </w:r>
          </w:p>
          <w:p w14:paraId="5F71742F"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VYMS, VYMY, VYPA, VYPT, VYPU, VYTL.</w:t>
            </w:r>
          </w:p>
          <w:p w14:paraId="5F717430"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CC)AIRPORTS WITH SVC VOR/DME:</w:t>
            </w:r>
          </w:p>
          <w:p w14:paraId="5F717431" w14:textId="77777777" w:rsidR="004053AC" w:rsidRPr="000667DE"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VYBG, VYCZ, VYDW, VYHH, VYLS, VYMD, VYMK, VYNT, VYPN,</w:t>
            </w:r>
          </w:p>
          <w:p w14:paraId="5F717432" w14:textId="77777777" w:rsidR="004053AC" w:rsidRPr="00AE0DB5" w:rsidRDefault="004053AC" w:rsidP="004053AC">
            <w:pPr>
              <w:autoSpaceDE w:val="0"/>
              <w:autoSpaceDN w:val="0"/>
              <w:adjustRightInd w:val="0"/>
              <w:snapToGrid w:val="0"/>
              <w:spacing w:line="240" w:lineRule="auto"/>
              <w:ind w:left="0"/>
              <w:jc w:val="left"/>
              <w:rPr>
                <w:rFonts w:ascii="宋体" w:hAnsi="宋体" w:cs="Courier New"/>
                <w:color w:val="000000" w:themeColor="text1"/>
                <w:kern w:val="0"/>
                <w:sz w:val="18"/>
                <w:szCs w:val="18"/>
              </w:rPr>
            </w:pPr>
            <w:r w:rsidRPr="000667DE">
              <w:rPr>
                <w:rFonts w:ascii="宋体" w:hAnsi="宋体" w:cs="Courier New"/>
                <w:color w:val="000000" w:themeColor="text1"/>
                <w:kern w:val="0"/>
                <w:sz w:val="18"/>
                <w:szCs w:val="18"/>
              </w:rPr>
              <w:t xml:space="preserve">      VYSW, VYTD,VYTO, VYTL, VYYY.</w:t>
            </w:r>
          </w:p>
        </w:tc>
      </w:tr>
      <w:tr w:rsidR="004053AC" w:rsidRPr="00AE0DB5" w14:paraId="5F717435"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434" w14:textId="77777777" w:rsidR="004053AC" w:rsidRPr="00AE0DB5" w:rsidRDefault="004053AC" w:rsidP="004053AC">
            <w:pPr>
              <w:adjustRightInd w:val="0"/>
              <w:snapToGrid w:val="0"/>
              <w:ind w:left="0"/>
              <w:rPr>
                <w:rFonts w:ascii="宋体" w:hAnsi="宋体"/>
                <w:color w:val="000000" w:themeColor="text1"/>
                <w:sz w:val="18"/>
                <w:szCs w:val="18"/>
              </w:rPr>
            </w:pPr>
            <w:r>
              <w:rPr>
                <w:rFonts w:ascii="宋体" w:hAnsi="宋体" w:hint="eastAsia"/>
                <w:color w:val="000000" w:themeColor="text1"/>
                <w:sz w:val="18"/>
                <w:szCs w:val="18"/>
              </w:rPr>
              <w:lastRenderedPageBreak/>
              <w:t>目的地备降</w:t>
            </w:r>
            <w:r w:rsidRPr="00AE0DB5">
              <w:rPr>
                <w:rFonts w:ascii="宋体" w:hAnsi="宋体" w:hint="eastAsia"/>
                <w:color w:val="000000" w:themeColor="text1"/>
                <w:sz w:val="18"/>
                <w:szCs w:val="18"/>
              </w:rPr>
              <w:t>机场的METAR报、TAF报</w:t>
            </w:r>
            <w:r>
              <w:rPr>
                <w:rFonts w:ascii="宋体" w:hAnsi="宋体" w:hint="eastAsia"/>
                <w:color w:val="000000" w:themeColor="text1"/>
                <w:sz w:val="18"/>
                <w:szCs w:val="18"/>
              </w:rPr>
              <w:t>，目的地备降</w:t>
            </w:r>
            <w:r w:rsidRPr="00AE0DB5">
              <w:rPr>
                <w:rFonts w:ascii="宋体" w:hAnsi="宋体" w:hint="eastAsia"/>
                <w:color w:val="000000" w:themeColor="text1"/>
                <w:sz w:val="18"/>
                <w:szCs w:val="18"/>
              </w:rPr>
              <w:t>机场</w:t>
            </w:r>
            <w:r>
              <w:rPr>
                <w:rFonts w:ascii="宋体" w:hAnsi="宋体" w:hint="eastAsia"/>
                <w:color w:val="000000" w:themeColor="text1"/>
                <w:sz w:val="18"/>
                <w:szCs w:val="18"/>
              </w:rPr>
              <w:t>及所在情报区</w:t>
            </w:r>
            <w:r w:rsidRPr="00AE0DB5">
              <w:rPr>
                <w:rFonts w:ascii="宋体" w:hAnsi="宋体" w:hint="eastAsia"/>
                <w:color w:val="000000" w:themeColor="text1"/>
                <w:sz w:val="18"/>
                <w:szCs w:val="18"/>
              </w:rPr>
              <w:t>的NOTAM</w:t>
            </w:r>
          </w:p>
        </w:tc>
      </w:tr>
      <w:tr w:rsidR="004053AC" w:rsidRPr="00AE0DB5" w14:paraId="5F717496"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436"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37"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w:t>
            </w:r>
          </w:p>
          <w:p w14:paraId="5F717438"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w:t>
            </w:r>
            <w:proofErr w:type="spellStart"/>
            <w:r w:rsidRPr="00A0145E">
              <w:rPr>
                <w:rFonts w:ascii="宋体" w:hAnsi="宋体"/>
                <w:color w:val="000000" w:themeColor="text1"/>
                <w:sz w:val="18"/>
                <w:szCs w:val="18"/>
              </w:rPr>
              <w:t>Enroute</w:t>
            </w:r>
            <w:proofErr w:type="spellEnd"/>
            <w:r w:rsidRPr="00A0145E">
              <w:rPr>
                <w:rFonts w:ascii="宋体" w:hAnsi="宋体"/>
                <w:color w:val="000000" w:themeColor="text1"/>
                <w:sz w:val="18"/>
                <w:szCs w:val="18"/>
              </w:rPr>
              <w:t xml:space="preserve"> Weather  *</w:t>
            </w:r>
          </w:p>
          <w:p w14:paraId="5F717439"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w:t>
            </w:r>
          </w:p>
          <w:p w14:paraId="5F71743A"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3B" w14:textId="77777777" w:rsidR="004053AC" w:rsidRPr="00A0145E" w:rsidRDefault="00A7617F" w:rsidP="004053AC">
            <w:pPr>
              <w:adjustRightInd w:val="0"/>
              <w:snapToGrid w:val="0"/>
              <w:spacing w:line="240" w:lineRule="auto"/>
              <w:ind w:left="0"/>
              <w:rPr>
                <w:rFonts w:ascii="宋体" w:hAnsi="宋体"/>
                <w:color w:val="000000" w:themeColor="text1"/>
                <w:sz w:val="18"/>
                <w:szCs w:val="18"/>
              </w:rPr>
            </w:pPr>
            <w:r>
              <w:rPr>
                <w:rFonts w:ascii="宋体" w:hAnsi="宋体"/>
                <w:color w:val="000000" w:themeColor="text1"/>
                <w:sz w:val="18"/>
                <w:szCs w:val="18"/>
              </w:rPr>
              <w:fldChar w:fldCharType="begin"/>
            </w:r>
            <w:r w:rsidR="004053AC">
              <w:rPr>
                <w:rFonts w:ascii="宋体" w:hAnsi="宋体" w:hint="eastAsia"/>
                <w:color w:val="000000" w:themeColor="text1"/>
                <w:sz w:val="18"/>
                <w:szCs w:val="18"/>
              </w:rPr>
              <w:instrText>eq \o\ac(○,</w:instrText>
            </w:r>
            <w:r w:rsidR="004053AC" w:rsidRPr="002C7984">
              <w:rPr>
                <w:rFonts w:ascii="宋体" w:hAnsi="宋体" w:hint="eastAsia"/>
                <w:color w:val="000000" w:themeColor="text1"/>
                <w:position w:val="2"/>
                <w:sz w:val="12"/>
                <w:szCs w:val="18"/>
              </w:rPr>
              <w:instrText>1</w:instrText>
            </w:r>
            <w:r w:rsidR="004053AC">
              <w:rPr>
                <w:rFonts w:ascii="宋体" w:hAnsi="宋体" w:hint="eastAsia"/>
                <w:color w:val="000000" w:themeColor="text1"/>
                <w:sz w:val="18"/>
                <w:szCs w:val="18"/>
              </w:rPr>
              <w:instrText>)</w:instrText>
            </w:r>
            <w:r>
              <w:rPr>
                <w:rFonts w:ascii="宋体" w:hAnsi="宋体"/>
                <w:color w:val="000000" w:themeColor="text1"/>
                <w:sz w:val="18"/>
                <w:szCs w:val="18"/>
              </w:rPr>
              <w:fldChar w:fldCharType="end"/>
            </w:r>
          </w:p>
          <w:p w14:paraId="5F71743C"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VYYF FIR 2018010D6FFV01 A0003/18</w:t>
            </w:r>
          </w:p>
          <w:p w14:paraId="5F71743D"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Q)VYYF/QWMLW/IV/BO  /E /000/380/N1831.0E09558.0R010</w:t>
            </w:r>
          </w:p>
          <w:p w14:paraId="5F71743E"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A)VYYF B)201801082330 C)201801101130</w:t>
            </w:r>
          </w:p>
          <w:p w14:paraId="5F71743F"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D)BTN 2330/1130 ON 08 TO 10 JAN 2018</w:t>
            </w:r>
          </w:p>
          <w:p w14:paraId="5F717440"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E)GND TO AIR GUN FIRING EXERCISE WILL TAKE PLACE</w:t>
            </w:r>
          </w:p>
          <w:p w14:paraId="5F717441"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AT MALUN.</w:t>
            </w:r>
          </w:p>
          <w:p w14:paraId="5F717442"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FIRING RANGE AS FOLLOW: :</w:t>
            </w:r>
          </w:p>
          <w:p w14:paraId="5F717443"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COORD: :  1940N  TO  2000N</w:t>
            </w:r>
          </w:p>
          <w:p w14:paraId="5F717444"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09430E  TO 09510E</w:t>
            </w:r>
          </w:p>
          <w:p w14:paraId="5F717445"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ALL ACFT AND HELICOPTER AVOID IN THIS AREA</w:t>
            </w:r>
          </w:p>
          <w:p w14:paraId="5F717446"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F)GND</w:t>
            </w:r>
          </w:p>
          <w:p w14:paraId="5F717447"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G)38000FT AGL</w:t>
            </w:r>
          </w:p>
          <w:p w14:paraId="5F717448"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49"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4A"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VYYF FIR 201708254D8V01 A0138/17</w:t>
            </w:r>
          </w:p>
          <w:p w14:paraId="5F71744B"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Q)VYYF/QWMLW/IV/BO  /E /000/999/N1711.0E09601.0R005</w:t>
            </w:r>
          </w:p>
          <w:p w14:paraId="5F71744C"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A)VYYF B)201709140001 C)PERM</w:t>
            </w:r>
          </w:p>
          <w:p w14:paraId="5F71744D"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E)VYD9 SHWEPYI ACTIVE FIRING RANGE AREA BOUNDED BY A LINE OF</w:t>
            </w:r>
          </w:p>
          <w:p w14:paraId="5F71744E"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CIRCLE RADIUS 5NM, CENTERD AT 171100.0N 0960100.0E</w:t>
            </w:r>
          </w:p>
          <w:p w14:paraId="5F71744F"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lastRenderedPageBreak/>
              <w:t>F)GND</w:t>
            </w:r>
          </w:p>
          <w:p w14:paraId="5F717450"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G)UNL</w:t>
            </w:r>
          </w:p>
          <w:p w14:paraId="5F717451"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52"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NOTAMIF</w:t>
            </w:r>
          </w:p>
          <w:p w14:paraId="5F717453"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54"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55"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VGEG 080900Z 33013KT 3500 HZ NSC 23/06 Q1012 NOSIG=</w:t>
            </w:r>
          </w:p>
          <w:p w14:paraId="5F717456"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57"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58"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TAF VGEG  080500Z 0806/0912 02009KT 3500 HZ NSC</w:t>
            </w:r>
          </w:p>
          <w:p w14:paraId="5F717459"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BECMG 0812/0814 35006KT 4000 HZ NSC</w:t>
            </w:r>
          </w:p>
          <w:p w14:paraId="5F71745A"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BECMG 0820/0822 02006KT 2000 BR SCT013</w:t>
            </w:r>
          </w:p>
          <w:p w14:paraId="5F71745B"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TEMPO 0823/0902 03005KT 1200 BR SCT011</w:t>
            </w:r>
          </w:p>
          <w:p w14:paraId="5F71745C"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BECMG 0904/0906 06010KT 4000 HZ NSC=</w:t>
            </w:r>
          </w:p>
          <w:p w14:paraId="5F71745D"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5E"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5F"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FC</w:t>
            </w:r>
          </w:p>
          <w:p w14:paraId="5F717460"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61"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FD  DATA BASED ON 080000Z</w:t>
            </w:r>
          </w:p>
          <w:p w14:paraId="5F717462"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VALID 081800Z FOR USE 081500Z TO 082100Z</w:t>
            </w:r>
          </w:p>
          <w:p w14:paraId="5F717463"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6000    9000   12000   18000   24000   30000   34000   39000</w:t>
            </w:r>
          </w:p>
          <w:p w14:paraId="5F717464"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VGEG 2908P14 2817P11 2724P07 2935M03 2840M16 2937M31 2841M42 2840M54</w:t>
            </w:r>
          </w:p>
          <w:p w14:paraId="5F717465"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66"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67"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VGEG APT 20170903DD4V01 A0256/17</w:t>
            </w:r>
          </w:p>
          <w:p w14:paraId="5F717468"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Q)VGFR/QICAK/  /    /A /000/999/N2215.4E09149.3</w:t>
            </w:r>
          </w:p>
          <w:p w14:paraId="5F717469"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A)VGEG B)201709050630 C)PERM</w:t>
            </w:r>
          </w:p>
          <w:p w14:paraId="5F71746A"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E)ILS RWY-23 (LLZ FREQ 110.5 MHZ IDENT "ICG" ) ON THE AIR</w:t>
            </w:r>
          </w:p>
          <w:p w14:paraId="5F71746B"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6C"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6D"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VGFR FIR 201712153E0V01 A0358/17</w:t>
            </w:r>
          </w:p>
          <w:p w14:paraId="5F71746E"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Q)VGFR/QWMLW/IV/BO  /E /000/400/</w:t>
            </w:r>
          </w:p>
          <w:p w14:paraId="5F71746F"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A)VGFR B)201801010000 C)201801312359</w:t>
            </w:r>
          </w:p>
          <w:p w14:paraId="5F717470"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D)BTN 0000-1700 AND 2200-2359 DLY FM 01 TO 31 JAN 2018</w:t>
            </w:r>
          </w:p>
          <w:p w14:paraId="5F717471"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E)FIRING PRACTICE WILL CARRY OUT  WI THE AREA VGD-31/32/34 BY</w:t>
            </w:r>
          </w:p>
          <w:p w14:paraId="5F717472"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BANGLADESH NAVY SHIPS.</w:t>
            </w:r>
          </w:p>
          <w:p w14:paraId="5F717473"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F)WATER</w:t>
            </w:r>
          </w:p>
          <w:p w14:paraId="5F717474"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lastRenderedPageBreak/>
              <w:t>G)FL400</w:t>
            </w:r>
          </w:p>
          <w:p w14:paraId="5F717475"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76"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METAR</w:t>
            </w:r>
          </w:p>
          <w:p w14:paraId="5F717477"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78"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TAF_FC</w:t>
            </w:r>
          </w:p>
          <w:p w14:paraId="5F717479"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7A"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FC</w:t>
            </w:r>
          </w:p>
          <w:p w14:paraId="5F71747B"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7C"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FD  DATA BASED ON 080000Z</w:t>
            </w:r>
          </w:p>
          <w:p w14:paraId="5F71747D"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VALID 081800Z FOR USE 081500Z TO 082100Z</w:t>
            </w:r>
          </w:p>
          <w:p w14:paraId="5F71747E"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6000    9000   12000   18000   24000   30000   34000   39000</w:t>
            </w:r>
          </w:p>
          <w:p w14:paraId="5F71747F"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VGCB 2808P15 2719P12 2725P07 2930M03 2831M16 2929M31 2933M42 2834M54</w:t>
            </w:r>
          </w:p>
          <w:p w14:paraId="5F717480"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81" w14:textId="77777777" w:rsidR="004053AC"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NOTAMI</w:t>
            </w:r>
          </w:p>
          <w:p w14:paraId="5F717482" w14:textId="77777777" w:rsidR="004053AC" w:rsidRDefault="004053AC" w:rsidP="004053AC">
            <w:pPr>
              <w:adjustRightInd w:val="0"/>
              <w:snapToGrid w:val="0"/>
              <w:spacing w:line="240" w:lineRule="auto"/>
              <w:ind w:left="0"/>
              <w:rPr>
                <w:rFonts w:ascii="宋体" w:hAnsi="宋体"/>
                <w:color w:val="000000" w:themeColor="text1"/>
                <w:sz w:val="18"/>
                <w:szCs w:val="18"/>
              </w:rPr>
            </w:pPr>
          </w:p>
          <w:p w14:paraId="5F717483"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METAR</w:t>
            </w:r>
          </w:p>
          <w:p w14:paraId="5F717484"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85"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TAF_FC</w:t>
            </w:r>
          </w:p>
          <w:p w14:paraId="5F717486"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87"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FC</w:t>
            </w:r>
          </w:p>
          <w:p w14:paraId="5F717488"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89"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FD  DATA BASED ON 080000Z</w:t>
            </w:r>
          </w:p>
          <w:p w14:paraId="5F71748A"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VALID 081800Z FOR USE 081500Z TO 082100Z</w:t>
            </w:r>
          </w:p>
          <w:p w14:paraId="5F71748B"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6000    9000   12000   18000   24000   30000   34000   39000</w:t>
            </w:r>
          </w:p>
          <w:p w14:paraId="5F71748C"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VGTJ 2917P13 2822P10 2828P06 2944M04 2851M16 2847M32 2851M42 2849M54</w:t>
            </w:r>
          </w:p>
          <w:p w14:paraId="5F71748D"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8E" w14:textId="77777777" w:rsidR="004053AC"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NOTAMI</w:t>
            </w:r>
          </w:p>
          <w:p w14:paraId="5F71748F" w14:textId="77777777" w:rsidR="004053AC"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w:t>
            </w:r>
          </w:p>
          <w:p w14:paraId="5F717490" w14:textId="77777777" w:rsidR="004053AC" w:rsidRDefault="004053AC" w:rsidP="004053AC">
            <w:pPr>
              <w:adjustRightInd w:val="0"/>
              <w:snapToGrid w:val="0"/>
              <w:spacing w:line="240" w:lineRule="auto"/>
              <w:ind w:left="0"/>
              <w:rPr>
                <w:rFonts w:ascii="宋体" w:hAnsi="宋体"/>
                <w:color w:val="000000" w:themeColor="text1"/>
                <w:sz w:val="18"/>
                <w:szCs w:val="18"/>
              </w:rPr>
            </w:pPr>
          </w:p>
          <w:p w14:paraId="5F717491"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TOTAL NUMBER OF NON_GRAPHIC: 38  NOTAMS:  11</w:t>
            </w:r>
            <w:r w:rsidR="00465F2D">
              <w:rPr>
                <w:rFonts w:ascii="宋体" w:hAnsi="宋体" w:hint="eastAsia"/>
                <w:color w:val="000000" w:themeColor="text1"/>
                <w:sz w:val="18"/>
                <w:szCs w:val="18"/>
              </w:rPr>
              <w:t xml:space="preserve">                       </w:t>
            </w:r>
            <w:r w:rsidR="00A7617F">
              <w:rPr>
                <w:rFonts w:ascii="宋体" w:hAnsi="宋体"/>
                <w:color w:val="000000" w:themeColor="text1"/>
                <w:sz w:val="18"/>
                <w:szCs w:val="18"/>
              </w:rPr>
              <w:fldChar w:fldCharType="begin"/>
            </w:r>
            <w:r>
              <w:rPr>
                <w:rFonts w:ascii="宋体" w:hAnsi="宋体" w:hint="eastAsia"/>
                <w:color w:val="000000" w:themeColor="text1"/>
                <w:sz w:val="18"/>
                <w:szCs w:val="18"/>
              </w:rPr>
              <w:instrText>eq \o\ac(○,</w:instrText>
            </w:r>
            <w:r w:rsidRPr="002C7984">
              <w:rPr>
                <w:rFonts w:ascii="宋体" w:hAnsi="宋体" w:hint="eastAsia"/>
                <w:color w:val="000000" w:themeColor="text1"/>
                <w:position w:val="2"/>
                <w:sz w:val="12"/>
                <w:szCs w:val="18"/>
              </w:rPr>
              <w:instrText>2</w:instrText>
            </w:r>
            <w:r>
              <w:rPr>
                <w:rFonts w:ascii="宋体" w:hAnsi="宋体" w:hint="eastAsia"/>
                <w:color w:val="000000" w:themeColor="text1"/>
                <w:sz w:val="18"/>
                <w:szCs w:val="18"/>
              </w:rPr>
              <w:instrText>)</w:instrText>
            </w:r>
            <w:r w:rsidR="00A7617F">
              <w:rPr>
                <w:rFonts w:ascii="宋体" w:hAnsi="宋体"/>
                <w:color w:val="000000" w:themeColor="text1"/>
                <w:sz w:val="18"/>
                <w:szCs w:val="18"/>
              </w:rPr>
              <w:fldChar w:fldCharType="end"/>
            </w:r>
          </w:p>
          <w:p w14:paraId="5F717492"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93"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94"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END OF JEPPESEN DATAPLAN</w:t>
            </w:r>
          </w:p>
          <w:p w14:paraId="5F717495" w14:textId="77777777" w:rsidR="004053AC" w:rsidRPr="00AE0DB5"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REQUEST NO. 10741</w:t>
            </w:r>
            <w:r w:rsidR="00465F2D">
              <w:rPr>
                <w:rFonts w:ascii="宋体" w:hAnsi="宋体" w:hint="eastAsia"/>
                <w:color w:val="000000" w:themeColor="text1"/>
                <w:sz w:val="18"/>
                <w:szCs w:val="18"/>
              </w:rPr>
              <w:t xml:space="preserve">                                                   </w:t>
            </w:r>
            <w:r w:rsidR="00A7617F">
              <w:rPr>
                <w:rFonts w:ascii="宋体" w:hAnsi="宋体"/>
                <w:color w:val="000000" w:themeColor="text1"/>
                <w:sz w:val="18"/>
                <w:szCs w:val="18"/>
              </w:rPr>
              <w:fldChar w:fldCharType="begin"/>
            </w:r>
            <w:r>
              <w:rPr>
                <w:rFonts w:ascii="宋体" w:hAnsi="宋体" w:hint="eastAsia"/>
                <w:color w:val="000000" w:themeColor="text1"/>
                <w:sz w:val="18"/>
                <w:szCs w:val="18"/>
              </w:rPr>
              <w:instrText>eq \o\ac(○,</w:instrText>
            </w:r>
            <w:r w:rsidRPr="002C7984">
              <w:rPr>
                <w:rFonts w:ascii="宋体" w:hAnsi="宋体" w:hint="eastAsia"/>
                <w:color w:val="000000" w:themeColor="text1"/>
                <w:position w:val="2"/>
                <w:sz w:val="12"/>
                <w:szCs w:val="18"/>
              </w:rPr>
              <w:instrText>3</w:instrText>
            </w:r>
            <w:r>
              <w:rPr>
                <w:rFonts w:ascii="宋体" w:hAnsi="宋体" w:hint="eastAsia"/>
                <w:color w:val="000000" w:themeColor="text1"/>
                <w:sz w:val="18"/>
                <w:szCs w:val="18"/>
              </w:rPr>
              <w:instrText>)</w:instrText>
            </w:r>
            <w:r w:rsidR="00A7617F">
              <w:rPr>
                <w:rFonts w:ascii="宋体" w:hAnsi="宋体"/>
                <w:color w:val="000000" w:themeColor="text1"/>
                <w:sz w:val="18"/>
                <w:szCs w:val="18"/>
              </w:rPr>
              <w:fldChar w:fldCharType="end"/>
            </w:r>
          </w:p>
        </w:tc>
      </w:tr>
      <w:tr w:rsidR="004053AC" w:rsidRPr="00AE0DB5" w14:paraId="5F7174B6"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497"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98"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w:t>
            </w:r>
          </w:p>
          <w:p w14:paraId="5F717499"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Flight Hazards and Area Forecasts *</w:t>
            </w:r>
          </w:p>
          <w:p w14:paraId="5F71749A"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lastRenderedPageBreak/>
              <w:t>**************************************</w:t>
            </w:r>
          </w:p>
          <w:p w14:paraId="5F71749B" w14:textId="77777777" w:rsidR="004053AC" w:rsidRPr="00A0145E" w:rsidRDefault="00A7617F" w:rsidP="00465F2D">
            <w:pPr>
              <w:adjustRightInd w:val="0"/>
              <w:snapToGrid w:val="0"/>
              <w:spacing w:line="240" w:lineRule="auto"/>
              <w:ind w:left="0" w:firstLineChars="3350" w:firstLine="6030"/>
              <w:rPr>
                <w:rFonts w:ascii="宋体" w:hAnsi="宋体"/>
                <w:color w:val="000000" w:themeColor="text1"/>
                <w:sz w:val="18"/>
                <w:szCs w:val="18"/>
              </w:rPr>
            </w:pPr>
            <w:r>
              <w:rPr>
                <w:rFonts w:ascii="宋体" w:hAnsi="宋体"/>
                <w:color w:val="000000" w:themeColor="text1"/>
                <w:sz w:val="18"/>
                <w:szCs w:val="18"/>
              </w:rPr>
              <w:fldChar w:fldCharType="begin"/>
            </w:r>
            <w:r w:rsidR="004053AC">
              <w:rPr>
                <w:rFonts w:ascii="宋体" w:hAnsi="宋体" w:hint="eastAsia"/>
                <w:color w:val="000000" w:themeColor="text1"/>
                <w:sz w:val="18"/>
                <w:szCs w:val="18"/>
              </w:rPr>
              <w:instrText>eq \o\ac(○,</w:instrText>
            </w:r>
            <w:r w:rsidR="004053AC" w:rsidRPr="002C7984">
              <w:rPr>
                <w:rFonts w:ascii="宋体" w:hAnsi="宋体" w:hint="eastAsia"/>
                <w:color w:val="000000" w:themeColor="text1"/>
                <w:position w:val="2"/>
                <w:sz w:val="12"/>
                <w:szCs w:val="18"/>
              </w:rPr>
              <w:instrText>4</w:instrText>
            </w:r>
            <w:r w:rsidR="004053AC">
              <w:rPr>
                <w:rFonts w:ascii="宋体" w:hAnsi="宋体" w:hint="eastAsia"/>
                <w:color w:val="000000" w:themeColor="text1"/>
                <w:sz w:val="18"/>
                <w:szCs w:val="18"/>
              </w:rPr>
              <w:instrText>)</w:instrText>
            </w:r>
            <w:r>
              <w:rPr>
                <w:rFonts w:ascii="宋体" w:hAnsi="宋体"/>
                <w:color w:val="000000" w:themeColor="text1"/>
                <w:sz w:val="18"/>
                <w:szCs w:val="18"/>
              </w:rPr>
              <w:fldChar w:fldCharType="end"/>
            </w:r>
          </w:p>
          <w:p w14:paraId="5F71749C"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9D"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KUNMING                 CHANGSHUI                      (KMG) ZPPP</w:t>
            </w:r>
          </w:p>
          <w:p w14:paraId="5F71749E"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w:t>
            </w:r>
          </w:p>
          <w:p w14:paraId="5F71749F"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A0"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WSCI31 RCTP 080858</w:t>
            </w:r>
          </w:p>
          <w:p w14:paraId="5F7174A1"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RCAA SIGMET 3 VALID 080900/081300 RCTP-</w:t>
            </w:r>
          </w:p>
          <w:p w14:paraId="5F7174A2"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RCAA TAIPEI FIR EMBD TS FCST</w:t>
            </w:r>
          </w:p>
          <w:p w14:paraId="5F7174A3"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WI N2430 E11730 - N2800 E12100 - N2600 E12400 - N2200 E12200 -</w:t>
            </w:r>
          </w:p>
          <w:p w14:paraId="5F7174A4"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N2200 E11730</w:t>
            </w:r>
          </w:p>
          <w:p w14:paraId="5F7174A5"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TOP FL430 MOV E 15KT NC</w:t>
            </w:r>
          </w:p>
          <w:p w14:paraId="5F7174A6"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A7"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WSCI33 ZBAA 080720</w:t>
            </w:r>
          </w:p>
          <w:p w14:paraId="5F7174A8"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ZBPE SIGMET 2 VALID 080750/081150 ZBAA-</w:t>
            </w:r>
          </w:p>
          <w:p w14:paraId="5F7174A9"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ZBPE BEIJING FIR SEV TURB FCST N OF N36 SFC/FL330 STNR NC</w:t>
            </w:r>
          </w:p>
          <w:p w14:paraId="5F7174AA"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AB"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WSCI35 ZGGG 080706</w:t>
            </w:r>
          </w:p>
          <w:p w14:paraId="5F7174AC"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ZGZU SIGMET 2 VALID 080720/081120 ZGGG-</w:t>
            </w:r>
          </w:p>
          <w:p w14:paraId="5F7174AD"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ZGZU GUANGZHOU FIR SEV TURB FCST N OF N26 FL260/360 STNR NC</w:t>
            </w:r>
          </w:p>
          <w:p w14:paraId="5F7174AE"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AF"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WSCI36 ZUUU 080619</w:t>
            </w:r>
          </w:p>
          <w:p w14:paraId="5F7174B0"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ZPKM SIGMET 2 VALID 080700/081100 ZUUU-</w:t>
            </w:r>
          </w:p>
          <w:p w14:paraId="5F7174B1"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ZPKM KUNMING FIR SEV ICE FCST N OF N25 AND E OF E102 FL030/180 STNR</w:t>
            </w:r>
          </w:p>
          <w:p w14:paraId="5F7174B2"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 xml:space="preserve"> WKN</w:t>
            </w:r>
          </w:p>
          <w:p w14:paraId="5F7174B3"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B4" w14:textId="77777777" w:rsidR="004053AC" w:rsidRPr="00A0145E" w:rsidRDefault="004053AC" w:rsidP="004053AC">
            <w:pPr>
              <w:adjustRightInd w:val="0"/>
              <w:snapToGrid w:val="0"/>
              <w:spacing w:line="240" w:lineRule="auto"/>
              <w:ind w:left="0"/>
              <w:rPr>
                <w:rFonts w:ascii="宋体" w:hAnsi="宋体"/>
                <w:color w:val="000000" w:themeColor="text1"/>
                <w:sz w:val="18"/>
                <w:szCs w:val="18"/>
              </w:rPr>
            </w:pPr>
          </w:p>
          <w:p w14:paraId="5F7174B5" w14:textId="77777777" w:rsidR="004053AC" w:rsidRPr="00AE0DB5" w:rsidRDefault="004053AC" w:rsidP="004053AC">
            <w:pPr>
              <w:adjustRightInd w:val="0"/>
              <w:snapToGrid w:val="0"/>
              <w:spacing w:line="240" w:lineRule="auto"/>
              <w:ind w:left="0"/>
              <w:rPr>
                <w:rFonts w:ascii="宋体" w:hAnsi="宋体"/>
                <w:color w:val="000000" w:themeColor="text1"/>
                <w:sz w:val="18"/>
                <w:szCs w:val="18"/>
              </w:rPr>
            </w:pPr>
            <w:r w:rsidRPr="00A0145E">
              <w:rPr>
                <w:rFonts w:ascii="宋体" w:hAnsi="宋体"/>
                <w:color w:val="000000" w:themeColor="text1"/>
                <w:sz w:val="18"/>
                <w:szCs w:val="18"/>
              </w:rPr>
              <w:t>NO DATA AVAILABLE FOR: WW, WT</w:t>
            </w:r>
          </w:p>
        </w:tc>
      </w:tr>
      <w:tr w:rsidR="004053AC" w:rsidRPr="00AE0DB5" w14:paraId="5F7174BB" w14:textId="77777777" w:rsidTr="004053AC">
        <w:tc>
          <w:tcPr>
            <w:tcW w:w="5000" w:type="pct"/>
            <w:tcBorders>
              <w:top w:val="single" w:sz="4" w:space="0" w:color="000000"/>
              <w:left w:val="single" w:sz="4" w:space="0" w:color="000000"/>
              <w:bottom w:val="single" w:sz="4" w:space="0" w:color="000000"/>
              <w:right w:val="single" w:sz="4" w:space="0" w:color="000000"/>
            </w:tcBorders>
          </w:tcPr>
          <w:p w14:paraId="5F7174B7" w14:textId="77777777" w:rsidR="004053AC" w:rsidRPr="00AE0DB5" w:rsidRDefault="004053AC" w:rsidP="005959F9">
            <w:pPr>
              <w:numPr>
                <w:ilvl w:val="0"/>
                <w:numId w:val="2"/>
              </w:numPr>
              <w:adjustRightInd w:val="0"/>
              <w:snapToGrid w:val="0"/>
              <w:ind w:left="0" w:firstLine="0"/>
              <w:rPr>
                <w:rFonts w:ascii="宋体" w:hAnsi="宋体"/>
                <w:color w:val="000000" w:themeColor="text1"/>
                <w:sz w:val="18"/>
                <w:szCs w:val="18"/>
              </w:rPr>
            </w:pPr>
            <w:r w:rsidRPr="00AE0DB5">
              <w:rPr>
                <w:rFonts w:ascii="宋体" w:hAnsi="宋体" w:hint="eastAsia"/>
                <w:color w:val="000000" w:themeColor="text1"/>
                <w:sz w:val="18"/>
                <w:szCs w:val="18"/>
              </w:rPr>
              <w:lastRenderedPageBreak/>
              <w:t>航路</w:t>
            </w:r>
            <w:r>
              <w:rPr>
                <w:rFonts w:ascii="宋体" w:hAnsi="宋体" w:hint="eastAsia"/>
                <w:color w:val="000000" w:themeColor="text1"/>
                <w:sz w:val="18"/>
                <w:szCs w:val="18"/>
              </w:rPr>
              <w:t>备降场</w:t>
            </w:r>
            <w:r w:rsidRPr="00AE0DB5">
              <w:rPr>
                <w:rFonts w:ascii="宋体" w:hAnsi="宋体" w:hint="eastAsia"/>
                <w:color w:val="000000" w:themeColor="text1"/>
                <w:sz w:val="18"/>
                <w:szCs w:val="18"/>
              </w:rPr>
              <w:t>天气</w:t>
            </w:r>
            <w:r>
              <w:rPr>
                <w:rFonts w:ascii="宋体" w:hAnsi="宋体" w:hint="eastAsia"/>
                <w:color w:val="000000" w:themeColor="text1"/>
                <w:sz w:val="18"/>
                <w:szCs w:val="18"/>
              </w:rPr>
              <w:t>、通告及</w:t>
            </w:r>
            <w:r w:rsidRPr="00AE0DB5">
              <w:rPr>
                <w:rFonts w:ascii="宋体" w:hAnsi="宋体" w:hint="eastAsia"/>
                <w:color w:val="000000" w:themeColor="text1"/>
                <w:sz w:val="18"/>
                <w:szCs w:val="18"/>
              </w:rPr>
              <w:t>数据有效期</w:t>
            </w:r>
          </w:p>
          <w:p w14:paraId="5F7174B8" w14:textId="77777777" w:rsidR="004053AC" w:rsidRPr="002C7984" w:rsidRDefault="004053AC" w:rsidP="005959F9">
            <w:pPr>
              <w:numPr>
                <w:ilvl w:val="0"/>
                <w:numId w:val="2"/>
              </w:numPr>
              <w:adjustRightInd w:val="0"/>
              <w:snapToGrid w:val="0"/>
              <w:ind w:left="0" w:firstLine="0"/>
              <w:rPr>
                <w:rFonts w:ascii="宋体" w:hAnsi="宋体"/>
                <w:color w:val="000000" w:themeColor="text1"/>
                <w:sz w:val="18"/>
                <w:szCs w:val="18"/>
              </w:rPr>
            </w:pPr>
            <w:r w:rsidRPr="002C7984">
              <w:rPr>
                <w:rFonts w:ascii="宋体" w:hAnsi="宋体" w:hint="eastAsia"/>
                <w:color w:val="000000" w:themeColor="text1"/>
                <w:sz w:val="18"/>
                <w:szCs w:val="18"/>
              </w:rPr>
              <w:t>天气数目、NOTAM数目</w:t>
            </w:r>
          </w:p>
          <w:p w14:paraId="5F7174B9" w14:textId="77777777" w:rsidR="004053AC" w:rsidRDefault="004053AC" w:rsidP="005959F9">
            <w:pPr>
              <w:numPr>
                <w:ilvl w:val="0"/>
                <w:numId w:val="2"/>
              </w:numPr>
              <w:adjustRightInd w:val="0"/>
              <w:snapToGrid w:val="0"/>
              <w:ind w:left="0" w:firstLine="0"/>
              <w:rPr>
                <w:rFonts w:ascii="宋体" w:hAnsi="宋体"/>
                <w:color w:val="000000" w:themeColor="text1"/>
                <w:sz w:val="18"/>
                <w:szCs w:val="18"/>
              </w:rPr>
            </w:pPr>
            <w:r w:rsidRPr="00AE0DB5">
              <w:rPr>
                <w:rFonts w:ascii="宋体" w:hAnsi="宋体" w:hint="eastAsia"/>
                <w:color w:val="000000" w:themeColor="text1"/>
                <w:sz w:val="18"/>
                <w:szCs w:val="18"/>
              </w:rPr>
              <w:t>JEPPESEN DATAPLAN请求号</w:t>
            </w:r>
          </w:p>
          <w:p w14:paraId="5F7174BA" w14:textId="77777777" w:rsidR="004053AC" w:rsidRPr="00AE0DB5" w:rsidRDefault="004053AC" w:rsidP="005959F9">
            <w:pPr>
              <w:numPr>
                <w:ilvl w:val="0"/>
                <w:numId w:val="2"/>
              </w:numPr>
              <w:adjustRightInd w:val="0"/>
              <w:snapToGrid w:val="0"/>
              <w:ind w:left="0" w:firstLine="0"/>
              <w:rPr>
                <w:rFonts w:ascii="宋体" w:hAnsi="宋体"/>
                <w:color w:val="000000" w:themeColor="text1"/>
                <w:sz w:val="18"/>
                <w:szCs w:val="18"/>
              </w:rPr>
            </w:pPr>
            <w:r>
              <w:rPr>
                <w:rFonts w:ascii="宋体" w:hAnsi="宋体" w:hint="eastAsia"/>
                <w:color w:val="000000" w:themeColor="text1"/>
                <w:sz w:val="18"/>
                <w:szCs w:val="18"/>
              </w:rPr>
              <w:t>航路重要天气</w:t>
            </w:r>
          </w:p>
        </w:tc>
      </w:tr>
    </w:tbl>
    <w:p w14:paraId="5F7174BC" w14:textId="77777777" w:rsidR="004053AC" w:rsidRPr="004053AC" w:rsidRDefault="004053AC" w:rsidP="004053AC">
      <w:pPr>
        <w:ind w:left="0"/>
        <w:outlineLvl w:val="1"/>
        <w:rPr>
          <w:b/>
        </w:rPr>
      </w:pPr>
    </w:p>
    <w:p w14:paraId="5F7174BD" w14:textId="77777777" w:rsidR="00A22ECF" w:rsidRPr="00CA4120" w:rsidRDefault="00926752" w:rsidP="005959F9">
      <w:pPr>
        <w:pStyle w:val="aff0"/>
        <w:numPr>
          <w:ilvl w:val="0"/>
          <w:numId w:val="248"/>
        </w:numPr>
        <w:ind w:left="1134" w:firstLineChars="0" w:hanging="1134"/>
        <w:outlineLvl w:val="1"/>
        <w:rPr>
          <w:b/>
        </w:rPr>
      </w:pPr>
      <w:r w:rsidRPr="00CA4120">
        <w:rPr>
          <w:rFonts w:hint="eastAsia"/>
          <w:b/>
        </w:rPr>
        <w:t xml:space="preserve">  </w:t>
      </w:r>
      <w:bookmarkStart w:id="1169" w:name="_Toc503360799"/>
      <w:r w:rsidR="00A22ECF" w:rsidRPr="00CA4120">
        <w:rPr>
          <w:rFonts w:hint="eastAsia"/>
          <w:b/>
        </w:rPr>
        <w:t>运行信息的记录与管理</w:t>
      </w:r>
      <w:bookmarkEnd w:id="1169"/>
    </w:p>
    <w:p w14:paraId="5F7174BE" w14:textId="77777777" w:rsidR="00A22ECF" w:rsidRPr="00AE0DB5" w:rsidRDefault="00926752" w:rsidP="005959F9">
      <w:pPr>
        <w:pStyle w:val="3"/>
        <w:keepNext w:val="0"/>
        <w:numPr>
          <w:ilvl w:val="2"/>
          <w:numId w:val="223"/>
        </w:numPr>
        <w:kinsoku w:val="0"/>
        <w:overflowPunct w:val="0"/>
        <w:autoSpaceDE w:val="0"/>
        <w:autoSpaceDN w:val="0"/>
      </w:pPr>
      <w:r>
        <w:rPr>
          <w:rFonts w:hint="eastAsia"/>
        </w:rPr>
        <w:t xml:space="preserve">  </w:t>
      </w:r>
      <w:bookmarkStart w:id="1170" w:name="_Toc503360800"/>
      <w:r w:rsidR="00A22ECF" w:rsidRPr="00AE0DB5">
        <w:rPr>
          <w:rFonts w:hint="eastAsia"/>
        </w:rPr>
        <w:t>运行信息的记录种类</w:t>
      </w:r>
      <w:bookmarkEnd w:id="1170"/>
    </w:p>
    <w:p w14:paraId="5F7174BF" w14:textId="77777777" w:rsidR="00A22ECF" w:rsidRPr="007F32B6" w:rsidRDefault="00A22ECF" w:rsidP="005959F9">
      <w:pPr>
        <w:pStyle w:val="aff0"/>
        <w:numPr>
          <w:ilvl w:val="1"/>
          <w:numId w:val="103"/>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7F32B6">
        <w:rPr>
          <w:rFonts w:ascii="宋体" w:hAnsi="宋体" w:hint="eastAsia"/>
          <w:color w:val="000000" w:themeColor="text1"/>
        </w:rPr>
        <w:t>飞行放行单</w:t>
      </w:r>
    </w:p>
    <w:p w14:paraId="5F7174C0" w14:textId="77777777" w:rsidR="00A22ECF" w:rsidRPr="00AE0DB5" w:rsidRDefault="00A22ECF" w:rsidP="000A3D28">
      <w:pPr>
        <w:kinsoku w:val="0"/>
        <w:overflowPunct w:val="0"/>
        <w:autoSpaceDE w:val="0"/>
        <w:autoSpaceDN w:val="0"/>
      </w:pPr>
      <w:r w:rsidRPr="00AE0DB5">
        <w:rPr>
          <w:rFonts w:hint="eastAsia"/>
        </w:rPr>
        <w:t>包含飞机的注册号、航班号、日期、起飞用油、初始站、目的站等信息；见附件《友和道通航空有限公司飞行放行单》。</w:t>
      </w:r>
    </w:p>
    <w:p w14:paraId="5F7174C1" w14:textId="77777777" w:rsidR="00A22ECF" w:rsidRPr="007F32B6" w:rsidRDefault="0023205F" w:rsidP="005959F9">
      <w:pPr>
        <w:pStyle w:val="aff0"/>
        <w:numPr>
          <w:ilvl w:val="0"/>
          <w:numId w:val="103"/>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505A55">
        <w:rPr>
          <w:rFonts w:ascii="宋体" w:hAnsi="宋体"/>
          <w:color w:val="000000" w:themeColor="text1"/>
        </w:rPr>
        <w:t>FOC</w:t>
      </w:r>
      <w:r w:rsidR="00A22ECF" w:rsidRPr="007F32B6">
        <w:rPr>
          <w:rFonts w:ascii="宋体" w:hAnsi="宋体" w:hint="eastAsia"/>
          <w:color w:val="000000" w:themeColor="text1"/>
        </w:rPr>
        <w:t>数据库</w:t>
      </w:r>
    </w:p>
    <w:p w14:paraId="5F7174C2" w14:textId="77777777" w:rsidR="007F32B6" w:rsidRDefault="00A22ECF" w:rsidP="000A3D28">
      <w:pPr>
        <w:kinsoku w:val="0"/>
        <w:overflowPunct w:val="0"/>
        <w:autoSpaceDE w:val="0"/>
        <w:autoSpaceDN w:val="0"/>
      </w:pPr>
      <w:r w:rsidRPr="00AE0DB5">
        <w:rPr>
          <w:rFonts w:hint="eastAsia"/>
        </w:rPr>
        <w:t>包含计算机飞行计划、天气预报、航行通告、燃油、</w:t>
      </w:r>
      <w:r w:rsidRPr="00AE0DB5">
        <w:rPr>
          <w:rFonts w:hint="eastAsia"/>
        </w:rPr>
        <w:t>ATS</w:t>
      </w:r>
      <w:r w:rsidRPr="00AE0DB5">
        <w:rPr>
          <w:rFonts w:hint="eastAsia"/>
        </w:rPr>
        <w:t>、飞行计划、实际起飞、落地时间。</w:t>
      </w:r>
    </w:p>
    <w:p w14:paraId="5F7174C3" w14:textId="77777777" w:rsidR="00A22ECF" w:rsidRPr="007F32B6" w:rsidRDefault="00A22ECF" w:rsidP="005959F9">
      <w:pPr>
        <w:pStyle w:val="aff0"/>
        <w:numPr>
          <w:ilvl w:val="0"/>
          <w:numId w:val="104"/>
        </w:numPr>
        <w:kinsoku w:val="0"/>
        <w:overflowPunct w:val="0"/>
        <w:autoSpaceDE w:val="0"/>
        <w:autoSpaceDN w:val="0"/>
        <w:ind w:firstLineChars="0"/>
        <w:rPr>
          <w:rFonts w:ascii="宋体" w:hAnsi="宋体"/>
          <w:color w:val="000000" w:themeColor="text1"/>
        </w:rPr>
      </w:pPr>
      <w:r w:rsidRPr="007F32B6">
        <w:rPr>
          <w:rFonts w:ascii="宋体" w:hAnsi="宋体" w:hint="eastAsia"/>
          <w:color w:val="000000" w:themeColor="text1"/>
        </w:rPr>
        <w:t>装机单</w:t>
      </w:r>
    </w:p>
    <w:p w14:paraId="5F7174C4" w14:textId="77777777" w:rsidR="00A22ECF" w:rsidRPr="007F32B6" w:rsidRDefault="00570E5C" w:rsidP="005959F9">
      <w:pPr>
        <w:pStyle w:val="aff0"/>
        <w:numPr>
          <w:ilvl w:val="0"/>
          <w:numId w:val="104"/>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1B4EA5">
        <w:rPr>
          <w:rFonts w:ascii="宋体" w:hAnsi="宋体" w:hint="eastAsia"/>
          <w:color w:val="000000" w:themeColor="text1"/>
        </w:rPr>
        <w:t>技术记录本（</w:t>
      </w:r>
      <w:r w:rsidRPr="001B4EA5">
        <w:rPr>
          <w:rFonts w:ascii="宋体" w:hAnsi="宋体"/>
          <w:color w:val="000000" w:themeColor="text1"/>
        </w:rPr>
        <w:t>TLB）包含滑油记录。</w:t>
      </w:r>
    </w:p>
    <w:p w14:paraId="5F7174C5" w14:textId="77777777" w:rsidR="00A22ECF" w:rsidRPr="007F32B6" w:rsidRDefault="00A22ECF" w:rsidP="005959F9">
      <w:pPr>
        <w:pStyle w:val="aff0"/>
        <w:numPr>
          <w:ilvl w:val="0"/>
          <w:numId w:val="104"/>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7F32B6">
        <w:rPr>
          <w:rFonts w:ascii="宋体" w:hAnsi="宋体" w:hint="eastAsia"/>
          <w:color w:val="000000" w:themeColor="text1"/>
        </w:rPr>
        <w:t>事件报告单</w:t>
      </w:r>
    </w:p>
    <w:p w14:paraId="5F7174C6" w14:textId="77777777" w:rsidR="00A22ECF" w:rsidRPr="007F32B6" w:rsidRDefault="00A22ECF" w:rsidP="005959F9">
      <w:pPr>
        <w:pStyle w:val="aff0"/>
        <w:numPr>
          <w:ilvl w:val="0"/>
          <w:numId w:val="104"/>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7F32B6">
        <w:rPr>
          <w:rFonts w:ascii="宋体" w:hAnsi="宋体" w:hint="eastAsia"/>
          <w:color w:val="000000" w:themeColor="text1"/>
        </w:rPr>
        <w:t>飞行任务书包含机组名单等信息。</w:t>
      </w:r>
    </w:p>
    <w:p w14:paraId="5F7174C7" w14:textId="77777777" w:rsidR="00A22ECF" w:rsidRPr="00DE76D5" w:rsidRDefault="00926752" w:rsidP="005959F9">
      <w:pPr>
        <w:pStyle w:val="3"/>
        <w:keepNext w:val="0"/>
        <w:numPr>
          <w:ilvl w:val="2"/>
          <w:numId w:val="223"/>
        </w:numPr>
        <w:kinsoku w:val="0"/>
        <w:overflowPunct w:val="0"/>
        <w:autoSpaceDE w:val="0"/>
        <w:autoSpaceDN w:val="0"/>
      </w:pPr>
      <w:r>
        <w:rPr>
          <w:rFonts w:hint="eastAsia"/>
        </w:rPr>
        <w:t xml:space="preserve">   </w:t>
      </w:r>
      <w:bookmarkStart w:id="1171" w:name="_Toc503360801"/>
      <w:r w:rsidR="00390989" w:rsidRPr="00DE76D5">
        <w:rPr>
          <w:rFonts w:hint="eastAsia"/>
        </w:rPr>
        <w:t>运行信息记录文件的管理</w:t>
      </w:r>
      <w:bookmarkEnd w:id="1171"/>
    </w:p>
    <w:p w14:paraId="5F7174C8" w14:textId="77777777" w:rsidR="00A22ECF" w:rsidRPr="007F32B6" w:rsidRDefault="00390989" w:rsidP="005959F9">
      <w:pPr>
        <w:pStyle w:val="aff0"/>
        <w:numPr>
          <w:ilvl w:val="0"/>
          <w:numId w:val="105"/>
        </w:numPr>
        <w:kinsoku w:val="0"/>
        <w:overflowPunct w:val="0"/>
        <w:autoSpaceDE w:val="0"/>
        <w:autoSpaceDN w:val="0"/>
        <w:ind w:firstLineChars="0"/>
      </w:pPr>
      <w:r w:rsidRPr="007F32B6">
        <w:rPr>
          <w:rFonts w:hint="eastAsia"/>
        </w:rPr>
        <w:t>飞行放行单</w:t>
      </w:r>
    </w:p>
    <w:p w14:paraId="5F7174C9" w14:textId="77777777" w:rsidR="00A22ECF" w:rsidRPr="007F32B6" w:rsidRDefault="00390989" w:rsidP="00CB5486">
      <w:pPr>
        <w:pStyle w:val="aff0"/>
        <w:kinsoku w:val="0"/>
        <w:overflowPunct w:val="0"/>
        <w:autoSpaceDE w:val="0"/>
        <w:autoSpaceDN w:val="0"/>
        <w:ind w:firstLineChars="0" w:firstLine="0"/>
        <w:rPr>
          <w:szCs w:val="21"/>
        </w:rPr>
      </w:pPr>
      <w:r w:rsidRPr="007F32B6">
        <w:rPr>
          <w:rFonts w:hint="eastAsia"/>
          <w:szCs w:val="21"/>
        </w:rPr>
        <w:t>飞行签派员、航站代表或航务代理人将签字后的《飞行放行单》正本和副本在</w:t>
      </w:r>
      <w:r w:rsidRPr="007F32B6">
        <w:rPr>
          <w:szCs w:val="21"/>
        </w:rPr>
        <w:t>30</w:t>
      </w:r>
      <w:r w:rsidRPr="007F32B6">
        <w:rPr>
          <w:szCs w:val="21"/>
        </w:rPr>
        <w:t>天内送交公司武汉签派中心保存，正本和副本在签派部门保存至少</w:t>
      </w:r>
      <w:r w:rsidRPr="007F32B6">
        <w:rPr>
          <w:szCs w:val="21"/>
        </w:rPr>
        <w:t>3</w:t>
      </w:r>
      <w:r w:rsidRPr="007F32B6">
        <w:rPr>
          <w:szCs w:val="21"/>
        </w:rPr>
        <w:t>个月。</w:t>
      </w:r>
    </w:p>
    <w:p w14:paraId="5F7174CA" w14:textId="77777777" w:rsidR="00A22ECF" w:rsidRPr="007F32B6" w:rsidRDefault="009E4691" w:rsidP="005959F9">
      <w:pPr>
        <w:pStyle w:val="aff0"/>
        <w:numPr>
          <w:ilvl w:val="0"/>
          <w:numId w:val="105"/>
        </w:numPr>
        <w:kinsoku w:val="0"/>
        <w:overflowPunct w:val="0"/>
        <w:autoSpaceDE w:val="0"/>
        <w:autoSpaceDN w:val="0"/>
        <w:ind w:firstLineChars="0"/>
      </w:pPr>
      <w:r w:rsidRPr="00505A55">
        <w:t>FOC</w:t>
      </w:r>
      <w:r w:rsidR="00390989" w:rsidRPr="007F32B6">
        <w:t>数据库中的运行信息由设备工程师负责备份，保存</w:t>
      </w:r>
      <w:r w:rsidR="00390989" w:rsidRPr="007F32B6">
        <w:lastRenderedPageBreak/>
        <w:t>周期至少</w:t>
      </w:r>
      <w:r w:rsidR="00390989" w:rsidRPr="007F32B6">
        <w:t>1</w:t>
      </w:r>
      <w:r w:rsidR="00390989" w:rsidRPr="007F32B6">
        <w:t>年。</w:t>
      </w:r>
    </w:p>
    <w:p w14:paraId="5F7174CB" w14:textId="77777777" w:rsidR="00A22ECF" w:rsidRPr="007F32B6" w:rsidRDefault="00390989" w:rsidP="005959F9">
      <w:pPr>
        <w:pStyle w:val="aff0"/>
        <w:numPr>
          <w:ilvl w:val="0"/>
          <w:numId w:val="105"/>
        </w:numPr>
        <w:kinsoku w:val="0"/>
        <w:overflowPunct w:val="0"/>
        <w:autoSpaceDE w:val="0"/>
        <w:autoSpaceDN w:val="0"/>
        <w:ind w:firstLineChars="0"/>
      </w:pPr>
      <w:r w:rsidRPr="007F32B6">
        <w:rPr>
          <w:rFonts w:hint="eastAsia"/>
        </w:rPr>
        <w:t>适航放行单、技术记录本保存在机务工程部（协议维修单位），永久保存。</w:t>
      </w:r>
    </w:p>
    <w:p w14:paraId="5F7174CC" w14:textId="77777777" w:rsidR="00A22ECF" w:rsidRPr="007F32B6" w:rsidRDefault="00390989" w:rsidP="005959F9">
      <w:pPr>
        <w:pStyle w:val="aff0"/>
        <w:numPr>
          <w:ilvl w:val="0"/>
          <w:numId w:val="105"/>
        </w:numPr>
        <w:kinsoku w:val="0"/>
        <w:overflowPunct w:val="0"/>
        <w:autoSpaceDE w:val="0"/>
        <w:autoSpaceDN w:val="0"/>
        <w:ind w:firstLineChars="0"/>
      </w:pPr>
      <w:r w:rsidRPr="007F32B6">
        <w:rPr>
          <w:rFonts w:hint="eastAsia"/>
        </w:rPr>
        <w:t>事件报告单保存在</w:t>
      </w:r>
      <w:r w:rsidR="003A7521" w:rsidRPr="007F32B6">
        <w:rPr>
          <w:rFonts w:hint="eastAsia"/>
        </w:rPr>
        <w:t>运行标准部</w:t>
      </w:r>
      <w:r w:rsidRPr="007F32B6">
        <w:rPr>
          <w:rFonts w:hint="eastAsia"/>
        </w:rPr>
        <w:t>，永久保存。</w:t>
      </w:r>
    </w:p>
    <w:p w14:paraId="5F7174CD" w14:textId="77777777" w:rsidR="00A22ECF" w:rsidRPr="007F32B6" w:rsidRDefault="00390989" w:rsidP="005959F9">
      <w:pPr>
        <w:pStyle w:val="aff0"/>
        <w:numPr>
          <w:ilvl w:val="0"/>
          <w:numId w:val="105"/>
        </w:numPr>
        <w:kinsoku w:val="0"/>
        <w:overflowPunct w:val="0"/>
        <w:autoSpaceDE w:val="0"/>
        <w:autoSpaceDN w:val="0"/>
        <w:ind w:firstLineChars="0"/>
      </w:pPr>
      <w:r w:rsidRPr="007F32B6">
        <w:rPr>
          <w:rFonts w:hint="eastAsia"/>
        </w:rPr>
        <w:t>驾驶员航线合格证明、飞行任务书保存在</w:t>
      </w:r>
      <w:r w:rsidR="003A7521" w:rsidRPr="007F32B6">
        <w:rPr>
          <w:rFonts w:hint="eastAsia"/>
        </w:rPr>
        <w:t>飞行管理部</w:t>
      </w:r>
      <w:r w:rsidRPr="007F32B6">
        <w:rPr>
          <w:rFonts w:hint="eastAsia"/>
        </w:rPr>
        <w:t>，保存周期至少</w:t>
      </w:r>
      <w:r w:rsidRPr="007F32B6">
        <w:t>1</w:t>
      </w:r>
      <w:r w:rsidRPr="007F32B6">
        <w:t>年。</w:t>
      </w:r>
    </w:p>
    <w:p w14:paraId="5F7174CE" w14:textId="77777777" w:rsidR="006F4D77" w:rsidRPr="007F32B6" w:rsidRDefault="00390989" w:rsidP="005959F9">
      <w:pPr>
        <w:pStyle w:val="aff0"/>
        <w:numPr>
          <w:ilvl w:val="0"/>
          <w:numId w:val="105"/>
        </w:numPr>
        <w:kinsoku w:val="0"/>
        <w:overflowPunct w:val="0"/>
        <w:autoSpaceDE w:val="0"/>
        <w:autoSpaceDN w:val="0"/>
        <w:ind w:firstLineChars="0"/>
      </w:pPr>
      <w:r w:rsidRPr="007F32B6">
        <w:rPr>
          <w:rFonts w:hint="eastAsia"/>
        </w:rPr>
        <w:t>飞行计划保存在签派中心</w:t>
      </w:r>
      <w:r w:rsidR="00A22ECF" w:rsidRPr="007F32B6">
        <w:rPr>
          <w:rFonts w:hint="eastAsia"/>
        </w:rPr>
        <w:t>，</w:t>
      </w:r>
      <w:r w:rsidRPr="007F32B6">
        <w:rPr>
          <w:rFonts w:hint="eastAsia"/>
        </w:rPr>
        <w:t>保存至少三个月。</w:t>
      </w:r>
    </w:p>
    <w:p w14:paraId="5F7174CF" w14:textId="77777777" w:rsidR="007F32B6" w:rsidRPr="007F32B6" w:rsidRDefault="00390989" w:rsidP="005959F9">
      <w:pPr>
        <w:pStyle w:val="aff0"/>
        <w:numPr>
          <w:ilvl w:val="0"/>
          <w:numId w:val="105"/>
        </w:numPr>
        <w:kinsoku w:val="0"/>
        <w:overflowPunct w:val="0"/>
        <w:autoSpaceDE w:val="0"/>
        <w:autoSpaceDN w:val="0"/>
        <w:adjustRightInd w:val="0"/>
        <w:snapToGrid w:val="0"/>
        <w:ind w:left="1260" w:hangingChars="600" w:hanging="1260"/>
        <w:jc w:val="left"/>
        <w:rPr>
          <w:rFonts w:ascii="宋体" w:hAnsi="宋体"/>
          <w:b/>
          <w:color w:val="000000" w:themeColor="text1"/>
        </w:rPr>
      </w:pPr>
      <w:r w:rsidRPr="007F32B6">
        <w:rPr>
          <w:rFonts w:hint="eastAsia"/>
        </w:rPr>
        <w:t>飞机在外站运行时飞行资料由代理或者专人负责寄送回武汉运营基地，外站代理保存一份飞行放行单和装载舱单</w:t>
      </w:r>
      <w:r w:rsidR="007F32B6">
        <w:rPr>
          <w:rFonts w:hint="eastAsia"/>
        </w:rPr>
        <w:t>。</w:t>
      </w:r>
    </w:p>
    <w:p w14:paraId="5F7174D0" w14:textId="77777777" w:rsidR="001D2E4B" w:rsidRPr="00CA4120" w:rsidRDefault="00926752" w:rsidP="005959F9">
      <w:pPr>
        <w:pStyle w:val="aff0"/>
        <w:numPr>
          <w:ilvl w:val="0"/>
          <w:numId w:val="248"/>
        </w:numPr>
        <w:ind w:left="1134" w:firstLineChars="0" w:hanging="1134"/>
        <w:outlineLvl w:val="1"/>
        <w:rPr>
          <w:b/>
        </w:rPr>
      </w:pPr>
      <w:r w:rsidRPr="00CA4120">
        <w:rPr>
          <w:rFonts w:hint="eastAsia"/>
          <w:b/>
        </w:rPr>
        <w:t xml:space="preserve">   </w:t>
      </w:r>
      <w:bookmarkStart w:id="1172" w:name="_Toc503360802"/>
      <w:r w:rsidR="001D2E4B" w:rsidRPr="00CA4120">
        <w:rPr>
          <w:rFonts w:hint="eastAsia"/>
          <w:b/>
        </w:rPr>
        <w:t>导航数据库管理</w:t>
      </w:r>
      <w:bookmarkEnd w:id="1172"/>
    </w:p>
    <w:p w14:paraId="5F7174D1" w14:textId="77777777" w:rsidR="001D2E4B" w:rsidRPr="00926752" w:rsidRDefault="00926752" w:rsidP="005959F9">
      <w:pPr>
        <w:pStyle w:val="aff0"/>
        <w:numPr>
          <w:ilvl w:val="0"/>
          <w:numId w:val="224"/>
        </w:numPr>
        <w:kinsoku w:val="0"/>
        <w:overflowPunct w:val="0"/>
        <w:autoSpaceDE w:val="0"/>
        <w:autoSpaceDN w:val="0"/>
        <w:adjustRightInd w:val="0"/>
        <w:snapToGrid w:val="0"/>
        <w:ind w:firstLineChars="0"/>
        <w:jc w:val="left"/>
        <w:rPr>
          <w:rFonts w:ascii="宋体" w:hAnsi="宋体"/>
          <w:color w:val="000000" w:themeColor="text1"/>
        </w:rPr>
      </w:pPr>
      <w:r>
        <w:rPr>
          <w:rFonts w:ascii="宋体" w:hAnsi="宋体" w:hint="eastAsia"/>
          <w:color w:val="000000" w:themeColor="text1"/>
        </w:rPr>
        <w:t xml:space="preserve">   </w:t>
      </w:r>
      <w:r w:rsidR="001D2E4B" w:rsidRPr="00926752">
        <w:rPr>
          <w:rFonts w:ascii="宋体" w:hAnsi="宋体" w:hint="eastAsia"/>
          <w:color w:val="000000" w:themeColor="text1"/>
        </w:rPr>
        <w:t>职责</w:t>
      </w:r>
    </w:p>
    <w:p w14:paraId="5F7174D2" w14:textId="77777777" w:rsidR="001D2E4B" w:rsidRPr="00926752" w:rsidRDefault="00926752" w:rsidP="005959F9">
      <w:pPr>
        <w:pStyle w:val="aff0"/>
        <w:numPr>
          <w:ilvl w:val="0"/>
          <w:numId w:val="225"/>
        </w:numPr>
        <w:kinsoku w:val="0"/>
        <w:overflowPunct w:val="0"/>
        <w:autoSpaceDE w:val="0"/>
        <w:autoSpaceDN w:val="0"/>
        <w:adjustRightInd w:val="0"/>
        <w:snapToGrid w:val="0"/>
        <w:ind w:left="1134" w:firstLineChars="0" w:hanging="567"/>
        <w:jc w:val="left"/>
        <w:rPr>
          <w:rFonts w:ascii="宋体" w:hAnsi="宋体"/>
          <w:color w:val="000000" w:themeColor="text1"/>
        </w:rPr>
      </w:pPr>
      <w:r>
        <w:rPr>
          <w:rFonts w:ascii="宋体" w:hAnsi="宋体" w:hint="eastAsia"/>
          <w:color w:val="000000" w:themeColor="text1"/>
        </w:rPr>
        <w:t xml:space="preserve">   </w:t>
      </w:r>
      <w:r w:rsidR="001D2E4B" w:rsidRPr="00926752">
        <w:rPr>
          <w:rFonts w:ascii="宋体" w:hAnsi="宋体" w:hint="eastAsia"/>
          <w:color w:val="000000" w:themeColor="text1"/>
        </w:rPr>
        <w:t>公司飞机导航数据库的维护工作由运控部性能情报</w:t>
      </w:r>
      <w:r w:rsidR="00B24A23" w:rsidRPr="00926752">
        <w:rPr>
          <w:rFonts w:ascii="宋体" w:hAnsi="宋体" w:hint="eastAsia"/>
          <w:color w:val="000000" w:themeColor="text1"/>
        </w:rPr>
        <w:t>处</w:t>
      </w:r>
      <w:r w:rsidR="001D2E4B" w:rsidRPr="00926752">
        <w:rPr>
          <w:rFonts w:ascii="宋体" w:hAnsi="宋体" w:hint="eastAsia"/>
          <w:color w:val="000000" w:themeColor="text1"/>
        </w:rPr>
        <w:t>负</w:t>
      </w:r>
      <w:r>
        <w:rPr>
          <w:rFonts w:ascii="宋体" w:hAnsi="宋体" w:hint="eastAsia"/>
          <w:color w:val="000000" w:themeColor="text1"/>
        </w:rPr>
        <w:t xml:space="preserve">    </w:t>
      </w:r>
      <w:r w:rsidR="001D2E4B" w:rsidRPr="00926752">
        <w:rPr>
          <w:rFonts w:ascii="宋体" w:hAnsi="宋体" w:hint="eastAsia"/>
          <w:color w:val="000000" w:themeColor="text1"/>
        </w:rPr>
        <w:t>责机务工程部生产计划控制处协助完成。</w:t>
      </w:r>
    </w:p>
    <w:p w14:paraId="5F7174D3" w14:textId="77777777" w:rsidR="001D2E4B" w:rsidRPr="00AE0DB5" w:rsidRDefault="00926752" w:rsidP="005959F9">
      <w:pPr>
        <w:pStyle w:val="aff0"/>
        <w:numPr>
          <w:ilvl w:val="0"/>
          <w:numId w:val="225"/>
        </w:numPr>
        <w:kinsoku w:val="0"/>
        <w:overflowPunct w:val="0"/>
        <w:autoSpaceDE w:val="0"/>
        <w:autoSpaceDN w:val="0"/>
        <w:adjustRightInd w:val="0"/>
        <w:snapToGrid w:val="0"/>
        <w:ind w:left="1134" w:firstLineChars="0" w:hanging="567"/>
        <w:jc w:val="left"/>
        <w:rPr>
          <w:rFonts w:ascii="宋体" w:hAnsi="宋体"/>
          <w:color w:val="000000" w:themeColor="text1"/>
        </w:rPr>
      </w:pPr>
      <w:r>
        <w:rPr>
          <w:rFonts w:ascii="宋体" w:hAnsi="宋体" w:hint="eastAsia"/>
          <w:color w:val="000000" w:themeColor="text1"/>
        </w:rPr>
        <w:t xml:space="preserve">   </w:t>
      </w:r>
      <w:r w:rsidR="001D2E4B" w:rsidRPr="00AE0DB5">
        <w:rPr>
          <w:rFonts w:ascii="宋体" w:hAnsi="宋体" w:hint="eastAsia"/>
          <w:color w:val="000000" w:themeColor="text1"/>
        </w:rPr>
        <w:t>运控部性能情报</w:t>
      </w:r>
      <w:r w:rsidR="007E3F4A">
        <w:rPr>
          <w:rFonts w:ascii="宋体" w:hAnsi="宋体" w:hint="eastAsia"/>
          <w:color w:val="000000" w:themeColor="text1"/>
        </w:rPr>
        <w:t>处</w:t>
      </w:r>
      <w:r w:rsidR="001D2E4B" w:rsidRPr="00AE0DB5">
        <w:rPr>
          <w:rFonts w:ascii="宋体" w:hAnsi="宋体" w:hint="eastAsia"/>
          <w:color w:val="000000" w:themeColor="text1"/>
        </w:rPr>
        <w:t>负责导航数据库接收、制作、校核、安装盘管理及相关部门的信息通报、导航数据库协议厂家业务联系等工作。</w:t>
      </w:r>
    </w:p>
    <w:p w14:paraId="5F7174D4" w14:textId="77777777" w:rsidR="001D2E4B" w:rsidRPr="00AE0DB5" w:rsidRDefault="00926752" w:rsidP="005959F9">
      <w:pPr>
        <w:pStyle w:val="aff0"/>
        <w:numPr>
          <w:ilvl w:val="0"/>
          <w:numId w:val="225"/>
        </w:numPr>
        <w:kinsoku w:val="0"/>
        <w:overflowPunct w:val="0"/>
        <w:autoSpaceDE w:val="0"/>
        <w:autoSpaceDN w:val="0"/>
        <w:adjustRightInd w:val="0"/>
        <w:snapToGrid w:val="0"/>
        <w:ind w:left="1134" w:firstLineChars="0" w:hanging="567"/>
        <w:jc w:val="left"/>
        <w:rPr>
          <w:rFonts w:ascii="宋体" w:hAnsi="宋体"/>
          <w:color w:val="000000" w:themeColor="text1"/>
        </w:rPr>
      </w:pPr>
      <w:r>
        <w:rPr>
          <w:rFonts w:ascii="宋体" w:hAnsi="宋体" w:hint="eastAsia"/>
          <w:color w:val="000000" w:themeColor="text1"/>
        </w:rPr>
        <w:t xml:space="preserve">   </w:t>
      </w:r>
      <w:r w:rsidR="001D2E4B" w:rsidRPr="00AE0DB5">
        <w:rPr>
          <w:rFonts w:ascii="宋体" w:hAnsi="宋体" w:hint="eastAsia"/>
          <w:color w:val="000000" w:themeColor="text1"/>
        </w:rPr>
        <w:t>机务工程部生产计划控制处负责导航数据库的飞机安装及其相应的版本号校验、安装记录等工作。</w:t>
      </w:r>
    </w:p>
    <w:p w14:paraId="5F7174D5" w14:textId="77777777" w:rsidR="001D2E4B" w:rsidRPr="00AE0DB5" w:rsidRDefault="00926752" w:rsidP="005959F9">
      <w:pPr>
        <w:pStyle w:val="aff0"/>
        <w:numPr>
          <w:ilvl w:val="0"/>
          <w:numId w:val="224"/>
        </w:numPr>
        <w:kinsoku w:val="0"/>
        <w:overflowPunct w:val="0"/>
        <w:autoSpaceDE w:val="0"/>
        <w:autoSpaceDN w:val="0"/>
        <w:adjustRightInd w:val="0"/>
        <w:snapToGrid w:val="0"/>
        <w:ind w:firstLineChars="0"/>
        <w:jc w:val="left"/>
        <w:rPr>
          <w:rFonts w:ascii="宋体" w:hAnsi="宋体"/>
          <w:color w:val="000000" w:themeColor="text1"/>
        </w:rPr>
      </w:pPr>
      <w:r>
        <w:rPr>
          <w:rFonts w:ascii="宋体" w:hAnsi="宋体" w:hint="eastAsia"/>
          <w:color w:val="000000" w:themeColor="text1"/>
        </w:rPr>
        <w:lastRenderedPageBreak/>
        <w:t xml:space="preserve">   </w:t>
      </w:r>
      <w:r w:rsidR="001D2E4B" w:rsidRPr="00AE0DB5">
        <w:rPr>
          <w:rFonts w:ascii="宋体" w:hAnsi="宋体" w:hint="eastAsia"/>
          <w:color w:val="000000" w:themeColor="text1"/>
        </w:rPr>
        <w:t>导航数据库制作</w:t>
      </w:r>
    </w:p>
    <w:p w14:paraId="5F7174D6" w14:textId="77777777" w:rsidR="001D2E4B" w:rsidRPr="00926752" w:rsidRDefault="00926752" w:rsidP="005959F9">
      <w:pPr>
        <w:pStyle w:val="aff0"/>
        <w:numPr>
          <w:ilvl w:val="0"/>
          <w:numId w:val="226"/>
        </w:numPr>
        <w:kinsoku w:val="0"/>
        <w:overflowPunct w:val="0"/>
        <w:autoSpaceDE w:val="0"/>
        <w:autoSpaceDN w:val="0"/>
        <w:adjustRightInd w:val="0"/>
        <w:snapToGrid w:val="0"/>
        <w:ind w:firstLineChars="0"/>
        <w:jc w:val="left"/>
        <w:rPr>
          <w:rFonts w:ascii="宋体" w:hAnsi="宋体"/>
          <w:color w:val="000000" w:themeColor="text1"/>
        </w:rPr>
      </w:pPr>
      <w:r>
        <w:rPr>
          <w:rFonts w:ascii="宋体" w:hAnsi="宋体" w:hint="eastAsia"/>
          <w:color w:val="000000" w:themeColor="text1"/>
        </w:rPr>
        <w:t xml:space="preserve">   </w:t>
      </w:r>
      <w:r w:rsidR="001D2E4B" w:rsidRPr="00926752">
        <w:rPr>
          <w:rFonts w:ascii="宋体" w:hAnsi="宋体" w:hint="eastAsia"/>
          <w:color w:val="000000" w:themeColor="text1"/>
        </w:rPr>
        <w:t>公司与导航数据库制作商签订协议，导航数据库制作商按导航数据库周期为公司提供导航数据库制作服务。</w:t>
      </w:r>
    </w:p>
    <w:p w14:paraId="5F7174D7" w14:textId="77777777" w:rsidR="001D2E4B" w:rsidRPr="00AE0DB5" w:rsidRDefault="001D2E4B" w:rsidP="005959F9">
      <w:pPr>
        <w:pStyle w:val="aff0"/>
        <w:numPr>
          <w:ilvl w:val="0"/>
          <w:numId w:val="226"/>
        </w:numPr>
        <w:kinsoku w:val="0"/>
        <w:overflowPunct w:val="0"/>
        <w:autoSpaceDE w:val="0"/>
        <w:autoSpaceDN w:val="0"/>
        <w:adjustRightInd w:val="0"/>
        <w:snapToGrid w:val="0"/>
        <w:ind w:firstLineChars="0"/>
        <w:jc w:val="left"/>
        <w:rPr>
          <w:rFonts w:ascii="宋体" w:hAnsi="宋体"/>
          <w:color w:val="000000" w:themeColor="text1"/>
        </w:rPr>
      </w:pPr>
      <w:commentRangeStart w:id="1173"/>
      <w:r w:rsidRPr="0067731B">
        <w:rPr>
          <w:rFonts w:ascii="宋体" w:hAnsi="宋体" w:hint="eastAsia"/>
          <w:color w:val="000000" w:themeColor="text1"/>
          <w:highlight w:val="yellow"/>
        </w:rPr>
        <w:t>公司选定的导航数据库制作商依据AC20-153取得了FAA 颁发的1 型接受函（LOA）,该LOA 认可导航数据库制作商满足DO-200A所规定的数据质量、完好性和质量管理规范</w:t>
      </w:r>
      <w:r w:rsidRPr="00AE0DB5">
        <w:rPr>
          <w:rFonts w:ascii="宋体" w:hAnsi="宋体" w:hint="eastAsia"/>
          <w:color w:val="000000" w:themeColor="text1"/>
        </w:rPr>
        <w:t>”。</w:t>
      </w:r>
      <w:commentRangeEnd w:id="1173"/>
      <w:r w:rsidR="0058323E">
        <w:rPr>
          <w:rStyle w:val="afc"/>
        </w:rPr>
        <w:commentReference w:id="1173"/>
      </w:r>
    </w:p>
    <w:p w14:paraId="5F7174D8" w14:textId="77777777" w:rsidR="001D2E4B" w:rsidRPr="00AE0DB5" w:rsidRDefault="001D2E4B" w:rsidP="005959F9">
      <w:pPr>
        <w:pStyle w:val="aff0"/>
        <w:numPr>
          <w:ilvl w:val="0"/>
          <w:numId w:val="226"/>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运控部性能情报</w:t>
      </w:r>
      <w:r w:rsidR="007E3F4A">
        <w:rPr>
          <w:rFonts w:ascii="宋体" w:hAnsi="宋体" w:hint="eastAsia"/>
          <w:color w:val="000000" w:themeColor="text1"/>
        </w:rPr>
        <w:t>处</w:t>
      </w:r>
      <w:r w:rsidRPr="00AE0DB5">
        <w:rPr>
          <w:rFonts w:ascii="宋体" w:hAnsi="宋体" w:hint="eastAsia"/>
          <w:color w:val="000000" w:themeColor="text1"/>
        </w:rPr>
        <w:t>根据LIDO航图的飞行程序数据，按导航数据库周期向导航数据库制作商提供PBN程序数据。</w:t>
      </w:r>
    </w:p>
    <w:p w14:paraId="5F7174D9" w14:textId="77777777" w:rsidR="001D2E4B" w:rsidRPr="00AE0DB5" w:rsidRDefault="001D2E4B" w:rsidP="005959F9">
      <w:pPr>
        <w:pStyle w:val="aff0"/>
        <w:numPr>
          <w:ilvl w:val="0"/>
          <w:numId w:val="226"/>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导航数据库制作商负责接收公司提供的PBN程序信息，并把这些信息编入公司飞机导航数据库，并保证最终产品的完整性。</w:t>
      </w:r>
    </w:p>
    <w:p w14:paraId="5F7174DA" w14:textId="77777777" w:rsidR="001D2E4B" w:rsidRPr="00AE0DB5" w:rsidRDefault="001D2E4B" w:rsidP="005959F9">
      <w:pPr>
        <w:pStyle w:val="aff0"/>
        <w:numPr>
          <w:ilvl w:val="0"/>
          <w:numId w:val="224"/>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导航数据库的接收下载和分发</w:t>
      </w:r>
    </w:p>
    <w:p w14:paraId="5F7174DB" w14:textId="10DCFF78" w:rsidR="001D2E4B" w:rsidRPr="00926752" w:rsidRDefault="00BE08A9" w:rsidP="005959F9">
      <w:pPr>
        <w:pStyle w:val="aff0"/>
        <w:numPr>
          <w:ilvl w:val="0"/>
          <w:numId w:val="227"/>
        </w:numPr>
        <w:kinsoku w:val="0"/>
        <w:overflowPunct w:val="0"/>
        <w:autoSpaceDE w:val="0"/>
        <w:autoSpaceDN w:val="0"/>
        <w:adjustRightInd w:val="0"/>
        <w:snapToGrid w:val="0"/>
        <w:ind w:firstLineChars="0"/>
        <w:jc w:val="left"/>
        <w:rPr>
          <w:rFonts w:ascii="宋体" w:hAnsi="宋体"/>
          <w:color w:val="000000" w:themeColor="text1"/>
        </w:rPr>
      </w:pPr>
      <w:proofErr w:type="gramStart"/>
      <w:r w:rsidRPr="0067731B">
        <w:rPr>
          <w:rFonts w:ascii="宋体" w:hAnsi="宋体" w:hint="eastAsia"/>
          <w:color w:val="000000" w:themeColor="text1"/>
          <w:highlight w:val="yellow"/>
        </w:rPr>
        <w:t>运控部性能</w:t>
      </w:r>
      <w:proofErr w:type="gramEnd"/>
      <w:r w:rsidRPr="0067731B">
        <w:rPr>
          <w:rFonts w:ascii="宋体" w:hAnsi="宋体" w:hint="eastAsia"/>
          <w:color w:val="000000" w:themeColor="text1"/>
          <w:highlight w:val="yellow"/>
        </w:rPr>
        <w:t>情报处指定专人负责</w:t>
      </w:r>
      <w:commentRangeStart w:id="1174"/>
      <w:r w:rsidRPr="0067731B">
        <w:rPr>
          <w:rFonts w:ascii="宋体" w:hAnsi="宋体" w:hint="eastAsia"/>
          <w:color w:val="000000" w:themeColor="text1"/>
          <w:highlight w:val="yellow"/>
        </w:rPr>
        <w:t>A300-600</w:t>
      </w:r>
      <w:commentRangeEnd w:id="1174"/>
      <w:r w:rsidR="00DD1D17" w:rsidRPr="0067731B">
        <w:rPr>
          <w:rStyle w:val="afc"/>
          <w:highlight w:val="yellow"/>
        </w:rPr>
        <w:commentReference w:id="1174"/>
      </w:r>
      <w:commentRangeStart w:id="1175"/>
      <w:r w:rsidR="001C7386">
        <w:rPr>
          <w:rFonts w:ascii="宋体" w:hAnsi="宋体" w:hint="eastAsia"/>
          <w:color w:val="000000" w:themeColor="text1"/>
          <w:highlight w:val="yellow"/>
        </w:rPr>
        <w:t>和B</w:t>
      </w:r>
      <w:r w:rsidR="001C7386">
        <w:rPr>
          <w:rFonts w:ascii="宋体" w:hAnsi="宋体"/>
          <w:color w:val="000000" w:themeColor="text1"/>
          <w:highlight w:val="yellow"/>
        </w:rPr>
        <w:t>747-400</w:t>
      </w:r>
      <w:commentRangeEnd w:id="1175"/>
      <w:r w:rsidR="001C7386">
        <w:rPr>
          <w:rStyle w:val="afc"/>
        </w:rPr>
        <w:commentReference w:id="1175"/>
      </w:r>
      <w:r w:rsidRPr="0067731B">
        <w:rPr>
          <w:rFonts w:ascii="宋体" w:hAnsi="宋体" w:hint="eastAsia"/>
          <w:color w:val="000000" w:themeColor="text1"/>
          <w:highlight w:val="yellow"/>
        </w:rPr>
        <w:t>导航数据库的接收、制作、校核工作，并进行相应的记录，以保证对过程的监控</w:t>
      </w:r>
      <w:r w:rsidRPr="00AE0DB5">
        <w:rPr>
          <w:rFonts w:ascii="宋体" w:hAnsi="宋体" w:hint="eastAsia"/>
          <w:color w:val="000000" w:themeColor="text1"/>
        </w:rPr>
        <w:t>。配备专用的计算机、E-mail地址及相应的实时病毒监测程序</w:t>
      </w:r>
      <w:r>
        <w:rPr>
          <w:rFonts w:ascii="宋体" w:hAnsi="宋体" w:hint="eastAsia"/>
          <w:color w:val="000000" w:themeColor="text1"/>
        </w:rPr>
        <w:t>.</w:t>
      </w:r>
    </w:p>
    <w:p w14:paraId="5F7174DC" w14:textId="1D0EDD1C" w:rsidR="001D2E4B" w:rsidRPr="0067731B" w:rsidRDefault="00BE08A9" w:rsidP="005959F9">
      <w:pPr>
        <w:pStyle w:val="aff0"/>
        <w:numPr>
          <w:ilvl w:val="0"/>
          <w:numId w:val="227"/>
        </w:numPr>
        <w:kinsoku w:val="0"/>
        <w:overflowPunct w:val="0"/>
        <w:autoSpaceDE w:val="0"/>
        <w:autoSpaceDN w:val="0"/>
        <w:adjustRightInd w:val="0"/>
        <w:snapToGrid w:val="0"/>
        <w:ind w:firstLineChars="0"/>
        <w:jc w:val="left"/>
        <w:rPr>
          <w:rFonts w:ascii="宋体" w:hAnsi="宋体"/>
          <w:color w:val="000000" w:themeColor="text1"/>
          <w:highlight w:val="yellow"/>
        </w:rPr>
      </w:pPr>
      <w:r w:rsidRPr="0067731B">
        <w:rPr>
          <w:rFonts w:ascii="宋体" w:hAnsi="宋体" w:hint="eastAsia"/>
          <w:color w:val="000000" w:themeColor="text1"/>
          <w:highlight w:val="yellow"/>
        </w:rPr>
        <w:t>在导航数据库循环周期生效的7 天前，运控部性能情报处负责下载导航数据库原始文件。</w:t>
      </w:r>
      <w:commentRangeStart w:id="1176"/>
      <w:r w:rsidRPr="0067731B">
        <w:rPr>
          <w:rFonts w:ascii="宋体" w:hAnsi="宋体" w:hint="eastAsia"/>
          <w:color w:val="000000" w:themeColor="text1"/>
          <w:highlight w:val="yellow"/>
        </w:rPr>
        <w:t>A300-600</w:t>
      </w:r>
      <w:commentRangeStart w:id="1177"/>
      <w:r w:rsidR="001C7386">
        <w:rPr>
          <w:rFonts w:ascii="宋体" w:hAnsi="宋体" w:hint="eastAsia"/>
          <w:color w:val="000000" w:themeColor="text1"/>
          <w:highlight w:val="yellow"/>
        </w:rPr>
        <w:t>和B</w:t>
      </w:r>
      <w:r w:rsidR="001C7386">
        <w:rPr>
          <w:rFonts w:ascii="宋体" w:hAnsi="宋体"/>
          <w:color w:val="000000" w:themeColor="text1"/>
          <w:highlight w:val="yellow"/>
        </w:rPr>
        <w:t>747-400</w:t>
      </w:r>
      <w:commentRangeEnd w:id="1177"/>
      <w:r w:rsidR="005A6D32">
        <w:rPr>
          <w:rStyle w:val="afc"/>
        </w:rPr>
        <w:commentReference w:id="1177"/>
      </w:r>
      <w:r w:rsidRPr="0067731B">
        <w:rPr>
          <w:rFonts w:ascii="宋体" w:hAnsi="宋体" w:hint="eastAsia"/>
          <w:color w:val="000000" w:themeColor="text1"/>
          <w:highlight w:val="yellow"/>
        </w:rPr>
        <w:t>通过HONEYWELL公司导航数据库网站下载文件</w:t>
      </w:r>
      <w:r w:rsidR="001D2E4B" w:rsidRPr="0067731B">
        <w:rPr>
          <w:rFonts w:ascii="宋体" w:hAnsi="宋体" w:hint="eastAsia"/>
          <w:color w:val="000000" w:themeColor="text1"/>
          <w:highlight w:val="yellow"/>
        </w:rPr>
        <w:t>。</w:t>
      </w:r>
      <w:commentRangeEnd w:id="1176"/>
      <w:r w:rsidR="00DD1D17" w:rsidRPr="0067731B">
        <w:rPr>
          <w:rStyle w:val="afc"/>
          <w:highlight w:val="yellow"/>
        </w:rPr>
        <w:commentReference w:id="1176"/>
      </w:r>
    </w:p>
    <w:p w14:paraId="5F7174DD" w14:textId="3079808A" w:rsidR="001D2E4B" w:rsidRPr="0067731B" w:rsidRDefault="00BE08A9" w:rsidP="005959F9">
      <w:pPr>
        <w:pStyle w:val="aff0"/>
        <w:numPr>
          <w:ilvl w:val="0"/>
          <w:numId w:val="227"/>
        </w:numPr>
        <w:kinsoku w:val="0"/>
        <w:overflowPunct w:val="0"/>
        <w:autoSpaceDE w:val="0"/>
        <w:autoSpaceDN w:val="0"/>
        <w:adjustRightInd w:val="0"/>
        <w:snapToGrid w:val="0"/>
        <w:ind w:firstLineChars="0"/>
        <w:jc w:val="left"/>
        <w:rPr>
          <w:rFonts w:ascii="宋体" w:hAnsi="宋体"/>
          <w:color w:val="000000" w:themeColor="text1"/>
          <w:highlight w:val="yellow"/>
        </w:rPr>
      </w:pPr>
      <w:proofErr w:type="gramStart"/>
      <w:r w:rsidRPr="0067731B">
        <w:rPr>
          <w:rFonts w:ascii="宋体" w:hAnsi="宋体" w:hint="eastAsia"/>
          <w:color w:val="000000" w:themeColor="text1"/>
          <w:highlight w:val="yellow"/>
        </w:rPr>
        <w:t>运控部性能</w:t>
      </w:r>
      <w:proofErr w:type="gramEnd"/>
      <w:r w:rsidRPr="0067731B">
        <w:rPr>
          <w:rFonts w:ascii="宋体" w:hAnsi="宋体" w:hint="eastAsia"/>
          <w:color w:val="000000" w:themeColor="text1"/>
          <w:highlight w:val="yellow"/>
        </w:rPr>
        <w:t>情报处先对</w:t>
      </w:r>
      <w:commentRangeStart w:id="1178"/>
      <w:r w:rsidRPr="0067731B">
        <w:rPr>
          <w:rFonts w:ascii="宋体" w:hAnsi="宋体" w:hint="eastAsia"/>
          <w:color w:val="000000" w:themeColor="text1"/>
          <w:highlight w:val="yellow"/>
        </w:rPr>
        <w:t>A300-600</w:t>
      </w:r>
      <w:commentRangeEnd w:id="1178"/>
      <w:r w:rsidR="00DD1D17" w:rsidRPr="0067731B">
        <w:rPr>
          <w:rStyle w:val="afc"/>
          <w:highlight w:val="yellow"/>
        </w:rPr>
        <w:commentReference w:id="1178"/>
      </w:r>
      <w:commentRangeStart w:id="1179"/>
      <w:r w:rsidR="005A6D32">
        <w:rPr>
          <w:rFonts w:ascii="宋体" w:hAnsi="宋体" w:hint="eastAsia"/>
          <w:color w:val="000000" w:themeColor="text1"/>
          <w:highlight w:val="yellow"/>
        </w:rPr>
        <w:t>和B</w:t>
      </w:r>
      <w:r w:rsidR="005A6D32">
        <w:rPr>
          <w:rFonts w:ascii="宋体" w:hAnsi="宋体"/>
          <w:color w:val="000000" w:themeColor="text1"/>
          <w:highlight w:val="yellow"/>
        </w:rPr>
        <w:t>747-400</w:t>
      </w:r>
      <w:commentRangeEnd w:id="1179"/>
      <w:r w:rsidR="005A6D32">
        <w:rPr>
          <w:rStyle w:val="afc"/>
        </w:rPr>
        <w:commentReference w:id="1179"/>
      </w:r>
      <w:r w:rsidRPr="0067731B">
        <w:rPr>
          <w:rFonts w:ascii="宋体" w:hAnsi="宋体" w:hint="eastAsia"/>
          <w:color w:val="000000" w:themeColor="text1"/>
          <w:highlight w:val="yellow"/>
        </w:rPr>
        <w:t>导航数据库内</w:t>
      </w:r>
      <w:r w:rsidRPr="0067731B">
        <w:rPr>
          <w:rFonts w:ascii="宋体" w:hAnsi="宋体" w:hint="eastAsia"/>
          <w:color w:val="000000" w:themeColor="text1"/>
          <w:highlight w:val="yellow"/>
        </w:rPr>
        <w:lastRenderedPageBreak/>
        <w:t>数据进行校核及复核，完成后下载并制作若干套A300-600</w:t>
      </w:r>
      <w:commentRangeStart w:id="1180"/>
      <w:r w:rsidR="009F74E0">
        <w:rPr>
          <w:rFonts w:ascii="宋体" w:hAnsi="宋体" w:hint="eastAsia"/>
          <w:color w:val="000000" w:themeColor="text1"/>
          <w:highlight w:val="yellow"/>
        </w:rPr>
        <w:t>和B</w:t>
      </w:r>
      <w:r w:rsidR="009F74E0">
        <w:rPr>
          <w:rFonts w:ascii="宋体" w:hAnsi="宋体"/>
          <w:color w:val="000000" w:themeColor="text1"/>
          <w:highlight w:val="yellow"/>
        </w:rPr>
        <w:t>747-400</w:t>
      </w:r>
      <w:commentRangeEnd w:id="1180"/>
      <w:r w:rsidR="009F74E0">
        <w:rPr>
          <w:rStyle w:val="afc"/>
        </w:rPr>
        <w:commentReference w:id="1180"/>
      </w:r>
      <w:r w:rsidRPr="0067731B">
        <w:rPr>
          <w:rFonts w:ascii="宋体" w:hAnsi="宋体" w:hint="eastAsia"/>
          <w:color w:val="000000" w:themeColor="text1"/>
          <w:highlight w:val="yellow"/>
        </w:rPr>
        <w:t>导航数据库</w:t>
      </w:r>
      <w:r w:rsidRPr="001C7386">
        <w:rPr>
          <w:rFonts w:ascii="宋体" w:hAnsi="宋体" w:hint="eastAsia"/>
          <w:color w:val="FF0000"/>
          <w:highlight w:val="yellow"/>
        </w:rPr>
        <w:t>3.5寸安装盘</w:t>
      </w:r>
      <w:r w:rsidRPr="0067731B">
        <w:rPr>
          <w:rFonts w:ascii="宋体" w:hAnsi="宋体" w:hint="eastAsia"/>
          <w:color w:val="000000" w:themeColor="text1"/>
          <w:highlight w:val="yellow"/>
        </w:rPr>
        <w:t>，并在安装盘上注明周期系列号和有效日期，同时完成所有数据的备份工作。</w:t>
      </w:r>
    </w:p>
    <w:p w14:paraId="5F7174DE" w14:textId="77777777" w:rsidR="001D2E4B" w:rsidRPr="00AE0DB5" w:rsidRDefault="001D2E4B" w:rsidP="005959F9">
      <w:pPr>
        <w:pStyle w:val="aff0"/>
        <w:numPr>
          <w:ilvl w:val="0"/>
          <w:numId w:val="227"/>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运控部性能情报</w:t>
      </w:r>
      <w:r w:rsidR="007E3F4A">
        <w:rPr>
          <w:rFonts w:ascii="宋体" w:hAnsi="宋体" w:hint="eastAsia"/>
          <w:color w:val="000000" w:themeColor="text1"/>
        </w:rPr>
        <w:t>处</w:t>
      </w:r>
      <w:r w:rsidRPr="00AE0DB5">
        <w:rPr>
          <w:rFonts w:ascii="宋体" w:hAnsi="宋体" w:hint="eastAsia"/>
          <w:color w:val="000000" w:themeColor="text1"/>
        </w:rPr>
        <w:t>应在新版导航数据库生效前2-5天完成安装盘制作，并通知机务工程部生产计划控制处人员签字领取。</w:t>
      </w:r>
    </w:p>
    <w:p w14:paraId="5F7174DF" w14:textId="77777777" w:rsidR="001D2E4B" w:rsidRPr="00AE0DB5" w:rsidRDefault="001D2E4B" w:rsidP="005959F9">
      <w:pPr>
        <w:pStyle w:val="aff0"/>
        <w:numPr>
          <w:ilvl w:val="0"/>
          <w:numId w:val="227"/>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机务工程部生产计划控制处接到通知后，安排人员到运控部性能情报</w:t>
      </w:r>
      <w:r w:rsidR="007E3F4A">
        <w:rPr>
          <w:rFonts w:ascii="宋体" w:hAnsi="宋体" w:hint="eastAsia"/>
          <w:color w:val="000000" w:themeColor="text1"/>
        </w:rPr>
        <w:t>处</w:t>
      </w:r>
      <w:r w:rsidRPr="00AE0DB5">
        <w:rPr>
          <w:rFonts w:ascii="宋体" w:hAnsi="宋体" w:hint="eastAsia"/>
          <w:color w:val="000000" w:themeColor="text1"/>
        </w:rPr>
        <w:t>领取新周期导航数据安装盘。如在前一期导航数据库到期前2日仍未收到新周期数据库安装盘，机务工程部生产计划控制处应电话联系运控部性能情报</w:t>
      </w:r>
      <w:r w:rsidR="00435AE0">
        <w:rPr>
          <w:rFonts w:ascii="宋体" w:hAnsi="宋体" w:hint="eastAsia"/>
          <w:color w:val="000000" w:themeColor="text1"/>
        </w:rPr>
        <w:t>处</w:t>
      </w:r>
      <w:r w:rsidRPr="00AE0DB5">
        <w:rPr>
          <w:rFonts w:ascii="宋体" w:hAnsi="宋体" w:hint="eastAsia"/>
          <w:color w:val="000000" w:themeColor="text1"/>
        </w:rPr>
        <w:t>予以确认。</w:t>
      </w:r>
    </w:p>
    <w:p w14:paraId="5F7174E0" w14:textId="77777777" w:rsidR="001D2E4B" w:rsidRPr="00AE0DB5" w:rsidRDefault="001D2E4B" w:rsidP="005959F9">
      <w:pPr>
        <w:pStyle w:val="aff0"/>
        <w:numPr>
          <w:ilvl w:val="0"/>
          <w:numId w:val="227"/>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如导航数据库晚到，运控部性能情报</w:t>
      </w:r>
      <w:r w:rsidR="007E3F4A">
        <w:rPr>
          <w:rFonts w:ascii="宋体" w:hAnsi="宋体" w:hint="eastAsia"/>
          <w:color w:val="000000" w:themeColor="text1"/>
        </w:rPr>
        <w:t>处</w:t>
      </w:r>
      <w:r w:rsidRPr="00AE0DB5">
        <w:rPr>
          <w:rFonts w:ascii="宋体" w:hAnsi="宋体" w:hint="eastAsia"/>
          <w:color w:val="000000" w:themeColor="text1"/>
        </w:rPr>
        <w:t>应及时通知机务工程部生产计划控制处；如因导航数据库晚到而不能在生效日前实施飞机安装工作时，必须以书面(或电话)形式将数据库晚到情况通知机务工程部生产计划控制处，并以邮件形式通知各运行部门。</w:t>
      </w:r>
    </w:p>
    <w:p w14:paraId="5F7174E1" w14:textId="77777777" w:rsidR="001D2E4B" w:rsidRPr="00AE0DB5" w:rsidRDefault="001D2E4B" w:rsidP="005959F9">
      <w:pPr>
        <w:pStyle w:val="aff0"/>
        <w:numPr>
          <w:ilvl w:val="0"/>
          <w:numId w:val="227"/>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导航数据库为28 天一个周期，运控部性能情报</w:t>
      </w:r>
      <w:r w:rsidR="007E3F4A">
        <w:rPr>
          <w:rFonts w:ascii="宋体" w:hAnsi="宋体" w:hint="eastAsia"/>
          <w:color w:val="000000" w:themeColor="text1"/>
        </w:rPr>
        <w:t>处</w:t>
      </w:r>
      <w:r w:rsidRPr="00AE0DB5">
        <w:rPr>
          <w:rFonts w:ascii="宋体" w:hAnsi="宋体" w:hint="eastAsia"/>
          <w:color w:val="000000" w:themeColor="text1"/>
        </w:rPr>
        <w:t>导航数据库管理人员每个周期都会对新旧两周期导航数据库进行比对。导航数据库生效前一天，将发布新周期生效重要提醒</w:t>
      </w:r>
      <w:r w:rsidRPr="00AE0DB5">
        <w:rPr>
          <w:rFonts w:ascii="宋体" w:hAnsi="宋体" w:hint="eastAsia"/>
          <w:color w:val="000000" w:themeColor="text1"/>
        </w:rPr>
        <w:lastRenderedPageBreak/>
        <w:t>通告，提醒内容包括但不限于：导航数据库生效日期，重要飞行程序改动信息，重大空域调整信息，数据库使用注意事项等内容；航行情报员将提供持续的现场情报讲解。如涉及跨生效日期的航班，由当天航行情报值班人员将新旧两期导航数据库差异通报提醒值班签派员及飞行机组:</w:t>
      </w:r>
    </w:p>
    <w:p w14:paraId="5F7174E2" w14:textId="77777777" w:rsidR="001D2E4B" w:rsidRPr="00926752" w:rsidRDefault="001D2E4B" w:rsidP="005959F9">
      <w:pPr>
        <w:pStyle w:val="aff0"/>
        <w:numPr>
          <w:ilvl w:val="0"/>
          <w:numId w:val="228"/>
        </w:numPr>
        <w:kinsoku w:val="0"/>
        <w:overflowPunct w:val="0"/>
        <w:autoSpaceDE w:val="0"/>
        <w:autoSpaceDN w:val="0"/>
        <w:ind w:left="851" w:firstLineChars="0" w:hanging="851"/>
      </w:pPr>
      <w:r w:rsidRPr="00AE0DB5">
        <w:rPr>
          <w:rFonts w:ascii="宋体" w:hAnsi="宋体" w:hint="eastAsia"/>
          <w:color w:val="000000" w:themeColor="text1"/>
        </w:rPr>
        <w:t>如</w:t>
      </w:r>
      <w:r w:rsidRPr="00926752">
        <w:rPr>
          <w:rFonts w:hint="eastAsia"/>
        </w:rPr>
        <w:t>果该变化数据不影响航班运行，将提示机组新旧两周期数据都可以满足运行要求；</w:t>
      </w:r>
    </w:p>
    <w:p w14:paraId="5F7174E3" w14:textId="77777777" w:rsidR="001D2E4B" w:rsidRPr="00AE0DB5" w:rsidRDefault="001D2E4B" w:rsidP="005959F9">
      <w:pPr>
        <w:pStyle w:val="aff0"/>
        <w:numPr>
          <w:ilvl w:val="0"/>
          <w:numId w:val="228"/>
        </w:numPr>
        <w:kinsoku w:val="0"/>
        <w:overflowPunct w:val="0"/>
        <w:autoSpaceDE w:val="0"/>
        <w:autoSpaceDN w:val="0"/>
        <w:ind w:left="851" w:firstLineChars="0" w:hanging="851"/>
        <w:rPr>
          <w:rFonts w:ascii="宋体" w:hAnsi="宋体"/>
          <w:color w:val="000000" w:themeColor="text1"/>
        </w:rPr>
      </w:pPr>
      <w:r w:rsidRPr="00926752">
        <w:rPr>
          <w:rFonts w:hint="eastAsia"/>
        </w:rPr>
        <w:t>如果该变化数据影响航班运行，将先与相关</w:t>
      </w:r>
      <w:r w:rsidRPr="00926752">
        <w:rPr>
          <w:rFonts w:hint="eastAsia"/>
        </w:rPr>
        <w:t xml:space="preserve">ATC </w:t>
      </w:r>
      <w:r w:rsidRPr="00926752">
        <w:rPr>
          <w:rFonts w:hint="eastAsia"/>
        </w:rPr>
        <w:t>单位确认资料生效启用的时间段，如确认为跨航班运行时间生效，则向机</w:t>
      </w:r>
      <w:r w:rsidRPr="00AE0DB5">
        <w:rPr>
          <w:rFonts w:ascii="宋体" w:hAnsi="宋体" w:hint="eastAsia"/>
          <w:color w:val="000000" w:themeColor="text1"/>
        </w:rPr>
        <w:t>组提示直接启用新周期导航数据库；否则则继续使用旧周期数据库。</w:t>
      </w:r>
    </w:p>
    <w:p w14:paraId="5F7174E4" w14:textId="77777777" w:rsidR="001D2E4B" w:rsidRPr="00AE0DB5" w:rsidRDefault="001D2E4B" w:rsidP="005959F9">
      <w:pPr>
        <w:pStyle w:val="aff0"/>
        <w:numPr>
          <w:ilvl w:val="0"/>
          <w:numId w:val="224"/>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导航数据库的安装</w:t>
      </w:r>
    </w:p>
    <w:p w14:paraId="5F7174E5" w14:textId="77777777" w:rsidR="001D2E4B" w:rsidRPr="00AE0DB5" w:rsidRDefault="001D2E4B" w:rsidP="005959F9">
      <w:pPr>
        <w:pStyle w:val="aff0"/>
        <w:numPr>
          <w:ilvl w:val="0"/>
          <w:numId w:val="229"/>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机务工程部生产计划控制处负责导航数据安装的安排和确认工作。完成安装计划的制定工作后，应及时将安装计划电话或邮件通知运控部性能情报</w:t>
      </w:r>
      <w:r w:rsidR="00435AE0">
        <w:rPr>
          <w:rFonts w:ascii="宋体" w:hAnsi="宋体" w:hint="eastAsia"/>
          <w:color w:val="000000" w:themeColor="text1"/>
        </w:rPr>
        <w:t>处</w:t>
      </w:r>
      <w:r w:rsidRPr="00AE0DB5">
        <w:rPr>
          <w:rFonts w:ascii="宋体" w:hAnsi="宋体" w:hint="eastAsia"/>
          <w:color w:val="000000" w:themeColor="text1"/>
        </w:rPr>
        <w:t>。</w:t>
      </w:r>
    </w:p>
    <w:p w14:paraId="5F7174E6" w14:textId="77777777" w:rsidR="001D2E4B" w:rsidRPr="00AE0DB5" w:rsidRDefault="001D2E4B" w:rsidP="005959F9">
      <w:pPr>
        <w:pStyle w:val="aff0"/>
        <w:numPr>
          <w:ilvl w:val="0"/>
          <w:numId w:val="229"/>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运控部性能情报</w:t>
      </w:r>
      <w:r w:rsidR="007E3F4A">
        <w:rPr>
          <w:rFonts w:ascii="宋体" w:hAnsi="宋体" w:hint="eastAsia"/>
          <w:color w:val="000000" w:themeColor="text1"/>
        </w:rPr>
        <w:t>处</w:t>
      </w:r>
      <w:r w:rsidRPr="00AE0DB5">
        <w:rPr>
          <w:rFonts w:ascii="宋体" w:hAnsi="宋体" w:hint="eastAsia"/>
          <w:color w:val="000000" w:themeColor="text1"/>
        </w:rPr>
        <w:t>在收到机务工程部生产计划控制处发送的安装计划后，应在安装当日编写并发布AIS 航行通告提醒全体飞行员。</w:t>
      </w:r>
    </w:p>
    <w:p w14:paraId="5F7174E7" w14:textId="77777777" w:rsidR="001D2E4B" w:rsidRPr="00AE0DB5" w:rsidRDefault="001D2E4B" w:rsidP="005959F9">
      <w:pPr>
        <w:pStyle w:val="aff0"/>
        <w:numPr>
          <w:ilvl w:val="0"/>
          <w:numId w:val="229"/>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机务工程部生产计划控制处负责在导航数据库生效日前安排完成所有飞机的导航数据安装工作。</w:t>
      </w:r>
    </w:p>
    <w:p w14:paraId="5F7174E8" w14:textId="44D41878" w:rsidR="001D2E4B" w:rsidRPr="00AE0DB5" w:rsidRDefault="001D2E4B" w:rsidP="005959F9">
      <w:pPr>
        <w:pStyle w:val="aff0"/>
        <w:numPr>
          <w:ilvl w:val="0"/>
          <w:numId w:val="229"/>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lastRenderedPageBreak/>
        <w:t>维修人员负责将已更新的导航数据库装载到FMS中，并通过FMS识别页面校验导航数据库已正确安装并且在软盘指定的有效期间内。</w:t>
      </w:r>
    </w:p>
    <w:p w14:paraId="5F7174E9" w14:textId="77777777" w:rsidR="001D2E4B" w:rsidRPr="00AE0DB5" w:rsidRDefault="001D2E4B" w:rsidP="005959F9">
      <w:pPr>
        <w:pStyle w:val="aff0"/>
        <w:numPr>
          <w:ilvl w:val="0"/>
          <w:numId w:val="229"/>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机务工程部生产计划控制处安装导航数据的基本原则</w:t>
      </w:r>
    </w:p>
    <w:p w14:paraId="5F7174EA" w14:textId="77777777" w:rsidR="001D2E4B" w:rsidRPr="00AE0DB5" w:rsidRDefault="001D2E4B" w:rsidP="005959F9">
      <w:pPr>
        <w:pStyle w:val="aff0"/>
        <w:numPr>
          <w:ilvl w:val="0"/>
          <w:numId w:val="230"/>
        </w:numPr>
        <w:kinsoku w:val="0"/>
        <w:overflowPunct w:val="0"/>
        <w:autoSpaceDE w:val="0"/>
        <w:autoSpaceDN w:val="0"/>
        <w:ind w:left="851" w:firstLineChars="0" w:hanging="851"/>
        <w:rPr>
          <w:rFonts w:ascii="宋体" w:hAnsi="宋体"/>
          <w:color w:val="000000" w:themeColor="text1"/>
        </w:rPr>
      </w:pPr>
      <w:r w:rsidRPr="00AE0DB5">
        <w:rPr>
          <w:rFonts w:ascii="宋体" w:hAnsi="宋体" w:hint="eastAsia"/>
          <w:color w:val="000000" w:themeColor="text1"/>
        </w:rPr>
        <w:t>针对由于航班计划等原因不能按时返回基地时，安排维修人员携带安装设备赴外站实施导航数据库安装工作。</w:t>
      </w:r>
    </w:p>
    <w:p w14:paraId="5F7174EB" w14:textId="17BB7C94" w:rsidR="001D2E4B" w:rsidRPr="00AE0DB5" w:rsidRDefault="001D2E4B" w:rsidP="005959F9">
      <w:pPr>
        <w:pStyle w:val="aff0"/>
        <w:numPr>
          <w:ilvl w:val="0"/>
          <w:numId w:val="230"/>
        </w:numPr>
        <w:kinsoku w:val="0"/>
        <w:overflowPunct w:val="0"/>
        <w:autoSpaceDE w:val="0"/>
        <w:autoSpaceDN w:val="0"/>
        <w:ind w:left="851" w:firstLineChars="0" w:hanging="851"/>
        <w:rPr>
          <w:rFonts w:ascii="宋体" w:hAnsi="宋体"/>
          <w:color w:val="000000" w:themeColor="text1"/>
        </w:rPr>
      </w:pPr>
      <w:r w:rsidRPr="00AE0DB5">
        <w:rPr>
          <w:rFonts w:ascii="宋体" w:hAnsi="宋体" w:hint="eastAsia"/>
          <w:color w:val="000000" w:themeColor="text1"/>
        </w:rPr>
        <w:t>在导航数据库即将生效前，应核查安装工作的完成情况，如发现存在漏装飞机，应及时安排补装。如不能在数据库生效日前完成所有飞机的装载工作，应及时将未安装的飞机号信息通知AOC签派和情报。运控部性能情报</w:t>
      </w:r>
      <w:r w:rsidR="00435AE0">
        <w:rPr>
          <w:rFonts w:ascii="宋体" w:hAnsi="宋体" w:hint="eastAsia"/>
          <w:color w:val="000000" w:themeColor="text1"/>
        </w:rPr>
        <w:t>处</w:t>
      </w:r>
      <w:r w:rsidRPr="00AE0DB5">
        <w:rPr>
          <w:rFonts w:ascii="宋体" w:hAnsi="宋体" w:hint="eastAsia"/>
          <w:color w:val="000000" w:themeColor="text1"/>
        </w:rPr>
        <w:t>应及时发布AIS 航行通告提醒飞行员未安装新周期导航数据库的飞机号和数据库需人工修改的内容，放行签派员应提醒飞行机组。</w:t>
      </w:r>
    </w:p>
    <w:p w14:paraId="5F7174EC" w14:textId="77777777" w:rsidR="001D2E4B" w:rsidRPr="00AE0DB5" w:rsidRDefault="001D2E4B" w:rsidP="005959F9">
      <w:pPr>
        <w:pStyle w:val="aff0"/>
        <w:numPr>
          <w:ilvl w:val="0"/>
          <w:numId w:val="224"/>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导航数据库检查和验证</w:t>
      </w:r>
    </w:p>
    <w:p w14:paraId="5F7174ED" w14:textId="77777777" w:rsidR="001D2E4B" w:rsidRPr="00AE0DB5" w:rsidRDefault="001D2E4B" w:rsidP="005959F9">
      <w:pPr>
        <w:pStyle w:val="aff0"/>
        <w:numPr>
          <w:ilvl w:val="0"/>
          <w:numId w:val="231"/>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导航数据库PBN 的完整性检查</w:t>
      </w:r>
    </w:p>
    <w:p w14:paraId="5F7174EE" w14:textId="77777777" w:rsidR="001D2E4B" w:rsidRPr="00AE0DB5" w:rsidRDefault="001D2E4B" w:rsidP="005959F9">
      <w:pPr>
        <w:pStyle w:val="aff0"/>
        <w:numPr>
          <w:ilvl w:val="0"/>
          <w:numId w:val="232"/>
        </w:numPr>
        <w:kinsoku w:val="0"/>
        <w:overflowPunct w:val="0"/>
        <w:autoSpaceDE w:val="0"/>
        <w:autoSpaceDN w:val="0"/>
        <w:ind w:left="851" w:firstLineChars="0" w:hanging="851"/>
        <w:rPr>
          <w:rFonts w:ascii="宋体" w:hAnsi="宋体"/>
          <w:color w:val="000000" w:themeColor="text1"/>
        </w:rPr>
      </w:pPr>
      <w:r w:rsidRPr="00AE0DB5">
        <w:rPr>
          <w:rFonts w:ascii="宋体" w:hAnsi="宋体" w:hint="eastAsia"/>
          <w:color w:val="000000" w:themeColor="text1"/>
        </w:rPr>
        <w:t>运控部性能情报</w:t>
      </w:r>
      <w:r w:rsidR="007E3F4A">
        <w:rPr>
          <w:rFonts w:ascii="宋体" w:hAnsi="宋体" w:hint="eastAsia"/>
          <w:color w:val="000000" w:themeColor="text1"/>
        </w:rPr>
        <w:t>处</w:t>
      </w:r>
      <w:r w:rsidRPr="00AE0DB5">
        <w:rPr>
          <w:rFonts w:ascii="宋体" w:hAnsi="宋体" w:hint="eastAsia"/>
          <w:color w:val="000000" w:themeColor="text1"/>
        </w:rPr>
        <w:t>负责日常导航数据库PBN 数据的检查。</w:t>
      </w:r>
    </w:p>
    <w:p w14:paraId="5F7174EF" w14:textId="0EA6EA19" w:rsidR="001D2E4B" w:rsidRPr="00AE0DB5" w:rsidRDefault="001D2E4B" w:rsidP="005959F9">
      <w:pPr>
        <w:pStyle w:val="aff0"/>
        <w:numPr>
          <w:ilvl w:val="0"/>
          <w:numId w:val="232"/>
        </w:numPr>
        <w:kinsoku w:val="0"/>
        <w:overflowPunct w:val="0"/>
        <w:autoSpaceDE w:val="0"/>
        <w:autoSpaceDN w:val="0"/>
        <w:ind w:left="851" w:firstLineChars="0" w:hanging="851"/>
        <w:rPr>
          <w:rFonts w:ascii="宋体" w:hAnsi="宋体"/>
          <w:color w:val="000000" w:themeColor="text1"/>
        </w:rPr>
      </w:pPr>
      <w:r w:rsidRPr="00AE0DB5">
        <w:rPr>
          <w:rFonts w:ascii="宋体" w:hAnsi="宋体" w:hint="eastAsia"/>
          <w:color w:val="000000" w:themeColor="text1"/>
        </w:rPr>
        <w:t>如存在导航数据库PBN 信息的缺陷，运控部性能情报</w:t>
      </w:r>
      <w:r w:rsidR="007E3F4A">
        <w:rPr>
          <w:rFonts w:ascii="宋体" w:hAnsi="宋体" w:hint="eastAsia"/>
          <w:color w:val="000000" w:themeColor="text1"/>
        </w:rPr>
        <w:t>处</w:t>
      </w:r>
      <w:r w:rsidRPr="00AE0DB5">
        <w:rPr>
          <w:rFonts w:ascii="宋体" w:hAnsi="宋体" w:hint="eastAsia"/>
          <w:color w:val="000000" w:themeColor="text1"/>
        </w:rPr>
        <w:t>应及时通知导航数据库供应商，并以AIS航行通告形式通知飞行员禁止使用受影响的程序。</w:t>
      </w:r>
    </w:p>
    <w:p w14:paraId="5F7174F0" w14:textId="77777777" w:rsidR="001D2E4B" w:rsidRPr="00AE0DB5" w:rsidRDefault="001D2E4B" w:rsidP="005959F9">
      <w:pPr>
        <w:pStyle w:val="aff0"/>
        <w:numPr>
          <w:ilvl w:val="0"/>
          <w:numId w:val="231"/>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lastRenderedPageBreak/>
        <w:t>作为对导航数据库的最后检查，在执行PBN 运行前，飞行机组必须确认导航数据库是当前有效的，并包含了相应的程序。为了确保导航数据库中飞行程序的准确性，尤其针对导航数据库在飞行期间失效的情况，飞行员应使用CDU 的LEGS 页面和地图显示与公布的航图进行核对，交叉检查航路点、高度和速度限制。如发现导航数据库显示数据与航图不相符，不得使用该程序，机长还应将不一致的情况报告给运控部性能情报</w:t>
      </w:r>
      <w:r w:rsidR="00435AE0">
        <w:rPr>
          <w:rFonts w:ascii="宋体" w:hAnsi="宋体" w:hint="eastAsia"/>
          <w:color w:val="000000" w:themeColor="text1"/>
        </w:rPr>
        <w:t>处</w:t>
      </w:r>
      <w:r w:rsidRPr="00AE0DB5">
        <w:rPr>
          <w:rFonts w:ascii="宋体" w:hAnsi="宋体" w:hint="eastAsia"/>
          <w:color w:val="000000" w:themeColor="text1"/>
        </w:rPr>
        <w:t>，并由其报告给导航数据库制作公司和局方。</w:t>
      </w:r>
    </w:p>
    <w:p w14:paraId="5F7174F1" w14:textId="77777777" w:rsidR="001D2E4B" w:rsidRPr="00AE0DB5" w:rsidRDefault="001D2E4B" w:rsidP="005959F9">
      <w:pPr>
        <w:pStyle w:val="aff0"/>
        <w:numPr>
          <w:ilvl w:val="0"/>
          <w:numId w:val="224"/>
        </w:numPr>
        <w:kinsoku w:val="0"/>
        <w:overflowPunct w:val="0"/>
        <w:autoSpaceDE w:val="0"/>
        <w:autoSpaceDN w:val="0"/>
        <w:adjustRightInd w:val="0"/>
        <w:snapToGrid w:val="0"/>
        <w:ind w:firstLineChars="0"/>
        <w:jc w:val="left"/>
        <w:rPr>
          <w:rFonts w:ascii="宋体" w:hAnsi="宋体"/>
          <w:color w:val="000000" w:themeColor="text1"/>
        </w:rPr>
      </w:pPr>
      <w:r w:rsidRPr="00AE0DB5">
        <w:rPr>
          <w:rFonts w:ascii="宋体" w:hAnsi="宋体" w:hint="eastAsia"/>
          <w:color w:val="000000" w:themeColor="text1"/>
        </w:rPr>
        <w:t>导航数据库异常时的处置</w:t>
      </w:r>
    </w:p>
    <w:p w14:paraId="5F7174F2" w14:textId="77777777" w:rsidR="001D2E4B" w:rsidRPr="00AE0DB5" w:rsidRDefault="001D2E4B" w:rsidP="00CB5486">
      <w:pPr>
        <w:kinsoku w:val="0"/>
        <w:overflowPunct w:val="0"/>
        <w:autoSpaceDE w:val="0"/>
        <w:autoSpaceDN w:val="0"/>
        <w:adjustRightInd w:val="0"/>
        <w:snapToGrid w:val="0"/>
        <w:ind w:left="851"/>
        <w:jc w:val="left"/>
        <w:rPr>
          <w:rFonts w:ascii="宋体" w:hAnsi="宋体"/>
          <w:color w:val="000000" w:themeColor="text1"/>
        </w:rPr>
      </w:pPr>
      <w:r w:rsidRPr="00AE0DB5">
        <w:rPr>
          <w:rFonts w:ascii="宋体" w:hAnsi="宋体" w:hint="eastAsia"/>
          <w:color w:val="000000" w:themeColor="text1"/>
        </w:rPr>
        <w:t>在导航数据库的检查验证和使用的过程中，如发现导航数据库或者飞行程序异常，发现异常的人员应立即将情况通知公司运控部性能情报</w:t>
      </w:r>
      <w:r w:rsidR="007E3F4A">
        <w:rPr>
          <w:rFonts w:ascii="宋体" w:hAnsi="宋体" w:hint="eastAsia"/>
          <w:color w:val="000000" w:themeColor="text1"/>
        </w:rPr>
        <w:t>处</w:t>
      </w:r>
      <w:r w:rsidRPr="00AE0DB5">
        <w:rPr>
          <w:rFonts w:ascii="宋体" w:hAnsi="宋体" w:hint="eastAsia"/>
          <w:color w:val="000000" w:themeColor="text1"/>
        </w:rPr>
        <w:t>，由运控部性能情报</w:t>
      </w:r>
      <w:r w:rsidR="007E3F4A">
        <w:rPr>
          <w:rFonts w:ascii="宋体" w:hAnsi="宋体" w:hint="eastAsia"/>
          <w:color w:val="000000" w:themeColor="text1"/>
        </w:rPr>
        <w:t>处</w:t>
      </w:r>
      <w:r w:rsidRPr="00AE0DB5">
        <w:rPr>
          <w:rFonts w:ascii="宋体" w:hAnsi="宋体" w:hint="eastAsia"/>
          <w:color w:val="000000" w:themeColor="text1"/>
        </w:rPr>
        <w:t>组织对该程序进行评估，并按需发布通告并对飞行机组和签派员进行提醒；如飞行程序不可用，运控部性能情报</w:t>
      </w:r>
      <w:r w:rsidR="007E3F4A">
        <w:rPr>
          <w:rFonts w:ascii="宋体" w:hAnsi="宋体" w:hint="eastAsia"/>
          <w:color w:val="000000" w:themeColor="text1"/>
        </w:rPr>
        <w:t>处</w:t>
      </w:r>
      <w:r w:rsidRPr="00AE0DB5">
        <w:rPr>
          <w:rFonts w:ascii="宋体" w:hAnsi="宋体" w:hint="eastAsia"/>
          <w:color w:val="000000" w:themeColor="text1"/>
        </w:rPr>
        <w:t>应立即通知飞行机组、签派员和公司相关部门暂停PBN 运行。</w:t>
      </w:r>
    </w:p>
    <w:p w14:paraId="5F7174F3" w14:textId="77777777" w:rsidR="001D2E4B" w:rsidRPr="00CA4120" w:rsidRDefault="00570E5C" w:rsidP="005959F9">
      <w:pPr>
        <w:pStyle w:val="aff0"/>
        <w:numPr>
          <w:ilvl w:val="0"/>
          <w:numId w:val="248"/>
        </w:numPr>
        <w:ind w:left="1134" w:firstLineChars="0" w:hanging="1134"/>
        <w:outlineLvl w:val="1"/>
        <w:rPr>
          <w:b/>
        </w:rPr>
      </w:pPr>
      <w:bookmarkStart w:id="1181" w:name="_Toc503360803"/>
      <w:r w:rsidRPr="00CA4120">
        <w:rPr>
          <w:b/>
        </w:rPr>
        <w:t>PBN</w:t>
      </w:r>
      <w:r w:rsidRPr="00CA4120">
        <w:rPr>
          <w:b/>
        </w:rPr>
        <w:t>运行</w:t>
      </w:r>
      <w:bookmarkEnd w:id="1181"/>
    </w:p>
    <w:p w14:paraId="5F7174F4" w14:textId="77777777" w:rsidR="001D2E4B" w:rsidRPr="00AE0DB5" w:rsidRDefault="001D2E4B" w:rsidP="005959F9">
      <w:pPr>
        <w:pStyle w:val="3"/>
        <w:keepNext w:val="0"/>
        <w:numPr>
          <w:ilvl w:val="2"/>
          <w:numId w:val="233"/>
        </w:numPr>
        <w:kinsoku w:val="0"/>
        <w:overflowPunct w:val="0"/>
        <w:autoSpaceDE w:val="0"/>
        <w:autoSpaceDN w:val="0"/>
      </w:pPr>
      <w:bookmarkStart w:id="1182" w:name="_Toc503360804"/>
      <w:r w:rsidRPr="00AE0DB5">
        <w:rPr>
          <w:rFonts w:hint="eastAsia"/>
        </w:rPr>
        <w:t xml:space="preserve">RNP-10 </w:t>
      </w:r>
      <w:r w:rsidRPr="00AE0DB5">
        <w:rPr>
          <w:rFonts w:hint="eastAsia"/>
        </w:rPr>
        <w:t>运行的特殊要求</w:t>
      </w:r>
      <w:bookmarkEnd w:id="1182"/>
    </w:p>
    <w:p w14:paraId="5F7174F5" w14:textId="77777777" w:rsidR="001D2E4B" w:rsidRPr="00AE0DB5" w:rsidRDefault="001D2E4B" w:rsidP="005959F9">
      <w:pPr>
        <w:pStyle w:val="3"/>
        <w:keepNext w:val="0"/>
        <w:numPr>
          <w:ilvl w:val="2"/>
          <w:numId w:val="234"/>
        </w:numPr>
        <w:kinsoku w:val="0"/>
        <w:overflowPunct w:val="0"/>
        <w:autoSpaceDE w:val="0"/>
        <w:autoSpaceDN w:val="0"/>
      </w:pPr>
      <w:bookmarkStart w:id="1183" w:name="_Toc503360805"/>
      <w:r w:rsidRPr="00AE0DB5">
        <w:rPr>
          <w:rFonts w:hint="eastAsia"/>
        </w:rPr>
        <w:t>飞行签派员必须熟悉公司运行区域中的</w:t>
      </w:r>
      <w:r w:rsidRPr="00AE0DB5">
        <w:rPr>
          <w:rFonts w:hint="eastAsia"/>
        </w:rPr>
        <w:t xml:space="preserve">RNP-10 </w:t>
      </w:r>
      <w:r w:rsidRPr="00AE0DB5">
        <w:rPr>
          <w:rFonts w:hint="eastAsia"/>
        </w:rPr>
        <w:t>空域（包括区域、航线和飞行高度层）。</w:t>
      </w:r>
      <w:bookmarkEnd w:id="1183"/>
    </w:p>
    <w:p w14:paraId="5F7174F6" w14:textId="77777777" w:rsidR="001D2E4B" w:rsidRPr="00AE0DB5" w:rsidRDefault="001D2E4B" w:rsidP="005959F9">
      <w:pPr>
        <w:pStyle w:val="3"/>
        <w:keepNext w:val="0"/>
        <w:numPr>
          <w:ilvl w:val="2"/>
          <w:numId w:val="234"/>
        </w:numPr>
        <w:kinsoku w:val="0"/>
        <w:overflowPunct w:val="0"/>
        <w:autoSpaceDE w:val="0"/>
        <w:autoSpaceDN w:val="0"/>
      </w:pPr>
      <w:bookmarkStart w:id="1184" w:name="_Toc503360806"/>
      <w:r w:rsidRPr="00AE0DB5">
        <w:rPr>
          <w:rFonts w:hint="eastAsia"/>
        </w:rPr>
        <w:lastRenderedPageBreak/>
        <w:t>飞行签派员必须熟悉公司机队中获</w:t>
      </w:r>
      <w:r w:rsidRPr="00AE0DB5">
        <w:rPr>
          <w:rFonts w:hint="eastAsia"/>
        </w:rPr>
        <w:t xml:space="preserve">RNP-10 </w:t>
      </w:r>
      <w:r w:rsidRPr="00AE0DB5">
        <w:rPr>
          <w:rFonts w:hint="eastAsia"/>
        </w:rPr>
        <w:t>运行批准的飞机，以及机组的资格。</w:t>
      </w:r>
      <w:bookmarkEnd w:id="1184"/>
    </w:p>
    <w:p w14:paraId="5F7174F7" w14:textId="77777777" w:rsidR="001D2E4B" w:rsidRPr="00AE0DB5" w:rsidRDefault="001D2E4B" w:rsidP="005959F9">
      <w:pPr>
        <w:pStyle w:val="3"/>
        <w:keepNext w:val="0"/>
        <w:numPr>
          <w:ilvl w:val="2"/>
          <w:numId w:val="234"/>
        </w:numPr>
        <w:kinsoku w:val="0"/>
        <w:overflowPunct w:val="0"/>
        <w:autoSpaceDE w:val="0"/>
        <w:autoSpaceDN w:val="0"/>
      </w:pPr>
      <w:bookmarkStart w:id="1185" w:name="_Toc503360807"/>
      <w:r w:rsidRPr="00AE0DB5">
        <w:rPr>
          <w:rFonts w:hint="eastAsia"/>
        </w:rPr>
        <w:t>签派放行前，飞行签派员必须：</w:t>
      </w:r>
      <w:bookmarkEnd w:id="1185"/>
    </w:p>
    <w:p w14:paraId="5F7174F8" w14:textId="77777777" w:rsidR="001D2E4B" w:rsidRPr="007F32B6" w:rsidRDefault="001D2E4B" w:rsidP="005959F9">
      <w:pPr>
        <w:pStyle w:val="aff0"/>
        <w:numPr>
          <w:ilvl w:val="0"/>
          <w:numId w:val="10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7F32B6">
        <w:rPr>
          <w:rFonts w:ascii="宋体" w:hAnsi="宋体" w:hint="eastAsia"/>
          <w:color w:val="000000" w:themeColor="text1"/>
        </w:rPr>
        <w:t>确定 RNP-10空域（或航线）的范围；</w:t>
      </w:r>
    </w:p>
    <w:p w14:paraId="5F7174F9" w14:textId="77777777" w:rsidR="001D2E4B" w:rsidRPr="007F32B6" w:rsidRDefault="001D2E4B" w:rsidP="005959F9">
      <w:pPr>
        <w:pStyle w:val="aff0"/>
        <w:numPr>
          <w:ilvl w:val="0"/>
          <w:numId w:val="10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7F32B6">
        <w:rPr>
          <w:rFonts w:ascii="宋体" w:hAnsi="宋体" w:hint="eastAsia"/>
          <w:color w:val="000000" w:themeColor="text1"/>
        </w:rPr>
        <w:t xml:space="preserve">确定即将进入RNP-10 空域（或航线）的飞机已获RNP-10运行批准； </w:t>
      </w:r>
    </w:p>
    <w:p w14:paraId="5F7174FA" w14:textId="77777777" w:rsidR="001D2E4B" w:rsidRPr="007F32B6" w:rsidRDefault="001D2E4B" w:rsidP="005959F9">
      <w:pPr>
        <w:pStyle w:val="aff0"/>
        <w:numPr>
          <w:ilvl w:val="0"/>
          <w:numId w:val="10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7F32B6">
        <w:rPr>
          <w:rFonts w:ascii="宋体" w:hAnsi="宋体" w:hint="eastAsia"/>
          <w:color w:val="000000" w:themeColor="text1"/>
        </w:rPr>
        <w:t>确定被签派放行的飞机满足RNP-10 运行的适航要求，核对MEL；</w:t>
      </w:r>
    </w:p>
    <w:p w14:paraId="5F7174FB" w14:textId="77777777" w:rsidR="001D2E4B" w:rsidRPr="007F32B6" w:rsidRDefault="001D2E4B" w:rsidP="005959F9">
      <w:pPr>
        <w:pStyle w:val="aff0"/>
        <w:numPr>
          <w:ilvl w:val="0"/>
          <w:numId w:val="10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7F32B6">
        <w:rPr>
          <w:rFonts w:ascii="宋体" w:hAnsi="宋体" w:hint="eastAsia"/>
          <w:color w:val="000000" w:themeColor="text1"/>
        </w:rPr>
        <w:t>确定飞行机组的RNP-10运行资格；</w:t>
      </w:r>
    </w:p>
    <w:p w14:paraId="5F7174FC" w14:textId="77777777" w:rsidR="001D2E4B" w:rsidRPr="007F32B6" w:rsidRDefault="001D2E4B" w:rsidP="005959F9">
      <w:pPr>
        <w:pStyle w:val="aff0"/>
        <w:numPr>
          <w:ilvl w:val="0"/>
          <w:numId w:val="10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7F32B6">
        <w:rPr>
          <w:rFonts w:ascii="宋体" w:hAnsi="宋体" w:hint="eastAsia"/>
          <w:color w:val="000000" w:themeColor="text1"/>
        </w:rPr>
        <w:t>在向空中交通管制部门提供的ICAO 飞行计划（FPL）的第10 项中注明“R”，在第18 项中注明“PBN/A1”，表示运营人及其飞机已获RNP-10 运行批准。</w:t>
      </w:r>
    </w:p>
    <w:p w14:paraId="5F7174FD" w14:textId="77777777" w:rsidR="001D2E4B" w:rsidRPr="00AE0DB5" w:rsidRDefault="001D2E4B" w:rsidP="005959F9">
      <w:pPr>
        <w:pStyle w:val="3"/>
        <w:keepNext w:val="0"/>
        <w:numPr>
          <w:ilvl w:val="2"/>
          <w:numId w:val="234"/>
        </w:numPr>
        <w:kinsoku w:val="0"/>
        <w:overflowPunct w:val="0"/>
        <w:autoSpaceDE w:val="0"/>
        <w:autoSpaceDN w:val="0"/>
      </w:pPr>
      <w:bookmarkStart w:id="1186" w:name="_Toc503360808"/>
      <w:r w:rsidRPr="00AE0DB5">
        <w:rPr>
          <w:rFonts w:hint="eastAsia"/>
        </w:rPr>
        <w:t>签派放行后，飞行签派员应当加强飞行监控，密切监视飞机机载设施工作情况和飞行的进展情况。</w:t>
      </w:r>
      <w:bookmarkEnd w:id="1186"/>
    </w:p>
    <w:p w14:paraId="5F7174FE" w14:textId="77777777" w:rsidR="001D2E4B" w:rsidRPr="00AE0DB5" w:rsidRDefault="001D2E4B" w:rsidP="005959F9">
      <w:pPr>
        <w:pStyle w:val="3"/>
        <w:keepNext w:val="0"/>
        <w:numPr>
          <w:ilvl w:val="2"/>
          <w:numId w:val="234"/>
        </w:numPr>
        <w:kinsoku w:val="0"/>
        <w:overflowPunct w:val="0"/>
        <w:autoSpaceDE w:val="0"/>
        <w:autoSpaceDN w:val="0"/>
      </w:pPr>
      <w:bookmarkStart w:id="1187" w:name="_Toc503360809"/>
      <w:r w:rsidRPr="00AE0DB5">
        <w:rPr>
          <w:rFonts w:hint="eastAsia"/>
        </w:rPr>
        <w:t>公司机队中获</w:t>
      </w:r>
      <w:r w:rsidRPr="00AE0DB5">
        <w:rPr>
          <w:rFonts w:hint="eastAsia"/>
        </w:rPr>
        <w:t xml:space="preserve">RNP-10 </w:t>
      </w:r>
      <w:r w:rsidRPr="00AE0DB5">
        <w:rPr>
          <w:rFonts w:hint="eastAsia"/>
        </w:rPr>
        <w:t>运行批准的飞机详见《运行规范》</w:t>
      </w:r>
      <w:r w:rsidRPr="00AE0DB5">
        <w:rPr>
          <w:rFonts w:hint="eastAsia"/>
        </w:rPr>
        <w:t>B0015</w:t>
      </w:r>
      <w:bookmarkEnd w:id="1187"/>
      <w:r w:rsidRPr="00AE0DB5">
        <w:rPr>
          <w:rFonts w:hint="eastAsia"/>
        </w:rPr>
        <w:t xml:space="preserve"> </w:t>
      </w:r>
    </w:p>
    <w:p w14:paraId="5F7174FF" w14:textId="77777777" w:rsidR="001D2E4B" w:rsidRPr="00AE0DB5" w:rsidRDefault="001D2E4B" w:rsidP="005959F9">
      <w:pPr>
        <w:pStyle w:val="3"/>
        <w:keepNext w:val="0"/>
        <w:numPr>
          <w:ilvl w:val="2"/>
          <w:numId w:val="233"/>
        </w:numPr>
        <w:kinsoku w:val="0"/>
        <w:overflowPunct w:val="0"/>
        <w:autoSpaceDE w:val="0"/>
        <w:autoSpaceDN w:val="0"/>
      </w:pPr>
      <w:bookmarkStart w:id="1188" w:name="_Toc503360810"/>
      <w:r w:rsidRPr="00AE0DB5">
        <w:rPr>
          <w:rFonts w:hint="eastAsia"/>
        </w:rPr>
        <w:t>机组应急处置程序</w:t>
      </w:r>
      <w:bookmarkEnd w:id="1188"/>
    </w:p>
    <w:p w14:paraId="5F717500" w14:textId="77777777" w:rsidR="001D2E4B" w:rsidRPr="00AE0DB5" w:rsidRDefault="001D2E4B" w:rsidP="005959F9">
      <w:pPr>
        <w:pStyle w:val="3"/>
        <w:keepNext w:val="0"/>
        <w:numPr>
          <w:ilvl w:val="2"/>
          <w:numId w:val="235"/>
        </w:numPr>
        <w:kinsoku w:val="0"/>
        <w:overflowPunct w:val="0"/>
        <w:autoSpaceDE w:val="0"/>
        <w:autoSpaceDN w:val="0"/>
      </w:pPr>
      <w:bookmarkStart w:id="1189" w:name="_Toc503360811"/>
      <w:r w:rsidRPr="00AE0DB5">
        <w:rPr>
          <w:rFonts w:hint="eastAsia"/>
        </w:rPr>
        <w:t>在</w:t>
      </w:r>
      <w:r w:rsidRPr="00AE0DB5">
        <w:rPr>
          <w:rFonts w:hint="eastAsia"/>
        </w:rPr>
        <w:t xml:space="preserve">RNP-10 </w:t>
      </w:r>
      <w:r w:rsidRPr="00AE0DB5">
        <w:rPr>
          <w:rFonts w:hint="eastAsia"/>
        </w:rPr>
        <w:t>运行区域发生的应急情况主要是指遇到影响飞机保持导航能力的意外事件，这些事件包括下列情况，这些情况对飞行签派员无特别要求，仅对飞行机组有要求。</w:t>
      </w:r>
      <w:bookmarkEnd w:id="1189"/>
    </w:p>
    <w:p w14:paraId="5F717501" w14:textId="77777777" w:rsidR="001D2E4B" w:rsidRPr="007F32B6" w:rsidRDefault="001D2E4B" w:rsidP="005959F9">
      <w:pPr>
        <w:pStyle w:val="aff0"/>
        <w:numPr>
          <w:ilvl w:val="1"/>
          <w:numId w:val="107"/>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7F32B6">
        <w:rPr>
          <w:rFonts w:ascii="宋体" w:hAnsi="宋体" w:hint="eastAsia"/>
          <w:color w:val="000000" w:themeColor="text1"/>
        </w:rPr>
        <w:t>飞机设备故障（导航设备、飞机性能或其他影响飞机性能</w:t>
      </w:r>
      <w:r w:rsidRPr="007F32B6">
        <w:rPr>
          <w:rFonts w:ascii="宋体" w:hAnsi="宋体" w:hint="eastAsia"/>
          <w:color w:val="000000" w:themeColor="text1"/>
        </w:rPr>
        <w:lastRenderedPageBreak/>
        <w:t>的故障，如一台发动机失效、增压失效等）。</w:t>
      </w:r>
    </w:p>
    <w:p w14:paraId="5F717502" w14:textId="77777777" w:rsidR="001D2E4B" w:rsidRPr="007F32B6" w:rsidRDefault="001D2E4B" w:rsidP="005959F9">
      <w:pPr>
        <w:pStyle w:val="aff0"/>
        <w:numPr>
          <w:ilvl w:val="1"/>
          <w:numId w:val="107"/>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7F32B6">
        <w:rPr>
          <w:rFonts w:ascii="宋体" w:hAnsi="宋体" w:hint="eastAsia"/>
          <w:color w:val="000000" w:themeColor="text1"/>
        </w:rPr>
        <w:t>天气条件（雷雨及危险天气等）。</w:t>
      </w:r>
    </w:p>
    <w:p w14:paraId="5F717503" w14:textId="77777777" w:rsidR="001D2E4B" w:rsidRPr="00AE0DB5" w:rsidRDefault="001D2E4B" w:rsidP="005959F9">
      <w:pPr>
        <w:pStyle w:val="3"/>
        <w:keepNext w:val="0"/>
        <w:numPr>
          <w:ilvl w:val="2"/>
          <w:numId w:val="235"/>
        </w:numPr>
        <w:kinsoku w:val="0"/>
        <w:overflowPunct w:val="0"/>
        <w:autoSpaceDE w:val="0"/>
        <w:autoSpaceDN w:val="0"/>
      </w:pPr>
      <w:bookmarkStart w:id="1190" w:name="_Toc503360812"/>
      <w:r w:rsidRPr="00AE0DB5">
        <w:rPr>
          <w:rFonts w:hint="eastAsia"/>
        </w:rPr>
        <w:t>应急飞行程序（包括危险天气避让）</w:t>
      </w:r>
      <w:bookmarkEnd w:id="1190"/>
    </w:p>
    <w:p w14:paraId="5F717504" w14:textId="77777777" w:rsidR="001D2E4B" w:rsidRPr="003606B8" w:rsidRDefault="001D2E4B" w:rsidP="005959F9">
      <w:pPr>
        <w:pStyle w:val="aff0"/>
        <w:numPr>
          <w:ilvl w:val="0"/>
          <w:numId w:val="23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AE0DB5">
        <w:rPr>
          <w:rFonts w:hint="eastAsia"/>
        </w:rPr>
        <w:t>应</w:t>
      </w:r>
      <w:r w:rsidRPr="003606B8">
        <w:rPr>
          <w:rFonts w:ascii="宋体" w:hAnsi="宋体" w:hint="eastAsia"/>
          <w:color w:val="000000" w:themeColor="text1"/>
        </w:rPr>
        <w:t>急程序（包括危险天气避让）应按照以下具体规定执行。</w:t>
      </w:r>
    </w:p>
    <w:p w14:paraId="5F717505" w14:textId="77777777" w:rsidR="001D2E4B" w:rsidRPr="00AE0DB5" w:rsidRDefault="001D2E4B" w:rsidP="005959F9">
      <w:pPr>
        <w:pStyle w:val="aff0"/>
        <w:numPr>
          <w:ilvl w:val="0"/>
          <w:numId w:val="236"/>
        </w:numPr>
        <w:kinsoku w:val="0"/>
        <w:overflowPunct w:val="0"/>
        <w:autoSpaceDE w:val="0"/>
        <w:autoSpaceDN w:val="0"/>
        <w:adjustRightInd w:val="0"/>
        <w:snapToGrid w:val="0"/>
        <w:spacing w:line="360" w:lineRule="exact"/>
        <w:ind w:left="851" w:firstLineChars="0" w:hanging="851"/>
        <w:jc w:val="left"/>
      </w:pPr>
      <w:r w:rsidRPr="003606B8">
        <w:rPr>
          <w:rFonts w:ascii="宋体" w:hAnsi="宋体" w:hint="eastAsia"/>
          <w:color w:val="000000" w:themeColor="text1"/>
        </w:rPr>
        <w:t>当航</w:t>
      </w:r>
      <w:r w:rsidRPr="00AE0DB5">
        <w:rPr>
          <w:rFonts w:hint="eastAsia"/>
        </w:rPr>
        <w:t>空器在</w:t>
      </w:r>
      <w:r w:rsidRPr="00AE0DB5">
        <w:rPr>
          <w:rFonts w:hint="eastAsia"/>
        </w:rPr>
        <w:t xml:space="preserve">RNP-10 </w:t>
      </w:r>
      <w:r w:rsidRPr="00AE0DB5">
        <w:rPr>
          <w:rFonts w:hint="eastAsia"/>
        </w:rPr>
        <w:t>运行空域飞行时，飞行员应在采取任何偏航行动前，必须获得</w:t>
      </w:r>
      <w:r w:rsidRPr="00AE0DB5">
        <w:rPr>
          <w:rFonts w:hint="eastAsia"/>
        </w:rPr>
        <w:t xml:space="preserve">ATC </w:t>
      </w:r>
      <w:r w:rsidRPr="00AE0DB5">
        <w:rPr>
          <w:rFonts w:hint="eastAsia"/>
        </w:rPr>
        <w:t>许可。</w:t>
      </w:r>
    </w:p>
    <w:p w14:paraId="5F717506" w14:textId="77777777" w:rsidR="001D2E4B" w:rsidRPr="003606B8" w:rsidRDefault="001D2E4B" w:rsidP="005959F9">
      <w:pPr>
        <w:pStyle w:val="aff0"/>
        <w:numPr>
          <w:ilvl w:val="0"/>
          <w:numId w:val="236"/>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AE0DB5">
        <w:rPr>
          <w:rFonts w:hint="eastAsia"/>
        </w:rPr>
        <w:t>如果</w:t>
      </w:r>
      <w:r w:rsidRPr="003606B8">
        <w:rPr>
          <w:rFonts w:ascii="宋体" w:hAnsi="宋体" w:hint="eastAsia"/>
          <w:color w:val="000000" w:themeColor="text1"/>
        </w:rPr>
        <w:t>航空器不能按照ATC 许可继续飞行时，如可能，行动前在适当的R/T 频率上发送紧急遇险信号，重新获得新的许可。</w:t>
      </w:r>
    </w:p>
    <w:p w14:paraId="5F717507" w14:textId="77777777" w:rsidR="001D2E4B" w:rsidRPr="00AE0DB5" w:rsidRDefault="001D2E4B" w:rsidP="005959F9">
      <w:pPr>
        <w:pStyle w:val="aff0"/>
        <w:numPr>
          <w:ilvl w:val="0"/>
          <w:numId w:val="236"/>
        </w:numPr>
        <w:kinsoku w:val="0"/>
        <w:overflowPunct w:val="0"/>
        <w:autoSpaceDE w:val="0"/>
        <w:autoSpaceDN w:val="0"/>
        <w:adjustRightInd w:val="0"/>
        <w:snapToGrid w:val="0"/>
        <w:spacing w:line="360" w:lineRule="exact"/>
        <w:ind w:left="851" w:firstLineChars="0" w:hanging="851"/>
        <w:jc w:val="left"/>
      </w:pPr>
      <w:r w:rsidRPr="003606B8">
        <w:rPr>
          <w:rFonts w:ascii="宋体" w:hAnsi="宋体" w:hint="eastAsia"/>
          <w:color w:val="000000" w:themeColor="text1"/>
        </w:rPr>
        <w:t>当航空器在</w:t>
      </w:r>
      <w:r w:rsidRPr="00AE0DB5">
        <w:rPr>
          <w:rFonts w:hint="eastAsia"/>
        </w:rPr>
        <w:t xml:space="preserve">RNP-10 </w:t>
      </w:r>
      <w:r w:rsidRPr="00AE0DB5">
        <w:rPr>
          <w:rFonts w:hint="eastAsia"/>
        </w:rPr>
        <w:t>运行空域飞行，不能继续沿</w:t>
      </w:r>
      <w:r w:rsidRPr="00AE0DB5">
        <w:rPr>
          <w:rFonts w:hint="eastAsia"/>
        </w:rPr>
        <w:t xml:space="preserve">ATC </w:t>
      </w:r>
      <w:r w:rsidRPr="00AE0DB5">
        <w:rPr>
          <w:rFonts w:hint="eastAsia"/>
        </w:rPr>
        <w:t>指令飞行时，且无法建立管制员—飞行员通信，飞行员应：</w:t>
      </w:r>
    </w:p>
    <w:p w14:paraId="5F717508" w14:textId="77777777" w:rsidR="001D2E4B" w:rsidRPr="001B4EA5" w:rsidRDefault="001D2E4B" w:rsidP="005959F9">
      <w:pPr>
        <w:pStyle w:val="aff0"/>
        <w:numPr>
          <w:ilvl w:val="0"/>
          <w:numId w:val="109"/>
        </w:numPr>
        <w:kinsoku w:val="0"/>
        <w:overflowPunct w:val="0"/>
        <w:autoSpaceDE w:val="0"/>
        <w:autoSpaceDN w:val="0"/>
        <w:ind w:left="851" w:firstLineChars="0" w:hanging="851"/>
      </w:pPr>
      <w:r w:rsidRPr="001B4EA5">
        <w:rPr>
          <w:rFonts w:hint="eastAsia"/>
        </w:rPr>
        <w:t>如可能，从</w:t>
      </w:r>
      <w:r w:rsidRPr="001B4EA5">
        <w:rPr>
          <w:rFonts w:hint="eastAsia"/>
        </w:rPr>
        <w:t xml:space="preserve">ATC </w:t>
      </w:r>
      <w:r w:rsidRPr="001B4EA5">
        <w:rPr>
          <w:rFonts w:hint="eastAsia"/>
        </w:rPr>
        <w:t>航路偏离出来；</w:t>
      </w:r>
    </w:p>
    <w:p w14:paraId="5F717509" w14:textId="77777777" w:rsidR="001D2E4B" w:rsidRPr="001B4EA5" w:rsidRDefault="001D2E4B" w:rsidP="005959F9">
      <w:pPr>
        <w:pStyle w:val="aff0"/>
        <w:numPr>
          <w:ilvl w:val="0"/>
          <w:numId w:val="109"/>
        </w:numPr>
        <w:kinsoku w:val="0"/>
        <w:overflowPunct w:val="0"/>
        <w:autoSpaceDE w:val="0"/>
        <w:autoSpaceDN w:val="0"/>
        <w:ind w:left="851" w:firstLineChars="0" w:hanging="851"/>
      </w:pPr>
      <w:r w:rsidRPr="001B4EA5">
        <w:rPr>
          <w:rFonts w:hint="eastAsia"/>
        </w:rPr>
        <w:t>在可用频率及紧急频率</w:t>
      </w:r>
      <w:r w:rsidRPr="001B4EA5">
        <w:rPr>
          <w:rFonts w:hint="eastAsia"/>
        </w:rPr>
        <w:t xml:space="preserve">121.5MHz </w:t>
      </w:r>
      <w:r w:rsidRPr="001B4EA5">
        <w:rPr>
          <w:rFonts w:hint="eastAsia"/>
        </w:rPr>
        <w:t>上，以适当间隔广播航空器的位置和动向；</w:t>
      </w:r>
    </w:p>
    <w:p w14:paraId="5F71750A" w14:textId="77777777" w:rsidR="001D2E4B" w:rsidRPr="001B4EA5" w:rsidRDefault="001D2E4B" w:rsidP="005959F9">
      <w:pPr>
        <w:pStyle w:val="aff0"/>
        <w:numPr>
          <w:ilvl w:val="0"/>
          <w:numId w:val="109"/>
        </w:numPr>
        <w:kinsoku w:val="0"/>
        <w:overflowPunct w:val="0"/>
        <w:autoSpaceDE w:val="0"/>
        <w:autoSpaceDN w:val="0"/>
        <w:ind w:left="851" w:firstLineChars="0" w:hanging="851"/>
      </w:pPr>
      <w:r w:rsidRPr="001B4EA5">
        <w:rPr>
          <w:rFonts w:hint="eastAsia"/>
        </w:rPr>
        <w:t>尽可能使用</w:t>
      </w:r>
      <w:r w:rsidRPr="001B4EA5">
        <w:rPr>
          <w:rFonts w:hint="eastAsia"/>
        </w:rPr>
        <w:t>TCAS</w:t>
      </w:r>
      <w:r w:rsidRPr="001B4EA5">
        <w:rPr>
          <w:rFonts w:hint="eastAsia"/>
        </w:rPr>
        <w:t>，如目视可观察冲突航空器；</w:t>
      </w:r>
    </w:p>
    <w:p w14:paraId="5F71750B" w14:textId="77777777" w:rsidR="001D2E4B" w:rsidRPr="001B4EA5" w:rsidRDefault="001D2E4B" w:rsidP="005959F9">
      <w:pPr>
        <w:pStyle w:val="aff0"/>
        <w:numPr>
          <w:ilvl w:val="0"/>
          <w:numId w:val="109"/>
        </w:numPr>
        <w:kinsoku w:val="0"/>
        <w:overflowPunct w:val="0"/>
        <w:autoSpaceDE w:val="0"/>
        <w:autoSpaceDN w:val="0"/>
        <w:ind w:left="851" w:firstLineChars="0" w:hanging="851"/>
      </w:pPr>
      <w:r w:rsidRPr="001B4EA5">
        <w:rPr>
          <w:rFonts w:hint="eastAsia"/>
        </w:rPr>
        <w:t>偏航少于</w:t>
      </w:r>
      <w:r w:rsidRPr="001B4EA5">
        <w:rPr>
          <w:rFonts w:hint="eastAsia"/>
        </w:rPr>
        <w:t xml:space="preserve">10 </w:t>
      </w:r>
      <w:r w:rsidRPr="001B4EA5">
        <w:rPr>
          <w:rFonts w:hint="eastAsia"/>
        </w:rPr>
        <w:t>海里时，航空器应保持在</w:t>
      </w:r>
      <w:r w:rsidRPr="001B4EA5">
        <w:rPr>
          <w:rFonts w:hint="eastAsia"/>
        </w:rPr>
        <w:t xml:space="preserve">ATC </w:t>
      </w:r>
      <w:r w:rsidRPr="001B4EA5">
        <w:rPr>
          <w:rFonts w:hint="eastAsia"/>
        </w:rPr>
        <w:t>指定的高度层飞行；</w:t>
      </w:r>
    </w:p>
    <w:p w14:paraId="5F71750C" w14:textId="77777777" w:rsidR="001D2E4B" w:rsidRPr="001B4EA5" w:rsidRDefault="001D2E4B" w:rsidP="005959F9">
      <w:pPr>
        <w:pStyle w:val="aff0"/>
        <w:numPr>
          <w:ilvl w:val="0"/>
          <w:numId w:val="109"/>
        </w:numPr>
        <w:kinsoku w:val="0"/>
        <w:overflowPunct w:val="0"/>
        <w:autoSpaceDE w:val="0"/>
        <w:autoSpaceDN w:val="0"/>
        <w:ind w:left="851" w:firstLineChars="0" w:hanging="851"/>
      </w:pPr>
      <w:r w:rsidRPr="001B4EA5">
        <w:rPr>
          <w:rFonts w:hint="eastAsia"/>
        </w:rPr>
        <w:t>偏航大于</w:t>
      </w:r>
      <w:r w:rsidRPr="001B4EA5">
        <w:rPr>
          <w:rFonts w:hint="eastAsia"/>
        </w:rPr>
        <w:t xml:space="preserve">10 </w:t>
      </w:r>
      <w:r w:rsidRPr="001B4EA5">
        <w:rPr>
          <w:rFonts w:hint="eastAsia"/>
        </w:rPr>
        <w:t>海里的航空器，应依据以下标准改变高度层：</w:t>
      </w:r>
    </w:p>
    <w:p w14:paraId="5F71750D" w14:textId="77777777" w:rsidR="001D2E4B" w:rsidRPr="00AE0DB5" w:rsidRDefault="001D2E4B" w:rsidP="00CB5486">
      <w:pPr>
        <w:kinsoku w:val="0"/>
        <w:overflowPunct w:val="0"/>
        <w:autoSpaceDE w:val="0"/>
        <w:autoSpaceDN w:val="0"/>
        <w:adjustRightInd w:val="0"/>
        <w:snapToGrid w:val="0"/>
        <w:ind w:left="360" w:firstLineChars="100" w:firstLine="210"/>
        <w:jc w:val="left"/>
        <w:rPr>
          <w:rFonts w:ascii="宋体" w:hAnsi="宋体"/>
          <w:color w:val="000000" w:themeColor="text1"/>
        </w:rPr>
      </w:pPr>
    </w:p>
    <w:tbl>
      <w:tblPr>
        <w:tblStyle w:val="afb"/>
        <w:tblW w:w="0" w:type="auto"/>
        <w:tblInd w:w="1384" w:type="dxa"/>
        <w:tblLook w:val="04A0" w:firstRow="1" w:lastRow="0" w:firstColumn="1" w:lastColumn="0" w:noHBand="0" w:noVBand="1"/>
      </w:tblPr>
      <w:tblGrid>
        <w:gridCol w:w="1647"/>
        <w:gridCol w:w="968"/>
        <w:gridCol w:w="2341"/>
      </w:tblGrid>
      <w:tr w:rsidR="001D2E4B" w:rsidRPr="00AE0DB5" w14:paraId="5F717511" w14:textId="77777777" w:rsidTr="00C84A8E">
        <w:tc>
          <w:tcPr>
            <w:tcW w:w="1701" w:type="dxa"/>
            <w:vAlign w:val="center"/>
          </w:tcPr>
          <w:p w14:paraId="5F71750E"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黑体" w:eastAsia="黑体" w:cs="黑体" w:hint="eastAsia"/>
                <w:color w:val="000000" w:themeColor="text1"/>
                <w:kern w:val="0"/>
                <w:sz w:val="18"/>
                <w:szCs w:val="18"/>
              </w:rPr>
              <w:t>空中交通服务航路</w:t>
            </w:r>
          </w:p>
        </w:tc>
        <w:tc>
          <w:tcPr>
            <w:tcW w:w="992" w:type="dxa"/>
            <w:vAlign w:val="center"/>
          </w:tcPr>
          <w:p w14:paraId="5F71750F"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黑体" w:eastAsia="黑体" w:cs="黑体" w:hint="eastAsia"/>
                <w:color w:val="000000" w:themeColor="text1"/>
                <w:kern w:val="0"/>
                <w:sz w:val="18"/>
                <w:szCs w:val="18"/>
              </w:rPr>
              <w:t>偏航方向</w:t>
            </w:r>
          </w:p>
        </w:tc>
        <w:tc>
          <w:tcPr>
            <w:tcW w:w="2410" w:type="dxa"/>
            <w:vAlign w:val="center"/>
          </w:tcPr>
          <w:p w14:paraId="5F717510"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黑体" w:eastAsia="黑体" w:cs="黑体" w:hint="eastAsia"/>
                <w:color w:val="000000" w:themeColor="text1"/>
                <w:kern w:val="0"/>
                <w:sz w:val="18"/>
                <w:szCs w:val="18"/>
              </w:rPr>
              <w:t>高度层改变（</w:t>
            </w:r>
            <w:r w:rsidRPr="00AE0DB5">
              <w:rPr>
                <w:rFonts w:ascii="Arial" w:eastAsia="黑体" w:hAnsi="Arial" w:cs="Arial"/>
                <w:color w:val="000000" w:themeColor="text1"/>
                <w:kern w:val="0"/>
                <w:sz w:val="18"/>
                <w:szCs w:val="18"/>
              </w:rPr>
              <w:t xml:space="preserve">FL310 </w:t>
            </w:r>
            <w:r w:rsidRPr="00AE0DB5">
              <w:rPr>
                <w:rFonts w:ascii="黑体" w:eastAsia="黑体" w:cs="黑体" w:hint="eastAsia"/>
                <w:color w:val="000000" w:themeColor="text1"/>
                <w:kern w:val="0"/>
                <w:sz w:val="18"/>
                <w:szCs w:val="18"/>
              </w:rPr>
              <w:t>或以上）</w:t>
            </w:r>
          </w:p>
        </w:tc>
      </w:tr>
      <w:tr w:rsidR="001D2E4B" w:rsidRPr="00AE0DB5" w14:paraId="5F717515" w14:textId="77777777" w:rsidTr="00C84A8E">
        <w:tc>
          <w:tcPr>
            <w:tcW w:w="1701" w:type="dxa"/>
            <w:vMerge w:val="restart"/>
            <w:vAlign w:val="center"/>
          </w:tcPr>
          <w:p w14:paraId="5F717512"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宋体" w:cs="宋体" w:hint="eastAsia"/>
                <w:color w:val="000000" w:themeColor="text1"/>
                <w:kern w:val="0"/>
                <w:sz w:val="18"/>
                <w:szCs w:val="18"/>
              </w:rPr>
              <w:lastRenderedPageBreak/>
              <w:t>向西南方向</w:t>
            </w:r>
          </w:p>
        </w:tc>
        <w:tc>
          <w:tcPr>
            <w:tcW w:w="992" w:type="dxa"/>
            <w:vAlign w:val="center"/>
          </w:tcPr>
          <w:p w14:paraId="5F717513"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宋体" w:hAnsi="Arial" w:cs="宋体" w:hint="eastAsia"/>
                <w:color w:val="000000" w:themeColor="text1"/>
                <w:kern w:val="0"/>
                <w:sz w:val="18"/>
                <w:szCs w:val="18"/>
              </w:rPr>
              <w:t>左</w:t>
            </w:r>
          </w:p>
        </w:tc>
        <w:tc>
          <w:tcPr>
            <w:tcW w:w="2410" w:type="dxa"/>
            <w:vAlign w:val="center"/>
          </w:tcPr>
          <w:p w14:paraId="5F717514"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宋体" w:cs="宋体" w:hint="eastAsia"/>
                <w:color w:val="000000" w:themeColor="text1"/>
                <w:kern w:val="0"/>
                <w:sz w:val="18"/>
                <w:szCs w:val="18"/>
              </w:rPr>
              <w:t>下降</w:t>
            </w:r>
            <w:r w:rsidRPr="00AE0DB5">
              <w:rPr>
                <w:rFonts w:ascii="Arial" w:hAnsi="Arial" w:cs="Arial"/>
                <w:color w:val="000000" w:themeColor="text1"/>
                <w:kern w:val="0"/>
                <w:sz w:val="18"/>
                <w:szCs w:val="18"/>
              </w:rPr>
              <w:t xml:space="preserve">1000 </w:t>
            </w:r>
            <w:r w:rsidRPr="00AE0DB5">
              <w:rPr>
                <w:rFonts w:ascii="宋体" w:cs="宋体" w:hint="eastAsia"/>
                <w:color w:val="000000" w:themeColor="text1"/>
                <w:kern w:val="0"/>
                <w:sz w:val="18"/>
                <w:szCs w:val="18"/>
              </w:rPr>
              <w:t>英尺</w:t>
            </w:r>
          </w:p>
        </w:tc>
      </w:tr>
      <w:tr w:rsidR="001D2E4B" w:rsidRPr="00AE0DB5" w14:paraId="5F717519" w14:textId="77777777" w:rsidTr="00C84A8E">
        <w:tc>
          <w:tcPr>
            <w:tcW w:w="1701" w:type="dxa"/>
            <w:vMerge/>
            <w:vAlign w:val="center"/>
          </w:tcPr>
          <w:p w14:paraId="5F717516"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p>
        </w:tc>
        <w:tc>
          <w:tcPr>
            <w:tcW w:w="992" w:type="dxa"/>
            <w:vAlign w:val="center"/>
          </w:tcPr>
          <w:p w14:paraId="5F717517"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宋体" w:hAnsi="Arial" w:cs="宋体" w:hint="eastAsia"/>
                <w:color w:val="000000" w:themeColor="text1"/>
                <w:kern w:val="0"/>
                <w:sz w:val="18"/>
                <w:szCs w:val="18"/>
              </w:rPr>
              <w:t>右</w:t>
            </w:r>
          </w:p>
        </w:tc>
        <w:tc>
          <w:tcPr>
            <w:tcW w:w="2410" w:type="dxa"/>
            <w:vAlign w:val="center"/>
          </w:tcPr>
          <w:p w14:paraId="5F717518"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宋体" w:cs="宋体" w:hint="eastAsia"/>
                <w:color w:val="000000" w:themeColor="text1"/>
                <w:kern w:val="0"/>
                <w:sz w:val="18"/>
                <w:szCs w:val="18"/>
              </w:rPr>
              <w:t>上升</w:t>
            </w:r>
            <w:r w:rsidRPr="00AE0DB5">
              <w:rPr>
                <w:rFonts w:ascii="Arial" w:hAnsi="Arial" w:cs="Arial"/>
                <w:color w:val="000000" w:themeColor="text1"/>
                <w:kern w:val="0"/>
                <w:sz w:val="18"/>
                <w:szCs w:val="18"/>
              </w:rPr>
              <w:t xml:space="preserve">1000 </w:t>
            </w:r>
            <w:r w:rsidRPr="00AE0DB5">
              <w:rPr>
                <w:rFonts w:ascii="宋体" w:cs="宋体" w:hint="eastAsia"/>
                <w:color w:val="000000" w:themeColor="text1"/>
                <w:kern w:val="0"/>
                <w:sz w:val="18"/>
                <w:szCs w:val="18"/>
              </w:rPr>
              <w:t>英尺</w:t>
            </w:r>
          </w:p>
        </w:tc>
      </w:tr>
      <w:tr w:rsidR="001D2E4B" w:rsidRPr="00AE0DB5" w14:paraId="5F71751D" w14:textId="77777777" w:rsidTr="00C84A8E">
        <w:tc>
          <w:tcPr>
            <w:tcW w:w="1701" w:type="dxa"/>
            <w:vMerge w:val="restart"/>
            <w:vAlign w:val="center"/>
          </w:tcPr>
          <w:p w14:paraId="5F71751A"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宋体" w:cs="宋体" w:hint="eastAsia"/>
                <w:color w:val="000000" w:themeColor="text1"/>
                <w:kern w:val="0"/>
                <w:sz w:val="18"/>
                <w:szCs w:val="18"/>
              </w:rPr>
              <w:t>向东北方向</w:t>
            </w:r>
          </w:p>
        </w:tc>
        <w:tc>
          <w:tcPr>
            <w:tcW w:w="992" w:type="dxa"/>
            <w:vAlign w:val="center"/>
          </w:tcPr>
          <w:p w14:paraId="5F71751B"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宋体" w:hAnsi="Arial" w:cs="宋体" w:hint="eastAsia"/>
                <w:color w:val="000000" w:themeColor="text1"/>
                <w:kern w:val="0"/>
                <w:sz w:val="18"/>
                <w:szCs w:val="18"/>
              </w:rPr>
              <w:t>左</w:t>
            </w:r>
          </w:p>
        </w:tc>
        <w:tc>
          <w:tcPr>
            <w:tcW w:w="2410" w:type="dxa"/>
            <w:vAlign w:val="center"/>
          </w:tcPr>
          <w:p w14:paraId="5F71751C"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宋体" w:cs="宋体" w:hint="eastAsia"/>
                <w:color w:val="000000" w:themeColor="text1"/>
                <w:kern w:val="0"/>
                <w:sz w:val="18"/>
                <w:szCs w:val="18"/>
              </w:rPr>
              <w:t>上升</w:t>
            </w:r>
            <w:r w:rsidRPr="00AE0DB5">
              <w:rPr>
                <w:rFonts w:ascii="Arial" w:hAnsi="Arial" w:cs="Arial"/>
                <w:color w:val="000000" w:themeColor="text1"/>
                <w:kern w:val="0"/>
                <w:sz w:val="18"/>
                <w:szCs w:val="18"/>
              </w:rPr>
              <w:t xml:space="preserve">1000 </w:t>
            </w:r>
            <w:r w:rsidRPr="00AE0DB5">
              <w:rPr>
                <w:rFonts w:ascii="宋体" w:cs="宋体" w:hint="eastAsia"/>
                <w:color w:val="000000" w:themeColor="text1"/>
                <w:kern w:val="0"/>
                <w:sz w:val="18"/>
                <w:szCs w:val="18"/>
              </w:rPr>
              <w:t>英尺</w:t>
            </w:r>
          </w:p>
        </w:tc>
      </w:tr>
      <w:tr w:rsidR="001D2E4B" w:rsidRPr="00AE0DB5" w14:paraId="5F717521" w14:textId="77777777" w:rsidTr="00C84A8E">
        <w:tc>
          <w:tcPr>
            <w:tcW w:w="1701" w:type="dxa"/>
            <w:vMerge/>
            <w:vAlign w:val="center"/>
          </w:tcPr>
          <w:p w14:paraId="5F71751E"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p>
        </w:tc>
        <w:tc>
          <w:tcPr>
            <w:tcW w:w="992" w:type="dxa"/>
            <w:vAlign w:val="center"/>
          </w:tcPr>
          <w:p w14:paraId="5F71751F"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宋体" w:hAnsi="Arial" w:cs="宋体" w:hint="eastAsia"/>
                <w:color w:val="000000" w:themeColor="text1"/>
                <w:kern w:val="0"/>
                <w:sz w:val="18"/>
                <w:szCs w:val="18"/>
              </w:rPr>
              <w:t>右</w:t>
            </w:r>
          </w:p>
        </w:tc>
        <w:tc>
          <w:tcPr>
            <w:tcW w:w="2410" w:type="dxa"/>
            <w:vAlign w:val="center"/>
          </w:tcPr>
          <w:p w14:paraId="5F717520" w14:textId="77777777" w:rsidR="001D2E4B" w:rsidRPr="00AE0DB5" w:rsidRDefault="001D2E4B" w:rsidP="000A3D28">
            <w:pPr>
              <w:kinsoku w:val="0"/>
              <w:overflowPunct w:val="0"/>
              <w:autoSpaceDE w:val="0"/>
              <w:autoSpaceDN w:val="0"/>
              <w:adjustRightInd w:val="0"/>
              <w:spacing w:line="360" w:lineRule="auto"/>
              <w:ind w:left="0"/>
              <w:jc w:val="center"/>
              <w:rPr>
                <w:rFonts w:ascii="宋体" w:hAnsi="Arial" w:cs="宋体"/>
                <w:color w:val="000000" w:themeColor="text1"/>
                <w:kern w:val="0"/>
                <w:sz w:val="18"/>
                <w:szCs w:val="18"/>
              </w:rPr>
            </w:pPr>
            <w:r w:rsidRPr="00AE0DB5">
              <w:rPr>
                <w:rFonts w:ascii="宋体" w:cs="宋体" w:hint="eastAsia"/>
                <w:color w:val="000000" w:themeColor="text1"/>
                <w:kern w:val="0"/>
                <w:sz w:val="18"/>
                <w:szCs w:val="18"/>
              </w:rPr>
              <w:t>下降</w:t>
            </w:r>
            <w:r w:rsidRPr="00AE0DB5">
              <w:rPr>
                <w:rFonts w:ascii="Arial" w:hAnsi="Arial" w:cs="Arial"/>
                <w:color w:val="000000" w:themeColor="text1"/>
                <w:kern w:val="0"/>
                <w:sz w:val="18"/>
                <w:szCs w:val="18"/>
              </w:rPr>
              <w:t xml:space="preserve">1000 </w:t>
            </w:r>
            <w:r w:rsidRPr="00AE0DB5">
              <w:rPr>
                <w:rFonts w:ascii="宋体" w:cs="宋体" w:hint="eastAsia"/>
                <w:color w:val="000000" w:themeColor="text1"/>
                <w:kern w:val="0"/>
                <w:sz w:val="18"/>
                <w:szCs w:val="18"/>
              </w:rPr>
              <w:t>英尺</w:t>
            </w:r>
          </w:p>
        </w:tc>
      </w:tr>
    </w:tbl>
    <w:p w14:paraId="5F717522" w14:textId="77777777" w:rsidR="001D2E4B" w:rsidRPr="00AE0DB5" w:rsidRDefault="001D2E4B" w:rsidP="000A3D28">
      <w:pPr>
        <w:kinsoku w:val="0"/>
        <w:overflowPunct w:val="0"/>
        <w:autoSpaceDE w:val="0"/>
        <w:autoSpaceDN w:val="0"/>
        <w:adjustRightInd w:val="0"/>
        <w:snapToGrid w:val="0"/>
        <w:spacing w:line="360" w:lineRule="exact"/>
        <w:ind w:left="1260" w:hangingChars="600" w:hanging="1260"/>
        <w:jc w:val="left"/>
        <w:rPr>
          <w:rFonts w:ascii="宋体" w:hAnsi="宋体"/>
          <w:color w:val="000000" w:themeColor="text1"/>
        </w:rPr>
      </w:pPr>
    </w:p>
    <w:p w14:paraId="5F717523" w14:textId="77777777" w:rsidR="001D2E4B" w:rsidRPr="001B4EA5" w:rsidRDefault="001D2E4B" w:rsidP="005959F9">
      <w:pPr>
        <w:pStyle w:val="aff0"/>
        <w:numPr>
          <w:ilvl w:val="0"/>
          <w:numId w:val="109"/>
        </w:numPr>
        <w:kinsoku w:val="0"/>
        <w:overflowPunct w:val="0"/>
        <w:autoSpaceDE w:val="0"/>
        <w:autoSpaceDN w:val="0"/>
        <w:ind w:left="851" w:firstLineChars="0" w:hanging="851"/>
        <w:rPr>
          <w:rFonts w:ascii="宋体" w:hAnsi="宋体"/>
          <w:color w:val="000000" w:themeColor="text1"/>
        </w:rPr>
      </w:pPr>
      <w:r w:rsidRPr="001B4EA5">
        <w:rPr>
          <w:rFonts w:ascii="宋体" w:hAnsi="宋体" w:hint="eastAsia"/>
          <w:color w:val="000000" w:themeColor="text1"/>
        </w:rPr>
        <w:t>继续努力与ATC 建立联系，如果已建立联系，继续使ATC知晓航空器的意图并获得必要的交通信息。</w:t>
      </w:r>
    </w:p>
    <w:p w14:paraId="5F717524" w14:textId="77777777" w:rsidR="001D2E4B" w:rsidRPr="00AE0DB5" w:rsidRDefault="001D2E4B" w:rsidP="005959F9">
      <w:pPr>
        <w:pStyle w:val="3"/>
        <w:keepNext w:val="0"/>
        <w:numPr>
          <w:ilvl w:val="2"/>
          <w:numId w:val="233"/>
        </w:numPr>
        <w:kinsoku w:val="0"/>
        <w:overflowPunct w:val="0"/>
        <w:autoSpaceDE w:val="0"/>
        <w:autoSpaceDN w:val="0"/>
      </w:pPr>
      <w:bookmarkStart w:id="1191" w:name="_Toc503360813"/>
      <w:r w:rsidRPr="00AE0DB5">
        <w:rPr>
          <w:rFonts w:hint="eastAsia"/>
        </w:rPr>
        <w:t>导航误差报告</w:t>
      </w:r>
      <w:bookmarkEnd w:id="1191"/>
    </w:p>
    <w:p w14:paraId="5F717525" w14:textId="77777777" w:rsidR="001D2E4B" w:rsidRPr="00AE0DB5" w:rsidRDefault="001D2E4B" w:rsidP="005959F9">
      <w:pPr>
        <w:pStyle w:val="3"/>
        <w:keepNext w:val="0"/>
        <w:numPr>
          <w:ilvl w:val="2"/>
          <w:numId w:val="237"/>
        </w:numPr>
        <w:kinsoku w:val="0"/>
        <w:overflowPunct w:val="0"/>
        <w:autoSpaceDE w:val="0"/>
        <w:autoSpaceDN w:val="0"/>
      </w:pPr>
      <w:bookmarkStart w:id="1192" w:name="_Toc503360814"/>
      <w:r w:rsidRPr="00AE0DB5">
        <w:rPr>
          <w:rFonts w:hint="eastAsia"/>
        </w:rPr>
        <w:t>飞行机组采取了应急程序后，应通知飞行签派员，并向公司提交书面报告。</w:t>
      </w:r>
      <w:bookmarkEnd w:id="1192"/>
    </w:p>
    <w:p w14:paraId="5F717526" w14:textId="77777777" w:rsidR="001D2E4B" w:rsidRPr="00AE0DB5" w:rsidRDefault="001D2E4B" w:rsidP="005959F9">
      <w:pPr>
        <w:pStyle w:val="3"/>
        <w:keepNext w:val="0"/>
        <w:numPr>
          <w:ilvl w:val="2"/>
          <w:numId w:val="237"/>
        </w:numPr>
        <w:kinsoku w:val="0"/>
        <w:overflowPunct w:val="0"/>
        <w:autoSpaceDE w:val="0"/>
        <w:autoSpaceDN w:val="0"/>
      </w:pPr>
      <w:bookmarkStart w:id="1193" w:name="_Toc503360815"/>
      <w:r w:rsidRPr="00AE0DB5">
        <w:rPr>
          <w:rFonts w:hint="eastAsia"/>
        </w:rPr>
        <w:t>出现下列情况后，飞行机组也应通知飞行签派员，并向公司提交书面报告：</w:t>
      </w:r>
      <w:bookmarkEnd w:id="1193"/>
    </w:p>
    <w:p w14:paraId="5F717527" w14:textId="77777777" w:rsidR="001D2E4B" w:rsidRPr="00FD0009" w:rsidRDefault="001D2E4B" w:rsidP="005959F9">
      <w:pPr>
        <w:pStyle w:val="aff0"/>
        <w:numPr>
          <w:ilvl w:val="1"/>
          <w:numId w:val="110"/>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FD0009">
        <w:rPr>
          <w:rFonts w:ascii="宋体" w:hAnsi="宋体" w:hint="eastAsia"/>
          <w:color w:val="000000" w:themeColor="text1"/>
        </w:rPr>
        <w:t>15 海里或更大的侧向航迹误差；</w:t>
      </w:r>
    </w:p>
    <w:p w14:paraId="5F717528" w14:textId="77777777" w:rsidR="001D2E4B" w:rsidRPr="00FD0009" w:rsidRDefault="001D2E4B" w:rsidP="005959F9">
      <w:pPr>
        <w:pStyle w:val="aff0"/>
        <w:numPr>
          <w:ilvl w:val="1"/>
          <w:numId w:val="110"/>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FD0009">
        <w:rPr>
          <w:rFonts w:ascii="宋体" w:hAnsi="宋体" w:hint="eastAsia"/>
          <w:color w:val="000000" w:themeColor="text1"/>
        </w:rPr>
        <w:t>3 分钟或更大的纵向间隔时间差；</w:t>
      </w:r>
    </w:p>
    <w:p w14:paraId="5F717529" w14:textId="77777777" w:rsidR="001D2E4B" w:rsidRPr="00FD0009" w:rsidRDefault="001D2E4B" w:rsidP="005959F9">
      <w:pPr>
        <w:pStyle w:val="aff0"/>
        <w:numPr>
          <w:ilvl w:val="1"/>
          <w:numId w:val="110"/>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rPr>
      </w:pPr>
      <w:r w:rsidRPr="00FD0009">
        <w:rPr>
          <w:rFonts w:ascii="宋体" w:hAnsi="宋体" w:hint="eastAsia"/>
          <w:color w:val="000000" w:themeColor="text1"/>
        </w:rPr>
        <w:t>10 海里或更大的纵向间隔差。</w:t>
      </w:r>
    </w:p>
    <w:p w14:paraId="5F71752A" w14:textId="77777777" w:rsidR="001D2E4B" w:rsidRPr="00AE0DB5" w:rsidRDefault="001D2E4B" w:rsidP="005959F9">
      <w:pPr>
        <w:pStyle w:val="3"/>
        <w:keepNext w:val="0"/>
        <w:numPr>
          <w:ilvl w:val="2"/>
          <w:numId w:val="237"/>
        </w:numPr>
        <w:kinsoku w:val="0"/>
        <w:overflowPunct w:val="0"/>
        <w:autoSpaceDE w:val="0"/>
        <w:autoSpaceDN w:val="0"/>
      </w:pPr>
      <w:bookmarkStart w:id="1194" w:name="_Toc503360816"/>
      <w:r w:rsidRPr="00AE0DB5">
        <w:rPr>
          <w:rFonts w:hint="eastAsia"/>
        </w:rPr>
        <w:t>公司应在该事件发生后</w:t>
      </w:r>
      <w:r w:rsidRPr="00AE0DB5">
        <w:rPr>
          <w:rFonts w:hint="eastAsia"/>
        </w:rPr>
        <w:t>10</w:t>
      </w:r>
      <w:r w:rsidRPr="00AE0DB5">
        <w:rPr>
          <w:rFonts w:hint="eastAsia"/>
        </w:rPr>
        <w:t>天内向有关当局提交报告。</w:t>
      </w:r>
      <w:bookmarkEnd w:id="1194"/>
    </w:p>
    <w:p w14:paraId="5F71752B" w14:textId="77777777" w:rsidR="001D2E4B" w:rsidRPr="00AE0DB5" w:rsidRDefault="001D2E4B" w:rsidP="005959F9">
      <w:pPr>
        <w:pStyle w:val="3"/>
        <w:keepNext w:val="0"/>
        <w:numPr>
          <w:ilvl w:val="2"/>
          <w:numId w:val="233"/>
        </w:numPr>
        <w:kinsoku w:val="0"/>
        <w:overflowPunct w:val="0"/>
        <w:autoSpaceDE w:val="0"/>
        <w:autoSpaceDN w:val="0"/>
      </w:pPr>
      <w:bookmarkStart w:id="1195" w:name="_Toc503360817"/>
      <w:r w:rsidRPr="003606B8">
        <w:rPr>
          <w:rFonts w:hint="eastAsia"/>
        </w:rPr>
        <w:t>RNAV</w:t>
      </w:r>
      <w:r w:rsidRPr="00AE0DB5">
        <w:rPr>
          <w:rFonts w:hint="eastAsia"/>
          <w:b/>
        </w:rPr>
        <w:t>运行签派程序</w:t>
      </w:r>
      <w:bookmarkEnd w:id="1195"/>
    </w:p>
    <w:p w14:paraId="5F71752C" w14:textId="77777777" w:rsidR="001D2E4B" w:rsidRPr="00AE0DB5" w:rsidRDefault="001D2E4B" w:rsidP="003606B8">
      <w:pPr>
        <w:kinsoku w:val="0"/>
        <w:overflowPunct w:val="0"/>
        <w:autoSpaceDE w:val="0"/>
        <w:autoSpaceDN w:val="0"/>
        <w:ind w:left="851"/>
      </w:pPr>
      <w:r w:rsidRPr="00AE0DB5">
        <w:rPr>
          <w:rFonts w:hint="eastAsia"/>
        </w:rPr>
        <w:t>区域导航（</w:t>
      </w:r>
      <w:r w:rsidRPr="00AE0DB5">
        <w:rPr>
          <w:rFonts w:hint="eastAsia"/>
        </w:rPr>
        <w:t>RNAV</w:t>
      </w:r>
      <w:r w:rsidRPr="00AE0DB5">
        <w:rPr>
          <w:rFonts w:hint="eastAsia"/>
        </w:rPr>
        <w:t>，</w:t>
      </w:r>
      <w:r w:rsidRPr="00AE0DB5">
        <w:rPr>
          <w:rFonts w:hint="eastAsia"/>
        </w:rPr>
        <w:t xml:space="preserve"> AREA NAVIGATION</w:t>
      </w:r>
      <w:r w:rsidRPr="00AE0DB5">
        <w:rPr>
          <w:rFonts w:hint="eastAsia"/>
        </w:rPr>
        <w:t>）是一种导航方式，它可以使航空器在导航信号覆盖范围之内，或在机载导航设备的工作能力范围之内，或二者的组合，沿任意期望的路径飞行。</w:t>
      </w:r>
      <w:r w:rsidRPr="00AE0DB5">
        <w:rPr>
          <w:rFonts w:hint="eastAsia"/>
        </w:rPr>
        <w:t xml:space="preserve">RNAV </w:t>
      </w:r>
      <w:r w:rsidRPr="00AE0DB5">
        <w:rPr>
          <w:rFonts w:hint="eastAsia"/>
        </w:rPr>
        <w:t>运行是一种特殊要求的运行，要求</w:t>
      </w:r>
      <w:r w:rsidRPr="00AE0DB5">
        <w:rPr>
          <w:rFonts w:hint="eastAsia"/>
        </w:rPr>
        <w:lastRenderedPageBreak/>
        <w:t>公司实施</w:t>
      </w:r>
      <w:r w:rsidRPr="00AE0DB5">
        <w:rPr>
          <w:rFonts w:hint="eastAsia"/>
        </w:rPr>
        <w:t xml:space="preserve">RNAV </w:t>
      </w:r>
      <w:r w:rsidRPr="00AE0DB5">
        <w:rPr>
          <w:rFonts w:hint="eastAsia"/>
        </w:rPr>
        <w:t>运行时，所执管的飞机已经获得</w:t>
      </w:r>
      <w:r w:rsidRPr="00AE0DB5">
        <w:rPr>
          <w:rFonts w:hint="eastAsia"/>
        </w:rPr>
        <w:t xml:space="preserve">RNAV </w:t>
      </w:r>
      <w:r w:rsidRPr="00AE0DB5">
        <w:rPr>
          <w:rFonts w:hint="eastAsia"/>
        </w:rPr>
        <w:t>运行批准，相应的签派员也按照大纲进行相应的训练，并遵循以下工作程序。</w:t>
      </w:r>
    </w:p>
    <w:p w14:paraId="5F71752D" w14:textId="77777777" w:rsidR="001D2E4B" w:rsidRPr="00AE0DB5" w:rsidRDefault="001D2E4B" w:rsidP="005959F9">
      <w:pPr>
        <w:pStyle w:val="3"/>
        <w:keepNext w:val="0"/>
        <w:numPr>
          <w:ilvl w:val="2"/>
          <w:numId w:val="238"/>
        </w:numPr>
        <w:kinsoku w:val="0"/>
        <w:overflowPunct w:val="0"/>
        <w:autoSpaceDE w:val="0"/>
        <w:autoSpaceDN w:val="0"/>
      </w:pPr>
      <w:bookmarkStart w:id="1196" w:name="_Toc503360818"/>
      <w:r w:rsidRPr="00AE0DB5">
        <w:rPr>
          <w:rFonts w:hint="eastAsia"/>
        </w:rPr>
        <w:t>机载导航数据库</w:t>
      </w:r>
      <w:bookmarkEnd w:id="1196"/>
    </w:p>
    <w:p w14:paraId="5F71752E" w14:textId="77777777" w:rsidR="001D2E4B" w:rsidRPr="00AE0DB5" w:rsidRDefault="001D2E4B" w:rsidP="003606B8">
      <w:pPr>
        <w:kinsoku w:val="0"/>
        <w:overflowPunct w:val="0"/>
        <w:autoSpaceDE w:val="0"/>
        <w:autoSpaceDN w:val="0"/>
        <w:ind w:left="851"/>
      </w:pPr>
      <w:r w:rsidRPr="00AE0DB5">
        <w:rPr>
          <w:rFonts w:hint="eastAsia"/>
        </w:rPr>
        <w:t>在每期导航数据库生效前，性能情报</w:t>
      </w:r>
      <w:r w:rsidR="00435AE0">
        <w:rPr>
          <w:rFonts w:hint="eastAsia"/>
        </w:rPr>
        <w:t>处</w:t>
      </w:r>
      <w:r w:rsidRPr="00AE0DB5">
        <w:rPr>
          <w:rFonts w:hint="eastAsia"/>
        </w:rPr>
        <w:t>对导航数据库进行完整性检查，如果相关的</w:t>
      </w:r>
      <w:r w:rsidRPr="00AE0DB5">
        <w:rPr>
          <w:rFonts w:hint="eastAsia"/>
        </w:rPr>
        <w:t xml:space="preserve">RNAV </w:t>
      </w:r>
      <w:r w:rsidRPr="00AE0DB5">
        <w:rPr>
          <w:rFonts w:hint="eastAsia"/>
        </w:rPr>
        <w:t>程序数据不完整，必须通知签派中心和</w:t>
      </w:r>
      <w:r w:rsidRPr="00AE0DB5">
        <w:rPr>
          <w:rFonts w:hint="eastAsia"/>
        </w:rPr>
        <w:t>MCC</w:t>
      </w:r>
      <w:r w:rsidRPr="00AE0DB5">
        <w:rPr>
          <w:rFonts w:hint="eastAsia"/>
        </w:rPr>
        <w:t>，并由签派中心通知飞行机组，在导航数据库获得完整性更新前，涉及的飞机不能执行</w:t>
      </w:r>
      <w:r w:rsidRPr="00AE0DB5">
        <w:rPr>
          <w:rFonts w:hint="eastAsia"/>
        </w:rPr>
        <w:t xml:space="preserve">RNAV </w:t>
      </w:r>
      <w:r w:rsidRPr="00AE0DB5">
        <w:rPr>
          <w:rFonts w:hint="eastAsia"/>
        </w:rPr>
        <w:t>运行。</w:t>
      </w:r>
    </w:p>
    <w:p w14:paraId="5F71752F" w14:textId="77777777" w:rsidR="001D2E4B" w:rsidRPr="00AE0DB5" w:rsidRDefault="001D2E4B" w:rsidP="005959F9">
      <w:pPr>
        <w:pStyle w:val="3"/>
        <w:keepNext w:val="0"/>
        <w:numPr>
          <w:ilvl w:val="2"/>
          <w:numId w:val="238"/>
        </w:numPr>
        <w:kinsoku w:val="0"/>
        <w:overflowPunct w:val="0"/>
        <w:autoSpaceDE w:val="0"/>
        <w:autoSpaceDN w:val="0"/>
      </w:pPr>
      <w:bookmarkStart w:id="1197" w:name="_Toc503360819"/>
      <w:r w:rsidRPr="00AE0DB5">
        <w:rPr>
          <w:rFonts w:hint="eastAsia"/>
        </w:rPr>
        <w:t>签派放行</w:t>
      </w:r>
      <w:r w:rsidRPr="00AE0DB5">
        <w:rPr>
          <w:rFonts w:hint="eastAsia"/>
        </w:rPr>
        <w:t>RNAV</w:t>
      </w:r>
      <w:r w:rsidRPr="00AE0DB5">
        <w:rPr>
          <w:rFonts w:hint="eastAsia"/>
        </w:rPr>
        <w:t>航班，即涉及的起飞、目的地、备降机场已经公布了终端区</w:t>
      </w:r>
      <w:r w:rsidRPr="00AE0DB5">
        <w:rPr>
          <w:rFonts w:hint="eastAsia"/>
        </w:rPr>
        <w:t xml:space="preserve">RNAV </w:t>
      </w:r>
      <w:r w:rsidRPr="00AE0DB5">
        <w:rPr>
          <w:rFonts w:hint="eastAsia"/>
        </w:rPr>
        <w:t>程序和</w:t>
      </w:r>
      <w:r w:rsidRPr="00AE0DB5">
        <w:rPr>
          <w:rFonts w:hint="eastAsia"/>
        </w:rPr>
        <w:t>/</w:t>
      </w:r>
      <w:r w:rsidRPr="00AE0DB5">
        <w:rPr>
          <w:rFonts w:hint="eastAsia"/>
        </w:rPr>
        <w:t>或航班飞经</w:t>
      </w:r>
      <w:r w:rsidRPr="00AE0DB5">
        <w:rPr>
          <w:rFonts w:hint="eastAsia"/>
        </w:rPr>
        <w:t>RNAV</w:t>
      </w:r>
      <w:r w:rsidRPr="00AE0DB5">
        <w:rPr>
          <w:rFonts w:hint="eastAsia"/>
        </w:rPr>
        <w:t>航路，飞行签派员必须：</w:t>
      </w:r>
      <w:bookmarkEnd w:id="1197"/>
    </w:p>
    <w:p w14:paraId="5F717530" w14:textId="77777777" w:rsidR="001D2E4B" w:rsidRPr="00FD0009" w:rsidRDefault="001D2E4B" w:rsidP="005959F9">
      <w:pPr>
        <w:pStyle w:val="aff0"/>
        <w:numPr>
          <w:ilvl w:val="0"/>
          <w:numId w:val="111"/>
        </w:numPr>
        <w:kinsoku w:val="0"/>
        <w:overflowPunct w:val="0"/>
        <w:autoSpaceDE w:val="0"/>
        <w:autoSpaceDN w:val="0"/>
        <w:ind w:left="851" w:firstLineChars="0" w:hanging="851"/>
      </w:pPr>
      <w:r w:rsidRPr="00FD0009">
        <w:rPr>
          <w:rFonts w:hint="eastAsia"/>
        </w:rPr>
        <w:t>熟悉相关终端区</w:t>
      </w:r>
      <w:r w:rsidRPr="00FD0009">
        <w:rPr>
          <w:rFonts w:hint="eastAsia"/>
        </w:rPr>
        <w:t>RNAV</w:t>
      </w:r>
      <w:r w:rsidRPr="00FD0009">
        <w:rPr>
          <w:rFonts w:hint="eastAsia"/>
        </w:rPr>
        <w:t>程序的</w:t>
      </w:r>
      <w:r w:rsidRPr="00FD0009">
        <w:rPr>
          <w:rFonts w:hint="eastAsia"/>
        </w:rPr>
        <w:t>DP</w:t>
      </w:r>
      <w:r w:rsidRPr="00FD0009">
        <w:rPr>
          <w:rFonts w:hint="eastAsia"/>
        </w:rPr>
        <w:t>与</w:t>
      </w:r>
      <w:r w:rsidRPr="00FD0009">
        <w:rPr>
          <w:rFonts w:hint="eastAsia"/>
        </w:rPr>
        <w:t>STAR</w:t>
      </w:r>
      <w:r w:rsidRPr="00FD0009">
        <w:rPr>
          <w:rFonts w:hint="eastAsia"/>
        </w:rPr>
        <w:t>程序，掌握采用的导航源、导航精度要求、关键导航台（如有）等信息；</w:t>
      </w:r>
    </w:p>
    <w:p w14:paraId="5F717531" w14:textId="77777777" w:rsidR="001D2E4B" w:rsidRPr="00FD0009" w:rsidRDefault="001D2E4B" w:rsidP="005959F9">
      <w:pPr>
        <w:pStyle w:val="aff0"/>
        <w:numPr>
          <w:ilvl w:val="0"/>
          <w:numId w:val="111"/>
        </w:numPr>
        <w:kinsoku w:val="0"/>
        <w:overflowPunct w:val="0"/>
        <w:autoSpaceDE w:val="0"/>
        <w:autoSpaceDN w:val="0"/>
        <w:ind w:left="851" w:firstLineChars="0" w:hanging="851"/>
      </w:pPr>
      <w:r w:rsidRPr="00FD0009">
        <w:rPr>
          <w:rFonts w:hint="eastAsia"/>
        </w:rPr>
        <w:t>熟悉相关</w:t>
      </w:r>
      <w:r w:rsidRPr="00FD0009">
        <w:rPr>
          <w:rFonts w:hint="eastAsia"/>
        </w:rPr>
        <w:t>RNAV</w:t>
      </w:r>
      <w:r w:rsidRPr="00FD0009">
        <w:rPr>
          <w:rFonts w:hint="eastAsia"/>
        </w:rPr>
        <w:t>航路，掌握采用的导航源、导航精度要求、相应的关键导航台（如有）等信息；</w:t>
      </w:r>
    </w:p>
    <w:p w14:paraId="5F717532" w14:textId="77777777" w:rsidR="001D2E4B" w:rsidRPr="00FD0009" w:rsidRDefault="001D2E4B" w:rsidP="005959F9">
      <w:pPr>
        <w:pStyle w:val="aff0"/>
        <w:numPr>
          <w:ilvl w:val="0"/>
          <w:numId w:val="111"/>
        </w:numPr>
        <w:kinsoku w:val="0"/>
        <w:overflowPunct w:val="0"/>
        <w:autoSpaceDE w:val="0"/>
        <w:autoSpaceDN w:val="0"/>
        <w:ind w:left="851" w:firstLineChars="0" w:hanging="851"/>
      </w:pPr>
      <w:r w:rsidRPr="00FD0009">
        <w:rPr>
          <w:rFonts w:hint="eastAsia"/>
        </w:rPr>
        <w:t>阅读最新航行通告，确定有关终端区</w:t>
      </w:r>
      <w:r w:rsidRPr="00FD0009">
        <w:rPr>
          <w:rFonts w:hint="eastAsia"/>
        </w:rPr>
        <w:t xml:space="preserve">RNAV </w:t>
      </w:r>
      <w:r w:rsidRPr="00FD0009">
        <w:rPr>
          <w:rFonts w:hint="eastAsia"/>
        </w:rPr>
        <w:t>程序及对应程序的关键导航台、</w:t>
      </w:r>
      <w:r w:rsidRPr="00FD0009">
        <w:rPr>
          <w:rFonts w:hint="eastAsia"/>
        </w:rPr>
        <w:t xml:space="preserve">RNAV </w:t>
      </w:r>
      <w:r w:rsidRPr="00FD0009">
        <w:rPr>
          <w:rFonts w:hint="eastAsia"/>
        </w:rPr>
        <w:t>航路的工作情况满足该程序的正常运行，如此</w:t>
      </w:r>
      <w:r w:rsidRPr="00FD0009">
        <w:rPr>
          <w:rFonts w:hint="eastAsia"/>
        </w:rPr>
        <w:t xml:space="preserve">RNAV </w:t>
      </w:r>
      <w:r w:rsidRPr="00FD0009">
        <w:rPr>
          <w:rFonts w:hint="eastAsia"/>
        </w:rPr>
        <w:t>程序需要</w:t>
      </w:r>
      <w:r w:rsidRPr="00FD0009">
        <w:rPr>
          <w:rFonts w:hint="eastAsia"/>
        </w:rPr>
        <w:t>GNSS</w:t>
      </w:r>
      <w:r w:rsidRPr="00FD0009">
        <w:rPr>
          <w:rFonts w:hint="eastAsia"/>
        </w:rPr>
        <w:t>，放行签派员还应检查</w:t>
      </w:r>
      <w:r w:rsidRPr="00FD0009">
        <w:rPr>
          <w:rFonts w:hint="eastAsia"/>
        </w:rPr>
        <w:t>Jeppesen</w:t>
      </w:r>
      <w:r w:rsidRPr="00FD0009">
        <w:rPr>
          <w:rFonts w:hint="eastAsia"/>
        </w:rPr>
        <w:t>计算机飞行计划中</w:t>
      </w:r>
      <w:r w:rsidRPr="00FD0009">
        <w:rPr>
          <w:rFonts w:hint="eastAsia"/>
        </w:rPr>
        <w:t xml:space="preserve">RAIM </w:t>
      </w:r>
      <w:r w:rsidRPr="00FD0009">
        <w:rPr>
          <w:rFonts w:hint="eastAsia"/>
        </w:rPr>
        <w:t>预测报告，确认该航</w:t>
      </w:r>
      <w:r w:rsidRPr="00FD0009">
        <w:rPr>
          <w:rFonts w:hint="eastAsia"/>
        </w:rPr>
        <w:lastRenderedPageBreak/>
        <w:t>班运行时间内，</w:t>
      </w:r>
      <w:r w:rsidRPr="00FD0009">
        <w:rPr>
          <w:rFonts w:hint="eastAsia"/>
        </w:rPr>
        <w:t xml:space="preserve">GPS </w:t>
      </w:r>
      <w:r w:rsidRPr="00FD0009">
        <w:rPr>
          <w:rFonts w:hint="eastAsia"/>
        </w:rPr>
        <w:t>导航服务可用，精度满足要求；</w:t>
      </w:r>
    </w:p>
    <w:p w14:paraId="5F717533" w14:textId="77777777" w:rsidR="00FD0009" w:rsidRPr="006D109D" w:rsidRDefault="001D2E4B" w:rsidP="005959F9">
      <w:pPr>
        <w:pStyle w:val="aff0"/>
        <w:numPr>
          <w:ilvl w:val="0"/>
          <w:numId w:val="111"/>
        </w:numPr>
        <w:kinsoku w:val="0"/>
        <w:overflowPunct w:val="0"/>
        <w:autoSpaceDE w:val="0"/>
        <w:autoSpaceDN w:val="0"/>
        <w:ind w:left="851" w:firstLineChars="0" w:hanging="851"/>
      </w:pPr>
      <w:r w:rsidRPr="00FD0009">
        <w:rPr>
          <w:rFonts w:ascii="宋体" w:hAnsi="宋体" w:hint="eastAsia"/>
          <w:color w:val="000000" w:themeColor="text1"/>
        </w:rPr>
        <w:t>确</w:t>
      </w:r>
      <w:r w:rsidRPr="006D109D">
        <w:rPr>
          <w:rFonts w:hint="eastAsia"/>
        </w:rPr>
        <w:t>定特定航班运行的飞机已获</w:t>
      </w:r>
      <w:r w:rsidRPr="006D109D">
        <w:rPr>
          <w:rFonts w:hint="eastAsia"/>
        </w:rPr>
        <w:t xml:space="preserve">RNAV </w:t>
      </w:r>
      <w:r w:rsidRPr="006D109D">
        <w:rPr>
          <w:rFonts w:hint="eastAsia"/>
        </w:rPr>
        <w:t>运行批准；</w:t>
      </w:r>
    </w:p>
    <w:p w14:paraId="5F717534" w14:textId="77777777" w:rsidR="001D2E4B" w:rsidRPr="006D109D" w:rsidRDefault="001D2E4B" w:rsidP="005959F9">
      <w:pPr>
        <w:pStyle w:val="aff0"/>
        <w:numPr>
          <w:ilvl w:val="0"/>
          <w:numId w:val="111"/>
        </w:numPr>
        <w:kinsoku w:val="0"/>
        <w:overflowPunct w:val="0"/>
        <w:autoSpaceDE w:val="0"/>
        <w:autoSpaceDN w:val="0"/>
        <w:ind w:left="851" w:firstLineChars="0" w:hanging="851"/>
      </w:pPr>
      <w:r w:rsidRPr="00AE0DB5">
        <w:rPr>
          <w:rFonts w:hint="eastAsia"/>
        </w:rPr>
        <w:t>核对</w:t>
      </w:r>
      <w:r w:rsidRPr="00AE0DB5">
        <w:rPr>
          <w:rFonts w:hint="eastAsia"/>
        </w:rPr>
        <w:t xml:space="preserve"> MEL</w:t>
      </w:r>
      <w:r w:rsidRPr="00AE0DB5">
        <w:rPr>
          <w:rFonts w:hint="eastAsia"/>
        </w:rPr>
        <w:t>，确定被签派放行的飞机满足在</w:t>
      </w:r>
      <w:r w:rsidRPr="00AE0DB5">
        <w:rPr>
          <w:rFonts w:hint="eastAsia"/>
        </w:rPr>
        <w:t xml:space="preserve">RNAV </w:t>
      </w:r>
      <w:r w:rsidRPr="00AE0DB5">
        <w:rPr>
          <w:rFonts w:hint="eastAsia"/>
        </w:rPr>
        <w:t>运行的适航要求；</w:t>
      </w:r>
    </w:p>
    <w:p w14:paraId="5F717535" w14:textId="77777777" w:rsidR="005C528B" w:rsidRPr="005C528B" w:rsidRDefault="001D2E4B" w:rsidP="005959F9">
      <w:pPr>
        <w:pStyle w:val="aff0"/>
        <w:numPr>
          <w:ilvl w:val="0"/>
          <w:numId w:val="111"/>
        </w:numPr>
        <w:kinsoku w:val="0"/>
        <w:overflowPunct w:val="0"/>
        <w:autoSpaceDE w:val="0"/>
        <w:autoSpaceDN w:val="0"/>
        <w:ind w:left="851" w:firstLineChars="0" w:hanging="851"/>
      </w:pPr>
      <w:r w:rsidRPr="006D109D">
        <w:rPr>
          <w:rFonts w:hint="eastAsia"/>
        </w:rPr>
        <w:t>确定飞行机组的</w:t>
      </w:r>
      <w:r w:rsidRPr="006D109D">
        <w:rPr>
          <w:rFonts w:hint="eastAsia"/>
        </w:rPr>
        <w:t xml:space="preserve">RNAV </w:t>
      </w:r>
      <w:r w:rsidRPr="006D109D">
        <w:rPr>
          <w:rFonts w:hint="eastAsia"/>
        </w:rPr>
        <w:t>运行资格；</w:t>
      </w:r>
    </w:p>
    <w:p w14:paraId="5F717536" w14:textId="77777777" w:rsidR="005C528B" w:rsidRPr="00FD0009" w:rsidRDefault="003C5C70" w:rsidP="005959F9">
      <w:pPr>
        <w:pStyle w:val="aff0"/>
        <w:numPr>
          <w:ilvl w:val="0"/>
          <w:numId w:val="111"/>
        </w:numPr>
        <w:kinsoku w:val="0"/>
        <w:overflowPunct w:val="0"/>
        <w:autoSpaceDE w:val="0"/>
        <w:autoSpaceDN w:val="0"/>
        <w:ind w:left="851" w:firstLineChars="0" w:hanging="851"/>
      </w:pPr>
      <w:r w:rsidRPr="00FD0009">
        <w:rPr>
          <w:rFonts w:hint="eastAsia"/>
        </w:rPr>
        <w:t>若实施终端区</w:t>
      </w:r>
      <w:r w:rsidRPr="00FD0009">
        <w:rPr>
          <w:rFonts w:hint="eastAsia"/>
        </w:rPr>
        <w:t>RNAV</w:t>
      </w:r>
      <w:r w:rsidRPr="00FD0009">
        <w:rPr>
          <w:rFonts w:hint="eastAsia"/>
        </w:rPr>
        <w:t>运行，通过最新的</w:t>
      </w:r>
      <w:r w:rsidRPr="00FD0009">
        <w:rPr>
          <w:rFonts w:hint="eastAsia"/>
        </w:rPr>
        <w:t xml:space="preserve">RAIM </w:t>
      </w:r>
      <w:r w:rsidRPr="00FD0009">
        <w:rPr>
          <w:rFonts w:hint="eastAsia"/>
        </w:rPr>
        <w:t>可用性预测，核实相关运行机场是否可实施</w:t>
      </w:r>
      <w:r w:rsidRPr="00FD0009">
        <w:rPr>
          <w:rFonts w:hint="eastAsia"/>
        </w:rPr>
        <w:t xml:space="preserve">RNAV </w:t>
      </w:r>
      <w:r w:rsidRPr="00FD0009">
        <w:rPr>
          <w:rFonts w:hint="eastAsia"/>
        </w:rPr>
        <w:t>运行，当</w:t>
      </w:r>
      <w:r w:rsidRPr="00FD0009">
        <w:rPr>
          <w:rFonts w:hint="eastAsia"/>
        </w:rPr>
        <w:t xml:space="preserve">RAIM </w:t>
      </w:r>
      <w:r w:rsidRPr="00FD0009">
        <w:rPr>
          <w:rFonts w:hint="eastAsia"/>
        </w:rPr>
        <w:t>预测表明存在连续</w:t>
      </w:r>
      <w:r w:rsidRPr="00FD0009">
        <w:rPr>
          <w:rFonts w:hint="eastAsia"/>
        </w:rPr>
        <w:t>5</w:t>
      </w:r>
      <w:r w:rsidRPr="00FD0009">
        <w:rPr>
          <w:rFonts w:hint="eastAsia"/>
        </w:rPr>
        <w:t>分钟失去</w:t>
      </w:r>
      <w:r w:rsidRPr="00FD0009">
        <w:rPr>
          <w:rFonts w:hint="eastAsia"/>
        </w:rPr>
        <w:t xml:space="preserve">GPS </w:t>
      </w:r>
      <w:r w:rsidRPr="00FD0009">
        <w:rPr>
          <w:rFonts w:hint="eastAsia"/>
        </w:rPr>
        <w:t>信号的情况，应当延迟</w:t>
      </w:r>
      <w:r w:rsidRPr="00FD0009">
        <w:rPr>
          <w:rFonts w:hint="eastAsia"/>
        </w:rPr>
        <w:t>RNAV</w:t>
      </w:r>
      <w:r w:rsidRPr="00FD0009">
        <w:rPr>
          <w:rFonts w:hint="eastAsia"/>
        </w:rPr>
        <w:t>运行或使用其他运行方式。</w:t>
      </w:r>
    </w:p>
    <w:p w14:paraId="5F717537" w14:textId="77777777" w:rsidR="00C84A8E" w:rsidRPr="00FD0009" w:rsidRDefault="001D2E4B" w:rsidP="005959F9">
      <w:pPr>
        <w:pStyle w:val="aff0"/>
        <w:numPr>
          <w:ilvl w:val="0"/>
          <w:numId w:val="111"/>
        </w:numPr>
        <w:kinsoku w:val="0"/>
        <w:overflowPunct w:val="0"/>
        <w:autoSpaceDE w:val="0"/>
        <w:autoSpaceDN w:val="0"/>
        <w:ind w:left="851" w:firstLineChars="0" w:hanging="851"/>
      </w:pPr>
      <w:r w:rsidRPr="00FD0009">
        <w:rPr>
          <w:rFonts w:hint="eastAsia"/>
        </w:rPr>
        <w:t>国内航班在向空中交通管制部门提供的</w:t>
      </w:r>
      <w:r w:rsidRPr="00FD0009">
        <w:rPr>
          <w:rFonts w:hint="eastAsia"/>
        </w:rPr>
        <w:t xml:space="preserve">ICAO </w:t>
      </w:r>
      <w:r w:rsidRPr="00FD0009">
        <w:rPr>
          <w:rFonts w:hint="eastAsia"/>
        </w:rPr>
        <w:t>飞行计划（</w:t>
      </w:r>
      <w:r w:rsidRPr="00FD0009">
        <w:rPr>
          <w:rFonts w:hint="eastAsia"/>
        </w:rPr>
        <w:t>FPL</w:t>
      </w:r>
      <w:r w:rsidRPr="00FD0009">
        <w:rPr>
          <w:rFonts w:hint="eastAsia"/>
        </w:rPr>
        <w:t>）时，按照《民用航空飞行动态固定格式电报管理规定》，在第</w:t>
      </w:r>
      <w:r w:rsidRPr="00FD0009">
        <w:rPr>
          <w:rFonts w:hint="eastAsia"/>
        </w:rPr>
        <w:t>10</w:t>
      </w:r>
      <w:r w:rsidRPr="00FD0009">
        <w:rPr>
          <w:rFonts w:hint="eastAsia"/>
        </w:rPr>
        <w:t>项中注明“</w:t>
      </w:r>
      <w:r w:rsidRPr="00FD0009">
        <w:rPr>
          <w:rFonts w:hint="eastAsia"/>
        </w:rPr>
        <w:t>R</w:t>
      </w:r>
      <w:r w:rsidRPr="00FD0009">
        <w:rPr>
          <w:rFonts w:hint="eastAsia"/>
        </w:rPr>
        <w:t>”，在第</w:t>
      </w:r>
      <w:r w:rsidRPr="00FD0009">
        <w:rPr>
          <w:rFonts w:hint="eastAsia"/>
        </w:rPr>
        <w:t xml:space="preserve">18 </w:t>
      </w:r>
      <w:r w:rsidRPr="00FD0009">
        <w:rPr>
          <w:rFonts w:hint="eastAsia"/>
        </w:rPr>
        <w:t>项</w:t>
      </w:r>
      <w:r w:rsidRPr="00FD0009">
        <w:rPr>
          <w:rFonts w:hint="eastAsia"/>
        </w:rPr>
        <w:t>PBN/</w:t>
      </w:r>
      <w:r w:rsidRPr="00FD0009">
        <w:rPr>
          <w:rFonts w:hint="eastAsia"/>
        </w:rPr>
        <w:t>中注明相应区域导航能力代码，表示运营人及其飞机已获实施</w:t>
      </w:r>
      <w:r w:rsidRPr="00FD0009">
        <w:rPr>
          <w:rFonts w:hint="eastAsia"/>
        </w:rPr>
        <w:t xml:space="preserve">RNAV </w:t>
      </w:r>
      <w:r w:rsidRPr="00FD0009">
        <w:rPr>
          <w:rFonts w:hint="eastAsia"/>
        </w:rPr>
        <w:t>的运行资格，具体代码和对应导航规范如下表所示：</w:t>
      </w:r>
      <w:r w:rsidR="00FD0009" w:rsidRPr="00FD0009">
        <w:rPr>
          <w:rFonts w:hint="eastAsia"/>
        </w:rPr>
        <w:t>使用以上区域导航能力代码时，应与</w:t>
      </w:r>
      <w:r w:rsidR="00FD0009" w:rsidRPr="00FD0009">
        <w:rPr>
          <w:rFonts w:hint="eastAsia"/>
        </w:rPr>
        <w:t xml:space="preserve">FPL </w:t>
      </w:r>
      <w:r w:rsidR="00FD0009" w:rsidRPr="00FD0009">
        <w:rPr>
          <w:rFonts w:hint="eastAsia"/>
        </w:rPr>
        <w:t>第</w:t>
      </w:r>
      <w:r w:rsidR="00FD0009" w:rsidRPr="00FD0009">
        <w:rPr>
          <w:rFonts w:hint="eastAsia"/>
        </w:rPr>
        <w:t xml:space="preserve">10 </w:t>
      </w:r>
      <w:r w:rsidR="00FD0009" w:rsidRPr="00FD0009">
        <w:rPr>
          <w:rFonts w:hint="eastAsia"/>
        </w:rPr>
        <w:t>项机载设备相</w:t>
      </w:r>
    </w:p>
    <w:p w14:paraId="5F717538" w14:textId="77777777" w:rsidR="00FD0009" w:rsidRDefault="00FD0009" w:rsidP="000A3D28">
      <w:pPr>
        <w:pStyle w:val="aff0"/>
        <w:kinsoku w:val="0"/>
        <w:overflowPunct w:val="0"/>
        <w:autoSpaceDE w:val="0"/>
        <w:autoSpaceDN w:val="0"/>
        <w:ind w:firstLineChars="0" w:firstLine="0"/>
      </w:pPr>
      <w:r w:rsidRPr="00FD0009">
        <w:rPr>
          <w:rFonts w:hint="eastAsia"/>
        </w:rPr>
        <w:t>匹配。</w:t>
      </w:r>
    </w:p>
    <w:tbl>
      <w:tblPr>
        <w:tblStyle w:val="afb"/>
        <w:tblpPr w:leftFromText="180" w:rightFromText="180" w:vertAnchor="page" w:horzAnchor="margin" w:tblpXSpec="center" w:tblpY="5556"/>
        <w:tblW w:w="4592" w:type="dxa"/>
        <w:tblLook w:val="04A0" w:firstRow="1" w:lastRow="0" w:firstColumn="1" w:lastColumn="0" w:noHBand="0" w:noVBand="1"/>
      </w:tblPr>
      <w:tblGrid>
        <w:gridCol w:w="426"/>
        <w:gridCol w:w="1611"/>
        <w:gridCol w:w="454"/>
        <w:gridCol w:w="2101"/>
      </w:tblGrid>
      <w:tr w:rsidR="006D109D" w:rsidRPr="00AE0DB5" w14:paraId="5F71753D" w14:textId="77777777" w:rsidTr="00C07F9F">
        <w:trPr>
          <w:trHeight w:val="202"/>
        </w:trPr>
        <w:tc>
          <w:tcPr>
            <w:tcW w:w="426" w:type="dxa"/>
          </w:tcPr>
          <w:p w14:paraId="5F717539"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宋体" w:hint="eastAsia"/>
                <w:kern w:val="0"/>
                <w:sz w:val="18"/>
                <w:szCs w:val="18"/>
              </w:rPr>
              <w:lastRenderedPageBreak/>
              <w:t>代码</w:t>
            </w:r>
          </w:p>
        </w:tc>
        <w:tc>
          <w:tcPr>
            <w:tcW w:w="1611" w:type="dxa"/>
          </w:tcPr>
          <w:p w14:paraId="5F71753A"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宋体" w:hint="eastAsia"/>
                <w:kern w:val="0"/>
                <w:sz w:val="18"/>
                <w:szCs w:val="18"/>
              </w:rPr>
              <w:t>区域导航能力</w:t>
            </w:r>
          </w:p>
        </w:tc>
        <w:tc>
          <w:tcPr>
            <w:tcW w:w="454" w:type="dxa"/>
          </w:tcPr>
          <w:p w14:paraId="5F71753B"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宋体" w:hint="eastAsia"/>
                <w:kern w:val="0"/>
                <w:sz w:val="18"/>
                <w:szCs w:val="18"/>
              </w:rPr>
              <w:t>代码</w:t>
            </w:r>
          </w:p>
        </w:tc>
        <w:tc>
          <w:tcPr>
            <w:tcW w:w="2101" w:type="dxa"/>
          </w:tcPr>
          <w:p w14:paraId="5F71753C"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宋体" w:hint="eastAsia"/>
                <w:kern w:val="0"/>
                <w:sz w:val="18"/>
                <w:szCs w:val="18"/>
              </w:rPr>
              <w:t>区域导航能力</w:t>
            </w:r>
          </w:p>
        </w:tc>
      </w:tr>
      <w:tr w:rsidR="006D109D" w:rsidRPr="00AE0DB5" w14:paraId="5F717542" w14:textId="77777777" w:rsidTr="00C07F9F">
        <w:trPr>
          <w:trHeight w:val="205"/>
        </w:trPr>
        <w:tc>
          <w:tcPr>
            <w:tcW w:w="426" w:type="dxa"/>
          </w:tcPr>
          <w:p w14:paraId="5F71753E"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B1</w:t>
            </w:r>
          </w:p>
        </w:tc>
        <w:tc>
          <w:tcPr>
            <w:tcW w:w="1611" w:type="dxa"/>
          </w:tcPr>
          <w:p w14:paraId="5F71753F"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RNAV5 </w:t>
            </w:r>
            <w:r w:rsidRPr="006D109D">
              <w:rPr>
                <w:rFonts w:ascii="宋体" w:hAnsi="宋体" w:cs="宋体" w:hint="eastAsia"/>
                <w:kern w:val="0"/>
                <w:sz w:val="18"/>
                <w:szCs w:val="18"/>
              </w:rPr>
              <w:t>所有允许的传感器</w:t>
            </w:r>
          </w:p>
        </w:tc>
        <w:tc>
          <w:tcPr>
            <w:tcW w:w="454" w:type="dxa"/>
          </w:tcPr>
          <w:p w14:paraId="5F717540"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C1</w:t>
            </w:r>
          </w:p>
        </w:tc>
        <w:tc>
          <w:tcPr>
            <w:tcW w:w="2101" w:type="dxa"/>
          </w:tcPr>
          <w:p w14:paraId="5F717541"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2 </w:t>
            </w:r>
            <w:r w:rsidRPr="006D109D">
              <w:rPr>
                <w:rFonts w:ascii="宋体" w:hAnsi="宋体" w:cs="宋体" w:hint="eastAsia"/>
                <w:kern w:val="0"/>
                <w:sz w:val="18"/>
                <w:szCs w:val="18"/>
              </w:rPr>
              <w:t>所有允许的传感器</w:t>
            </w:r>
          </w:p>
        </w:tc>
      </w:tr>
      <w:tr w:rsidR="006D109D" w:rsidRPr="00AE0DB5" w14:paraId="5F717547" w14:textId="77777777" w:rsidTr="00C07F9F">
        <w:trPr>
          <w:trHeight w:val="202"/>
        </w:trPr>
        <w:tc>
          <w:tcPr>
            <w:tcW w:w="426" w:type="dxa"/>
          </w:tcPr>
          <w:p w14:paraId="5F717543"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B2</w:t>
            </w:r>
          </w:p>
        </w:tc>
        <w:tc>
          <w:tcPr>
            <w:tcW w:w="1611" w:type="dxa"/>
          </w:tcPr>
          <w:p w14:paraId="5F717544"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5 </w:t>
            </w:r>
            <w:r w:rsidRPr="006D109D">
              <w:rPr>
                <w:rFonts w:ascii="宋体" w:hAnsi="宋体" w:cs="宋体" w:hint="eastAsia"/>
                <w:kern w:val="0"/>
                <w:sz w:val="18"/>
                <w:szCs w:val="18"/>
              </w:rPr>
              <w:t>全球导航卫星系统</w:t>
            </w:r>
          </w:p>
        </w:tc>
        <w:tc>
          <w:tcPr>
            <w:tcW w:w="454" w:type="dxa"/>
          </w:tcPr>
          <w:p w14:paraId="5F717545"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C2</w:t>
            </w:r>
          </w:p>
        </w:tc>
        <w:tc>
          <w:tcPr>
            <w:tcW w:w="2101" w:type="dxa"/>
          </w:tcPr>
          <w:p w14:paraId="5F717546"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2 </w:t>
            </w:r>
            <w:r w:rsidRPr="006D109D">
              <w:rPr>
                <w:rFonts w:ascii="宋体" w:hAnsi="宋体" w:cs="宋体" w:hint="eastAsia"/>
                <w:kern w:val="0"/>
                <w:sz w:val="18"/>
                <w:szCs w:val="18"/>
              </w:rPr>
              <w:t>全球导航卫星系统</w:t>
            </w:r>
          </w:p>
        </w:tc>
      </w:tr>
      <w:tr w:rsidR="006D109D" w:rsidRPr="00AE0DB5" w14:paraId="5F71754C" w14:textId="77777777" w:rsidTr="00C07F9F">
        <w:trPr>
          <w:trHeight w:val="103"/>
        </w:trPr>
        <w:tc>
          <w:tcPr>
            <w:tcW w:w="426" w:type="dxa"/>
          </w:tcPr>
          <w:p w14:paraId="5F717548"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B3</w:t>
            </w:r>
          </w:p>
        </w:tc>
        <w:tc>
          <w:tcPr>
            <w:tcW w:w="1611" w:type="dxa"/>
          </w:tcPr>
          <w:p w14:paraId="5F717549"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5 </w:t>
            </w:r>
            <w:r w:rsidRPr="006D109D">
              <w:rPr>
                <w:rFonts w:ascii="宋体" w:hAnsi="宋体" w:cs="宋体" w:hint="eastAsia"/>
                <w:kern w:val="0"/>
                <w:sz w:val="18"/>
                <w:szCs w:val="18"/>
              </w:rPr>
              <w:t>测距仪</w:t>
            </w:r>
            <w:r w:rsidRPr="006D109D">
              <w:rPr>
                <w:rFonts w:ascii="宋体" w:hAnsi="宋体" w:cs="Arial"/>
                <w:kern w:val="0"/>
                <w:sz w:val="18"/>
                <w:szCs w:val="18"/>
              </w:rPr>
              <w:t>/</w:t>
            </w:r>
            <w:r w:rsidRPr="006D109D">
              <w:rPr>
                <w:rFonts w:ascii="宋体" w:hAnsi="宋体" w:cs="宋体" w:hint="eastAsia"/>
                <w:kern w:val="0"/>
                <w:sz w:val="18"/>
                <w:szCs w:val="18"/>
              </w:rPr>
              <w:t>测距仪</w:t>
            </w:r>
          </w:p>
        </w:tc>
        <w:tc>
          <w:tcPr>
            <w:tcW w:w="454" w:type="dxa"/>
          </w:tcPr>
          <w:p w14:paraId="5F71754A"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C3</w:t>
            </w:r>
          </w:p>
        </w:tc>
        <w:tc>
          <w:tcPr>
            <w:tcW w:w="2101" w:type="dxa"/>
          </w:tcPr>
          <w:p w14:paraId="5F71754B"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2 </w:t>
            </w:r>
            <w:r w:rsidRPr="006D109D">
              <w:rPr>
                <w:rFonts w:ascii="宋体" w:hAnsi="宋体" w:cs="宋体" w:hint="eastAsia"/>
                <w:kern w:val="0"/>
                <w:sz w:val="18"/>
                <w:szCs w:val="18"/>
              </w:rPr>
              <w:t>测距仪</w:t>
            </w:r>
            <w:r w:rsidRPr="006D109D">
              <w:rPr>
                <w:rFonts w:ascii="宋体" w:hAnsi="宋体" w:cs="Arial"/>
                <w:kern w:val="0"/>
                <w:sz w:val="18"/>
                <w:szCs w:val="18"/>
              </w:rPr>
              <w:t>/</w:t>
            </w:r>
            <w:r w:rsidRPr="006D109D">
              <w:rPr>
                <w:rFonts w:ascii="宋体" w:hAnsi="宋体" w:cs="宋体" w:hint="eastAsia"/>
                <w:kern w:val="0"/>
                <w:sz w:val="18"/>
                <w:szCs w:val="18"/>
              </w:rPr>
              <w:t>测距仪</w:t>
            </w:r>
          </w:p>
        </w:tc>
      </w:tr>
      <w:tr w:rsidR="006D109D" w:rsidRPr="00AE0DB5" w14:paraId="5F717551" w14:textId="77777777" w:rsidTr="00C07F9F">
        <w:trPr>
          <w:trHeight w:val="205"/>
        </w:trPr>
        <w:tc>
          <w:tcPr>
            <w:tcW w:w="426" w:type="dxa"/>
          </w:tcPr>
          <w:p w14:paraId="5F71754D"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B4</w:t>
            </w:r>
          </w:p>
        </w:tc>
        <w:tc>
          <w:tcPr>
            <w:tcW w:w="1611" w:type="dxa"/>
          </w:tcPr>
          <w:p w14:paraId="5F71754E"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Arial"/>
                <w:kern w:val="0"/>
                <w:sz w:val="18"/>
                <w:szCs w:val="18"/>
              </w:rPr>
            </w:pPr>
            <w:r w:rsidRPr="006D109D">
              <w:rPr>
                <w:rFonts w:ascii="宋体" w:hAnsi="宋体" w:cs="Arial"/>
                <w:kern w:val="0"/>
                <w:sz w:val="18"/>
                <w:szCs w:val="18"/>
              </w:rPr>
              <w:t xml:space="preserve">RNAV 5 </w:t>
            </w:r>
            <w:r w:rsidRPr="006D109D">
              <w:rPr>
                <w:rFonts w:ascii="宋体" w:hAnsi="宋体" w:cs="宋体" w:hint="eastAsia"/>
                <w:kern w:val="0"/>
                <w:sz w:val="18"/>
                <w:szCs w:val="18"/>
              </w:rPr>
              <w:t>甚高频全向信标</w:t>
            </w:r>
            <w:r w:rsidRPr="006D109D">
              <w:rPr>
                <w:rFonts w:ascii="宋体" w:hAnsi="宋体" w:cs="Arial"/>
                <w:kern w:val="0"/>
                <w:sz w:val="18"/>
                <w:szCs w:val="18"/>
              </w:rPr>
              <w:t>/</w:t>
            </w:r>
            <w:r w:rsidRPr="006D109D">
              <w:rPr>
                <w:rFonts w:ascii="宋体" w:hAnsi="宋体" w:cs="宋体" w:hint="eastAsia"/>
                <w:kern w:val="0"/>
                <w:sz w:val="18"/>
                <w:szCs w:val="18"/>
              </w:rPr>
              <w:t>测距仪</w:t>
            </w:r>
          </w:p>
        </w:tc>
        <w:tc>
          <w:tcPr>
            <w:tcW w:w="454" w:type="dxa"/>
          </w:tcPr>
          <w:p w14:paraId="5F71754F"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C4</w:t>
            </w:r>
          </w:p>
        </w:tc>
        <w:tc>
          <w:tcPr>
            <w:tcW w:w="2101" w:type="dxa"/>
          </w:tcPr>
          <w:p w14:paraId="5F717550"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2 </w:t>
            </w:r>
            <w:r w:rsidRPr="006D109D">
              <w:rPr>
                <w:rFonts w:ascii="宋体" w:hAnsi="宋体" w:cs="宋体" w:hint="eastAsia"/>
                <w:kern w:val="0"/>
                <w:sz w:val="18"/>
                <w:szCs w:val="18"/>
              </w:rPr>
              <w:t>测距仪</w:t>
            </w:r>
            <w:r w:rsidRPr="006D109D">
              <w:rPr>
                <w:rFonts w:ascii="宋体" w:hAnsi="宋体" w:cs="Arial"/>
                <w:kern w:val="0"/>
                <w:sz w:val="18"/>
                <w:szCs w:val="18"/>
              </w:rPr>
              <w:t xml:space="preserve">/ </w:t>
            </w:r>
            <w:r w:rsidRPr="006D109D">
              <w:rPr>
                <w:rFonts w:ascii="宋体" w:hAnsi="宋体" w:cs="宋体" w:hint="eastAsia"/>
                <w:kern w:val="0"/>
                <w:sz w:val="18"/>
                <w:szCs w:val="18"/>
              </w:rPr>
              <w:t>测距仪</w:t>
            </w:r>
            <w:r w:rsidRPr="006D109D">
              <w:rPr>
                <w:rFonts w:ascii="宋体" w:hAnsi="宋体" w:cs="Arial"/>
                <w:kern w:val="0"/>
                <w:sz w:val="18"/>
                <w:szCs w:val="18"/>
              </w:rPr>
              <w:t>/IRU</w:t>
            </w:r>
          </w:p>
        </w:tc>
      </w:tr>
      <w:tr w:rsidR="006D109D" w:rsidRPr="00AE0DB5" w14:paraId="5F717556" w14:textId="77777777" w:rsidTr="00C07F9F">
        <w:trPr>
          <w:trHeight w:val="202"/>
        </w:trPr>
        <w:tc>
          <w:tcPr>
            <w:tcW w:w="426" w:type="dxa"/>
          </w:tcPr>
          <w:p w14:paraId="5F717552"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B5</w:t>
            </w:r>
          </w:p>
        </w:tc>
        <w:tc>
          <w:tcPr>
            <w:tcW w:w="1611" w:type="dxa"/>
          </w:tcPr>
          <w:p w14:paraId="5F717553"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5 </w:t>
            </w:r>
            <w:r w:rsidRPr="006D109D">
              <w:rPr>
                <w:rFonts w:ascii="宋体" w:hAnsi="宋体" w:cs="宋体" w:hint="eastAsia"/>
                <w:kern w:val="0"/>
                <w:sz w:val="18"/>
                <w:szCs w:val="18"/>
              </w:rPr>
              <w:t>惯性导航或惯性参考系统</w:t>
            </w:r>
          </w:p>
        </w:tc>
        <w:tc>
          <w:tcPr>
            <w:tcW w:w="454" w:type="dxa"/>
          </w:tcPr>
          <w:p w14:paraId="5F717554"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D1</w:t>
            </w:r>
          </w:p>
        </w:tc>
        <w:tc>
          <w:tcPr>
            <w:tcW w:w="2101" w:type="dxa"/>
            <w:vAlign w:val="center"/>
          </w:tcPr>
          <w:p w14:paraId="5F717555"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1 </w:t>
            </w:r>
            <w:r w:rsidRPr="006D109D">
              <w:rPr>
                <w:rFonts w:ascii="宋体" w:hAnsi="宋体" w:cs="宋体" w:hint="eastAsia"/>
                <w:kern w:val="0"/>
                <w:sz w:val="18"/>
                <w:szCs w:val="18"/>
              </w:rPr>
              <w:t>所有允许的传感器</w:t>
            </w:r>
          </w:p>
        </w:tc>
      </w:tr>
      <w:tr w:rsidR="006D109D" w:rsidRPr="00AE0DB5" w14:paraId="5F71755B" w14:textId="77777777" w:rsidTr="00C07F9F">
        <w:trPr>
          <w:trHeight w:val="202"/>
        </w:trPr>
        <w:tc>
          <w:tcPr>
            <w:tcW w:w="426" w:type="dxa"/>
          </w:tcPr>
          <w:p w14:paraId="5F717557"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B6</w:t>
            </w:r>
          </w:p>
        </w:tc>
        <w:tc>
          <w:tcPr>
            <w:tcW w:w="1611" w:type="dxa"/>
          </w:tcPr>
          <w:p w14:paraId="5F717558"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5 </w:t>
            </w:r>
            <w:r w:rsidRPr="006D109D">
              <w:rPr>
                <w:rFonts w:ascii="宋体" w:hAnsi="宋体" w:cs="宋体" w:hint="eastAsia"/>
                <w:kern w:val="0"/>
                <w:sz w:val="18"/>
                <w:szCs w:val="18"/>
              </w:rPr>
              <w:t>罗兰</w:t>
            </w:r>
            <w:r w:rsidRPr="006D109D">
              <w:rPr>
                <w:rFonts w:ascii="宋体" w:hAnsi="宋体" w:cs="Arial"/>
                <w:kern w:val="0"/>
                <w:sz w:val="18"/>
                <w:szCs w:val="18"/>
              </w:rPr>
              <w:t>C</w:t>
            </w:r>
          </w:p>
        </w:tc>
        <w:tc>
          <w:tcPr>
            <w:tcW w:w="454" w:type="dxa"/>
          </w:tcPr>
          <w:p w14:paraId="5F717559"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D2</w:t>
            </w:r>
          </w:p>
        </w:tc>
        <w:tc>
          <w:tcPr>
            <w:tcW w:w="2101" w:type="dxa"/>
          </w:tcPr>
          <w:p w14:paraId="5F71755A"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1 </w:t>
            </w:r>
            <w:r w:rsidRPr="006D109D">
              <w:rPr>
                <w:rFonts w:ascii="宋体" w:hAnsi="宋体" w:cs="宋体" w:hint="eastAsia"/>
                <w:kern w:val="0"/>
                <w:sz w:val="18"/>
                <w:szCs w:val="18"/>
              </w:rPr>
              <w:t>全球导航卫星系统</w:t>
            </w:r>
          </w:p>
        </w:tc>
      </w:tr>
      <w:tr w:rsidR="006D109D" w:rsidRPr="00AE0DB5" w14:paraId="5F71755F" w14:textId="77777777" w:rsidTr="00C07F9F">
        <w:trPr>
          <w:trHeight w:val="97"/>
        </w:trPr>
        <w:tc>
          <w:tcPr>
            <w:tcW w:w="2037" w:type="dxa"/>
            <w:gridSpan w:val="2"/>
            <w:vMerge w:val="restart"/>
          </w:tcPr>
          <w:p w14:paraId="5F71755C"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宋体" w:hint="eastAsia"/>
                <w:kern w:val="0"/>
                <w:sz w:val="18"/>
                <w:szCs w:val="18"/>
              </w:rPr>
              <w:t>注：如飞机已具备</w:t>
            </w:r>
            <w:r w:rsidRPr="006D109D">
              <w:rPr>
                <w:rFonts w:ascii="宋体" w:hAnsi="宋体" w:cs="Arial"/>
                <w:kern w:val="0"/>
                <w:sz w:val="18"/>
                <w:szCs w:val="18"/>
              </w:rPr>
              <w:t>B2</w:t>
            </w:r>
            <w:r w:rsidRPr="006D109D">
              <w:rPr>
                <w:rFonts w:ascii="宋体" w:hAnsi="宋体" w:cs="宋体" w:hint="eastAsia"/>
                <w:kern w:val="0"/>
                <w:sz w:val="18"/>
                <w:szCs w:val="18"/>
              </w:rPr>
              <w:t>、</w:t>
            </w:r>
            <w:r w:rsidRPr="006D109D">
              <w:rPr>
                <w:rFonts w:ascii="宋体" w:hAnsi="宋体" w:cs="Arial"/>
                <w:kern w:val="0"/>
                <w:sz w:val="18"/>
                <w:szCs w:val="18"/>
              </w:rPr>
              <w:t>B3</w:t>
            </w:r>
            <w:r w:rsidRPr="006D109D">
              <w:rPr>
                <w:rFonts w:ascii="宋体" w:hAnsi="宋体" w:cs="宋体" w:hint="eastAsia"/>
                <w:kern w:val="0"/>
                <w:sz w:val="18"/>
                <w:szCs w:val="18"/>
              </w:rPr>
              <w:t>、</w:t>
            </w:r>
            <w:r w:rsidRPr="006D109D">
              <w:rPr>
                <w:rFonts w:ascii="宋体" w:hAnsi="宋体" w:cs="Arial"/>
                <w:kern w:val="0"/>
                <w:sz w:val="18"/>
                <w:szCs w:val="18"/>
              </w:rPr>
              <w:t>B4</w:t>
            </w:r>
            <w:r w:rsidRPr="006D109D">
              <w:rPr>
                <w:rFonts w:ascii="宋体" w:hAnsi="宋体" w:cs="宋体" w:hint="eastAsia"/>
                <w:kern w:val="0"/>
                <w:sz w:val="18"/>
                <w:szCs w:val="18"/>
              </w:rPr>
              <w:t>、</w:t>
            </w:r>
            <w:r w:rsidRPr="006D109D">
              <w:rPr>
                <w:rFonts w:ascii="宋体" w:hAnsi="宋体" w:cs="Arial"/>
                <w:kern w:val="0"/>
                <w:sz w:val="18"/>
                <w:szCs w:val="18"/>
              </w:rPr>
              <w:t xml:space="preserve">B5 </w:t>
            </w:r>
            <w:r w:rsidRPr="006D109D">
              <w:rPr>
                <w:rFonts w:ascii="宋体" w:hAnsi="宋体" w:cs="宋体" w:hint="eastAsia"/>
                <w:kern w:val="0"/>
                <w:sz w:val="18"/>
                <w:szCs w:val="18"/>
              </w:rPr>
              <w:t>区域导航能力，则在</w:t>
            </w:r>
            <w:r w:rsidRPr="006D109D">
              <w:rPr>
                <w:rFonts w:ascii="宋体" w:hAnsi="宋体" w:cs="Arial"/>
                <w:kern w:val="0"/>
                <w:sz w:val="18"/>
                <w:szCs w:val="18"/>
              </w:rPr>
              <w:t xml:space="preserve">FPL </w:t>
            </w:r>
            <w:r w:rsidRPr="006D109D">
              <w:rPr>
                <w:rFonts w:ascii="宋体" w:hAnsi="宋体" w:cs="宋体" w:hint="eastAsia"/>
                <w:kern w:val="0"/>
                <w:sz w:val="18"/>
                <w:szCs w:val="18"/>
              </w:rPr>
              <w:t>第</w:t>
            </w:r>
            <w:r w:rsidRPr="006D109D">
              <w:rPr>
                <w:rFonts w:ascii="宋体" w:hAnsi="宋体" w:cs="Arial"/>
                <w:kern w:val="0"/>
                <w:sz w:val="18"/>
                <w:szCs w:val="18"/>
              </w:rPr>
              <w:t>18</w:t>
            </w:r>
            <w:r w:rsidRPr="006D109D">
              <w:rPr>
                <w:rFonts w:ascii="宋体" w:hAnsi="宋体" w:cs="宋体" w:hint="eastAsia"/>
                <w:kern w:val="0"/>
                <w:sz w:val="18"/>
                <w:szCs w:val="18"/>
              </w:rPr>
              <w:t>项</w:t>
            </w:r>
            <w:r w:rsidRPr="006D109D">
              <w:rPr>
                <w:rFonts w:ascii="宋体" w:hAnsi="宋体" w:cs="Arial"/>
                <w:kern w:val="0"/>
                <w:sz w:val="18"/>
                <w:szCs w:val="18"/>
              </w:rPr>
              <w:t>PBN/</w:t>
            </w:r>
            <w:r w:rsidRPr="006D109D">
              <w:rPr>
                <w:rFonts w:ascii="宋体" w:hAnsi="宋体" w:cs="宋体" w:hint="eastAsia"/>
                <w:kern w:val="0"/>
                <w:sz w:val="18"/>
                <w:szCs w:val="18"/>
              </w:rPr>
              <w:t>中可用</w:t>
            </w:r>
            <w:r w:rsidRPr="006D109D">
              <w:rPr>
                <w:rFonts w:ascii="宋体" w:hAnsi="宋体" w:cs="Arial"/>
                <w:kern w:val="0"/>
                <w:sz w:val="18"/>
                <w:szCs w:val="18"/>
              </w:rPr>
              <w:t xml:space="preserve">B1 </w:t>
            </w:r>
            <w:r w:rsidRPr="006D109D">
              <w:rPr>
                <w:rFonts w:ascii="宋体" w:hAnsi="宋体" w:cs="宋体" w:hint="eastAsia"/>
                <w:kern w:val="0"/>
                <w:sz w:val="18"/>
                <w:szCs w:val="18"/>
              </w:rPr>
              <w:t>替代，不考虑</w:t>
            </w:r>
            <w:r w:rsidRPr="006D109D">
              <w:rPr>
                <w:rFonts w:ascii="宋体" w:hAnsi="宋体" w:cs="Arial"/>
                <w:kern w:val="0"/>
                <w:sz w:val="18"/>
                <w:szCs w:val="18"/>
              </w:rPr>
              <w:t>B6</w:t>
            </w:r>
            <w:r w:rsidRPr="006D109D">
              <w:rPr>
                <w:rFonts w:ascii="宋体" w:hAnsi="宋体" w:cs="宋体" w:hint="eastAsia"/>
                <w:kern w:val="0"/>
                <w:sz w:val="18"/>
                <w:szCs w:val="18"/>
              </w:rPr>
              <w:t>。</w:t>
            </w:r>
          </w:p>
        </w:tc>
        <w:tc>
          <w:tcPr>
            <w:tcW w:w="454" w:type="dxa"/>
            <w:vAlign w:val="center"/>
          </w:tcPr>
          <w:p w14:paraId="5F71755D"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Arial"/>
                <w:kern w:val="0"/>
                <w:sz w:val="18"/>
                <w:szCs w:val="18"/>
              </w:rPr>
            </w:pPr>
            <w:r w:rsidRPr="006D109D">
              <w:rPr>
                <w:rFonts w:ascii="宋体" w:hAnsi="宋体" w:cs="Arial"/>
                <w:kern w:val="0"/>
                <w:sz w:val="18"/>
                <w:szCs w:val="18"/>
              </w:rPr>
              <w:t>D3</w:t>
            </w:r>
          </w:p>
        </w:tc>
        <w:tc>
          <w:tcPr>
            <w:tcW w:w="2101" w:type="dxa"/>
            <w:vAlign w:val="center"/>
          </w:tcPr>
          <w:p w14:paraId="5F71755E"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1 </w:t>
            </w:r>
            <w:r w:rsidRPr="006D109D">
              <w:rPr>
                <w:rFonts w:ascii="宋体" w:hAnsi="宋体" w:cs="宋体" w:hint="eastAsia"/>
                <w:kern w:val="0"/>
                <w:sz w:val="18"/>
                <w:szCs w:val="18"/>
              </w:rPr>
              <w:t>测距仪</w:t>
            </w:r>
            <w:r w:rsidRPr="006D109D">
              <w:rPr>
                <w:rFonts w:ascii="宋体" w:hAnsi="宋体" w:cs="Arial"/>
                <w:kern w:val="0"/>
                <w:sz w:val="18"/>
                <w:szCs w:val="18"/>
              </w:rPr>
              <w:t>/</w:t>
            </w:r>
            <w:r w:rsidRPr="006D109D">
              <w:rPr>
                <w:rFonts w:ascii="宋体" w:hAnsi="宋体" w:cs="宋体" w:hint="eastAsia"/>
                <w:kern w:val="0"/>
                <w:sz w:val="18"/>
                <w:szCs w:val="18"/>
              </w:rPr>
              <w:t>测距仪</w:t>
            </w:r>
          </w:p>
        </w:tc>
      </w:tr>
      <w:tr w:rsidR="006D109D" w:rsidRPr="00AE0DB5" w14:paraId="5F717563" w14:textId="77777777" w:rsidTr="00C07F9F">
        <w:trPr>
          <w:trHeight w:val="58"/>
        </w:trPr>
        <w:tc>
          <w:tcPr>
            <w:tcW w:w="2037" w:type="dxa"/>
            <w:gridSpan w:val="2"/>
            <w:vMerge/>
          </w:tcPr>
          <w:p w14:paraId="5F717560"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p>
        </w:tc>
        <w:tc>
          <w:tcPr>
            <w:tcW w:w="454" w:type="dxa"/>
            <w:vAlign w:val="center"/>
          </w:tcPr>
          <w:p w14:paraId="5F717561"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Arial"/>
                <w:kern w:val="0"/>
                <w:sz w:val="18"/>
                <w:szCs w:val="18"/>
              </w:rPr>
            </w:pPr>
            <w:r w:rsidRPr="006D109D">
              <w:rPr>
                <w:rFonts w:ascii="宋体" w:hAnsi="宋体" w:cs="Arial"/>
                <w:kern w:val="0"/>
                <w:sz w:val="18"/>
                <w:szCs w:val="18"/>
              </w:rPr>
              <w:t>D4</w:t>
            </w:r>
          </w:p>
        </w:tc>
        <w:tc>
          <w:tcPr>
            <w:tcW w:w="2101" w:type="dxa"/>
            <w:vAlign w:val="center"/>
          </w:tcPr>
          <w:p w14:paraId="5F717562" w14:textId="77777777" w:rsidR="006D109D" w:rsidRPr="006D109D" w:rsidRDefault="006D109D" w:rsidP="00C07F9F">
            <w:pPr>
              <w:kinsoku w:val="0"/>
              <w:overflowPunct w:val="0"/>
              <w:autoSpaceDE w:val="0"/>
              <w:autoSpaceDN w:val="0"/>
              <w:adjustRightInd w:val="0"/>
              <w:spacing w:line="240" w:lineRule="auto"/>
              <w:ind w:left="0"/>
              <w:jc w:val="left"/>
              <w:rPr>
                <w:rFonts w:ascii="宋体" w:hAnsi="宋体" w:cs="宋体"/>
                <w:kern w:val="0"/>
                <w:sz w:val="18"/>
                <w:szCs w:val="18"/>
              </w:rPr>
            </w:pPr>
            <w:r w:rsidRPr="006D109D">
              <w:rPr>
                <w:rFonts w:ascii="宋体" w:hAnsi="宋体" w:cs="Arial"/>
                <w:kern w:val="0"/>
                <w:sz w:val="18"/>
                <w:szCs w:val="18"/>
              </w:rPr>
              <w:t xml:space="preserve">RNAV 1 </w:t>
            </w:r>
            <w:r w:rsidRPr="006D109D">
              <w:rPr>
                <w:rFonts w:ascii="宋体" w:hAnsi="宋体" w:cs="宋体" w:hint="eastAsia"/>
                <w:kern w:val="0"/>
                <w:sz w:val="18"/>
                <w:szCs w:val="18"/>
              </w:rPr>
              <w:t>测距仪</w:t>
            </w:r>
            <w:r w:rsidRPr="006D109D">
              <w:rPr>
                <w:rFonts w:ascii="宋体" w:hAnsi="宋体" w:cs="Arial"/>
                <w:kern w:val="0"/>
                <w:sz w:val="18"/>
                <w:szCs w:val="18"/>
              </w:rPr>
              <w:t xml:space="preserve">/ </w:t>
            </w:r>
            <w:r w:rsidRPr="006D109D">
              <w:rPr>
                <w:rFonts w:ascii="宋体" w:hAnsi="宋体" w:cs="宋体" w:hint="eastAsia"/>
                <w:kern w:val="0"/>
                <w:sz w:val="18"/>
                <w:szCs w:val="18"/>
              </w:rPr>
              <w:t>测距仪</w:t>
            </w:r>
            <w:r w:rsidRPr="006D109D">
              <w:rPr>
                <w:rFonts w:ascii="宋体" w:hAnsi="宋体" w:cs="Arial"/>
                <w:kern w:val="0"/>
                <w:sz w:val="18"/>
                <w:szCs w:val="18"/>
              </w:rPr>
              <w:t>/IRU</w:t>
            </w:r>
          </w:p>
        </w:tc>
      </w:tr>
    </w:tbl>
    <w:p w14:paraId="5F717564" w14:textId="77777777" w:rsidR="001D2E4B" w:rsidRDefault="001D2E4B" w:rsidP="005959F9">
      <w:pPr>
        <w:pStyle w:val="aff0"/>
        <w:numPr>
          <w:ilvl w:val="0"/>
          <w:numId w:val="111"/>
        </w:numPr>
        <w:kinsoku w:val="0"/>
        <w:overflowPunct w:val="0"/>
        <w:autoSpaceDE w:val="0"/>
        <w:autoSpaceDN w:val="0"/>
        <w:ind w:left="851" w:firstLineChars="0" w:hanging="851"/>
        <w:rPr>
          <w:rFonts w:ascii="宋体" w:hAnsi="宋体"/>
          <w:color w:val="000000" w:themeColor="text1"/>
        </w:rPr>
      </w:pPr>
      <w:r w:rsidRPr="00C07F9F">
        <w:rPr>
          <w:rFonts w:ascii="宋体" w:hAnsi="宋体" w:hint="eastAsia"/>
          <w:color w:val="000000" w:themeColor="text1"/>
        </w:rPr>
        <w:t>放行涉及RNAV 运行的航班之后直到飞机起飞前，从机组、MCC得到设备失效造成RNAV 能力失去的情况，除通报机组或MCC外，还应该按照规定，及时拍发相应的ICAO 飞行计划更改报（CHG），并修改第10 项飞机设备内容和第18 项PBN/区域导航能力代码，表示飞机目前不具备RNAV 运行的能力；如果最新航行通告表明终端区RNAV 程序或RNAV 航路的关键导航台工作不正常，可能影响RNAV 运行或者RNAV 程序不能正常使用，签派员应当将信息及时通报机组。</w:t>
      </w:r>
    </w:p>
    <w:p w14:paraId="5F717565" w14:textId="77777777" w:rsidR="00C07F9F" w:rsidRDefault="00C07F9F" w:rsidP="00C07F9F">
      <w:pPr>
        <w:kinsoku w:val="0"/>
        <w:overflowPunct w:val="0"/>
        <w:autoSpaceDE w:val="0"/>
        <w:autoSpaceDN w:val="0"/>
        <w:ind w:left="0"/>
        <w:rPr>
          <w:rFonts w:ascii="宋体" w:hAnsi="宋体"/>
          <w:color w:val="000000" w:themeColor="text1"/>
        </w:rPr>
      </w:pPr>
    </w:p>
    <w:p w14:paraId="5F717566" w14:textId="77777777" w:rsidR="00C07F9F" w:rsidRDefault="00C07F9F" w:rsidP="00C07F9F">
      <w:pPr>
        <w:kinsoku w:val="0"/>
        <w:overflowPunct w:val="0"/>
        <w:autoSpaceDE w:val="0"/>
        <w:autoSpaceDN w:val="0"/>
        <w:ind w:left="0"/>
        <w:rPr>
          <w:rFonts w:ascii="宋体" w:hAnsi="宋体"/>
          <w:color w:val="000000" w:themeColor="text1"/>
        </w:rPr>
      </w:pPr>
    </w:p>
    <w:p w14:paraId="5F717567" w14:textId="77777777" w:rsidR="00C07F9F" w:rsidRDefault="00C07F9F" w:rsidP="00C07F9F">
      <w:pPr>
        <w:kinsoku w:val="0"/>
        <w:overflowPunct w:val="0"/>
        <w:autoSpaceDE w:val="0"/>
        <w:autoSpaceDN w:val="0"/>
        <w:ind w:left="0"/>
        <w:rPr>
          <w:rFonts w:ascii="宋体" w:hAnsi="宋体"/>
          <w:color w:val="000000" w:themeColor="text1"/>
        </w:rPr>
      </w:pPr>
    </w:p>
    <w:p w14:paraId="5F717568" w14:textId="77777777" w:rsidR="00C07F9F" w:rsidRDefault="00C07F9F" w:rsidP="00C07F9F">
      <w:pPr>
        <w:kinsoku w:val="0"/>
        <w:overflowPunct w:val="0"/>
        <w:autoSpaceDE w:val="0"/>
        <w:autoSpaceDN w:val="0"/>
        <w:ind w:left="0"/>
        <w:rPr>
          <w:rFonts w:ascii="宋体" w:hAnsi="宋体"/>
          <w:color w:val="000000" w:themeColor="text1"/>
        </w:rPr>
      </w:pPr>
    </w:p>
    <w:p w14:paraId="5F717569" w14:textId="77777777" w:rsidR="00C07F9F" w:rsidRDefault="00C07F9F" w:rsidP="00C07F9F">
      <w:pPr>
        <w:kinsoku w:val="0"/>
        <w:overflowPunct w:val="0"/>
        <w:autoSpaceDE w:val="0"/>
        <w:autoSpaceDN w:val="0"/>
        <w:ind w:left="0"/>
        <w:rPr>
          <w:rFonts w:ascii="宋体" w:hAnsi="宋体"/>
          <w:color w:val="000000" w:themeColor="text1"/>
        </w:rPr>
      </w:pPr>
    </w:p>
    <w:p w14:paraId="5F71756A" w14:textId="77777777" w:rsidR="00C07F9F" w:rsidRDefault="00C07F9F" w:rsidP="00C07F9F">
      <w:pPr>
        <w:kinsoku w:val="0"/>
        <w:overflowPunct w:val="0"/>
        <w:autoSpaceDE w:val="0"/>
        <w:autoSpaceDN w:val="0"/>
        <w:ind w:left="0"/>
        <w:rPr>
          <w:rFonts w:ascii="宋体" w:hAnsi="宋体"/>
          <w:color w:val="000000" w:themeColor="text1"/>
        </w:rPr>
      </w:pPr>
    </w:p>
    <w:p w14:paraId="5F71756B" w14:textId="77777777" w:rsidR="00C07F9F" w:rsidRDefault="00C07F9F" w:rsidP="00C07F9F">
      <w:pPr>
        <w:kinsoku w:val="0"/>
        <w:overflowPunct w:val="0"/>
        <w:autoSpaceDE w:val="0"/>
        <w:autoSpaceDN w:val="0"/>
        <w:ind w:left="0"/>
        <w:rPr>
          <w:rFonts w:ascii="宋体" w:hAnsi="宋体"/>
          <w:color w:val="000000" w:themeColor="text1"/>
        </w:rPr>
      </w:pPr>
    </w:p>
    <w:p w14:paraId="5F71756C" w14:textId="77777777" w:rsidR="00C07F9F" w:rsidRDefault="00C07F9F" w:rsidP="00C07F9F">
      <w:pPr>
        <w:kinsoku w:val="0"/>
        <w:overflowPunct w:val="0"/>
        <w:autoSpaceDE w:val="0"/>
        <w:autoSpaceDN w:val="0"/>
        <w:ind w:left="0"/>
        <w:rPr>
          <w:rFonts w:ascii="宋体" w:hAnsi="宋体"/>
          <w:color w:val="000000" w:themeColor="text1"/>
        </w:rPr>
      </w:pPr>
    </w:p>
    <w:p w14:paraId="5F71756D" w14:textId="77777777" w:rsidR="00C07F9F" w:rsidRDefault="00C07F9F" w:rsidP="00C07F9F">
      <w:pPr>
        <w:kinsoku w:val="0"/>
        <w:overflowPunct w:val="0"/>
        <w:autoSpaceDE w:val="0"/>
        <w:autoSpaceDN w:val="0"/>
        <w:ind w:left="0"/>
        <w:rPr>
          <w:rFonts w:ascii="宋体" w:hAnsi="宋体"/>
          <w:color w:val="000000" w:themeColor="text1"/>
        </w:rPr>
      </w:pPr>
    </w:p>
    <w:p w14:paraId="5F71756E" w14:textId="77777777" w:rsidR="00C07F9F" w:rsidRDefault="00C07F9F" w:rsidP="00C07F9F">
      <w:pPr>
        <w:kinsoku w:val="0"/>
        <w:overflowPunct w:val="0"/>
        <w:autoSpaceDE w:val="0"/>
        <w:autoSpaceDN w:val="0"/>
        <w:ind w:left="0"/>
        <w:rPr>
          <w:rFonts w:ascii="宋体" w:hAnsi="宋体"/>
          <w:color w:val="000000" w:themeColor="text1"/>
        </w:rPr>
      </w:pPr>
    </w:p>
    <w:p w14:paraId="5F71756F" w14:textId="77777777" w:rsidR="00C07F9F" w:rsidRDefault="00C07F9F" w:rsidP="00C07F9F">
      <w:pPr>
        <w:kinsoku w:val="0"/>
        <w:overflowPunct w:val="0"/>
        <w:autoSpaceDE w:val="0"/>
        <w:autoSpaceDN w:val="0"/>
        <w:ind w:left="0"/>
        <w:rPr>
          <w:rFonts w:ascii="宋体" w:hAnsi="宋体"/>
          <w:color w:val="000000" w:themeColor="text1"/>
        </w:rPr>
      </w:pPr>
    </w:p>
    <w:p w14:paraId="5F717570" w14:textId="77777777" w:rsidR="00C07F9F" w:rsidRPr="00C07F9F" w:rsidRDefault="00C07F9F" w:rsidP="00C07F9F">
      <w:pPr>
        <w:kinsoku w:val="0"/>
        <w:overflowPunct w:val="0"/>
        <w:autoSpaceDE w:val="0"/>
        <w:autoSpaceDN w:val="0"/>
        <w:ind w:left="0"/>
        <w:rPr>
          <w:rFonts w:ascii="宋体" w:hAnsi="宋体"/>
          <w:color w:val="000000" w:themeColor="text1"/>
        </w:rPr>
      </w:pPr>
    </w:p>
    <w:p w14:paraId="5F717571" w14:textId="77777777" w:rsidR="001D2E4B" w:rsidRPr="00AE0DB5" w:rsidRDefault="001D2E4B" w:rsidP="005959F9">
      <w:pPr>
        <w:pStyle w:val="3"/>
        <w:keepNext w:val="0"/>
        <w:numPr>
          <w:ilvl w:val="2"/>
          <w:numId w:val="238"/>
        </w:numPr>
        <w:kinsoku w:val="0"/>
        <w:overflowPunct w:val="0"/>
        <w:autoSpaceDE w:val="0"/>
        <w:autoSpaceDN w:val="0"/>
      </w:pPr>
      <w:bookmarkStart w:id="1198" w:name="_Toc503360820"/>
      <w:r w:rsidRPr="00AE0DB5">
        <w:rPr>
          <w:rFonts w:hint="eastAsia"/>
        </w:rPr>
        <w:lastRenderedPageBreak/>
        <w:t>签派放行后，飞行签派员应当加强飞行监控，密切监视飞机机载设施工作情况和飞行的进展情况，同时监控最新航行通告，特别是已经公布了终端区</w:t>
      </w:r>
      <w:r w:rsidRPr="00AE0DB5">
        <w:rPr>
          <w:rFonts w:hint="eastAsia"/>
        </w:rPr>
        <w:t xml:space="preserve">RNAV </w:t>
      </w:r>
      <w:r w:rsidRPr="00AE0DB5">
        <w:rPr>
          <w:rFonts w:hint="eastAsia"/>
        </w:rPr>
        <w:t>程序的相关机场、</w:t>
      </w:r>
      <w:r w:rsidRPr="00AE0DB5">
        <w:rPr>
          <w:rFonts w:hint="eastAsia"/>
        </w:rPr>
        <w:t xml:space="preserve">RNAV </w:t>
      </w:r>
      <w:r w:rsidRPr="00AE0DB5">
        <w:rPr>
          <w:rFonts w:hint="eastAsia"/>
        </w:rPr>
        <w:t>程序及对应程序的关键导航台的有关情况。如获得相关信息表明飞机或地面设备不能满足</w:t>
      </w:r>
      <w:r w:rsidRPr="00AE0DB5">
        <w:rPr>
          <w:rFonts w:hint="eastAsia"/>
        </w:rPr>
        <w:t xml:space="preserve">RNAV </w:t>
      </w:r>
      <w:r w:rsidRPr="00AE0DB5">
        <w:rPr>
          <w:rFonts w:hint="eastAsia"/>
        </w:rPr>
        <w:t>运行后，及时通知机组，并在需要时更改</w:t>
      </w:r>
      <w:r w:rsidRPr="00AE0DB5">
        <w:rPr>
          <w:rFonts w:hint="eastAsia"/>
        </w:rPr>
        <w:t>FPL</w:t>
      </w:r>
      <w:r w:rsidRPr="00AE0DB5">
        <w:rPr>
          <w:rFonts w:hint="eastAsia"/>
        </w:rPr>
        <w:t>。飞机起飞后，如获悉所要求的飞机设备故障造成</w:t>
      </w:r>
      <w:r w:rsidRPr="00AE0DB5">
        <w:rPr>
          <w:rFonts w:hint="eastAsia"/>
        </w:rPr>
        <w:t xml:space="preserve">RNAV </w:t>
      </w:r>
      <w:r w:rsidRPr="00AE0DB5">
        <w:rPr>
          <w:rFonts w:hint="eastAsia"/>
        </w:rPr>
        <w:t>能力失去，签派员应评估该飞机后续航班</w:t>
      </w:r>
      <w:r w:rsidRPr="00AE0DB5">
        <w:rPr>
          <w:rFonts w:hint="eastAsia"/>
        </w:rPr>
        <w:t xml:space="preserve">RNAV </w:t>
      </w:r>
      <w:r w:rsidRPr="00AE0DB5">
        <w:rPr>
          <w:rFonts w:hint="eastAsia"/>
        </w:rPr>
        <w:t>运行。</w:t>
      </w:r>
      <w:bookmarkEnd w:id="1198"/>
    </w:p>
    <w:p w14:paraId="5F717572" w14:textId="77777777" w:rsidR="001D2E4B" w:rsidRPr="00AE0DB5" w:rsidRDefault="001D2E4B" w:rsidP="005959F9">
      <w:pPr>
        <w:pStyle w:val="3"/>
        <w:keepNext w:val="0"/>
        <w:numPr>
          <w:ilvl w:val="2"/>
          <w:numId w:val="238"/>
        </w:numPr>
        <w:kinsoku w:val="0"/>
        <w:overflowPunct w:val="0"/>
        <w:autoSpaceDE w:val="0"/>
        <w:autoSpaceDN w:val="0"/>
      </w:pPr>
      <w:bookmarkStart w:id="1199" w:name="_Toc503360821"/>
      <w:r w:rsidRPr="00AE0DB5">
        <w:rPr>
          <w:rFonts w:hint="eastAsia"/>
        </w:rPr>
        <w:t>公司机队获得</w:t>
      </w:r>
      <w:r w:rsidRPr="00AE0DB5">
        <w:rPr>
          <w:rFonts w:hint="eastAsia"/>
        </w:rPr>
        <w:t xml:space="preserve"> RNAV </w:t>
      </w:r>
      <w:r w:rsidRPr="00AE0DB5">
        <w:rPr>
          <w:rFonts w:hint="eastAsia"/>
        </w:rPr>
        <w:t>运行批准的飞机和机载导航设备公司区域导航系统批准情况参见公司《运行规范》</w:t>
      </w:r>
      <w:r w:rsidRPr="00AE0DB5">
        <w:rPr>
          <w:rFonts w:hint="eastAsia"/>
        </w:rPr>
        <w:t>B0011</w:t>
      </w:r>
      <w:bookmarkEnd w:id="1199"/>
    </w:p>
    <w:p w14:paraId="5F717573" w14:textId="77777777" w:rsidR="001D2E4B" w:rsidRPr="00AE0DB5" w:rsidRDefault="001D2E4B" w:rsidP="005959F9">
      <w:pPr>
        <w:pStyle w:val="3"/>
        <w:keepNext w:val="0"/>
        <w:numPr>
          <w:ilvl w:val="2"/>
          <w:numId w:val="238"/>
        </w:numPr>
        <w:kinsoku w:val="0"/>
        <w:overflowPunct w:val="0"/>
        <w:autoSpaceDE w:val="0"/>
        <w:autoSpaceDN w:val="0"/>
      </w:pPr>
      <w:bookmarkStart w:id="1200" w:name="_Toc503360822"/>
      <w:r w:rsidRPr="00AE0DB5">
        <w:rPr>
          <w:rFonts w:hint="eastAsia"/>
        </w:rPr>
        <w:t>不正常情况和运行事件报告</w:t>
      </w:r>
      <w:bookmarkEnd w:id="1200"/>
    </w:p>
    <w:p w14:paraId="5F717574" w14:textId="77777777" w:rsidR="001D2E4B" w:rsidRPr="00AE0DB5" w:rsidRDefault="001D2E4B" w:rsidP="006D109D">
      <w:pPr>
        <w:kinsoku w:val="0"/>
        <w:overflowPunct w:val="0"/>
        <w:autoSpaceDE w:val="0"/>
        <w:autoSpaceDN w:val="0"/>
        <w:ind w:left="851"/>
      </w:pPr>
      <w:r w:rsidRPr="00AE0DB5">
        <w:rPr>
          <w:rFonts w:hint="eastAsia"/>
        </w:rPr>
        <w:t>飞行运行中如发生如下影响或可能影响</w:t>
      </w:r>
      <w:r w:rsidRPr="00AE0DB5">
        <w:rPr>
          <w:rFonts w:hint="eastAsia"/>
        </w:rPr>
        <w:t xml:space="preserve">RNAV </w:t>
      </w:r>
      <w:r w:rsidRPr="00AE0DB5">
        <w:rPr>
          <w:rFonts w:hint="eastAsia"/>
        </w:rPr>
        <w:t>正常运行的事件，必要时，应协同机长向安全监察部提交书面报告，同时协助评估相关问题并提出相应解决方法。</w:t>
      </w:r>
    </w:p>
    <w:p w14:paraId="5F717575" w14:textId="77777777" w:rsidR="001D2E4B" w:rsidRPr="00AE0DB5" w:rsidRDefault="001D2E4B" w:rsidP="005959F9">
      <w:pPr>
        <w:pStyle w:val="3"/>
        <w:keepNext w:val="0"/>
        <w:numPr>
          <w:ilvl w:val="0"/>
          <w:numId w:val="239"/>
        </w:numPr>
        <w:kinsoku w:val="0"/>
        <w:overflowPunct w:val="0"/>
        <w:autoSpaceDE w:val="0"/>
        <w:autoSpaceDN w:val="0"/>
        <w:ind w:left="851" w:hanging="851"/>
      </w:pPr>
      <w:bookmarkStart w:id="1201" w:name="_Toc503360823"/>
      <w:r w:rsidRPr="00AE0DB5">
        <w:rPr>
          <w:rFonts w:hint="eastAsia"/>
        </w:rPr>
        <w:t>导航误差超出规定限制。包括但不限于：</w:t>
      </w:r>
      <w:bookmarkEnd w:id="1201"/>
    </w:p>
    <w:p w14:paraId="5F717576" w14:textId="77777777" w:rsidR="001D2E4B" w:rsidRPr="005C528B" w:rsidRDefault="001D2E4B" w:rsidP="005959F9">
      <w:pPr>
        <w:pStyle w:val="aff0"/>
        <w:numPr>
          <w:ilvl w:val="1"/>
          <w:numId w:val="112"/>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5C528B">
        <w:rPr>
          <w:rFonts w:ascii="宋体" w:hAnsi="宋体" w:hint="eastAsia"/>
          <w:color w:val="000000" w:themeColor="text1"/>
        </w:rPr>
        <w:t>不正确的导航数据库编码或数据；</w:t>
      </w:r>
    </w:p>
    <w:p w14:paraId="5F717577" w14:textId="77777777" w:rsidR="001D2E4B" w:rsidRPr="005C528B" w:rsidRDefault="001D2E4B" w:rsidP="005959F9">
      <w:pPr>
        <w:pStyle w:val="aff0"/>
        <w:numPr>
          <w:ilvl w:val="1"/>
          <w:numId w:val="112"/>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5C528B">
        <w:rPr>
          <w:rFonts w:ascii="宋体" w:hAnsi="宋体" w:hint="eastAsia"/>
          <w:color w:val="000000" w:themeColor="text1"/>
        </w:rPr>
        <w:t>地面导航源失效；</w:t>
      </w:r>
    </w:p>
    <w:p w14:paraId="5F717578" w14:textId="77777777" w:rsidR="001D2E4B" w:rsidRPr="005C528B" w:rsidRDefault="001D2E4B" w:rsidP="005959F9">
      <w:pPr>
        <w:pStyle w:val="aff0"/>
        <w:numPr>
          <w:ilvl w:val="1"/>
          <w:numId w:val="112"/>
        </w:numPr>
        <w:kinsoku w:val="0"/>
        <w:overflowPunct w:val="0"/>
        <w:autoSpaceDE w:val="0"/>
        <w:autoSpaceDN w:val="0"/>
        <w:adjustRightInd w:val="0"/>
        <w:snapToGrid w:val="0"/>
        <w:spacing w:line="360" w:lineRule="exact"/>
        <w:ind w:firstLineChars="0"/>
        <w:jc w:val="left"/>
        <w:rPr>
          <w:rFonts w:ascii="宋体" w:hAnsi="宋体"/>
          <w:color w:val="000000" w:themeColor="text1"/>
        </w:rPr>
      </w:pPr>
      <w:r w:rsidRPr="005C528B">
        <w:rPr>
          <w:rFonts w:ascii="宋体" w:hAnsi="宋体" w:hint="eastAsia"/>
          <w:color w:val="000000" w:themeColor="text1"/>
        </w:rPr>
        <w:t>机载导航设备失效。</w:t>
      </w:r>
    </w:p>
    <w:p w14:paraId="5F717579" w14:textId="77777777" w:rsidR="001D2E4B" w:rsidRPr="00AE0DB5" w:rsidRDefault="001D2E4B" w:rsidP="005959F9">
      <w:pPr>
        <w:pStyle w:val="3"/>
        <w:keepNext w:val="0"/>
        <w:numPr>
          <w:ilvl w:val="0"/>
          <w:numId w:val="239"/>
        </w:numPr>
        <w:kinsoku w:val="0"/>
        <w:overflowPunct w:val="0"/>
        <w:autoSpaceDE w:val="0"/>
        <w:autoSpaceDN w:val="0"/>
        <w:ind w:left="851" w:hanging="851"/>
      </w:pPr>
      <w:bookmarkStart w:id="1202" w:name="_Toc503360824"/>
      <w:r w:rsidRPr="00AE0DB5">
        <w:rPr>
          <w:rFonts w:hint="eastAsia"/>
        </w:rPr>
        <w:t>非飞行机组输入引起的水平或垂直飞行航径意外偏离；</w:t>
      </w:r>
      <w:bookmarkEnd w:id="1202"/>
    </w:p>
    <w:p w14:paraId="5F71757A" w14:textId="77777777" w:rsidR="001D2E4B" w:rsidRPr="00AE0DB5" w:rsidRDefault="001D2E4B" w:rsidP="005959F9">
      <w:pPr>
        <w:pStyle w:val="3"/>
        <w:keepNext w:val="0"/>
        <w:numPr>
          <w:ilvl w:val="0"/>
          <w:numId w:val="239"/>
        </w:numPr>
        <w:kinsoku w:val="0"/>
        <w:overflowPunct w:val="0"/>
        <w:autoSpaceDE w:val="0"/>
        <w:autoSpaceDN w:val="0"/>
        <w:ind w:left="851" w:hanging="851"/>
      </w:pPr>
      <w:bookmarkStart w:id="1203" w:name="_Toc503360825"/>
      <w:r w:rsidRPr="00AE0DB5">
        <w:rPr>
          <w:rFonts w:hint="eastAsia"/>
        </w:rPr>
        <w:t>重大错误导航信息且无失效警告；</w:t>
      </w:r>
      <w:bookmarkEnd w:id="1203"/>
    </w:p>
    <w:p w14:paraId="5F71757B" w14:textId="77777777" w:rsidR="001D2E4B" w:rsidRPr="00AE0DB5" w:rsidRDefault="001D2E4B" w:rsidP="005959F9">
      <w:pPr>
        <w:pStyle w:val="3"/>
        <w:keepNext w:val="0"/>
        <w:numPr>
          <w:ilvl w:val="0"/>
          <w:numId w:val="239"/>
        </w:numPr>
        <w:kinsoku w:val="0"/>
        <w:overflowPunct w:val="0"/>
        <w:autoSpaceDE w:val="0"/>
        <w:autoSpaceDN w:val="0"/>
        <w:ind w:left="851" w:hanging="851"/>
      </w:pPr>
      <w:bookmarkStart w:id="1204" w:name="_Toc503360826"/>
      <w:r w:rsidRPr="00AE0DB5">
        <w:rPr>
          <w:rFonts w:hint="eastAsia"/>
        </w:rPr>
        <w:lastRenderedPageBreak/>
        <w:t>与</w:t>
      </w:r>
      <w:r w:rsidR="003717C0" w:rsidRPr="00AE0DB5">
        <w:rPr>
          <w:rFonts w:hint="eastAsia"/>
        </w:rPr>
        <w:t>RNAV</w:t>
      </w:r>
      <w:r w:rsidRPr="00AE0DB5">
        <w:rPr>
          <w:rFonts w:hint="eastAsia"/>
        </w:rPr>
        <w:t>无关的飞机系统失效间接导致出现导航精度下降</w:t>
      </w:r>
      <w:bookmarkEnd w:id="1204"/>
    </w:p>
    <w:p w14:paraId="5F71757C" w14:textId="77777777" w:rsidR="001D2E4B" w:rsidRPr="00AE0DB5" w:rsidRDefault="001D2E4B" w:rsidP="005959F9">
      <w:pPr>
        <w:pStyle w:val="3"/>
        <w:keepNext w:val="0"/>
        <w:numPr>
          <w:ilvl w:val="2"/>
          <w:numId w:val="233"/>
        </w:numPr>
        <w:kinsoku w:val="0"/>
        <w:overflowPunct w:val="0"/>
        <w:autoSpaceDE w:val="0"/>
        <w:autoSpaceDN w:val="0"/>
      </w:pPr>
      <w:bookmarkStart w:id="1205" w:name="_Toc503360827"/>
      <w:r w:rsidRPr="00AE0DB5">
        <w:rPr>
          <w:rFonts w:hint="eastAsia"/>
        </w:rPr>
        <w:t xml:space="preserve">RNP1 </w:t>
      </w:r>
      <w:r w:rsidRPr="00AE0DB5">
        <w:rPr>
          <w:rFonts w:hint="eastAsia"/>
        </w:rPr>
        <w:t>进离场运行签派程序</w:t>
      </w:r>
      <w:bookmarkEnd w:id="1205"/>
    </w:p>
    <w:p w14:paraId="5F71757D" w14:textId="77777777" w:rsidR="001D2E4B" w:rsidRPr="00AE0DB5" w:rsidRDefault="001D2E4B" w:rsidP="005959F9">
      <w:pPr>
        <w:pStyle w:val="3"/>
        <w:keepNext w:val="0"/>
        <w:numPr>
          <w:ilvl w:val="0"/>
          <w:numId w:val="240"/>
        </w:numPr>
        <w:kinsoku w:val="0"/>
        <w:overflowPunct w:val="0"/>
        <w:autoSpaceDE w:val="0"/>
        <w:autoSpaceDN w:val="0"/>
      </w:pPr>
      <w:bookmarkStart w:id="1206" w:name="_Toc503360828"/>
      <w:r w:rsidRPr="00AE0DB5">
        <w:rPr>
          <w:rFonts w:hint="eastAsia"/>
        </w:rPr>
        <w:t>在各国</w:t>
      </w:r>
      <w:r w:rsidRPr="00AE0DB5">
        <w:rPr>
          <w:rFonts w:hint="eastAsia"/>
        </w:rPr>
        <w:t>RNAV</w:t>
      </w:r>
      <w:r w:rsidRPr="00AE0DB5">
        <w:rPr>
          <w:rFonts w:hint="eastAsia"/>
        </w:rPr>
        <w:t>和</w:t>
      </w:r>
      <w:r w:rsidRPr="00AE0DB5">
        <w:rPr>
          <w:rFonts w:hint="eastAsia"/>
        </w:rPr>
        <w:t>RNP</w:t>
      </w:r>
      <w:r w:rsidRPr="00AE0DB5">
        <w:rPr>
          <w:rFonts w:hint="eastAsia"/>
        </w:rPr>
        <w:t>运行实践的基础上，国际民航组织（</w:t>
      </w:r>
      <w:r w:rsidRPr="00AE0DB5">
        <w:rPr>
          <w:rFonts w:hint="eastAsia"/>
        </w:rPr>
        <w:t>ICAO</w:t>
      </w:r>
      <w:r w:rsidRPr="00AE0DB5">
        <w:rPr>
          <w:rFonts w:hint="eastAsia"/>
        </w:rPr>
        <w:t>）整合并提出基于性能的导航</w:t>
      </w:r>
      <w:r w:rsidRPr="00AE0DB5">
        <w:rPr>
          <w:rFonts w:hint="eastAsia"/>
        </w:rPr>
        <w:t xml:space="preserve">(PBN , Performance </w:t>
      </w:r>
      <w:proofErr w:type="spellStart"/>
      <w:r w:rsidRPr="00AE0DB5">
        <w:rPr>
          <w:rFonts w:hint="eastAsia"/>
        </w:rPr>
        <w:t>BasedNavigation</w:t>
      </w:r>
      <w:proofErr w:type="spellEnd"/>
      <w:r w:rsidRPr="00AE0DB5">
        <w:rPr>
          <w:rFonts w:hint="eastAsia"/>
        </w:rPr>
        <w:t>）概念。</w:t>
      </w:r>
      <w:r w:rsidRPr="00AE0DB5">
        <w:rPr>
          <w:rFonts w:hint="eastAsia"/>
        </w:rPr>
        <w:t xml:space="preserve">PBN </w:t>
      </w:r>
      <w:r w:rsidRPr="00AE0DB5">
        <w:rPr>
          <w:rFonts w:hint="eastAsia"/>
        </w:rPr>
        <w:t>的应用包含</w:t>
      </w:r>
      <w:r w:rsidRPr="00AE0DB5">
        <w:rPr>
          <w:rFonts w:hint="eastAsia"/>
        </w:rPr>
        <w:t xml:space="preserve">RNAV </w:t>
      </w:r>
      <w:r w:rsidRPr="00AE0DB5">
        <w:rPr>
          <w:rFonts w:hint="eastAsia"/>
        </w:rPr>
        <w:t>运行和</w:t>
      </w:r>
      <w:r w:rsidRPr="00AE0DB5">
        <w:rPr>
          <w:rFonts w:hint="eastAsia"/>
        </w:rPr>
        <w:t xml:space="preserve">RNP </w:t>
      </w:r>
      <w:r w:rsidRPr="00AE0DB5">
        <w:rPr>
          <w:rFonts w:hint="eastAsia"/>
        </w:rPr>
        <w:t>运行，其中</w:t>
      </w:r>
      <w:r w:rsidRPr="00AE0DB5">
        <w:rPr>
          <w:rFonts w:hint="eastAsia"/>
        </w:rPr>
        <w:t xml:space="preserve">RNP </w:t>
      </w:r>
      <w:r w:rsidRPr="00AE0DB5">
        <w:rPr>
          <w:rFonts w:hint="eastAsia"/>
        </w:rPr>
        <w:t>运行要求具有机载性能监视和告警功能（</w:t>
      </w:r>
      <w:proofErr w:type="spellStart"/>
      <w:r w:rsidRPr="00AE0DB5">
        <w:rPr>
          <w:rFonts w:hint="eastAsia"/>
        </w:rPr>
        <w:t>OPMA,on</w:t>
      </w:r>
      <w:proofErr w:type="spellEnd"/>
      <w:r w:rsidRPr="00AE0DB5">
        <w:rPr>
          <w:rFonts w:hint="eastAsia"/>
        </w:rPr>
        <w:t xml:space="preserve">-board performance monitoring </w:t>
      </w:r>
      <w:proofErr w:type="spellStart"/>
      <w:r w:rsidRPr="00AE0DB5">
        <w:rPr>
          <w:rFonts w:hint="eastAsia"/>
        </w:rPr>
        <w:t>andalerting</w:t>
      </w:r>
      <w:proofErr w:type="spellEnd"/>
      <w:r w:rsidRPr="00AE0DB5">
        <w:rPr>
          <w:rFonts w:hint="eastAsia"/>
        </w:rPr>
        <w:t>），而</w:t>
      </w:r>
      <w:r w:rsidRPr="00AE0DB5">
        <w:rPr>
          <w:rFonts w:hint="eastAsia"/>
        </w:rPr>
        <w:t xml:space="preserve">RNAV </w:t>
      </w:r>
      <w:r w:rsidRPr="00AE0DB5">
        <w:rPr>
          <w:rFonts w:hint="eastAsia"/>
        </w:rPr>
        <w:t>不要求</w:t>
      </w:r>
      <w:r w:rsidRPr="00AE0DB5">
        <w:rPr>
          <w:rFonts w:hint="eastAsia"/>
        </w:rPr>
        <w:t>OPMA</w:t>
      </w:r>
      <w:r w:rsidRPr="00AE0DB5">
        <w:rPr>
          <w:rFonts w:hint="eastAsia"/>
        </w:rPr>
        <w:t>。</w:t>
      </w:r>
      <w:bookmarkEnd w:id="1206"/>
    </w:p>
    <w:p w14:paraId="5F71757E" w14:textId="77777777" w:rsidR="001D2E4B" w:rsidRPr="00AE0DB5" w:rsidRDefault="001D2E4B" w:rsidP="005959F9">
      <w:pPr>
        <w:pStyle w:val="3"/>
        <w:keepNext w:val="0"/>
        <w:numPr>
          <w:ilvl w:val="0"/>
          <w:numId w:val="240"/>
        </w:numPr>
        <w:kinsoku w:val="0"/>
        <w:overflowPunct w:val="0"/>
        <w:autoSpaceDE w:val="0"/>
        <w:autoSpaceDN w:val="0"/>
      </w:pPr>
      <w:bookmarkStart w:id="1207" w:name="_Toc503360829"/>
      <w:r w:rsidRPr="00AE0DB5">
        <w:rPr>
          <w:rFonts w:hint="eastAsia"/>
        </w:rPr>
        <w:t xml:space="preserve">RNP </w:t>
      </w:r>
      <w:r w:rsidRPr="00AE0DB5">
        <w:rPr>
          <w:rFonts w:hint="eastAsia"/>
        </w:rPr>
        <w:t>程序：包括</w:t>
      </w:r>
      <w:r w:rsidRPr="00AE0DB5">
        <w:rPr>
          <w:rFonts w:hint="eastAsia"/>
        </w:rPr>
        <w:t xml:space="preserve">RNP </w:t>
      </w:r>
      <w:r w:rsidRPr="00AE0DB5">
        <w:rPr>
          <w:rFonts w:hint="eastAsia"/>
        </w:rPr>
        <w:t>进场（</w:t>
      </w:r>
      <w:r w:rsidRPr="00AE0DB5">
        <w:rPr>
          <w:rFonts w:hint="eastAsia"/>
        </w:rPr>
        <w:t>RNP 1 STAR</w:t>
      </w:r>
      <w:r w:rsidRPr="00AE0DB5">
        <w:rPr>
          <w:rFonts w:hint="eastAsia"/>
        </w:rPr>
        <w:t>）、</w:t>
      </w:r>
      <w:r w:rsidRPr="00AE0DB5">
        <w:rPr>
          <w:rFonts w:hint="eastAsia"/>
        </w:rPr>
        <w:t xml:space="preserve">RNP </w:t>
      </w:r>
      <w:r w:rsidRPr="00AE0DB5">
        <w:rPr>
          <w:rFonts w:hint="eastAsia"/>
        </w:rPr>
        <w:t>离场</w:t>
      </w:r>
      <w:r w:rsidRPr="00AE0DB5">
        <w:rPr>
          <w:rFonts w:hint="eastAsia"/>
        </w:rPr>
        <w:t>(RNP 1DP)</w:t>
      </w:r>
      <w:r w:rsidRPr="00AE0DB5">
        <w:rPr>
          <w:rFonts w:hint="eastAsia"/>
        </w:rPr>
        <w:t>和</w:t>
      </w:r>
      <w:r w:rsidRPr="00AE0DB5">
        <w:rPr>
          <w:rFonts w:hint="eastAsia"/>
        </w:rPr>
        <w:t xml:space="preserve">RNP </w:t>
      </w:r>
      <w:r w:rsidRPr="00AE0DB5">
        <w:rPr>
          <w:rFonts w:hint="eastAsia"/>
        </w:rPr>
        <w:t>进近（</w:t>
      </w:r>
      <w:r w:rsidRPr="00AE0DB5">
        <w:rPr>
          <w:rFonts w:hint="eastAsia"/>
        </w:rPr>
        <w:t>RNP APCH</w:t>
      </w:r>
      <w:r w:rsidRPr="00AE0DB5">
        <w:rPr>
          <w:rFonts w:hint="eastAsia"/>
        </w:rPr>
        <w:t>）程序。</w:t>
      </w:r>
      <w:r w:rsidRPr="00AE0DB5">
        <w:rPr>
          <w:rFonts w:hint="eastAsia"/>
        </w:rPr>
        <w:t xml:space="preserve">RNP </w:t>
      </w:r>
      <w:r w:rsidRPr="00AE0DB5">
        <w:rPr>
          <w:rFonts w:hint="eastAsia"/>
        </w:rPr>
        <w:t>程序数据基于</w:t>
      </w:r>
      <w:r w:rsidRPr="00AE0DB5">
        <w:rPr>
          <w:rFonts w:hint="eastAsia"/>
        </w:rPr>
        <w:t xml:space="preserve">WGS-84 </w:t>
      </w:r>
      <w:r w:rsidRPr="00AE0DB5">
        <w:rPr>
          <w:rFonts w:hint="eastAsia"/>
        </w:rPr>
        <w:t>坐标系统。</w:t>
      </w:r>
      <w:bookmarkEnd w:id="1207"/>
    </w:p>
    <w:p w14:paraId="5F71757F" w14:textId="77777777" w:rsidR="001D2E4B" w:rsidRPr="00AE0DB5" w:rsidRDefault="001D2E4B" w:rsidP="005959F9">
      <w:pPr>
        <w:pStyle w:val="3"/>
        <w:keepNext w:val="0"/>
        <w:numPr>
          <w:ilvl w:val="0"/>
          <w:numId w:val="240"/>
        </w:numPr>
        <w:kinsoku w:val="0"/>
        <w:overflowPunct w:val="0"/>
        <w:autoSpaceDE w:val="0"/>
        <w:autoSpaceDN w:val="0"/>
      </w:pPr>
      <w:bookmarkStart w:id="1208" w:name="_Toc503360830"/>
      <w:r w:rsidRPr="00AE0DB5">
        <w:rPr>
          <w:rFonts w:hint="eastAsia"/>
        </w:rPr>
        <w:t>国内</w:t>
      </w:r>
      <w:r w:rsidRPr="00AE0DB5">
        <w:rPr>
          <w:rFonts w:hint="eastAsia"/>
        </w:rPr>
        <w:t xml:space="preserve"> RNP </w:t>
      </w:r>
      <w:r w:rsidRPr="00AE0DB5">
        <w:rPr>
          <w:rFonts w:hint="eastAsia"/>
        </w:rPr>
        <w:t>程序航图：</w:t>
      </w:r>
      <w:r w:rsidRPr="00AE0DB5">
        <w:rPr>
          <w:rFonts w:hint="eastAsia"/>
        </w:rPr>
        <w:t xml:space="preserve">RNP </w:t>
      </w:r>
      <w:r w:rsidRPr="00AE0DB5">
        <w:rPr>
          <w:rFonts w:hint="eastAsia"/>
        </w:rPr>
        <w:t>进离场程序公布航图标志为</w:t>
      </w:r>
      <w:r w:rsidRPr="00AE0DB5">
        <w:rPr>
          <w:rFonts w:hint="eastAsia"/>
        </w:rPr>
        <w:t>RNAV</w:t>
      </w:r>
      <w:r w:rsidRPr="00AE0DB5">
        <w:rPr>
          <w:rFonts w:hint="eastAsia"/>
        </w:rPr>
        <w:t>，并标注“要求</w:t>
      </w:r>
      <w:r w:rsidRPr="00AE0DB5">
        <w:rPr>
          <w:rFonts w:hint="eastAsia"/>
        </w:rPr>
        <w:t>GNSS,</w:t>
      </w:r>
      <w:r w:rsidRPr="00AE0DB5">
        <w:rPr>
          <w:rFonts w:hint="eastAsia"/>
        </w:rPr>
        <w:t>基本</w:t>
      </w:r>
      <w:r w:rsidRPr="00AE0DB5">
        <w:rPr>
          <w:rFonts w:hint="eastAsia"/>
        </w:rPr>
        <w:t>RNP1</w:t>
      </w:r>
      <w:r w:rsidRPr="00AE0DB5">
        <w:rPr>
          <w:rFonts w:hint="eastAsia"/>
        </w:rPr>
        <w:t>”；</w:t>
      </w:r>
      <w:r w:rsidRPr="00AE0DB5">
        <w:rPr>
          <w:rFonts w:hint="eastAsia"/>
        </w:rPr>
        <w:t xml:space="preserve">RNP </w:t>
      </w:r>
      <w:r w:rsidRPr="00AE0DB5">
        <w:rPr>
          <w:rFonts w:hint="eastAsia"/>
        </w:rPr>
        <w:t>进近公布航图标志为</w:t>
      </w:r>
      <w:r w:rsidRPr="00AE0DB5">
        <w:rPr>
          <w:rFonts w:hint="eastAsia"/>
        </w:rPr>
        <w:t xml:space="preserve">RNAV(GNSS) </w:t>
      </w:r>
      <w:r w:rsidRPr="00AE0DB5">
        <w:rPr>
          <w:rFonts w:hint="eastAsia"/>
        </w:rPr>
        <w:t>，其导航源为</w:t>
      </w:r>
      <w:r w:rsidRPr="00AE0DB5">
        <w:rPr>
          <w:rFonts w:hint="eastAsia"/>
        </w:rPr>
        <w:t>GNSS</w:t>
      </w:r>
      <w:r w:rsidRPr="00AE0DB5">
        <w:rPr>
          <w:rFonts w:hint="eastAsia"/>
        </w:rPr>
        <w:t>。</w:t>
      </w:r>
      <w:bookmarkEnd w:id="1208"/>
    </w:p>
    <w:p w14:paraId="5F717580" w14:textId="77777777" w:rsidR="001D2E4B" w:rsidRPr="00AE0DB5" w:rsidRDefault="001D2E4B" w:rsidP="005959F9">
      <w:pPr>
        <w:pStyle w:val="3"/>
        <w:keepNext w:val="0"/>
        <w:numPr>
          <w:ilvl w:val="0"/>
          <w:numId w:val="240"/>
        </w:numPr>
        <w:kinsoku w:val="0"/>
        <w:overflowPunct w:val="0"/>
        <w:autoSpaceDE w:val="0"/>
        <w:autoSpaceDN w:val="0"/>
      </w:pPr>
      <w:bookmarkStart w:id="1209" w:name="_Toc503360831"/>
      <w:r w:rsidRPr="00AE0DB5">
        <w:rPr>
          <w:rFonts w:hint="eastAsia"/>
        </w:rPr>
        <w:t xml:space="preserve">RNP </w:t>
      </w:r>
      <w:r w:rsidRPr="00AE0DB5">
        <w:rPr>
          <w:rFonts w:hint="eastAsia"/>
        </w:rPr>
        <w:t>精度：</w:t>
      </w:r>
      <w:r w:rsidRPr="00AE0DB5">
        <w:rPr>
          <w:rFonts w:hint="eastAsia"/>
        </w:rPr>
        <w:t xml:space="preserve">RNP </w:t>
      </w:r>
      <w:r w:rsidRPr="00AE0DB5">
        <w:rPr>
          <w:rFonts w:hint="eastAsia"/>
        </w:rPr>
        <w:t>值是在仪表飞行运行时</w:t>
      </w:r>
      <w:r w:rsidRPr="00AE0DB5">
        <w:rPr>
          <w:rFonts w:hint="eastAsia"/>
        </w:rPr>
        <w:t>95%</w:t>
      </w:r>
      <w:r w:rsidRPr="00AE0DB5">
        <w:rPr>
          <w:rFonts w:hint="eastAsia"/>
        </w:rPr>
        <w:t>的飞行时间内水平导航精度值（以海里表示）。</w:t>
      </w:r>
      <w:r w:rsidRPr="00AE0DB5">
        <w:rPr>
          <w:rFonts w:hint="eastAsia"/>
        </w:rPr>
        <w:t xml:space="preserve">RNP 1 </w:t>
      </w:r>
      <w:r w:rsidRPr="00AE0DB5">
        <w:rPr>
          <w:rFonts w:hint="eastAsia"/>
        </w:rPr>
        <w:t>适用于进离场、起始进近、中间进近和复飞航段，</w:t>
      </w:r>
      <w:r w:rsidRPr="00AE0DB5">
        <w:rPr>
          <w:rFonts w:hint="eastAsia"/>
        </w:rPr>
        <w:t xml:space="preserve">RNP 0.3 </w:t>
      </w:r>
      <w:r w:rsidRPr="00AE0DB5">
        <w:rPr>
          <w:rFonts w:hint="eastAsia"/>
        </w:rPr>
        <w:t>适用于最后进近航段。如果复飞采用传统方法（</w:t>
      </w:r>
      <w:r w:rsidRPr="00AE0DB5">
        <w:rPr>
          <w:rFonts w:hint="eastAsia"/>
        </w:rPr>
        <w:t>VOR</w:t>
      </w:r>
      <w:r w:rsidRPr="00AE0DB5">
        <w:rPr>
          <w:rFonts w:hint="eastAsia"/>
        </w:rPr>
        <w:t>、</w:t>
      </w:r>
      <w:r w:rsidRPr="00AE0DB5">
        <w:rPr>
          <w:rFonts w:hint="eastAsia"/>
        </w:rPr>
        <w:t>DME</w:t>
      </w:r>
      <w:r w:rsidRPr="00AE0DB5">
        <w:rPr>
          <w:rFonts w:hint="eastAsia"/>
        </w:rPr>
        <w:t>、</w:t>
      </w:r>
      <w:r w:rsidRPr="00AE0DB5">
        <w:rPr>
          <w:rFonts w:hint="eastAsia"/>
        </w:rPr>
        <w:t xml:space="preserve">NDB </w:t>
      </w:r>
      <w:r w:rsidRPr="00AE0DB5">
        <w:rPr>
          <w:rFonts w:hint="eastAsia"/>
        </w:rPr>
        <w:t>或推测领航），则对复飞没有</w:t>
      </w:r>
      <w:r w:rsidRPr="00AE0DB5">
        <w:rPr>
          <w:rFonts w:hint="eastAsia"/>
        </w:rPr>
        <w:t xml:space="preserve">RNP </w:t>
      </w:r>
      <w:r w:rsidRPr="00AE0DB5">
        <w:rPr>
          <w:rFonts w:hint="eastAsia"/>
        </w:rPr>
        <w:t>要求。</w:t>
      </w:r>
      <w:bookmarkEnd w:id="1209"/>
    </w:p>
    <w:p w14:paraId="5F717581" w14:textId="77777777" w:rsidR="001D2E4B" w:rsidRPr="00AE0DB5" w:rsidRDefault="001D2E4B" w:rsidP="005959F9">
      <w:pPr>
        <w:pStyle w:val="3"/>
        <w:keepNext w:val="0"/>
        <w:numPr>
          <w:ilvl w:val="0"/>
          <w:numId w:val="240"/>
        </w:numPr>
        <w:kinsoku w:val="0"/>
        <w:overflowPunct w:val="0"/>
        <w:autoSpaceDE w:val="0"/>
        <w:autoSpaceDN w:val="0"/>
      </w:pPr>
      <w:bookmarkStart w:id="1210" w:name="_Toc503360832"/>
      <w:r w:rsidRPr="00AE0DB5">
        <w:rPr>
          <w:rFonts w:hint="eastAsia"/>
        </w:rPr>
        <w:t>气压垂直导航（</w:t>
      </w:r>
      <w:proofErr w:type="spellStart"/>
      <w:r w:rsidRPr="00AE0DB5">
        <w:rPr>
          <w:rFonts w:hint="eastAsia"/>
        </w:rPr>
        <w:t>Baro</w:t>
      </w:r>
      <w:proofErr w:type="spellEnd"/>
      <w:r w:rsidRPr="00AE0DB5">
        <w:rPr>
          <w:rFonts w:hint="eastAsia"/>
        </w:rPr>
        <w:t>-VNAV</w:t>
      </w:r>
      <w:r w:rsidRPr="00AE0DB5">
        <w:rPr>
          <w:rFonts w:hint="eastAsia"/>
        </w:rPr>
        <w:t>）：机载</w:t>
      </w:r>
      <w:r w:rsidRPr="00AE0DB5">
        <w:rPr>
          <w:rFonts w:hint="eastAsia"/>
        </w:rPr>
        <w:t xml:space="preserve">RNAV </w:t>
      </w:r>
      <w:r w:rsidRPr="00AE0DB5">
        <w:rPr>
          <w:rFonts w:hint="eastAsia"/>
        </w:rPr>
        <w:t>系统功能的一</w:t>
      </w:r>
      <w:r w:rsidRPr="00AE0DB5">
        <w:rPr>
          <w:rFonts w:hint="eastAsia"/>
        </w:rPr>
        <w:lastRenderedPageBreak/>
        <w:t>种，向驾驶员提供经计算的相对于特定垂直航径的垂直引导。该垂直引导是基于气压高度信息，通过两个航路点的气压高度或者通过单个航路点为基准的垂直角度来计算确定垂直剖面。</w:t>
      </w:r>
      <w:bookmarkEnd w:id="1210"/>
    </w:p>
    <w:p w14:paraId="5F717582" w14:textId="77777777" w:rsidR="001D2E4B" w:rsidRPr="00AE0DB5" w:rsidRDefault="001D2E4B" w:rsidP="005959F9">
      <w:pPr>
        <w:pStyle w:val="3"/>
        <w:keepNext w:val="0"/>
        <w:numPr>
          <w:ilvl w:val="0"/>
          <w:numId w:val="240"/>
        </w:numPr>
        <w:kinsoku w:val="0"/>
        <w:overflowPunct w:val="0"/>
        <w:autoSpaceDE w:val="0"/>
        <w:autoSpaceDN w:val="0"/>
      </w:pPr>
      <w:bookmarkStart w:id="1211" w:name="_Toc503360833"/>
      <w:r w:rsidRPr="00AE0DB5">
        <w:rPr>
          <w:rFonts w:hint="eastAsia"/>
        </w:rPr>
        <w:t>水平导航（</w:t>
      </w:r>
      <w:r w:rsidRPr="00AE0DB5">
        <w:rPr>
          <w:rFonts w:hint="eastAsia"/>
        </w:rPr>
        <w:t>LNAV</w:t>
      </w:r>
      <w:r w:rsidRPr="00AE0DB5">
        <w:rPr>
          <w:rFonts w:hint="eastAsia"/>
        </w:rPr>
        <w:t>）：</w:t>
      </w:r>
      <w:r w:rsidRPr="00AE0DB5">
        <w:rPr>
          <w:rFonts w:hint="eastAsia"/>
        </w:rPr>
        <w:t xml:space="preserve">RNAV </w:t>
      </w:r>
      <w:r w:rsidRPr="00AE0DB5">
        <w:rPr>
          <w:rFonts w:hint="eastAsia"/>
        </w:rPr>
        <w:t>系统的一种功能，用于计算、显示并提供航径的水平引导。</w:t>
      </w:r>
      <w:bookmarkEnd w:id="1211"/>
    </w:p>
    <w:p w14:paraId="5F717583" w14:textId="77777777" w:rsidR="001D2E4B" w:rsidRPr="00AE0DB5" w:rsidRDefault="001D2E4B" w:rsidP="005959F9">
      <w:pPr>
        <w:pStyle w:val="3"/>
        <w:keepNext w:val="0"/>
        <w:numPr>
          <w:ilvl w:val="0"/>
          <w:numId w:val="240"/>
        </w:numPr>
        <w:kinsoku w:val="0"/>
        <w:overflowPunct w:val="0"/>
        <w:autoSpaceDE w:val="0"/>
        <w:autoSpaceDN w:val="0"/>
      </w:pPr>
      <w:bookmarkStart w:id="1212" w:name="_Toc503360834"/>
      <w:r w:rsidRPr="00AE0DB5">
        <w:rPr>
          <w:rFonts w:hint="eastAsia"/>
        </w:rPr>
        <w:t>全球导航卫星系统</w:t>
      </w:r>
      <w:r w:rsidRPr="00AE0DB5">
        <w:rPr>
          <w:rFonts w:hint="eastAsia"/>
        </w:rPr>
        <w:t xml:space="preserve">(GNSS, Global Navigation </w:t>
      </w:r>
      <w:proofErr w:type="spellStart"/>
      <w:r w:rsidRPr="00AE0DB5">
        <w:rPr>
          <w:rFonts w:hint="eastAsia"/>
        </w:rPr>
        <w:t>SatelliteSystem</w:t>
      </w:r>
      <w:proofErr w:type="spellEnd"/>
      <w:r w:rsidRPr="00AE0DB5">
        <w:rPr>
          <w:rFonts w:hint="eastAsia"/>
        </w:rPr>
        <w:t>)</w:t>
      </w:r>
      <w:r w:rsidRPr="00AE0DB5">
        <w:rPr>
          <w:rFonts w:hint="eastAsia"/>
        </w:rPr>
        <w:t>：是卫星导航的通用术语，在全球范围提供定位、测速和授时服务，由一个或多个卫星星座、机载接收机以及系统完好性监测等组成，包括美国的</w:t>
      </w:r>
      <w:r w:rsidRPr="00AE0DB5">
        <w:rPr>
          <w:rFonts w:hint="eastAsia"/>
        </w:rPr>
        <w:t>GPS</w:t>
      </w:r>
      <w:r w:rsidRPr="00AE0DB5">
        <w:rPr>
          <w:rFonts w:hint="eastAsia"/>
        </w:rPr>
        <w:t>、欧洲的</w:t>
      </w:r>
      <w:r w:rsidRPr="00AE0DB5">
        <w:rPr>
          <w:rFonts w:hint="eastAsia"/>
        </w:rPr>
        <w:t>Galileo</w:t>
      </w:r>
      <w:r w:rsidRPr="00AE0DB5">
        <w:rPr>
          <w:rFonts w:hint="eastAsia"/>
        </w:rPr>
        <w:t>、俄罗斯的</w:t>
      </w:r>
      <w:proofErr w:type="spellStart"/>
      <w:r w:rsidRPr="00AE0DB5">
        <w:rPr>
          <w:rFonts w:hint="eastAsia"/>
        </w:rPr>
        <w:t>Glonass</w:t>
      </w:r>
      <w:proofErr w:type="spellEnd"/>
      <w:r w:rsidRPr="00AE0DB5">
        <w:rPr>
          <w:rFonts w:hint="eastAsia"/>
        </w:rPr>
        <w:t>、我国的北斗</w:t>
      </w:r>
      <w:r w:rsidRPr="00AE0DB5">
        <w:rPr>
          <w:rFonts w:hint="eastAsia"/>
        </w:rPr>
        <w:t>(Compass)</w:t>
      </w:r>
      <w:r w:rsidRPr="00AE0DB5">
        <w:rPr>
          <w:rFonts w:hint="eastAsia"/>
        </w:rPr>
        <w:t>以及星基增强系统</w:t>
      </w:r>
      <w:r w:rsidRPr="00AE0DB5">
        <w:rPr>
          <w:rFonts w:hint="eastAsia"/>
        </w:rPr>
        <w:t>(SBAS)</w:t>
      </w:r>
      <w:r w:rsidRPr="00AE0DB5">
        <w:rPr>
          <w:rFonts w:hint="eastAsia"/>
        </w:rPr>
        <w:t>和地基增强系统（</w:t>
      </w:r>
      <w:r w:rsidRPr="00AE0DB5">
        <w:rPr>
          <w:rFonts w:hint="eastAsia"/>
        </w:rPr>
        <w:t>GBAS</w:t>
      </w:r>
      <w:r w:rsidRPr="00AE0DB5">
        <w:rPr>
          <w:rFonts w:hint="eastAsia"/>
        </w:rPr>
        <w:t>）等。</w:t>
      </w:r>
      <w:bookmarkEnd w:id="1212"/>
    </w:p>
    <w:p w14:paraId="5F717584" w14:textId="77777777" w:rsidR="001D2E4B" w:rsidRPr="00AE0DB5" w:rsidRDefault="001D2E4B" w:rsidP="005959F9">
      <w:pPr>
        <w:pStyle w:val="3"/>
        <w:keepNext w:val="0"/>
        <w:numPr>
          <w:ilvl w:val="0"/>
          <w:numId w:val="240"/>
        </w:numPr>
        <w:kinsoku w:val="0"/>
        <w:overflowPunct w:val="0"/>
        <w:autoSpaceDE w:val="0"/>
        <w:autoSpaceDN w:val="0"/>
      </w:pPr>
      <w:bookmarkStart w:id="1213" w:name="_Toc503360835"/>
      <w:r w:rsidRPr="00AE0DB5">
        <w:rPr>
          <w:rFonts w:hint="eastAsia"/>
        </w:rPr>
        <w:t>接收机自主完好性监视功能</w:t>
      </w:r>
      <w:r w:rsidRPr="00AE0DB5">
        <w:rPr>
          <w:rFonts w:hint="eastAsia"/>
        </w:rPr>
        <w:t xml:space="preserve">(RAIM, Receiver </w:t>
      </w:r>
      <w:proofErr w:type="spellStart"/>
      <w:r w:rsidRPr="00AE0DB5">
        <w:rPr>
          <w:rFonts w:hint="eastAsia"/>
        </w:rPr>
        <w:t>autonomousintegrity</w:t>
      </w:r>
      <w:proofErr w:type="spellEnd"/>
      <w:r w:rsidRPr="00AE0DB5">
        <w:rPr>
          <w:rFonts w:hint="eastAsia"/>
        </w:rPr>
        <w:t xml:space="preserve"> monitoring)</w:t>
      </w:r>
      <w:r w:rsidRPr="00AE0DB5">
        <w:rPr>
          <w:rFonts w:hint="eastAsia"/>
        </w:rPr>
        <w:t>：使用</w:t>
      </w:r>
      <w:r w:rsidRPr="00AE0DB5">
        <w:rPr>
          <w:rFonts w:hint="eastAsia"/>
        </w:rPr>
        <w:t xml:space="preserve">GPS </w:t>
      </w:r>
      <w:r w:rsidRPr="00AE0DB5">
        <w:rPr>
          <w:rFonts w:hint="eastAsia"/>
        </w:rPr>
        <w:t>型号或利用气压高度辅助</w:t>
      </w:r>
      <w:r w:rsidRPr="00AE0DB5">
        <w:rPr>
          <w:rFonts w:hint="eastAsia"/>
        </w:rPr>
        <w:t>GPS</w:t>
      </w:r>
      <w:r w:rsidRPr="00AE0DB5">
        <w:rPr>
          <w:rFonts w:hint="eastAsia"/>
        </w:rPr>
        <w:t>来确定导航信号的完好性。这种技术是通过校验冗余伪距测量的一致性来实现的。接收机</w:t>
      </w:r>
      <w:r w:rsidRPr="00AE0DB5">
        <w:rPr>
          <w:rFonts w:hint="eastAsia"/>
        </w:rPr>
        <w:t>/</w:t>
      </w:r>
      <w:r w:rsidRPr="00AE0DB5">
        <w:rPr>
          <w:rFonts w:hint="eastAsia"/>
        </w:rPr>
        <w:t>处理器要执行</w:t>
      </w:r>
      <w:r w:rsidRPr="00AE0DB5">
        <w:rPr>
          <w:rFonts w:hint="eastAsia"/>
        </w:rPr>
        <w:t>RAIM</w:t>
      </w:r>
      <w:r w:rsidRPr="00AE0DB5">
        <w:rPr>
          <w:rFonts w:hint="eastAsia"/>
        </w:rPr>
        <w:t>功能，除了定位所需的卫星外，还至少需要接收到另外一颗具有合适几何构型的卫星信号。</w:t>
      </w:r>
      <w:bookmarkEnd w:id="1213"/>
    </w:p>
    <w:p w14:paraId="5F717585" w14:textId="77777777" w:rsidR="001D2E4B" w:rsidRPr="00AE0DB5" w:rsidRDefault="001D2E4B" w:rsidP="005959F9">
      <w:pPr>
        <w:pStyle w:val="3"/>
        <w:keepNext w:val="0"/>
        <w:numPr>
          <w:ilvl w:val="2"/>
          <w:numId w:val="233"/>
        </w:numPr>
        <w:kinsoku w:val="0"/>
        <w:overflowPunct w:val="0"/>
        <w:autoSpaceDE w:val="0"/>
        <w:autoSpaceDN w:val="0"/>
      </w:pPr>
      <w:bookmarkStart w:id="1214" w:name="_Toc503360836"/>
      <w:r w:rsidRPr="00AE0DB5">
        <w:rPr>
          <w:rFonts w:hint="eastAsia"/>
        </w:rPr>
        <w:t>终端区</w:t>
      </w:r>
      <w:r w:rsidRPr="00AE0DB5">
        <w:rPr>
          <w:rFonts w:hint="eastAsia"/>
        </w:rPr>
        <w:t xml:space="preserve">RNP1 </w:t>
      </w:r>
      <w:r w:rsidRPr="00AE0DB5">
        <w:rPr>
          <w:rFonts w:hint="eastAsia"/>
        </w:rPr>
        <w:t>进离场运行签派程序</w:t>
      </w:r>
      <w:bookmarkEnd w:id="1214"/>
    </w:p>
    <w:p w14:paraId="5F717586" w14:textId="77777777" w:rsidR="001D2E4B" w:rsidRPr="00AE0DB5" w:rsidRDefault="001D2E4B" w:rsidP="006D109D">
      <w:pPr>
        <w:kinsoku w:val="0"/>
        <w:overflowPunct w:val="0"/>
        <w:autoSpaceDE w:val="0"/>
        <w:autoSpaceDN w:val="0"/>
        <w:ind w:left="851"/>
        <w:rPr>
          <w:rFonts w:ascii="宋体" w:hAnsi="宋体"/>
          <w:color w:val="000000" w:themeColor="text1"/>
        </w:rPr>
      </w:pPr>
      <w:r w:rsidRPr="00AE0DB5">
        <w:rPr>
          <w:rFonts w:hint="eastAsia"/>
        </w:rPr>
        <w:lastRenderedPageBreak/>
        <w:t>签派放行涉及</w:t>
      </w:r>
      <w:r w:rsidRPr="00AE0DB5">
        <w:rPr>
          <w:rFonts w:hint="eastAsia"/>
        </w:rPr>
        <w:t xml:space="preserve">RNP </w:t>
      </w:r>
      <w:r w:rsidRPr="00AE0DB5">
        <w:rPr>
          <w:rFonts w:hint="eastAsia"/>
        </w:rPr>
        <w:t>进离场程序运行的航班时，依照如下</w:t>
      </w:r>
      <w:r w:rsidRPr="00AE0DB5">
        <w:rPr>
          <w:rFonts w:ascii="宋体" w:hAnsi="宋体" w:hint="eastAsia"/>
          <w:color w:val="000000" w:themeColor="text1"/>
        </w:rPr>
        <w:t xml:space="preserve">程序放行航班：   </w:t>
      </w:r>
    </w:p>
    <w:p w14:paraId="5F717587" w14:textId="77777777" w:rsidR="001D2E4B" w:rsidRPr="00AE0DB5" w:rsidRDefault="001D2E4B" w:rsidP="005959F9">
      <w:pPr>
        <w:pStyle w:val="3"/>
        <w:keepNext w:val="0"/>
        <w:numPr>
          <w:ilvl w:val="0"/>
          <w:numId w:val="241"/>
        </w:numPr>
        <w:kinsoku w:val="0"/>
        <w:overflowPunct w:val="0"/>
        <w:autoSpaceDE w:val="0"/>
        <w:autoSpaceDN w:val="0"/>
      </w:pPr>
      <w:bookmarkStart w:id="1215" w:name="_Toc503360837"/>
      <w:r w:rsidRPr="00AE0DB5">
        <w:rPr>
          <w:rFonts w:hint="eastAsia"/>
        </w:rPr>
        <w:t>飞行签派员放行航班时，应检查</w:t>
      </w:r>
      <w:proofErr w:type="spellStart"/>
      <w:r w:rsidRPr="00AE0DB5">
        <w:rPr>
          <w:rFonts w:hint="eastAsia"/>
        </w:rPr>
        <w:t>jeppsen</w:t>
      </w:r>
      <w:proofErr w:type="spellEnd"/>
      <w:r w:rsidRPr="00AE0DB5">
        <w:rPr>
          <w:rFonts w:hint="eastAsia"/>
        </w:rPr>
        <w:t>飞行计划中</w:t>
      </w:r>
      <w:r w:rsidRPr="00AE0DB5">
        <w:rPr>
          <w:rFonts w:hint="eastAsia"/>
        </w:rPr>
        <w:t xml:space="preserve">RAIM </w:t>
      </w:r>
      <w:r w:rsidRPr="00AE0DB5">
        <w:rPr>
          <w:rFonts w:hint="eastAsia"/>
        </w:rPr>
        <w:t>预测报告，确认航班在该机场的进离场或进近时间段内，</w:t>
      </w:r>
      <w:r w:rsidRPr="00AE0DB5">
        <w:rPr>
          <w:rFonts w:hint="eastAsia"/>
        </w:rPr>
        <w:t xml:space="preserve">GPS </w:t>
      </w:r>
      <w:r w:rsidRPr="00AE0DB5">
        <w:rPr>
          <w:rFonts w:hint="eastAsia"/>
        </w:rPr>
        <w:t>导航服务可用，精度满足要求。如果存在</w:t>
      </w:r>
      <w:r w:rsidRPr="00AE0DB5">
        <w:rPr>
          <w:rFonts w:hint="eastAsia"/>
        </w:rPr>
        <w:t xml:space="preserve">RAIM </w:t>
      </w:r>
      <w:r w:rsidRPr="00AE0DB5">
        <w:rPr>
          <w:rFonts w:hint="eastAsia"/>
        </w:rPr>
        <w:t>预测不可用，将不可用类型（</w:t>
      </w:r>
      <w:r w:rsidRPr="00AE0DB5">
        <w:rPr>
          <w:rFonts w:hint="eastAsia"/>
        </w:rPr>
        <w:t>RNP1</w:t>
      </w:r>
      <w:r w:rsidRPr="00AE0DB5">
        <w:rPr>
          <w:rFonts w:hint="eastAsia"/>
        </w:rPr>
        <w:t>）和不可用时间段告知机组，由机组根据实际情况确定进离场时采用</w:t>
      </w:r>
      <w:r w:rsidRPr="00AE0DB5">
        <w:rPr>
          <w:rFonts w:hint="eastAsia"/>
        </w:rPr>
        <w:t xml:space="preserve">RNP </w:t>
      </w:r>
      <w:r w:rsidRPr="00AE0DB5">
        <w:rPr>
          <w:rFonts w:hint="eastAsia"/>
        </w:rPr>
        <w:t>程序或传统进离场程序。</w:t>
      </w:r>
      <w:bookmarkEnd w:id="1215"/>
    </w:p>
    <w:p w14:paraId="5F717588" w14:textId="77777777" w:rsidR="001D2E4B" w:rsidRPr="00AE0DB5" w:rsidRDefault="001D2E4B" w:rsidP="005959F9">
      <w:pPr>
        <w:pStyle w:val="3"/>
        <w:keepNext w:val="0"/>
        <w:numPr>
          <w:ilvl w:val="0"/>
          <w:numId w:val="241"/>
        </w:numPr>
        <w:kinsoku w:val="0"/>
        <w:overflowPunct w:val="0"/>
        <w:autoSpaceDE w:val="0"/>
        <w:autoSpaceDN w:val="0"/>
      </w:pPr>
      <w:bookmarkStart w:id="1216" w:name="_Toc503360838"/>
      <w:r w:rsidRPr="00AE0DB5">
        <w:rPr>
          <w:rFonts w:hint="eastAsia"/>
        </w:rPr>
        <w:t>通过</w:t>
      </w:r>
      <w:r w:rsidR="003A7521" w:rsidRPr="00AE0DB5">
        <w:rPr>
          <w:rFonts w:hint="eastAsia"/>
        </w:rPr>
        <w:t>飞行管理部</w:t>
      </w:r>
      <w:r w:rsidRPr="00AE0DB5">
        <w:rPr>
          <w:rFonts w:hint="eastAsia"/>
        </w:rPr>
        <w:t>提供的机组资格表格清单检查机组资格，确认机组可执行</w:t>
      </w:r>
      <w:r w:rsidRPr="00AE0DB5">
        <w:rPr>
          <w:rFonts w:hint="eastAsia"/>
        </w:rPr>
        <w:t>RNP1</w:t>
      </w:r>
      <w:r w:rsidRPr="00AE0DB5">
        <w:rPr>
          <w:rFonts w:hint="eastAsia"/>
        </w:rPr>
        <w:t>进离场运行。</w:t>
      </w:r>
      <w:bookmarkEnd w:id="1216"/>
    </w:p>
    <w:p w14:paraId="5F717589" w14:textId="77777777" w:rsidR="001D2E4B" w:rsidRPr="00AE0DB5" w:rsidRDefault="001D2E4B" w:rsidP="005959F9">
      <w:pPr>
        <w:pStyle w:val="3"/>
        <w:keepNext w:val="0"/>
        <w:numPr>
          <w:ilvl w:val="0"/>
          <w:numId w:val="241"/>
        </w:numPr>
        <w:kinsoku w:val="0"/>
        <w:overflowPunct w:val="0"/>
        <w:autoSpaceDE w:val="0"/>
        <w:autoSpaceDN w:val="0"/>
      </w:pPr>
      <w:bookmarkStart w:id="1217" w:name="_Toc503360839"/>
      <w:r w:rsidRPr="00AE0DB5">
        <w:rPr>
          <w:rFonts w:hint="eastAsia"/>
        </w:rPr>
        <w:t>查询《运行规范》</w:t>
      </w:r>
      <w:r w:rsidRPr="00AE0DB5">
        <w:rPr>
          <w:rFonts w:hint="eastAsia"/>
        </w:rPr>
        <w:t>D0003</w:t>
      </w:r>
      <w:r w:rsidRPr="00AE0DB5">
        <w:rPr>
          <w:rFonts w:hint="eastAsia"/>
        </w:rPr>
        <w:t>“航空器清单”、《特殊运行手册》“</w:t>
      </w:r>
      <w:r w:rsidRPr="00AE0DB5">
        <w:rPr>
          <w:rFonts w:hint="eastAsia"/>
        </w:rPr>
        <w:t xml:space="preserve">PBN </w:t>
      </w:r>
      <w:r w:rsidRPr="00AE0DB5">
        <w:rPr>
          <w:rFonts w:hint="eastAsia"/>
        </w:rPr>
        <w:t>运行”或跟</w:t>
      </w:r>
      <w:r w:rsidRPr="00AE0DB5">
        <w:rPr>
          <w:rFonts w:hint="eastAsia"/>
        </w:rPr>
        <w:t>MCC</w:t>
      </w:r>
      <w:r w:rsidRPr="00AE0DB5">
        <w:rPr>
          <w:rFonts w:hint="eastAsia"/>
        </w:rPr>
        <w:t>确认飞机是否具备执行</w:t>
      </w:r>
      <w:r w:rsidRPr="00AE0DB5">
        <w:rPr>
          <w:rFonts w:hint="eastAsia"/>
        </w:rPr>
        <w:t xml:space="preserve">RNP1 </w:t>
      </w:r>
      <w:r w:rsidRPr="00AE0DB5">
        <w:rPr>
          <w:rFonts w:hint="eastAsia"/>
        </w:rPr>
        <w:t>能力。检查具备</w:t>
      </w:r>
      <w:r w:rsidRPr="00AE0DB5">
        <w:rPr>
          <w:rFonts w:hint="eastAsia"/>
        </w:rPr>
        <w:t>RNP1</w:t>
      </w:r>
      <w:r w:rsidRPr="00AE0DB5">
        <w:rPr>
          <w:rFonts w:hint="eastAsia"/>
        </w:rPr>
        <w:t>运行能力的飞机是否存在涉及</w:t>
      </w:r>
      <w:r w:rsidRPr="00AE0DB5">
        <w:rPr>
          <w:rFonts w:hint="eastAsia"/>
        </w:rPr>
        <w:t xml:space="preserve">RNP </w:t>
      </w:r>
      <w:r w:rsidRPr="00AE0DB5">
        <w:rPr>
          <w:rFonts w:hint="eastAsia"/>
        </w:rPr>
        <w:t>运行的</w:t>
      </w:r>
      <w:r w:rsidRPr="00AE0DB5">
        <w:rPr>
          <w:rFonts w:hint="eastAsia"/>
        </w:rPr>
        <w:t xml:space="preserve">MEL </w:t>
      </w:r>
      <w:r w:rsidRPr="00AE0DB5">
        <w:rPr>
          <w:rFonts w:hint="eastAsia"/>
        </w:rPr>
        <w:t>保留故障项目。</w:t>
      </w:r>
      <w:bookmarkEnd w:id="1217"/>
    </w:p>
    <w:p w14:paraId="5F71758A" w14:textId="77777777" w:rsidR="001D2E4B" w:rsidRPr="00AE0DB5" w:rsidRDefault="001D2E4B" w:rsidP="005959F9">
      <w:pPr>
        <w:pStyle w:val="3"/>
        <w:keepNext w:val="0"/>
        <w:numPr>
          <w:ilvl w:val="0"/>
          <w:numId w:val="241"/>
        </w:numPr>
        <w:kinsoku w:val="0"/>
        <w:overflowPunct w:val="0"/>
        <w:autoSpaceDE w:val="0"/>
        <w:autoSpaceDN w:val="0"/>
      </w:pPr>
      <w:bookmarkStart w:id="1218" w:name="_Toc503360840"/>
      <w:r w:rsidRPr="00AE0DB5">
        <w:rPr>
          <w:rFonts w:hint="eastAsia"/>
        </w:rPr>
        <w:t>查看航行通告，检查</w:t>
      </w:r>
      <w:r w:rsidRPr="00AE0DB5">
        <w:rPr>
          <w:rFonts w:hint="eastAsia"/>
        </w:rPr>
        <w:t xml:space="preserve">RNP1 </w:t>
      </w:r>
      <w:r w:rsidRPr="00AE0DB5">
        <w:rPr>
          <w:rFonts w:hint="eastAsia"/>
        </w:rPr>
        <w:t>程序以及相关导航数据库的可用性。如公布的</w:t>
      </w:r>
      <w:r w:rsidRPr="00AE0DB5">
        <w:rPr>
          <w:rFonts w:hint="eastAsia"/>
        </w:rPr>
        <w:t>RNP</w:t>
      </w:r>
      <w:r w:rsidRPr="00AE0DB5">
        <w:rPr>
          <w:rFonts w:hint="eastAsia"/>
        </w:rPr>
        <w:t>程序不可用或相关导航数据库不可用，通报机组。</w:t>
      </w:r>
      <w:bookmarkEnd w:id="1218"/>
    </w:p>
    <w:p w14:paraId="5F71758B" w14:textId="77777777" w:rsidR="001D2E4B" w:rsidRPr="00AE0DB5" w:rsidRDefault="001D2E4B" w:rsidP="005959F9">
      <w:pPr>
        <w:pStyle w:val="3"/>
        <w:keepNext w:val="0"/>
        <w:numPr>
          <w:ilvl w:val="0"/>
          <w:numId w:val="241"/>
        </w:numPr>
        <w:kinsoku w:val="0"/>
        <w:overflowPunct w:val="0"/>
        <w:autoSpaceDE w:val="0"/>
        <w:autoSpaceDN w:val="0"/>
      </w:pPr>
      <w:bookmarkStart w:id="1219" w:name="_Toc503360841"/>
      <w:r w:rsidRPr="00AE0DB5">
        <w:rPr>
          <w:rFonts w:hint="eastAsia"/>
        </w:rPr>
        <w:t>（备用）</w:t>
      </w:r>
      <w:bookmarkEnd w:id="1219"/>
    </w:p>
    <w:p w14:paraId="5F71758C" w14:textId="77777777" w:rsidR="001D2E4B" w:rsidRPr="00AE0DB5" w:rsidRDefault="001D2E4B" w:rsidP="005959F9">
      <w:pPr>
        <w:pStyle w:val="3"/>
        <w:keepNext w:val="0"/>
        <w:numPr>
          <w:ilvl w:val="0"/>
          <w:numId w:val="241"/>
        </w:numPr>
        <w:kinsoku w:val="0"/>
        <w:overflowPunct w:val="0"/>
        <w:autoSpaceDE w:val="0"/>
        <w:autoSpaceDN w:val="0"/>
      </w:pPr>
      <w:bookmarkStart w:id="1220" w:name="_Toc503360842"/>
      <w:r w:rsidRPr="00AE0DB5">
        <w:rPr>
          <w:rFonts w:hint="eastAsia"/>
        </w:rPr>
        <w:t>检查</w:t>
      </w:r>
      <w:r w:rsidRPr="00AE0DB5">
        <w:rPr>
          <w:rFonts w:hint="eastAsia"/>
        </w:rPr>
        <w:t xml:space="preserve">FPL </w:t>
      </w:r>
      <w:r w:rsidRPr="00AE0DB5">
        <w:rPr>
          <w:rFonts w:hint="eastAsia"/>
        </w:rPr>
        <w:t>报文，</w:t>
      </w:r>
      <w:r w:rsidRPr="00AE0DB5">
        <w:rPr>
          <w:rFonts w:hint="eastAsia"/>
        </w:rPr>
        <w:t xml:space="preserve">RNP </w:t>
      </w:r>
      <w:r w:rsidRPr="00AE0DB5">
        <w:rPr>
          <w:rFonts w:hint="eastAsia"/>
        </w:rPr>
        <w:t>运行需在第</w:t>
      </w:r>
      <w:r w:rsidRPr="00AE0DB5">
        <w:rPr>
          <w:rFonts w:hint="eastAsia"/>
        </w:rPr>
        <w:t xml:space="preserve">10 </w:t>
      </w:r>
      <w:r w:rsidRPr="00AE0DB5">
        <w:rPr>
          <w:rFonts w:hint="eastAsia"/>
        </w:rPr>
        <w:t>项中标注“</w:t>
      </w:r>
      <w:r w:rsidRPr="00AE0DB5">
        <w:rPr>
          <w:rFonts w:hint="eastAsia"/>
        </w:rPr>
        <w:t>R</w:t>
      </w:r>
      <w:r w:rsidRPr="00AE0DB5">
        <w:rPr>
          <w:rFonts w:hint="eastAsia"/>
        </w:rPr>
        <w:t>”，同时在第</w:t>
      </w:r>
      <w:r w:rsidRPr="00AE0DB5">
        <w:rPr>
          <w:rFonts w:hint="eastAsia"/>
        </w:rPr>
        <w:t xml:space="preserve">18 </w:t>
      </w:r>
      <w:r w:rsidRPr="00AE0DB5">
        <w:rPr>
          <w:rFonts w:hint="eastAsia"/>
        </w:rPr>
        <w:t>项</w:t>
      </w:r>
      <w:r w:rsidRPr="00AE0DB5">
        <w:rPr>
          <w:rFonts w:hint="eastAsia"/>
        </w:rPr>
        <w:t>PBN/</w:t>
      </w:r>
      <w:r w:rsidRPr="00AE0DB5">
        <w:rPr>
          <w:rFonts w:hint="eastAsia"/>
        </w:rPr>
        <w:t>中注明所需导航性能能力代码，以表明公</w:t>
      </w:r>
      <w:r w:rsidRPr="00AE0DB5">
        <w:rPr>
          <w:rFonts w:hint="eastAsia"/>
        </w:rPr>
        <w:lastRenderedPageBreak/>
        <w:t>司已经获得</w:t>
      </w:r>
      <w:r w:rsidRPr="00AE0DB5">
        <w:rPr>
          <w:rFonts w:hint="eastAsia"/>
        </w:rPr>
        <w:t xml:space="preserve">RNP </w:t>
      </w:r>
      <w:r w:rsidRPr="00AE0DB5">
        <w:rPr>
          <w:rFonts w:hint="eastAsia"/>
        </w:rPr>
        <w:t>程序的运行批准。如因机组或飞机等原因不能执行</w:t>
      </w:r>
      <w:r w:rsidRPr="00AE0DB5">
        <w:rPr>
          <w:rFonts w:hint="eastAsia"/>
        </w:rPr>
        <w:t xml:space="preserve">RNP1 </w:t>
      </w:r>
      <w:r w:rsidRPr="00AE0DB5">
        <w:rPr>
          <w:rFonts w:hint="eastAsia"/>
        </w:rPr>
        <w:t>进离场运行时，确认</w:t>
      </w:r>
      <w:r w:rsidRPr="00AE0DB5">
        <w:rPr>
          <w:rFonts w:hint="eastAsia"/>
        </w:rPr>
        <w:t xml:space="preserve">FPL </w:t>
      </w:r>
      <w:r w:rsidRPr="00AE0DB5">
        <w:rPr>
          <w:rFonts w:hint="eastAsia"/>
        </w:rPr>
        <w:t>报文没有上述标注，具体所需导航性能能力代码如下表所示：</w:t>
      </w:r>
      <w:bookmarkEnd w:id="1220"/>
    </w:p>
    <w:tbl>
      <w:tblPr>
        <w:tblStyle w:val="afb"/>
        <w:tblW w:w="0" w:type="auto"/>
        <w:tblInd w:w="1129" w:type="dxa"/>
        <w:tblLook w:val="04A0" w:firstRow="1" w:lastRow="0" w:firstColumn="1" w:lastColumn="0" w:noHBand="0" w:noVBand="1"/>
      </w:tblPr>
      <w:tblGrid>
        <w:gridCol w:w="1404"/>
        <w:gridCol w:w="3807"/>
      </w:tblGrid>
      <w:tr w:rsidR="001D2E4B" w:rsidRPr="00AE0DB5" w14:paraId="5F71758F" w14:textId="77777777" w:rsidTr="002A2D6F">
        <w:tc>
          <w:tcPr>
            <w:tcW w:w="1418" w:type="dxa"/>
            <w:vAlign w:val="center"/>
          </w:tcPr>
          <w:p w14:paraId="5F71758D" w14:textId="77777777" w:rsidR="001D2E4B" w:rsidRPr="00A07C74" w:rsidRDefault="001D2E4B" w:rsidP="000A3D28">
            <w:pPr>
              <w:kinsoku w:val="0"/>
              <w:overflowPunct w:val="0"/>
              <w:autoSpaceDE w:val="0"/>
              <w:autoSpaceDN w:val="0"/>
              <w:adjustRightInd w:val="0"/>
              <w:spacing w:line="360" w:lineRule="auto"/>
              <w:ind w:left="0"/>
              <w:jc w:val="center"/>
              <w:rPr>
                <w:rFonts w:asciiTheme="majorEastAsia" w:eastAsiaTheme="majorEastAsia" w:hAnsiTheme="majorEastAsia" w:cs="宋体"/>
                <w:b/>
                <w:color w:val="000000" w:themeColor="text1"/>
                <w:kern w:val="0"/>
                <w:sz w:val="18"/>
                <w:szCs w:val="18"/>
              </w:rPr>
            </w:pPr>
            <w:r w:rsidRPr="00A07C74">
              <w:rPr>
                <w:rFonts w:asciiTheme="majorEastAsia" w:eastAsiaTheme="majorEastAsia" w:hAnsiTheme="majorEastAsia" w:cs="宋体" w:hint="eastAsia"/>
                <w:b/>
                <w:color w:val="000000" w:themeColor="text1"/>
                <w:kern w:val="0"/>
                <w:sz w:val="18"/>
                <w:szCs w:val="18"/>
              </w:rPr>
              <w:t>代码</w:t>
            </w:r>
          </w:p>
        </w:tc>
        <w:tc>
          <w:tcPr>
            <w:tcW w:w="3850" w:type="dxa"/>
            <w:vAlign w:val="center"/>
          </w:tcPr>
          <w:p w14:paraId="5F71758E" w14:textId="77777777" w:rsidR="001D2E4B" w:rsidRPr="00A07C74" w:rsidRDefault="001D2E4B" w:rsidP="000A3D28">
            <w:pPr>
              <w:kinsoku w:val="0"/>
              <w:overflowPunct w:val="0"/>
              <w:autoSpaceDE w:val="0"/>
              <w:autoSpaceDN w:val="0"/>
              <w:adjustRightInd w:val="0"/>
              <w:spacing w:line="360" w:lineRule="auto"/>
              <w:ind w:left="0"/>
              <w:jc w:val="center"/>
              <w:rPr>
                <w:rFonts w:asciiTheme="majorEastAsia" w:eastAsiaTheme="majorEastAsia" w:hAnsiTheme="majorEastAsia" w:cs="宋体"/>
                <w:b/>
                <w:color w:val="000000" w:themeColor="text1"/>
                <w:kern w:val="0"/>
                <w:sz w:val="18"/>
                <w:szCs w:val="18"/>
              </w:rPr>
            </w:pPr>
            <w:r w:rsidRPr="00A07C74">
              <w:rPr>
                <w:rFonts w:asciiTheme="majorEastAsia" w:eastAsiaTheme="majorEastAsia" w:hAnsiTheme="majorEastAsia" w:cs="宋体" w:hint="eastAsia"/>
                <w:b/>
                <w:color w:val="000000" w:themeColor="text1"/>
                <w:kern w:val="0"/>
                <w:sz w:val="18"/>
                <w:szCs w:val="18"/>
              </w:rPr>
              <w:t>所需导航性能能力</w:t>
            </w:r>
          </w:p>
        </w:tc>
      </w:tr>
      <w:tr w:rsidR="001D2E4B" w:rsidRPr="00AE0DB5" w14:paraId="5F717592" w14:textId="77777777" w:rsidTr="002A2D6F">
        <w:tc>
          <w:tcPr>
            <w:tcW w:w="1418" w:type="dxa"/>
            <w:vAlign w:val="center"/>
          </w:tcPr>
          <w:p w14:paraId="5F717590" w14:textId="77777777" w:rsidR="001D2E4B" w:rsidRPr="00A07C74" w:rsidRDefault="001D2E4B" w:rsidP="000A3D28">
            <w:pPr>
              <w:kinsoku w:val="0"/>
              <w:overflowPunct w:val="0"/>
              <w:autoSpaceDE w:val="0"/>
              <w:autoSpaceDN w:val="0"/>
              <w:adjustRightInd w:val="0"/>
              <w:spacing w:line="360" w:lineRule="auto"/>
              <w:ind w:left="0"/>
              <w:jc w:val="center"/>
              <w:rPr>
                <w:rFonts w:asciiTheme="majorEastAsia" w:eastAsiaTheme="majorEastAsia" w:hAnsiTheme="majorEastAsia" w:cs="宋体"/>
                <w:color w:val="000000" w:themeColor="text1"/>
                <w:kern w:val="0"/>
                <w:sz w:val="18"/>
                <w:szCs w:val="18"/>
              </w:rPr>
            </w:pPr>
            <w:r w:rsidRPr="00A07C74">
              <w:rPr>
                <w:rFonts w:asciiTheme="majorEastAsia" w:eastAsiaTheme="majorEastAsia" w:hAnsiTheme="majorEastAsia" w:cs="Arial"/>
                <w:color w:val="000000" w:themeColor="text1"/>
                <w:kern w:val="0"/>
                <w:sz w:val="18"/>
                <w:szCs w:val="18"/>
              </w:rPr>
              <w:t>O1</w:t>
            </w:r>
          </w:p>
        </w:tc>
        <w:tc>
          <w:tcPr>
            <w:tcW w:w="3850" w:type="dxa"/>
            <w:vAlign w:val="center"/>
          </w:tcPr>
          <w:p w14:paraId="5F717591" w14:textId="77777777" w:rsidR="001D2E4B" w:rsidRPr="00A07C74" w:rsidRDefault="001D2E4B" w:rsidP="000A3D28">
            <w:pPr>
              <w:kinsoku w:val="0"/>
              <w:overflowPunct w:val="0"/>
              <w:autoSpaceDE w:val="0"/>
              <w:autoSpaceDN w:val="0"/>
              <w:adjustRightInd w:val="0"/>
              <w:spacing w:line="360" w:lineRule="auto"/>
              <w:ind w:left="0"/>
              <w:jc w:val="left"/>
              <w:rPr>
                <w:rFonts w:asciiTheme="majorEastAsia" w:eastAsiaTheme="majorEastAsia" w:hAnsiTheme="majorEastAsia" w:cs="宋体"/>
                <w:color w:val="000000" w:themeColor="text1"/>
                <w:kern w:val="0"/>
                <w:sz w:val="18"/>
                <w:szCs w:val="18"/>
              </w:rPr>
            </w:pPr>
            <w:r w:rsidRPr="00A07C74">
              <w:rPr>
                <w:rFonts w:asciiTheme="majorEastAsia" w:eastAsiaTheme="majorEastAsia" w:hAnsiTheme="majorEastAsia" w:cs="宋体" w:hint="eastAsia"/>
                <w:color w:val="000000" w:themeColor="text1"/>
                <w:kern w:val="0"/>
                <w:sz w:val="18"/>
                <w:szCs w:val="18"/>
              </w:rPr>
              <w:t>基本</w:t>
            </w:r>
            <w:r w:rsidRPr="00A07C74">
              <w:rPr>
                <w:rFonts w:asciiTheme="majorEastAsia" w:eastAsiaTheme="majorEastAsia" w:hAnsiTheme="majorEastAsia" w:cs="Arial"/>
                <w:color w:val="000000" w:themeColor="text1"/>
                <w:kern w:val="0"/>
                <w:sz w:val="18"/>
                <w:szCs w:val="18"/>
              </w:rPr>
              <w:t xml:space="preserve">RNP 1 </w:t>
            </w:r>
            <w:r w:rsidRPr="00A07C74">
              <w:rPr>
                <w:rFonts w:asciiTheme="majorEastAsia" w:eastAsiaTheme="majorEastAsia" w:hAnsiTheme="majorEastAsia" w:cs="宋体" w:hint="eastAsia"/>
                <w:color w:val="000000" w:themeColor="text1"/>
                <w:kern w:val="0"/>
                <w:sz w:val="18"/>
                <w:szCs w:val="18"/>
              </w:rPr>
              <w:t>所有允许的传感器</w:t>
            </w:r>
          </w:p>
        </w:tc>
      </w:tr>
      <w:tr w:rsidR="001D2E4B" w:rsidRPr="00AE0DB5" w14:paraId="5F717595" w14:textId="77777777" w:rsidTr="002A2D6F">
        <w:tc>
          <w:tcPr>
            <w:tcW w:w="1418" w:type="dxa"/>
            <w:vAlign w:val="center"/>
          </w:tcPr>
          <w:p w14:paraId="5F717593" w14:textId="77777777" w:rsidR="001D2E4B" w:rsidRPr="00A07C74" w:rsidRDefault="001D2E4B" w:rsidP="000A3D28">
            <w:pPr>
              <w:kinsoku w:val="0"/>
              <w:overflowPunct w:val="0"/>
              <w:autoSpaceDE w:val="0"/>
              <w:autoSpaceDN w:val="0"/>
              <w:adjustRightInd w:val="0"/>
              <w:spacing w:line="360" w:lineRule="auto"/>
              <w:ind w:left="0"/>
              <w:jc w:val="center"/>
              <w:rPr>
                <w:rFonts w:asciiTheme="majorEastAsia" w:eastAsiaTheme="majorEastAsia" w:hAnsiTheme="majorEastAsia" w:cs="宋体"/>
                <w:color w:val="000000" w:themeColor="text1"/>
                <w:kern w:val="0"/>
                <w:sz w:val="18"/>
                <w:szCs w:val="18"/>
              </w:rPr>
            </w:pPr>
            <w:r w:rsidRPr="00A07C74">
              <w:rPr>
                <w:rFonts w:asciiTheme="majorEastAsia" w:eastAsiaTheme="majorEastAsia" w:hAnsiTheme="majorEastAsia" w:cs="Arial"/>
                <w:color w:val="000000" w:themeColor="text1"/>
                <w:kern w:val="0"/>
                <w:sz w:val="18"/>
                <w:szCs w:val="18"/>
              </w:rPr>
              <w:t>O2</w:t>
            </w:r>
          </w:p>
        </w:tc>
        <w:tc>
          <w:tcPr>
            <w:tcW w:w="3850" w:type="dxa"/>
            <w:vAlign w:val="center"/>
          </w:tcPr>
          <w:p w14:paraId="5F717594" w14:textId="77777777" w:rsidR="001D2E4B" w:rsidRPr="00A07C74" w:rsidRDefault="001D2E4B" w:rsidP="000A3D28">
            <w:pPr>
              <w:kinsoku w:val="0"/>
              <w:overflowPunct w:val="0"/>
              <w:autoSpaceDE w:val="0"/>
              <w:autoSpaceDN w:val="0"/>
              <w:adjustRightInd w:val="0"/>
              <w:spacing w:line="360" w:lineRule="auto"/>
              <w:ind w:left="0"/>
              <w:jc w:val="left"/>
              <w:rPr>
                <w:rFonts w:asciiTheme="majorEastAsia" w:eastAsiaTheme="majorEastAsia" w:hAnsiTheme="majorEastAsia" w:cs="宋体"/>
                <w:color w:val="000000" w:themeColor="text1"/>
                <w:kern w:val="0"/>
                <w:sz w:val="18"/>
                <w:szCs w:val="18"/>
              </w:rPr>
            </w:pPr>
            <w:r w:rsidRPr="00A07C74">
              <w:rPr>
                <w:rFonts w:asciiTheme="majorEastAsia" w:eastAsiaTheme="majorEastAsia" w:hAnsiTheme="majorEastAsia" w:cs="宋体" w:hint="eastAsia"/>
                <w:color w:val="000000" w:themeColor="text1"/>
                <w:kern w:val="0"/>
                <w:sz w:val="18"/>
                <w:szCs w:val="18"/>
              </w:rPr>
              <w:t>基本</w:t>
            </w:r>
            <w:r w:rsidRPr="00A07C74">
              <w:rPr>
                <w:rFonts w:asciiTheme="majorEastAsia" w:eastAsiaTheme="majorEastAsia" w:hAnsiTheme="majorEastAsia" w:cs="Arial"/>
                <w:color w:val="000000" w:themeColor="text1"/>
                <w:kern w:val="0"/>
                <w:sz w:val="18"/>
                <w:szCs w:val="18"/>
              </w:rPr>
              <w:t xml:space="preserve">RNP 1 </w:t>
            </w:r>
            <w:r w:rsidRPr="00A07C74">
              <w:rPr>
                <w:rFonts w:asciiTheme="majorEastAsia" w:eastAsiaTheme="majorEastAsia" w:hAnsiTheme="majorEastAsia" w:cs="宋体" w:hint="eastAsia"/>
                <w:color w:val="000000" w:themeColor="text1"/>
                <w:kern w:val="0"/>
                <w:sz w:val="18"/>
                <w:szCs w:val="18"/>
              </w:rPr>
              <w:t>全球导航卫星系统</w:t>
            </w:r>
          </w:p>
        </w:tc>
      </w:tr>
      <w:tr w:rsidR="001D2E4B" w:rsidRPr="00AE0DB5" w14:paraId="5F717598" w14:textId="77777777" w:rsidTr="002A2D6F">
        <w:tc>
          <w:tcPr>
            <w:tcW w:w="1418" w:type="dxa"/>
            <w:vAlign w:val="center"/>
          </w:tcPr>
          <w:p w14:paraId="5F717596" w14:textId="77777777" w:rsidR="001D2E4B" w:rsidRPr="00A07C74" w:rsidRDefault="001D2E4B" w:rsidP="000A3D28">
            <w:pPr>
              <w:kinsoku w:val="0"/>
              <w:overflowPunct w:val="0"/>
              <w:autoSpaceDE w:val="0"/>
              <w:autoSpaceDN w:val="0"/>
              <w:adjustRightInd w:val="0"/>
              <w:spacing w:line="360" w:lineRule="auto"/>
              <w:ind w:left="0"/>
              <w:jc w:val="center"/>
              <w:rPr>
                <w:rFonts w:asciiTheme="majorEastAsia" w:eastAsiaTheme="majorEastAsia" w:hAnsiTheme="majorEastAsia" w:cs="宋体"/>
                <w:color w:val="000000" w:themeColor="text1"/>
                <w:kern w:val="0"/>
                <w:sz w:val="18"/>
                <w:szCs w:val="18"/>
              </w:rPr>
            </w:pPr>
            <w:r w:rsidRPr="00A07C74">
              <w:rPr>
                <w:rFonts w:asciiTheme="majorEastAsia" w:eastAsiaTheme="majorEastAsia" w:hAnsiTheme="majorEastAsia" w:cs="Arial"/>
                <w:color w:val="000000" w:themeColor="text1"/>
                <w:kern w:val="0"/>
                <w:sz w:val="18"/>
                <w:szCs w:val="18"/>
              </w:rPr>
              <w:t>O3</w:t>
            </w:r>
          </w:p>
        </w:tc>
        <w:tc>
          <w:tcPr>
            <w:tcW w:w="3850" w:type="dxa"/>
            <w:vAlign w:val="center"/>
          </w:tcPr>
          <w:p w14:paraId="5F717597" w14:textId="77777777" w:rsidR="001D2E4B" w:rsidRPr="00A07C74" w:rsidRDefault="001D2E4B" w:rsidP="000A3D28">
            <w:pPr>
              <w:kinsoku w:val="0"/>
              <w:overflowPunct w:val="0"/>
              <w:autoSpaceDE w:val="0"/>
              <w:autoSpaceDN w:val="0"/>
              <w:adjustRightInd w:val="0"/>
              <w:spacing w:line="360" w:lineRule="auto"/>
              <w:ind w:left="0"/>
              <w:jc w:val="left"/>
              <w:rPr>
                <w:rFonts w:asciiTheme="majorEastAsia" w:eastAsiaTheme="majorEastAsia" w:hAnsiTheme="majorEastAsia" w:cs="宋体"/>
                <w:color w:val="000000" w:themeColor="text1"/>
                <w:kern w:val="0"/>
                <w:sz w:val="18"/>
                <w:szCs w:val="18"/>
              </w:rPr>
            </w:pPr>
            <w:r w:rsidRPr="00A07C74">
              <w:rPr>
                <w:rFonts w:asciiTheme="majorEastAsia" w:eastAsiaTheme="majorEastAsia" w:hAnsiTheme="majorEastAsia" w:cs="宋体" w:hint="eastAsia"/>
                <w:color w:val="000000" w:themeColor="text1"/>
                <w:kern w:val="0"/>
                <w:sz w:val="18"/>
                <w:szCs w:val="18"/>
              </w:rPr>
              <w:t>基本</w:t>
            </w:r>
            <w:r w:rsidRPr="00A07C74">
              <w:rPr>
                <w:rFonts w:asciiTheme="majorEastAsia" w:eastAsiaTheme="majorEastAsia" w:hAnsiTheme="majorEastAsia" w:cs="Arial"/>
                <w:color w:val="000000" w:themeColor="text1"/>
                <w:kern w:val="0"/>
                <w:sz w:val="18"/>
                <w:szCs w:val="18"/>
              </w:rPr>
              <w:t xml:space="preserve">RNP 1 </w:t>
            </w:r>
            <w:r w:rsidRPr="00A07C74">
              <w:rPr>
                <w:rFonts w:asciiTheme="majorEastAsia" w:eastAsiaTheme="majorEastAsia" w:hAnsiTheme="majorEastAsia" w:cs="宋体" w:hint="eastAsia"/>
                <w:color w:val="000000" w:themeColor="text1"/>
                <w:kern w:val="0"/>
                <w:sz w:val="18"/>
                <w:szCs w:val="18"/>
              </w:rPr>
              <w:t>测距仪</w:t>
            </w:r>
            <w:r w:rsidRPr="00A07C74">
              <w:rPr>
                <w:rFonts w:asciiTheme="majorEastAsia" w:eastAsiaTheme="majorEastAsia" w:hAnsiTheme="majorEastAsia" w:cs="Arial"/>
                <w:color w:val="000000" w:themeColor="text1"/>
                <w:kern w:val="0"/>
                <w:sz w:val="18"/>
                <w:szCs w:val="18"/>
              </w:rPr>
              <w:t>/</w:t>
            </w:r>
            <w:r w:rsidRPr="00A07C74">
              <w:rPr>
                <w:rFonts w:asciiTheme="majorEastAsia" w:eastAsiaTheme="majorEastAsia" w:hAnsiTheme="majorEastAsia" w:cs="宋体" w:hint="eastAsia"/>
                <w:color w:val="000000" w:themeColor="text1"/>
                <w:kern w:val="0"/>
                <w:sz w:val="18"/>
                <w:szCs w:val="18"/>
              </w:rPr>
              <w:t>测距仪</w:t>
            </w:r>
          </w:p>
        </w:tc>
      </w:tr>
      <w:tr w:rsidR="001D2E4B" w:rsidRPr="00AE0DB5" w14:paraId="5F71759B" w14:textId="77777777" w:rsidTr="002A2D6F">
        <w:tc>
          <w:tcPr>
            <w:tcW w:w="1418" w:type="dxa"/>
            <w:vAlign w:val="center"/>
          </w:tcPr>
          <w:p w14:paraId="5F717599" w14:textId="77777777" w:rsidR="001D2E4B" w:rsidRPr="00A07C74" w:rsidRDefault="001D2E4B" w:rsidP="000A3D28">
            <w:pPr>
              <w:kinsoku w:val="0"/>
              <w:overflowPunct w:val="0"/>
              <w:autoSpaceDE w:val="0"/>
              <w:autoSpaceDN w:val="0"/>
              <w:adjustRightInd w:val="0"/>
              <w:spacing w:line="360" w:lineRule="auto"/>
              <w:ind w:left="0"/>
              <w:jc w:val="center"/>
              <w:rPr>
                <w:rFonts w:asciiTheme="majorEastAsia" w:eastAsiaTheme="majorEastAsia" w:hAnsiTheme="majorEastAsia" w:cs="Arial"/>
                <w:color w:val="000000" w:themeColor="text1"/>
                <w:kern w:val="0"/>
                <w:sz w:val="18"/>
                <w:szCs w:val="18"/>
              </w:rPr>
            </w:pPr>
            <w:r w:rsidRPr="00A07C74">
              <w:rPr>
                <w:rFonts w:asciiTheme="majorEastAsia" w:eastAsiaTheme="majorEastAsia" w:hAnsiTheme="majorEastAsia" w:cs="Arial"/>
                <w:color w:val="000000" w:themeColor="text1"/>
                <w:kern w:val="0"/>
                <w:sz w:val="18"/>
                <w:szCs w:val="18"/>
              </w:rPr>
              <w:t>O4</w:t>
            </w:r>
          </w:p>
        </w:tc>
        <w:tc>
          <w:tcPr>
            <w:tcW w:w="3850" w:type="dxa"/>
            <w:vAlign w:val="center"/>
          </w:tcPr>
          <w:p w14:paraId="5F71759A" w14:textId="77777777" w:rsidR="001D2E4B" w:rsidRPr="00A07C74" w:rsidRDefault="001D2E4B" w:rsidP="000A3D28">
            <w:pPr>
              <w:kinsoku w:val="0"/>
              <w:overflowPunct w:val="0"/>
              <w:autoSpaceDE w:val="0"/>
              <w:autoSpaceDN w:val="0"/>
              <w:adjustRightInd w:val="0"/>
              <w:spacing w:line="360" w:lineRule="auto"/>
              <w:ind w:left="0"/>
              <w:jc w:val="left"/>
              <w:rPr>
                <w:rFonts w:asciiTheme="majorEastAsia" w:eastAsiaTheme="majorEastAsia" w:hAnsiTheme="majorEastAsia" w:cs="宋体"/>
                <w:color w:val="000000" w:themeColor="text1"/>
                <w:kern w:val="0"/>
                <w:sz w:val="18"/>
                <w:szCs w:val="18"/>
              </w:rPr>
            </w:pPr>
            <w:r w:rsidRPr="00A07C74">
              <w:rPr>
                <w:rFonts w:asciiTheme="majorEastAsia" w:eastAsiaTheme="majorEastAsia" w:hAnsiTheme="majorEastAsia" w:cs="宋体" w:hint="eastAsia"/>
                <w:color w:val="000000" w:themeColor="text1"/>
                <w:kern w:val="0"/>
                <w:sz w:val="18"/>
                <w:szCs w:val="18"/>
              </w:rPr>
              <w:t>基本</w:t>
            </w:r>
            <w:r w:rsidRPr="00A07C74">
              <w:rPr>
                <w:rFonts w:asciiTheme="majorEastAsia" w:eastAsiaTheme="majorEastAsia" w:hAnsiTheme="majorEastAsia" w:cs="Arial"/>
                <w:color w:val="000000" w:themeColor="text1"/>
                <w:kern w:val="0"/>
                <w:sz w:val="18"/>
                <w:szCs w:val="18"/>
              </w:rPr>
              <w:t xml:space="preserve">RNP 1 </w:t>
            </w:r>
            <w:r w:rsidRPr="00A07C74">
              <w:rPr>
                <w:rFonts w:asciiTheme="majorEastAsia" w:eastAsiaTheme="majorEastAsia" w:hAnsiTheme="majorEastAsia" w:cs="宋体" w:hint="eastAsia"/>
                <w:color w:val="000000" w:themeColor="text1"/>
                <w:kern w:val="0"/>
                <w:sz w:val="18"/>
                <w:szCs w:val="18"/>
              </w:rPr>
              <w:t>测距仪</w:t>
            </w:r>
            <w:r w:rsidRPr="00A07C74">
              <w:rPr>
                <w:rFonts w:asciiTheme="majorEastAsia" w:eastAsiaTheme="majorEastAsia" w:hAnsiTheme="majorEastAsia" w:cs="Arial"/>
                <w:color w:val="000000" w:themeColor="text1"/>
                <w:kern w:val="0"/>
                <w:sz w:val="18"/>
                <w:szCs w:val="18"/>
              </w:rPr>
              <w:t>/</w:t>
            </w:r>
            <w:r w:rsidRPr="00A07C74">
              <w:rPr>
                <w:rFonts w:asciiTheme="majorEastAsia" w:eastAsiaTheme="majorEastAsia" w:hAnsiTheme="majorEastAsia" w:cs="宋体" w:hint="eastAsia"/>
                <w:color w:val="000000" w:themeColor="text1"/>
                <w:kern w:val="0"/>
                <w:sz w:val="18"/>
                <w:szCs w:val="18"/>
              </w:rPr>
              <w:t>测距仪</w:t>
            </w:r>
            <w:r w:rsidRPr="00A07C74">
              <w:rPr>
                <w:rFonts w:asciiTheme="majorEastAsia" w:eastAsiaTheme="majorEastAsia" w:hAnsiTheme="majorEastAsia" w:cs="Arial"/>
                <w:color w:val="000000" w:themeColor="text1"/>
                <w:kern w:val="0"/>
                <w:sz w:val="18"/>
                <w:szCs w:val="18"/>
              </w:rPr>
              <w:t>/IRU</w:t>
            </w:r>
          </w:p>
        </w:tc>
      </w:tr>
    </w:tbl>
    <w:p w14:paraId="5F71759C" w14:textId="77777777" w:rsidR="001D2E4B" w:rsidRPr="00AE0DB5" w:rsidRDefault="001D2E4B" w:rsidP="006D109D">
      <w:pPr>
        <w:kinsoku w:val="0"/>
        <w:overflowPunct w:val="0"/>
        <w:autoSpaceDE w:val="0"/>
        <w:autoSpaceDN w:val="0"/>
        <w:ind w:left="851"/>
      </w:pPr>
      <w:r w:rsidRPr="00AE0DB5">
        <w:rPr>
          <w:rFonts w:hint="eastAsia"/>
        </w:rPr>
        <w:t>使用以上所需导航性能能力代码时，应与</w:t>
      </w:r>
      <w:r w:rsidRPr="00AE0DB5">
        <w:rPr>
          <w:rFonts w:hint="eastAsia"/>
        </w:rPr>
        <w:t xml:space="preserve">FPL </w:t>
      </w:r>
      <w:r w:rsidRPr="00AE0DB5">
        <w:rPr>
          <w:rFonts w:hint="eastAsia"/>
        </w:rPr>
        <w:t>第</w:t>
      </w:r>
      <w:r w:rsidRPr="00AE0DB5">
        <w:rPr>
          <w:rFonts w:hint="eastAsia"/>
        </w:rPr>
        <w:t xml:space="preserve">10 </w:t>
      </w:r>
      <w:r w:rsidRPr="00AE0DB5">
        <w:rPr>
          <w:rFonts w:hint="eastAsia"/>
        </w:rPr>
        <w:t>项机载设备相匹配。</w:t>
      </w:r>
    </w:p>
    <w:p w14:paraId="5F71759D" w14:textId="77777777" w:rsidR="001D2E4B" w:rsidRPr="00AE0DB5" w:rsidRDefault="001D2E4B" w:rsidP="005959F9">
      <w:pPr>
        <w:pStyle w:val="3"/>
        <w:keepNext w:val="0"/>
        <w:numPr>
          <w:ilvl w:val="0"/>
          <w:numId w:val="241"/>
        </w:numPr>
        <w:kinsoku w:val="0"/>
        <w:overflowPunct w:val="0"/>
        <w:autoSpaceDE w:val="0"/>
        <w:autoSpaceDN w:val="0"/>
      </w:pPr>
      <w:bookmarkStart w:id="1221" w:name="_Toc503360843"/>
      <w:r w:rsidRPr="00AE0DB5">
        <w:rPr>
          <w:rFonts w:hint="eastAsia"/>
        </w:rPr>
        <w:t>如涉及</w:t>
      </w:r>
      <w:r w:rsidRPr="00AE0DB5">
        <w:rPr>
          <w:rFonts w:hint="eastAsia"/>
        </w:rPr>
        <w:t xml:space="preserve">RNP </w:t>
      </w:r>
      <w:r w:rsidRPr="00AE0DB5">
        <w:rPr>
          <w:rFonts w:hint="eastAsia"/>
        </w:rPr>
        <w:t>运行的航班放行之后到飞机起飞之前，由于飞机系统故障或导航数据库等问题导致无法执行</w:t>
      </w:r>
      <w:r w:rsidRPr="00AE0DB5">
        <w:rPr>
          <w:rFonts w:hint="eastAsia"/>
        </w:rPr>
        <w:t xml:space="preserve">RNP </w:t>
      </w:r>
      <w:r w:rsidRPr="00AE0DB5">
        <w:rPr>
          <w:rFonts w:hint="eastAsia"/>
        </w:rPr>
        <w:t>程序，则通知机组，并拍发相应的</w:t>
      </w:r>
      <w:r w:rsidRPr="00AE0DB5">
        <w:rPr>
          <w:rFonts w:hint="eastAsia"/>
        </w:rPr>
        <w:t xml:space="preserve">CHG </w:t>
      </w:r>
      <w:r w:rsidRPr="00AE0DB5">
        <w:rPr>
          <w:rFonts w:hint="eastAsia"/>
        </w:rPr>
        <w:t>报，修改第</w:t>
      </w:r>
      <w:r w:rsidRPr="00AE0DB5">
        <w:rPr>
          <w:rFonts w:hint="eastAsia"/>
        </w:rPr>
        <w:t xml:space="preserve">10 </w:t>
      </w:r>
      <w:r w:rsidRPr="00AE0DB5">
        <w:rPr>
          <w:rFonts w:hint="eastAsia"/>
        </w:rPr>
        <w:t>项及第</w:t>
      </w:r>
      <w:r w:rsidRPr="00AE0DB5">
        <w:rPr>
          <w:rFonts w:hint="eastAsia"/>
        </w:rPr>
        <w:t xml:space="preserve">18 </w:t>
      </w:r>
      <w:r w:rsidRPr="00AE0DB5">
        <w:rPr>
          <w:rFonts w:hint="eastAsia"/>
        </w:rPr>
        <w:t>项相关内容，通报</w:t>
      </w:r>
      <w:r w:rsidRPr="00AE0DB5">
        <w:rPr>
          <w:rFonts w:hint="eastAsia"/>
        </w:rPr>
        <w:t xml:space="preserve">ATC </w:t>
      </w:r>
      <w:r w:rsidRPr="00AE0DB5">
        <w:rPr>
          <w:rFonts w:hint="eastAsia"/>
        </w:rPr>
        <w:t>该航班不实施</w:t>
      </w:r>
      <w:r w:rsidRPr="00AE0DB5">
        <w:rPr>
          <w:rFonts w:hint="eastAsia"/>
        </w:rPr>
        <w:t xml:space="preserve">RNP </w:t>
      </w:r>
      <w:r w:rsidRPr="00AE0DB5">
        <w:rPr>
          <w:rFonts w:hint="eastAsia"/>
        </w:rPr>
        <w:t>运行。</w:t>
      </w:r>
      <w:bookmarkEnd w:id="1221"/>
    </w:p>
    <w:p w14:paraId="5F71759E" w14:textId="77777777" w:rsidR="001D2E4B" w:rsidRPr="00AE0DB5" w:rsidRDefault="001D2E4B" w:rsidP="005959F9">
      <w:pPr>
        <w:pStyle w:val="3"/>
        <w:keepNext w:val="0"/>
        <w:numPr>
          <w:ilvl w:val="0"/>
          <w:numId w:val="241"/>
        </w:numPr>
        <w:kinsoku w:val="0"/>
        <w:overflowPunct w:val="0"/>
        <w:autoSpaceDE w:val="0"/>
        <w:autoSpaceDN w:val="0"/>
      </w:pPr>
      <w:bookmarkStart w:id="1222" w:name="_Toc503360844"/>
      <w:r w:rsidRPr="00AE0DB5">
        <w:rPr>
          <w:rFonts w:hint="eastAsia"/>
        </w:rPr>
        <w:t>放行前讲解时，将上述影响</w:t>
      </w:r>
      <w:r w:rsidRPr="00AE0DB5">
        <w:rPr>
          <w:rFonts w:hint="eastAsia"/>
        </w:rPr>
        <w:t xml:space="preserve">RNP1 </w:t>
      </w:r>
      <w:r w:rsidRPr="00AE0DB5">
        <w:rPr>
          <w:rFonts w:hint="eastAsia"/>
        </w:rPr>
        <w:t>运行的情况通报机组。</w:t>
      </w:r>
      <w:bookmarkEnd w:id="1222"/>
    </w:p>
    <w:p w14:paraId="5F71759F" w14:textId="77777777" w:rsidR="001D2E4B" w:rsidRPr="00AE0DB5" w:rsidRDefault="001D2E4B" w:rsidP="005959F9">
      <w:pPr>
        <w:pStyle w:val="3"/>
        <w:keepNext w:val="0"/>
        <w:numPr>
          <w:ilvl w:val="0"/>
          <w:numId w:val="241"/>
        </w:numPr>
        <w:kinsoku w:val="0"/>
        <w:overflowPunct w:val="0"/>
        <w:autoSpaceDE w:val="0"/>
        <w:autoSpaceDN w:val="0"/>
      </w:pPr>
      <w:bookmarkStart w:id="1223" w:name="_Toc503360845"/>
      <w:r w:rsidRPr="00AE0DB5">
        <w:rPr>
          <w:rFonts w:hint="eastAsia"/>
        </w:rPr>
        <w:t>不正常情况处置</w:t>
      </w:r>
      <w:bookmarkEnd w:id="1223"/>
    </w:p>
    <w:p w14:paraId="5F7175A0" w14:textId="77777777" w:rsidR="001D2E4B" w:rsidRPr="00AE0DB5" w:rsidRDefault="001D2E4B" w:rsidP="006D109D">
      <w:pPr>
        <w:pStyle w:val="3"/>
        <w:keepNext w:val="0"/>
        <w:kinsoku w:val="0"/>
        <w:overflowPunct w:val="0"/>
        <w:autoSpaceDE w:val="0"/>
        <w:autoSpaceDN w:val="0"/>
        <w:ind w:left="851" w:firstLine="0"/>
      </w:pPr>
      <w:bookmarkStart w:id="1224" w:name="_Toc503360846"/>
      <w:r w:rsidRPr="00AE0DB5">
        <w:rPr>
          <w:rFonts w:hint="eastAsia"/>
        </w:rPr>
        <w:t>飞行运行中如果因</w:t>
      </w:r>
      <w:r w:rsidRPr="00AE0DB5">
        <w:rPr>
          <w:rFonts w:hint="eastAsia"/>
        </w:rPr>
        <w:t xml:space="preserve">GPS </w:t>
      </w:r>
      <w:r w:rsidRPr="00AE0DB5">
        <w:rPr>
          <w:rFonts w:hint="eastAsia"/>
        </w:rPr>
        <w:t>信号失效、机载系统故障或导航数据库错误等导致不能正常实施</w:t>
      </w:r>
      <w:r w:rsidRPr="00AE0DB5">
        <w:rPr>
          <w:rFonts w:hint="eastAsia"/>
        </w:rPr>
        <w:t>RNP</w:t>
      </w:r>
      <w:r w:rsidRPr="00AE0DB5">
        <w:rPr>
          <w:rFonts w:hint="eastAsia"/>
        </w:rPr>
        <w:t>程序时，飞行签派员协助机组进行正确处置：</w:t>
      </w:r>
      <w:bookmarkEnd w:id="1224"/>
    </w:p>
    <w:p w14:paraId="5F7175A1" w14:textId="77777777" w:rsidR="001D2E4B" w:rsidRPr="00AE0DB5" w:rsidRDefault="001D2E4B" w:rsidP="005959F9">
      <w:pPr>
        <w:pStyle w:val="3"/>
        <w:keepNext w:val="0"/>
        <w:numPr>
          <w:ilvl w:val="0"/>
          <w:numId w:val="241"/>
        </w:numPr>
        <w:kinsoku w:val="0"/>
        <w:overflowPunct w:val="0"/>
        <w:autoSpaceDE w:val="0"/>
        <w:autoSpaceDN w:val="0"/>
      </w:pPr>
      <w:bookmarkStart w:id="1225" w:name="_Toc503360847"/>
      <w:r w:rsidRPr="00AE0DB5">
        <w:rPr>
          <w:rFonts w:hint="eastAsia"/>
        </w:rPr>
        <w:t>通报机组转换到传统程序（传统的进离场程序或</w:t>
      </w:r>
      <w:r w:rsidRPr="00AE0DB5">
        <w:rPr>
          <w:rFonts w:hint="eastAsia"/>
        </w:rPr>
        <w:t>ILS/DME</w:t>
      </w:r>
      <w:r w:rsidRPr="00AE0DB5">
        <w:rPr>
          <w:rFonts w:hint="eastAsia"/>
        </w:rPr>
        <w:lastRenderedPageBreak/>
        <w:t>、</w:t>
      </w:r>
      <w:r w:rsidRPr="00AE0DB5">
        <w:rPr>
          <w:rFonts w:hint="eastAsia"/>
        </w:rPr>
        <w:t>VOR/DME</w:t>
      </w:r>
      <w:r w:rsidRPr="00AE0DB5">
        <w:rPr>
          <w:rFonts w:hint="eastAsia"/>
        </w:rPr>
        <w:t>、</w:t>
      </w:r>
      <w:r w:rsidRPr="00AE0DB5">
        <w:rPr>
          <w:rFonts w:hint="eastAsia"/>
        </w:rPr>
        <w:t>NDB/DME</w:t>
      </w:r>
      <w:r w:rsidRPr="00AE0DB5">
        <w:rPr>
          <w:rFonts w:hint="eastAsia"/>
        </w:rPr>
        <w:t>、</w:t>
      </w:r>
      <w:r w:rsidRPr="00AE0DB5">
        <w:rPr>
          <w:rFonts w:hint="eastAsia"/>
        </w:rPr>
        <w:t xml:space="preserve">NDB </w:t>
      </w:r>
      <w:r w:rsidRPr="00AE0DB5">
        <w:rPr>
          <w:rFonts w:hint="eastAsia"/>
        </w:rPr>
        <w:t>等传统进近程序）。</w:t>
      </w:r>
      <w:bookmarkEnd w:id="1225"/>
    </w:p>
    <w:p w14:paraId="5F7175A2" w14:textId="77777777" w:rsidR="001D2E4B" w:rsidRPr="00AE0DB5" w:rsidRDefault="001D2E4B" w:rsidP="005959F9">
      <w:pPr>
        <w:pStyle w:val="3"/>
        <w:keepNext w:val="0"/>
        <w:numPr>
          <w:ilvl w:val="0"/>
          <w:numId w:val="241"/>
        </w:numPr>
        <w:kinsoku w:val="0"/>
        <w:overflowPunct w:val="0"/>
        <w:autoSpaceDE w:val="0"/>
        <w:autoSpaceDN w:val="0"/>
      </w:pPr>
      <w:bookmarkStart w:id="1226" w:name="_Toc503360848"/>
      <w:r w:rsidRPr="00AE0DB5">
        <w:rPr>
          <w:rFonts w:hint="eastAsia"/>
        </w:rPr>
        <w:t>将飞机故障或导航数据库错误等信息通报相关部门，由各相关职能部门进行处理。</w:t>
      </w:r>
      <w:bookmarkEnd w:id="1226"/>
    </w:p>
    <w:p w14:paraId="5F7175A3" w14:textId="77777777" w:rsidR="001D2E4B" w:rsidRPr="006D109D" w:rsidRDefault="001D2E4B" w:rsidP="005959F9">
      <w:pPr>
        <w:pStyle w:val="3"/>
        <w:keepNext w:val="0"/>
        <w:numPr>
          <w:ilvl w:val="0"/>
          <w:numId w:val="241"/>
        </w:numPr>
        <w:kinsoku w:val="0"/>
        <w:overflowPunct w:val="0"/>
        <w:autoSpaceDE w:val="0"/>
        <w:autoSpaceDN w:val="0"/>
      </w:pPr>
      <w:bookmarkStart w:id="1227" w:name="_Toc503360849"/>
      <w:r w:rsidRPr="00AE0DB5">
        <w:rPr>
          <w:rFonts w:hint="eastAsia"/>
        </w:rPr>
        <w:t>如果航班已经在实施</w:t>
      </w:r>
      <w:r w:rsidRPr="00AE0DB5">
        <w:rPr>
          <w:rFonts w:hint="eastAsia"/>
        </w:rPr>
        <w:t xml:space="preserve">RNP1 </w:t>
      </w:r>
      <w:r w:rsidRPr="00AE0DB5">
        <w:rPr>
          <w:rFonts w:hint="eastAsia"/>
        </w:rPr>
        <w:t>进离场进近，出现上述的故障导致</w:t>
      </w:r>
      <w:r w:rsidRPr="006D109D">
        <w:rPr>
          <w:rFonts w:hint="eastAsia"/>
        </w:rPr>
        <w:t xml:space="preserve">RNP1 </w:t>
      </w:r>
      <w:r w:rsidRPr="006D109D">
        <w:rPr>
          <w:rFonts w:hint="eastAsia"/>
        </w:rPr>
        <w:t>进离场进近程序不可用时，立即通过地空通讯系统通知机组，并由机组执行应急程序（如转换到传统程序或复飞</w:t>
      </w:r>
      <w:r w:rsidRPr="006D109D">
        <w:rPr>
          <w:rFonts w:hint="eastAsia"/>
        </w:rPr>
        <w:t>/</w:t>
      </w:r>
      <w:r w:rsidRPr="006D109D">
        <w:rPr>
          <w:rFonts w:hint="eastAsia"/>
        </w:rPr>
        <w:t>备降等）。</w:t>
      </w:r>
      <w:bookmarkEnd w:id="1227"/>
    </w:p>
    <w:p w14:paraId="5F7175A4" w14:textId="77777777" w:rsidR="001D2E4B" w:rsidRPr="00AE0DB5" w:rsidRDefault="001D2E4B" w:rsidP="005959F9">
      <w:pPr>
        <w:pStyle w:val="3"/>
        <w:keepNext w:val="0"/>
        <w:numPr>
          <w:ilvl w:val="0"/>
          <w:numId w:val="241"/>
        </w:numPr>
        <w:kinsoku w:val="0"/>
        <w:overflowPunct w:val="0"/>
        <w:autoSpaceDE w:val="0"/>
        <w:autoSpaceDN w:val="0"/>
      </w:pPr>
      <w:bookmarkStart w:id="1228" w:name="_Toc503360850"/>
      <w:r w:rsidRPr="00AE0DB5">
        <w:rPr>
          <w:rFonts w:hint="eastAsia"/>
        </w:rPr>
        <w:t>当出现故障导致因实施</w:t>
      </w:r>
      <w:r w:rsidRPr="00AE0DB5">
        <w:rPr>
          <w:rFonts w:hint="eastAsia"/>
        </w:rPr>
        <w:t>RNP</w:t>
      </w:r>
      <w:r w:rsidRPr="00AE0DB5">
        <w:rPr>
          <w:rFonts w:hint="eastAsia"/>
        </w:rPr>
        <w:t>程序而发生的不安全事件时，按“不安全事件信息报告”有关要求处置。</w:t>
      </w:r>
      <w:bookmarkEnd w:id="1228"/>
    </w:p>
    <w:p w14:paraId="5F7175A5" w14:textId="77777777" w:rsidR="001D2E4B" w:rsidRPr="00AE0DB5" w:rsidRDefault="001D2E4B" w:rsidP="005959F9">
      <w:pPr>
        <w:pStyle w:val="3"/>
        <w:keepNext w:val="0"/>
        <w:numPr>
          <w:ilvl w:val="0"/>
          <w:numId w:val="241"/>
        </w:numPr>
        <w:kinsoku w:val="0"/>
        <w:overflowPunct w:val="0"/>
        <w:autoSpaceDE w:val="0"/>
        <w:autoSpaceDN w:val="0"/>
      </w:pPr>
      <w:bookmarkStart w:id="1229" w:name="_Toc503360851"/>
      <w:r w:rsidRPr="00AE0DB5">
        <w:rPr>
          <w:rFonts w:hint="eastAsia"/>
        </w:rPr>
        <w:t>评估上述系统失效对后续航班运行的影响，如果影响航班放行，通报各相关岗位，做好后续航班延误、飞机调整等工作。</w:t>
      </w:r>
      <w:bookmarkEnd w:id="1229"/>
    </w:p>
    <w:p w14:paraId="5F7175A6" w14:textId="77777777" w:rsidR="001D2E4B" w:rsidRPr="00AE0DB5" w:rsidRDefault="001D2E4B" w:rsidP="005959F9">
      <w:pPr>
        <w:pStyle w:val="3"/>
        <w:keepNext w:val="0"/>
        <w:numPr>
          <w:ilvl w:val="2"/>
          <w:numId w:val="233"/>
        </w:numPr>
        <w:kinsoku w:val="0"/>
        <w:overflowPunct w:val="0"/>
        <w:autoSpaceDE w:val="0"/>
        <w:autoSpaceDN w:val="0"/>
      </w:pPr>
      <w:bookmarkStart w:id="1230" w:name="_Toc503360852"/>
      <w:r w:rsidRPr="00AE0DB5">
        <w:rPr>
          <w:rFonts w:hint="eastAsia"/>
        </w:rPr>
        <w:t xml:space="preserve">RNP1 </w:t>
      </w:r>
      <w:r w:rsidRPr="00AE0DB5">
        <w:rPr>
          <w:rFonts w:hint="eastAsia"/>
        </w:rPr>
        <w:t>运行基本要求</w:t>
      </w:r>
      <w:bookmarkEnd w:id="1230"/>
    </w:p>
    <w:p w14:paraId="5F7175A7" w14:textId="77777777" w:rsidR="001D2E4B" w:rsidRPr="00AE0DB5" w:rsidRDefault="001D2E4B" w:rsidP="005959F9">
      <w:pPr>
        <w:pStyle w:val="3"/>
        <w:keepNext w:val="0"/>
        <w:numPr>
          <w:ilvl w:val="0"/>
          <w:numId w:val="242"/>
        </w:numPr>
        <w:kinsoku w:val="0"/>
        <w:overflowPunct w:val="0"/>
        <w:autoSpaceDE w:val="0"/>
        <w:autoSpaceDN w:val="0"/>
      </w:pPr>
      <w:bookmarkStart w:id="1231" w:name="_Toc503360853"/>
      <w:r w:rsidRPr="00AE0DB5">
        <w:rPr>
          <w:rFonts w:hint="eastAsia"/>
        </w:rPr>
        <w:t>导航设备要求</w:t>
      </w:r>
      <w:bookmarkEnd w:id="1231"/>
    </w:p>
    <w:p w14:paraId="5F7175A8" w14:textId="77777777" w:rsidR="001D2E4B" w:rsidRPr="00AE0DB5" w:rsidRDefault="001D2E4B" w:rsidP="006D109D">
      <w:pPr>
        <w:kinsoku w:val="0"/>
        <w:overflowPunct w:val="0"/>
        <w:autoSpaceDE w:val="0"/>
        <w:autoSpaceDN w:val="0"/>
        <w:ind w:left="851"/>
      </w:pPr>
      <w:r w:rsidRPr="00AE0DB5">
        <w:rPr>
          <w:rFonts w:hint="eastAsia"/>
        </w:rPr>
        <w:t>实施</w:t>
      </w:r>
      <w:r w:rsidRPr="00AE0DB5">
        <w:rPr>
          <w:rFonts w:hint="eastAsia"/>
        </w:rPr>
        <w:t xml:space="preserve"> RNP1 </w:t>
      </w:r>
      <w:r w:rsidRPr="00AE0DB5">
        <w:rPr>
          <w:rFonts w:hint="eastAsia"/>
        </w:rPr>
        <w:t>运行，必须基于</w:t>
      </w:r>
      <w:r w:rsidRPr="00AE0DB5">
        <w:rPr>
          <w:rFonts w:hint="eastAsia"/>
        </w:rPr>
        <w:t xml:space="preserve">GNSS </w:t>
      </w:r>
      <w:r w:rsidRPr="00AE0DB5">
        <w:rPr>
          <w:rFonts w:hint="eastAsia"/>
        </w:rPr>
        <w:t>定位且具有机载性能监视和告警功能的</w:t>
      </w:r>
      <w:r w:rsidRPr="00AE0DB5">
        <w:rPr>
          <w:rFonts w:hint="eastAsia"/>
        </w:rPr>
        <w:t xml:space="preserve">RNAV </w:t>
      </w:r>
      <w:r w:rsidRPr="00AE0DB5">
        <w:rPr>
          <w:rFonts w:hint="eastAsia"/>
        </w:rPr>
        <w:t>系统。公司仅运行</w:t>
      </w:r>
      <w:r w:rsidRPr="00AE0DB5">
        <w:rPr>
          <w:rFonts w:hint="eastAsia"/>
        </w:rPr>
        <w:t xml:space="preserve">RNP1 </w:t>
      </w:r>
      <w:r w:rsidRPr="00AE0DB5">
        <w:rPr>
          <w:rFonts w:hint="eastAsia"/>
        </w:rPr>
        <w:t>进离场程序，当系统的总误差（</w:t>
      </w:r>
      <w:r w:rsidRPr="00AE0DB5">
        <w:rPr>
          <w:rFonts w:hint="eastAsia"/>
        </w:rPr>
        <w:t>TSE</w:t>
      </w:r>
      <w:r w:rsidRPr="00AE0DB5">
        <w:rPr>
          <w:rFonts w:hint="eastAsia"/>
        </w:rPr>
        <w:t>）或者空间信号导致的导航定位误差超过特定阶段的告警限制的时候，</w:t>
      </w:r>
      <w:r w:rsidRPr="00AE0DB5">
        <w:rPr>
          <w:rFonts w:hint="eastAsia"/>
        </w:rPr>
        <w:t>RNP</w:t>
      </w:r>
      <w:r w:rsidRPr="00AE0DB5">
        <w:rPr>
          <w:rFonts w:hint="eastAsia"/>
        </w:rPr>
        <w:t>系统或者机载导航设备应告警。机载设备符合</w:t>
      </w:r>
      <w:r w:rsidRPr="00AE0DB5">
        <w:rPr>
          <w:rFonts w:hint="eastAsia"/>
        </w:rPr>
        <w:t xml:space="preserve">RVAV-1 </w:t>
      </w:r>
      <w:r w:rsidRPr="00AE0DB5">
        <w:rPr>
          <w:rFonts w:hint="eastAsia"/>
        </w:rPr>
        <w:t>适航要求，机载</w:t>
      </w:r>
      <w:r w:rsidRPr="00AE0DB5">
        <w:rPr>
          <w:rFonts w:hint="eastAsia"/>
        </w:rPr>
        <w:t xml:space="preserve">RNAV </w:t>
      </w:r>
      <w:r w:rsidRPr="00AE0DB5">
        <w:rPr>
          <w:rFonts w:hint="eastAsia"/>
        </w:rPr>
        <w:t>系统具有性能监视和告警功能、垂直偏移指示仪</w:t>
      </w:r>
      <w:r w:rsidRPr="00AE0DB5">
        <w:rPr>
          <w:rFonts w:hint="eastAsia"/>
        </w:rPr>
        <w:lastRenderedPageBreak/>
        <w:t>（</w:t>
      </w:r>
      <w:r w:rsidRPr="00AE0DB5">
        <w:rPr>
          <w:rFonts w:hint="eastAsia"/>
        </w:rPr>
        <w:t>VDI</w:t>
      </w:r>
      <w:r w:rsidRPr="00AE0DB5">
        <w:rPr>
          <w:rFonts w:hint="eastAsia"/>
        </w:rPr>
        <w:t>），并配备自动飞行指引仪或能沿垂直航道飞行的自动飞行系统。</w:t>
      </w:r>
    </w:p>
    <w:p w14:paraId="5F7175A9" w14:textId="77777777" w:rsidR="001D2E4B" w:rsidRPr="00AE0DB5" w:rsidRDefault="001D2E4B" w:rsidP="005959F9">
      <w:pPr>
        <w:pStyle w:val="3"/>
        <w:keepNext w:val="0"/>
        <w:numPr>
          <w:ilvl w:val="0"/>
          <w:numId w:val="242"/>
        </w:numPr>
        <w:kinsoku w:val="0"/>
        <w:overflowPunct w:val="0"/>
        <w:autoSpaceDE w:val="0"/>
        <w:autoSpaceDN w:val="0"/>
      </w:pPr>
      <w:bookmarkStart w:id="1232" w:name="_Toc503360854"/>
      <w:r w:rsidRPr="00AE0DB5">
        <w:rPr>
          <w:rFonts w:hint="eastAsia"/>
        </w:rPr>
        <w:t>运行要求</w:t>
      </w:r>
      <w:bookmarkEnd w:id="1232"/>
    </w:p>
    <w:p w14:paraId="5F7175AA" w14:textId="77777777" w:rsidR="001D2E4B" w:rsidRPr="005C528B" w:rsidRDefault="001D2E4B" w:rsidP="005959F9">
      <w:pPr>
        <w:pStyle w:val="aff0"/>
        <w:numPr>
          <w:ilvl w:val="1"/>
          <w:numId w:val="113"/>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5C528B">
        <w:rPr>
          <w:rFonts w:ascii="宋体" w:hAnsi="宋体" w:hint="eastAsia"/>
          <w:color w:val="000000" w:themeColor="text1"/>
          <w:szCs w:val="21"/>
        </w:rPr>
        <w:t>在签派放行飞机实施RNP 运行时，放行签派员应确认相关飞机具有RNP 运行能力，并确认计划航路、程序或仪表进近（包括用于非正常情况的非RNP 程序）中使用的导航设施在运行期间可用，在向空中交通服务部门提供的飞行计划中填写相应后缀（在FPL 报文编组10 中标注“G”和“R”，同时在编组18 中标注“PBN/O1”），表明飞机和公司已经获得基于GNSS 的RNP 运行的批准。同时将运行中所涉及的运行类别（包括航路、终端区和运行精度的要求等）通知参与运行的飞行组等相关运行人员。</w:t>
      </w:r>
    </w:p>
    <w:p w14:paraId="5F7175AB" w14:textId="77777777" w:rsidR="001D2E4B" w:rsidRPr="005C528B" w:rsidRDefault="001D2E4B" w:rsidP="005959F9">
      <w:pPr>
        <w:pStyle w:val="aff0"/>
        <w:numPr>
          <w:ilvl w:val="1"/>
          <w:numId w:val="113"/>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5C528B">
        <w:rPr>
          <w:rFonts w:ascii="宋体" w:hAnsi="宋体" w:hint="eastAsia"/>
          <w:color w:val="000000" w:themeColor="text1"/>
          <w:szCs w:val="21"/>
        </w:rPr>
        <w:t>通过最新的RAIM 可用性预测，核实相关运行机场是否可实施RNP 运行，当RAIM 预测表明存在连续5分钟失去GPS 信号的情况，应当延迟RNP运行或使用其他运行方式。</w:t>
      </w:r>
    </w:p>
    <w:p w14:paraId="5F7175AC" w14:textId="77777777" w:rsidR="001D2E4B" w:rsidRPr="005C528B" w:rsidRDefault="001D2E4B" w:rsidP="005959F9">
      <w:pPr>
        <w:pStyle w:val="aff0"/>
        <w:numPr>
          <w:ilvl w:val="1"/>
          <w:numId w:val="113"/>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5C528B">
        <w:rPr>
          <w:rFonts w:ascii="宋体" w:hAnsi="宋体" w:hint="eastAsia"/>
          <w:color w:val="000000" w:themeColor="text1"/>
          <w:szCs w:val="21"/>
        </w:rPr>
        <w:t>飞行中，飞机如发生涉及RNP 正常运行的RNP 系统组件失效或者失去卫星导航信号（包括信号丢失或降级）的情况，飞行机组应向目的地机场的空管部门和公司</w:t>
      </w:r>
      <w:r w:rsidRPr="005C528B">
        <w:rPr>
          <w:rFonts w:ascii="宋体" w:hAnsi="宋体"/>
          <w:color w:val="000000" w:themeColor="text1"/>
          <w:szCs w:val="21"/>
        </w:rPr>
        <w:t>OC</w:t>
      </w:r>
      <w:r w:rsidRPr="005C528B">
        <w:rPr>
          <w:rFonts w:ascii="宋体" w:hAnsi="宋体" w:hint="eastAsia"/>
          <w:color w:val="000000" w:themeColor="text1"/>
          <w:szCs w:val="21"/>
        </w:rPr>
        <w:t>C报告，并执行相关的应急程序。</w:t>
      </w:r>
    </w:p>
    <w:p w14:paraId="5F7175AD" w14:textId="77777777" w:rsidR="001D2E4B" w:rsidRPr="00AE0DB5" w:rsidRDefault="001D2E4B" w:rsidP="005959F9">
      <w:pPr>
        <w:pStyle w:val="3"/>
        <w:keepNext w:val="0"/>
        <w:numPr>
          <w:ilvl w:val="0"/>
          <w:numId w:val="242"/>
        </w:numPr>
        <w:kinsoku w:val="0"/>
        <w:overflowPunct w:val="0"/>
        <w:autoSpaceDE w:val="0"/>
        <w:autoSpaceDN w:val="0"/>
      </w:pPr>
      <w:bookmarkStart w:id="1233" w:name="_Toc503360855"/>
      <w:r w:rsidRPr="00AE0DB5">
        <w:rPr>
          <w:rFonts w:hint="eastAsia"/>
        </w:rPr>
        <w:t>应急程序</w:t>
      </w:r>
      <w:bookmarkEnd w:id="1233"/>
    </w:p>
    <w:p w14:paraId="5F7175AE" w14:textId="77777777" w:rsidR="001D2E4B" w:rsidRPr="00A07E00" w:rsidRDefault="001D2E4B" w:rsidP="005959F9">
      <w:pPr>
        <w:pStyle w:val="aff0"/>
        <w:numPr>
          <w:ilvl w:val="0"/>
          <w:numId w:val="114"/>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A07E00">
        <w:rPr>
          <w:rFonts w:ascii="宋体" w:hAnsi="宋体" w:hint="eastAsia"/>
          <w:color w:val="000000" w:themeColor="text1"/>
          <w:szCs w:val="21"/>
        </w:rPr>
        <w:t>出现下列情况下的警告，执行《快速检查单》</w:t>
      </w:r>
    </w:p>
    <w:p w14:paraId="5F7175AF" w14:textId="77777777" w:rsidR="001D2E4B" w:rsidRPr="00A07E00" w:rsidRDefault="001D2E4B" w:rsidP="005959F9">
      <w:pPr>
        <w:pStyle w:val="aff0"/>
        <w:numPr>
          <w:ilvl w:val="1"/>
          <w:numId w:val="115"/>
        </w:numPr>
        <w:kinsoku w:val="0"/>
        <w:overflowPunct w:val="0"/>
        <w:autoSpaceDE w:val="0"/>
        <w:autoSpaceDN w:val="0"/>
        <w:adjustRightInd w:val="0"/>
        <w:snapToGrid w:val="0"/>
        <w:spacing w:line="360" w:lineRule="exact"/>
        <w:ind w:leftChars="85" w:left="1029" w:firstLineChars="0" w:hanging="851"/>
        <w:jc w:val="left"/>
        <w:rPr>
          <w:rFonts w:ascii="宋体" w:hAnsi="宋体"/>
          <w:color w:val="000000" w:themeColor="text1"/>
          <w:szCs w:val="21"/>
        </w:rPr>
      </w:pPr>
      <w:r w:rsidRPr="00A07E00">
        <w:rPr>
          <w:rFonts w:ascii="宋体" w:hAnsi="宋体" w:hint="eastAsia"/>
          <w:color w:val="000000" w:themeColor="text1"/>
          <w:szCs w:val="21"/>
        </w:rPr>
        <w:t>(RNP 系统组件失效包括那些影响横向或垂直偏离性能的组件（如GPS传感器、飞行指引仪和自动驾驶仪等）；</w:t>
      </w:r>
    </w:p>
    <w:p w14:paraId="5F7175B0" w14:textId="77777777" w:rsidR="001D2E4B" w:rsidRPr="00A07E00" w:rsidRDefault="001D2E4B" w:rsidP="005959F9">
      <w:pPr>
        <w:pStyle w:val="aff0"/>
        <w:numPr>
          <w:ilvl w:val="1"/>
          <w:numId w:val="115"/>
        </w:numPr>
        <w:kinsoku w:val="0"/>
        <w:overflowPunct w:val="0"/>
        <w:autoSpaceDE w:val="0"/>
        <w:autoSpaceDN w:val="0"/>
        <w:adjustRightInd w:val="0"/>
        <w:snapToGrid w:val="0"/>
        <w:spacing w:line="360" w:lineRule="exact"/>
        <w:ind w:leftChars="85" w:left="1029" w:firstLineChars="0" w:hanging="851"/>
        <w:jc w:val="left"/>
        <w:rPr>
          <w:rFonts w:ascii="宋体" w:hAnsi="宋体"/>
          <w:color w:val="000000" w:themeColor="text1"/>
          <w:szCs w:val="21"/>
        </w:rPr>
      </w:pPr>
      <w:r w:rsidRPr="00A07E00">
        <w:rPr>
          <w:rFonts w:ascii="宋体" w:hAnsi="宋体" w:hint="eastAsia"/>
          <w:color w:val="000000" w:themeColor="text1"/>
          <w:szCs w:val="21"/>
        </w:rPr>
        <w:lastRenderedPageBreak/>
        <w:t>失去卫星导航信号（信号丢失或降级）。</w:t>
      </w:r>
    </w:p>
    <w:p w14:paraId="5F7175B1" w14:textId="77777777" w:rsidR="001D2E4B" w:rsidRPr="00A07E00" w:rsidRDefault="001D2E4B" w:rsidP="005959F9">
      <w:pPr>
        <w:pStyle w:val="aff0"/>
        <w:numPr>
          <w:ilvl w:val="0"/>
          <w:numId w:val="114"/>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A07E00">
        <w:rPr>
          <w:rFonts w:ascii="宋体" w:hAnsi="宋体" w:hint="eastAsia"/>
          <w:color w:val="000000" w:themeColor="text1"/>
          <w:szCs w:val="21"/>
        </w:rPr>
        <w:t>飞行机组应向ATC 报告有关导致RNP 系统失去所需的导航能力的任何问题，以及建议的行动。</w:t>
      </w:r>
    </w:p>
    <w:p w14:paraId="5F7175B2" w14:textId="77777777" w:rsidR="001D2E4B" w:rsidRPr="00A07E00" w:rsidRDefault="001D2E4B" w:rsidP="005959F9">
      <w:pPr>
        <w:pStyle w:val="aff0"/>
        <w:numPr>
          <w:ilvl w:val="0"/>
          <w:numId w:val="114"/>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A07E00">
        <w:rPr>
          <w:rFonts w:ascii="宋体" w:hAnsi="宋体" w:hint="eastAsia"/>
          <w:color w:val="000000" w:themeColor="text1"/>
          <w:szCs w:val="21"/>
        </w:rPr>
        <w:t>一旦失去RNP能力，飞行机组应使用其它导航方式，包括使用传统进离场程序或飞向备降场着陆。</w:t>
      </w:r>
    </w:p>
    <w:p w14:paraId="5F7175B3" w14:textId="77777777" w:rsidR="001D2E4B" w:rsidRPr="00A07E00" w:rsidRDefault="001D2E4B" w:rsidP="005959F9">
      <w:pPr>
        <w:pStyle w:val="aff0"/>
        <w:numPr>
          <w:ilvl w:val="0"/>
          <w:numId w:val="114"/>
        </w:numPr>
        <w:kinsoku w:val="0"/>
        <w:overflowPunct w:val="0"/>
        <w:autoSpaceDE w:val="0"/>
        <w:autoSpaceDN w:val="0"/>
        <w:adjustRightInd w:val="0"/>
        <w:snapToGrid w:val="0"/>
        <w:spacing w:line="360" w:lineRule="exact"/>
        <w:ind w:left="851" w:firstLineChars="0" w:hanging="851"/>
        <w:jc w:val="left"/>
        <w:rPr>
          <w:rFonts w:ascii="宋体" w:hAnsi="宋体"/>
          <w:color w:val="000000" w:themeColor="text1"/>
          <w:szCs w:val="21"/>
        </w:rPr>
      </w:pPr>
      <w:r w:rsidRPr="00A07E00">
        <w:rPr>
          <w:rFonts w:ascii="宋体" w:hAnsi="宋体" w:hint="eastAsia"/>
          <w:color w:val="000000" w:themeColor="text1"/>
          <w:szCs w:val="21"/>
        </w:rPr>
        <w:t>一旦出现通信失效，飞行机组应按照公布的通信失效程序继续执行RNP程序。</w:t>
      </w:r>
    </w:p>
    <w:p w14:paraId="5F7175B4" w14:textId="77777777" w:rsidR="00DB5C59" w:rsidRPr="00AE0DB5" w:rsidRDefault="00DB5C59" w:rsidP="000A3D28">
      <w:pPr>
        <w:kinsoku w:val="0"/>
        <w:overflowPunct w:val="0"/>
        <w:autoSpaceDE w:val="0"/>
        <w:autoSpaceDN w:val="0"/>
        <w:adjustRightInd w:val="0"/>
        <w:snapToGrid w:val="0"/>
        <w:spacing w:line="360" w:lineRule="exact"/>
        <w:ind w:left="360"/>
        <w:jc w:val="left"/>
        <w:rPr>
          <w:rFonts w:ascii="宋体" w:hAnsi="宋体"/>
          <w:color w:val="000000" w:themeColor="text1"/>
        </w:rPr>
        <w:sectPr w:rsidR="00DB5C59" w:rsidRPr="00AE0DB5" w:rsidSect="001B30F9">
          <w:headerReference w:type="even" r:id="rId130"/>
          <w:headerReference w:type="default" r:id="rId131"/>
          <w:footerReference w:type="even" r:id="rId132"/>
          <w:footerReference w:type="default" r:id="rId133"/>
          <w:pgSz w:w="8392" w:h="11907" w:code="11"/>
          <w:pgMar w:top="1418" w:right="1134" w:bottom="1418" w:left="1134" w:header="850" w:footer="992" w:gutter="0"/>
          <w:pgNumType w:start="1"/>
          <w:cols w:space="425"/>
          <w:docGrid w:type="lines" w:linePitch="312"/>
        </w:sectPr>
      </w:pPr>
    </w:p>
    <w:p w14:paraId="5F7175B5" w14:textId="77777777" w:rsidR="005B47CF" w:rsidRPr="00AE0DB5" w:rsidRDefault="00A22ECF" w:rsidP="00643903">
      <w:pPr>
        <w:pStyle w:val="1"/>
      </w:pPr>
      <w:bookmarkStart w:id="1234" w:name="_Toc503360856"/>
      <w:r w:rsidRPr="00AE0DB5">
        <w:rPr>
          <w:rFonts w:hint="eastAsia"/>
        </w:rPr>
        <w:lastRenderedPageBreak/>
        <w:t>现场管理</w:t>
      </w:r>
      <w:bookmarkEnd w:id="1234"/>
    </w:p>
    <w:p w14:paraId="5F7175B6" w14:textId="77777777" w:rsidR="00A22ECF" w:rsidRPr="00AE0DB5" w:rsidRDefault="00A22ECF" w:rsidP="001B30F9">
      <w:pPr>
        <w:kinsoku w:val="0"/>
        <w:overflowPunct w:val="0"/>
        <w:autoSpaceDE w:val="0"/>
        <w:autoSpaceDN w:val="0"/>
        <w:ind w:left="851"/>
      </w:pPr>
      <w:r w:rsidRPr="00AE0DB5">
        <w:rPr>
          <w:rFonts w:hint="eastAsia"/>
        </w:rPr>
        <w:t>公司运行控制部现场指挥和公司驻各航站办事处都是公司航班现场保障的具体实施部门。负责对公司执行航班任务的飞机在地面的各项保障工作，实施进行监督、检查和指挥。与机场的运行管理部门协调航班保证需求，使各保障单位安全、有效地协作完成地面生产作业，保证航班正点关门。公司航班在任何起飞、经停站都必须有完整的航班现场保障记录，用于分析和确定航站放行不正常航班的延误原因和责任单位。</w:t>
      </w:r>
    </w:p>
    <w:p w14:paraId="5F7175B7" w14:textId="77777777" w:rsidR="00A07E00" w:rsidRPr="00A07E00" w:rsidRDefault="00A07E00" w:rsidP="00465F2D">
      <w:pPr>
        <w:pStyle w:val="aff0"/>
        <w:numPr>
          <w:ilvl w:val="0"/>
          <w:numId w:val="4"/>
        </w:numPr>
        <w:kinsoku w:val="0"/>
        <w:overflowPunct w:val="0"/>
        <w:autoSpaceDE w:val="0"/>
        <w:autoSpaceDN w:val="0"/>
        <w:spacing w:beforeLines="100" w:before="312" w:afterLines="100" w:after="312"/>
        <w:ind w:firstLineChars="0"/>
        <w:outlineLvl w:val="1"/>
        <w:rPr>
          <w:rFonts w:cs="Arial"/>
          <w:b/>
          <w:bCs/>
          <w:vanish/>
          <w:szCs w:val="32"/>
        </w:rPr>
      </w:pPr>
      <w:bookmarkStart w:id="1235" w:name="_Toc502330350"/>
      <w:bookmarkStart w:id="1236" w:name="_Toc503360857"/>
      <w:bookmarkStart w:id="1237" w:name="_Toc38226518"/>
      <w:bookmarkStart w:id="1238" w:name="_Toc40250399"/>
      <w:bookmarkStart w:id="1239" w:name="_Toc36003624"/>
      <w:bookmarkStart w:id="1240" w:name="_Toc36007729"/>
      <w:bookmarkStart w:id="1241" w:name="_Toc36622882"/>
      <w:bookmarkStart w:id="1242" w:name="_Toc36740227"/>
      <w:bookmarkEnd w:id="1235"/>
      <w:bookmarkEnd w:id="1236"/>
    </w:p>
    <w:p w14:paraId="5F7175B8" w14:textId="77777777" w:rsidR="0094509E" w:rsidRPr="0094509E" w:rsidRDefault="0094509E" w:rsidP="00465F2D">
      <w:pPr>
        <w:pStyle w:val="aff0"/>
        <w:numPr>
          <w:ilvl w:val="0"/>
          <w:numId w:val="136"/>
        </w:numPr>
        <w:kinsoku w:val="0"/>
        <w:overflowPunct w:val="0"/>
        <w:autoSpaceDE w:val="0"/>
        <w:autoSpaceDN w:val="0"/>
        <w:spacing w:beforeLines="100" w:before="312" w:afterLines="100" w:after="312"/>
        <w:ind w:firstLineChars="0"/>
        <w:outlineLvl w:val="1"/>
        <w:rPr>
          <w:rFonts w:cs="Arial"/>
          <w:b/>
          <w:bCs/>
          <w:vanish/>
          <w:szCs w:val="32"/>
        </w:rPr>
      </w:pPr>
      <w:bookmarkStart w:id="1243" w:name="_Toc502330351"/>
      <w:bookmarkStart w:id="1244" w:name="_Toc503360858"/>
      <w:bookmarkEnd w:id="1243"/>
      <w:bookmarkEnd w:id="1244"/>
    </w:p>
    <w:p w14:paraId="5F7175B9" w14:textId="77777777" w:rsidR="0094509E" w:rsidRPr="0094509E" w:rsidRDefault="0094509E" w:rsidP="00465F2D">
      <w:pPr>
        <w:pStyle w:val="aff0"/>
        <w:numPr>
          <w:ilvl w:val="0"/>
          <w:numId w:val="136"/>
        </w:numPr>
        <w:kinsoku w:val="0"/>
        <w:overflowPunct w:val="0"/>
        <w:autoSpaceDE w:val="0"/>
        <w:autoSpaceDN w:val="0"/>
        <w:spacing w:beforeLines="100" w:before="312" w:afterLines="100" w:after="312"/>
        <w:ind w:firstLineChars="0"/>
        <w:outlineLvl w:val="1"/>
        <w:rPr>
          <w:rFonts w:cs="Arial"/>
          <w:b/>
          <w:bCs/>
          <w:vanish/>
          <w:szCs w:val="32"/>
        </w:rPr>
      </w:pPr>
      <w:bookmarkStart w:id="1245" w:name="_Toc502330352"/>
      <w:bookmarkStart w:id="1246" w:name="_Toc503360859"/>
      <w:bookmarkEnd w:id="1245"/>
      <w:bookmarkEnd w:id="1246"/>
    </w:p>
    <w:p w14:paraId="5F7175BA" w14:textId="77777777" w:rsidR="00820C61" w:rsidRPr="00820C61" w:rsidRDefault="00820C61" w:rsidP="00465F2D">
      <w:pPr>
        <w:pStyle w:val="aff0"/>
        <w:numPr>
          <w:ilvl w:val="0"/>
          <w:numId w:val="137"/>
        </w:numPr>
        <w:kinsoku w:val="0"/>
        <w:overflowPunct w:val="0"/>
        <w:autoSpaceDE w:val="0"/>
        <w:autoSpaceDN w:val="0"/>
        <w:spacing w:beforeLines="100" w:before="312" w:afterLines="100" w:after="312"/>
        <w:ind w:firstLineChars="0"/>
        <w:outlineLvl w:val="1"/>
        <w:rPr>
          <w:rFonts w:cs="Arial"/>
          <w:b/>
          <w:bCs/>
          <w:vanish/>
          <w:szCs w:val="32"/>
        </w:rPr>
      </w:pPr>
      <w:bookmarkStart w:id="1247" w:name="_Toc502330353"/>
      <w:bookmarkStart w:id="1248" w:name="_Toc503360860"/>
      <w:bookmarkEnd w:id="1247"/>
      <w:bookmarkEnd w:id="1248"/>
    </w:p>
    <w:p w14:paraId="5F7175BB" w14:textId="77777777" w:rsidR="00A22ECF" w:rsidRPr="001B30F9" w:rsidRDefault="00A22ECF" w:rsidP="005959F9">
      <w:pPr>
        <w:pStyle w:val="aff0"/>
        <w:numPr>
          <w:ilvl w:val="2"/>
          <w:numId w:val="243"/>
        </w:numPr>
        <w:ind w:leftChars="85" w:left="1312" w:firstLineChars="0" w:hanging="1134"/>
        <w:outlineLvl w:val="1"/>
        <w:rPr>
          <w:b/>
        </w:rPr>
      </w:pPr>
      <w:bookmarkStart w:id="1249" w:name="_Toc503360861"/>
      <w:r w:rsidRPr="001B30F9">
        <w:rPr>
          <w:rFonts w:hint="eastAsia"/>
          <w:b/>
        </w:rPr>
        <w:t>公司基地现场</w:t>
      </w:r>
      <w:bookmarkEnd w:id="1237"/>
      <w:bookmarkEnd w:id="1238"/>
      <w:r w:rsidRPr="001B30F9">
        <w:rPr>
          <w:rFonts w:hint="eastAsia"/>
          <w:b/>
        </w:rPr>
        <w:t>管理</w:t>
      </w:r>
      <w:bookmarkEnd w:id="1249"/>
    </w:p>
    <w:p w14:paraId="5F7175BC" w14:textId="77777777" w:rsidR="00A22ECF" w:rsidRPr="0094509E" w:rsidRDefault="00570E5C" w:rsidP="005959F9">
      <w:pPr>
        <w:pStyle w:val="3"/>
        <w:keepNext w:val="0"/>
        <w:numPr>
          <w:ilvl w:val="2"/>
          <w:numId w:val="244"/>
        </w:numPr>
        <w:kinsoku w:val="0"/>
        <w:overflowPunct w:val="0"/>
        <w:autoSpaceDE w:val="0"/>
        <w:autoSpaceDN w:val="0"/>
        <w:ind w:hanging="567"/>
        <w:rPr>
          <w:rFonts w:ascii="宋体" w:hAnsi="宋体"/>
          <w:color w:val="000000" w:themeColor="text1"/>
        </w:rPr>
      </w:pPr>
      <w:bookmarkStart w:id="1250" w:name="_Toc38226519"/>
      <w:bookmarkStart w:id="1251" w:name="_Toc40250400"/>
      <w:bookmarkStart w:id="1252" w:name="_Toc503360862"/>
      <w:r w:rsidRPr="0094509E">
        <w:rPr>
          <w:rFonts w:ascii="宋体" w:hAnsi="宋体" w:hint="eastAsia"/>
          <w:color w:val="000000" w:themeColor="text1"/>
          <w:szCs w:val="21"/>
        </w:rPr>
        <w:t>现场指挥部门职责</w:t>
      </w:r>
      <w:r w:rsidRPr="0094509E">
        <w:rPr>
          <w:rFonts w:ascii="宋体" w:hAnsi="宋体"/>
          <w:color w:val="000000" w:themeColor="text1"/>
          <w:szCs w:val="21"/>
        </w:rPr>
        <w:t>(主运营基地和主飞行基地)</w:t>
      </w:r>
      <w:bookmarkEnd w:id="1250"/>
      <w:bookmarkEnd w:id="1251"/>
      <w:bookmarkEnd w:id="1252"/>
    </w:p>
    <w:bookmarkEnd w:id="1239"/>
    <w:bookmarkEnd w:id="1240"/>
    <w:bookmarkEnd w:id="1241"/>
    <w:bookmarkEnd w:id="1242"/>
    <w:p w14:paraId="5F7175BD" w14:textId="77777777" w:rsidR="00A22ECF" w:rsidRPr="0094509E" w:rsidRDefault="00570E5C" w:rsidP="005959F9">
      <w:pPr>
        <w:pStyle w:val="aff0"/>
        <w:numPr>
          <w:ilvl w:val="1"/>
          <w:numId w:val="103"/>
        </w:numPr>
        <w:kinsoku w:val="0"/>
        <w:overflowPunct w:val="0"/>
        <w:autoSpaceDE w:val="0"/>
        <w:autoSpaceDN w:val="0"/>
        <w:adjustRightInd w:val="0"/>
        <w:snapToGrid w:val="0"/>
        <w:spacing w:line="400" w:lineRule="exact"/>
        <w:ind w:left="851" w:firstLineChars="0" w:hanging="851"/>
        <w:jc w:val="left"/>
        <w:rPr>
          <w:color w:val="000000" w:themeColor="text1"/>
        </w:rPr>
      </w:pPr>
      <w:r w:rsidRPr="0094509E">
        <w:rPr>
          <w:rFonts w:hint="eastAsia"/>
          <w:color w:val="000000" w:themeColor="text1"/>
          <w:szCs w:val="21"/>
        </w:rPr>
        <w:t>现场指挥部门是公司航班在地面运作的监督、检查、指挥具体实施部门。负责维护航班生产现场的工作秩序，组织指挥公司各地面保障单位，共同完成航班地面生产作业；</w:t>
      </w:r>
    </w:p>
    <w:p w14:paraId="5F7175BE" w14:textId="77777777" w:rsidR="00A22ECF" w:rsidRPr="00416004" w:rsidRDefault="00570E5C" w:rsidP="005959F9">
      <w:pPr>
        <w:pStyle w:val="aff0"/>
        <w:numPr>
          <w:ilvl w:val="1"/>
          <w:numId w:val="103"/>
        </w:numPr>
        <w:kinsoku w:val="0"/>
        <w:overflowPunct w:val="0"/>
        <w:autoSpaceDE w:val="0"/>
        <w:autoSpaceDN w:val="0"/>
        <w:adjustRightInd w:val="0"/>
        <w:snapToGrid w:val="0"/>
        <w:spacing w:line="400" w:lineRule="exact"/>
        <w:ind w:left="851" w:firstLineChars="0" w:hanging="851"/>
        <w:jc w:val="left"/>
        <w:rPr>
          <w:color w:val="000000" w:themeColor="text1"/>
          <w:szCs w:val="21"/>
        </w:rPr>
      </w:pPr>
      <w:r w:rsidRPr="0094509E">
        <w:rPr>
          <w:rFonts w:hint="eastAsia"/>
          <w:color w:val="000000" w:themeColor="text1"/>
          <w:szCs w:val="21"/>
        </w:rPr>
        <w:t>负责纠正各种违章操作，判定责任，实施奖惩。如果代理公司未按照协议履行职责，提请公司有关部门追究其经济责任；</w:t>
      </w:r>
    </w:p>
    <w:p w14:paraId="5F7175BF" w14:textId="77777777" w:rsidR="00A22ECF" w:rsidRPr="00416004" w:rsidRDefault="00570E5C" w:rsidP="005959F9">
      <w:pPr>
        <w:pStyle w:val="aff0"/>
        <w:numPr>
          <w:ilvl w:val="1"/>
          <w:numId w:val="103"/>
        </w:numPr>
        <w:kinsoku w:val="0"/>
        <w:overflowPunct w:val="0"/>
        <w:autoSpaceDE w:val="0"/>
        <w:autoSpaceDN w:val="0"/>
        <w:adjustRightInd w:val="0"/>
        <w:snapToGrid w:val="0"/>
        <w:spacing w:line="400" w:lineRule="exact"/>
        <w:ind w:left="851" w:firstLineChars="0" w:hanging="851"/>
        <w:jc w:val="left"/>
        <w:rPr>
          <w:color w:val="000000" w:themeColor="text1"/>
          <w:szCs w:val="21"/>
        </w:rPr>
      </w:pPr>
      <w:r w:rsidRPr="0094509E">
        <w:rPr>
          <w:rFonts w:hint="eastAsia"/>
          <w:color w:val="000000" w:themeColor="text1"/>
          <w:szCs w:val="21"/>
        </w:rPr>
        <w:t>负责与机场运行管理部门及相关单位协调航班保障事宜；</w:t>
      </w:r>
    </w:p>
    <w:p w14:paraId="5F7175C0" w14:textId="77777777" w:rsidR="00A22ECF" w:rsidRPr="0094509E" w:rsidRDefault="00570E5C" w:rsidP="005959F9">
      <w:pPr>
        <w:pStyle w:val="aff0"/>
        <w:numPr>
          <w:ilvl w:val="1"/>
          <w:numId w:val="103"/>
        </w:numPr>
        <w:kinsoku w:val="0"/>
        <w:overflowPunct w:val="0"/>
        <w:autoSpaceDE w:val="0"/>
        <w:autoSpaceDN w:val="0"/>
        <w:adjustRightInd w:val="0"/>
        <w:snapToGrid w:val="0"/>
        <w:spacing w:line="400" w:lineRule="exact"/>
        <w:ind w:left="851" w:firstLineChars="0" w:hanging="851"/>
        <w:jc w:val="left"/>
        <w:rPr>
          <w:color w:val="000000" w:themeColor="text1"/>
        </w:rPr>
      </w:pPr>
      <w:r w:rsidRPr="0094509E">
        <w:rPr>
          <w:rFonts w:hint="eastAsia"/>
          <w:color w:val="000000" w:themeColor="text1"/>
          <w:szCs w:val="21"/>
        </w:rPr>
        <w:t>负责了解和掌握本航站地面保障过程中的不正常情况，必</w:t>
      </w:r>
      <w:r w:rsidRPr="0094509E">
        <w:rPr>
          <w:rFonts w:hint="eastAsia"/>
          <w:color w:val="000000" w:themeColor="text1"/>
          <w:szCs w:val="21"/>
        </w:rPr>
        <w:lastRenderedPageBreak/>
        <w:t>要时向相应的运行控制部通报；</w:t>
      </w:r>
    </w:p>
    <w:p w14:paraId="5F7175C1" w14:textId="77777777" w:rsidR="00A22ECF" w:rsidRPr="00416004" w:rsidRDefault="00570E5C" w:rsidP="005959F9">
      <w:pPr>
        <w:pStyle w:val="aff0"/>
        <w:numPr>
          <w:ilvl w:val="1"/>
          <w:numId w:val="103"/>
        </w:numPr>
        <w:kinsoku w:val="0"/>
        <w:overflowPunct w:val="0"/>
        <w:autoSpaceDE w:val="0"/>
        <w:autoSpaceDN w:val="0"/>
        <w:adjustRightInd w:val="0"/>
        <w:snapToGrid w:val="0"/>
        <w:spacing w:line="400" w:lineRule="exact"/>
        <w:ind w:left="851" w:firstLineChars="0" w:hanging="851"/>
        <w:jc w:val="left"/>
        <w:rPr>
          <w:color w:val="000000" w:themeColor="text1"/>
          <w:szCs w:val="21"/>
        </w:rPr>
      </w:pPr>
      <w:r w:rsidRPr="0094509E">
        <w:rPr>
          <w:rFonts w:hint="eastAsia"/>
          <w:color w:val="000000" w:themeColor="text1"/>
          <w:szCs w:val="21"/>
        </w:rPr>
        <w:t>负责对航班保障现场情况进行监督检查，对航班保障现场出现的不正常情况进行处置和跟踪调查；</w:t>
      </w:r>
    </w:p>
    <w:p w14:paraId="5F7175C2" w14:textId="77777777" w:rsidR="00A22ECF" w:rsidRPr="00A07E00" w:rsidRDefault="00570E5C" w:rsidP="005959F9">
      <w:pPr>
        <w:pStyle w:val="aff0"/>
        <w:numPr>
          <w:ilvl w:val="1"/>
          <w:numId w:val="103"/>
        </w:numPr>
        <w:kinsoku w:val="0"/>
        <w:overflowPunct w:val="0"/>
        <w:autoSpaceDE w:val="0"/>
        <w:autoSpaceDN w:val="0"/>
        <w:adjustRightInd w:val="0"/>
        <w:snapToGrid w:val="0"/>
        <w:spacing w:line="400" w:lineRule="exact"/>
        <w:ind w:left="851" w:firstLineChars="0" w:hanging="851"/>
        <w:jc w:val="left"/>
        <w:rPr>
          <w:color w:val="000000" w:themeColor="text1"/>
        </w:rPr>
      </w:pPr>
      <w:r w:rsidRPr="0094509E">
        <w:rPr>
          <w:rFonts w:hint="eastAsia"/>
          <w:color w:val="000000" w:themeColor="text1"/>
          <w:szCs w:val="21"/>
        </w:rPr>
        <w:t>负责突发事件的现场控制、处置决定。</w:t>
      </w:r>
    </w:p>
    <w:p w14:paraId="5F7175C3" w14:textId="77777777" w:rsidR="00A22ECF" w:rsidRPr="00AE0DB5" w:rsidRDefault="00A22ECF" w:rsidP="005959F9">
      <w:pPr>
        <w:pStyle w:val="3"/>
        <w:keepNext w:val="0"/>
        <w:numPr>
          <w:ilvl w:val="2"/>
          <w:numId w:val="244"/>
        </w:numPr>
        <w:kinsoku w:val="0"/>
        <w:overflowPunct w:val="0"/>
        <w:autoSpaceDE w:val="0"/>
        <w:autoSpaceDN w:val="0"/>
        <w:ind w:hanging="567"/>
      </w:pPr>
      <w:bookmarkStart w:id="1253" w:name="_Toc38226520"/>
      <w:bookmarkStart w:id="1254" w:name="_Toc40250401"/>
      <w:bookmarkStart w:id="1255" w:name="_Toc503360863"/>
      <w:r w:rsidRPr="00AE0DB5">
        <w:rPr>
          <w:rFonts w:hint="eastAsia"/>
        </w:rPr>
        <w:t>正常</w:t>
      </w:r>
      <w:r w:rsidRPr="00416004">
        <w:rPr>
          <w:rFonts w:ascii="宋体" w:hAnsi="宋体" w:hint="eastAsia"/>
          <w:color w:val="000000" w:themeColor="text1"/>
          <w:szCs w:val="21"/>
        </w:rPr>
        <w:t>航班</w:t>
      </w:r>
      <w:r w:rsidRPr="00AE0DB5">
        <w:rPr>
          <w:rFonts w:hint="eastAsia"/>
        </w:rPr>
        <w:t>的现场管理</w:t>
      </w:r>
      <w:bookmarkEnd w:id="1253"/>
      <w:bookmarkEnd w:id="1254"/>
      <w:bookmarkEnd w:id="1255"/>
    </w:p>
    <w:p w14:paraId="5F7175C4" w14:textId="77777777" w:rsidR="00A22ECF" w:rsidRPr="00AE0DB5" w:rsidRDefault="00A22ECF" w:rsidP="00416004">
      <w:pPr>
        <w:kinsoku w:val="0"/>
        <w:overflowPunct w:val="0"/>
        <w:autoSpaceDE w:val="0"/>
        <w:autoSpaceDN w:val="0"/>
        <w:ind w:left="851"/>
      </w:pPr>
      <w:r w:rsidRPr="00AE0DB5">
        <w:rPr>
          <w:rFonts w:hint="eastAsia"/>
        </w:rPr>
        <w:t>签派中心监控航班动态信息，航班时刻、机号及进出港停机位发生变化及时通知机位现场指挥员；在无线电频道与机组保持联系，接收机组报告的不正常情况。</w:t>
      </w:r>
    </w:p>
    <w:p w14:paraId="5F7175C5" w14:textId="77777777" w:rsidR="00A22ECF" w:rsidRPr="00AE0DB5" w:rsidRDefault="00A22ECF" w:rsidP="00416004">
      <w:pPr>
        <w:kinsoku w:val="0"/>
        <w:overflowPunct w:val="0"/>
        <w:autoSpaceDE w:val="0"/>
        <w:autoSpaceDN w:val="0"/>
        <w:ind w:left="851"/>
      </w:pPr>
      <w:r w:rsidRPr="00AE0DB5">
        <w:rPr>
          <w:rFonts w:hint="eastAsia"/>
        </w:rPr>
        <w:t>现场指挥员根据《出港飞机地面作业进程图》监督检查所负责机位上各保障单位工作落实及完成情况，并填写《现场指挥检查单》。在确认航班地面保障工作完成情况符合装载条件，向有关部门发布相应信息。飞机推出后将航班保证情况进行汇总。</w:t>
      </w:r>
    </w:p>
    <w:p w14:paraId="5F7175C6" w14:textId="77777777" w:rsidR="00A22ECF" w:rsidRPr="00AE0DB5" w:rsidRDefault="00A22ECF" w:rsidP="005959F9">
      <w:pPr>
        <w:pStyle w:val="3"/>
        <w:keepNext w:val="0"/>
        <w:numPr>
          <w:ilvl w:val="2"/>
          <w:numId w:val="244"/>
        </w:numPr>
        <w:kinsoku w:val="0"/>
        <w:overflowPunct w:val="0"/>
        <w:autoSpaceDE w:val="0"/>
        <w:autoSpaceDN w:val="0"/>
        <w:ind w:hanging="567"/>
      </w:pPr>
      <w:bookmarkStart w:id="1256" w:name="_Toc38226521"/>
      <w:bookmarkStart w:id="1257" w:name="_Toc40250402"/>
      <w:bookmarkStart w:id="1258" w:name="_Toc503360864"/>
      <w:r w:rsidRPr="00AE0DB5">
        <w:rPr>
          <w:rFonts w:hint="eastAsia"/>
        </w:rPr>
        <w:t>不正常航班的现场管理</w:t>
      </w:r>
      <w:bookmarkEnd w:id="1256"/>
      <w:bookmarkEnd w:id="1257"/>
      <w:bookmarkEnd w:id="1258"/>
    </w:p>
    <w:p w14:paraId="5F7175C7" w14:textId="77777777" w:rsidR="00A22ECF" w:rsidRPr="00AE0DB5" w:rsidRDefault="00A22ECF" w:rsidP="00416004">
      <w:pPr>
        <w:kinsoku w:val="0"/>
        <w:overflowPunct w:val="0"/>
        <w:autoSpaceDE w:val="0"/>
        <w:autoSpaceDN w:val="0"/>
        <w:ind w:left="851"/>
      </w:pPr>
      <w:r w:rsidRPr="00AE0DB5">
        <w:rPr>
          <w:rFonts w:hint="eastAsia"/>
        </w:rPr>
        <w:t>当航班出现不正常情况，或地面保障工作不能按时完成，现场指挥员要及时向现场指挥部门反映，并在《现场指挥检查单》上予以记录。同时督促保障单位的工作人员尽快解决。</w:t>
      </w:r>
    </w:p>
    <w:p w14:paraId="5F7175C8" w14:textId="77777777" w:rsidR="00A22ECF" w:rsidRPr="00AE0DB5" w:rsidRDefault="00A22ECF" w:rsidP="00416004">
      <w:pPr>
        <w:kinsoku w:val="0"/>
        <w:overflowPunct w:val="0"/>
        <w:autoSpaceDE w:val="0"/>
        <w:autoSpaceDN w:val="0"/>
        <w:ind w:left="851"/>
      </w:pPr>
      <w:r w:rsidRPr="00AE0DB5">
        <w:rPr>
          <w:rFonts w:hint="eastAsia"/>
        </w:rPr>
        <w:t>现场指挥部门对晚到航班进行重点监控，督促各保障单位加快工作进度，缩短过站时间，争取航班正常。收到不正</w:t>
      </w:r>
      <w:r w:rsidRPr="00AE0DB5">
        <w:rPr>
          <w:rFonts w:hint="eastAsia"/>
        </w:rPr>
        <w:lastRenderedPageBreak/>
        <w:t>常情况报告后，将不正常情况及处理过程进行记录，按照信息流程通知相关单位尽快处置，航班可能延误时通报签派中心。现场指挥部门接到不正常情况报告后，根据需要到现场了解情况、进行处置，并向有关单位发出《情况调查（反馈）表》，调查了解延误航班的具体情况。</w:t>
      </w:r>
    </w:p>
    <w:p w14:paraId="5F7175C9" w14:textId="77777777" w:rsidR="00A22ECF" w:rsidRPr="00AE0DB5" w:rsidRDefault="00A22ECF" w:rsidP="00416004">
      <w:pPr>
        <w:kinsoku w:val="0"/>
        <w:overflowPunct w:val="0"/>
        <w:autoSpaceDE w:val="0"/>
        <w:autoSpaceDN w:val="0"/>
        <w:ind w:left="851"/>
        <w:rPr>
          <w:color w:val="000000" w:themeColor="text1"/>
          <w:szCs w:val="21"/>
        </w:rPr>
      </w:pPr>
      <w:r w:rsidRPr="00AE0DB5">
        <w:rPr>
          <w:rFonts w:hint="eastAsia"/>
        </w:rPr>
        <w:t>对发生涉及航班安全的突发事件，及时了解情况，果断处</w:t>
      </w:r>
      <w:r w:rsidRPr="00416004">
        <w:rPr>
          <w:rFonts w:hint="eastAsia"/>
        </w:rPr>
        <w:t>置并及时向签派中心</w:t>
      </w:r>
      <w:r w:rsidRPr="00AE0DB5">
        <w:rPr>
          <w:rFonts w:hint="eastAsia"/>
          <w:color w:val="000000" w:themeColor="text1"/>
          <w:szCs w:val="21"/>
        </w:rPr>
        <w:t>及公司值班领导报告。</w:t>
      </w:r>
    </w:p>
    <w:p w14:paraId="5F7175CA" w14:textId="77777777" w:rsidR="00A22ECF" w:rsidRPr="00AE0DB5" w:rsidRDefault="00A22ECF" w:rsidP="005959F9">
      <w:pPr>
        <w:pStyle w:val="3"/>
        <w:keepNext w:val="0"/>
        <w:numPr>
          <w:ilvl w:val="2"/>
          <w:numId w:val="244"/>
        </w:numPr>
        <w:kinsoku w:val="0"/>
        <w:overflowPunct w:val="0"/>
        <w:autoSpaceDE w:val="0"/>
        <w:autoSpaceDN w:val="0"/>
        <w:ind w:hanging="567"/>
      </w:pPr>
      <w:bookmarkStart w:id="1259" w:name="_Toc38226522"/>
      <w:bookmarkStart w:id="1260" w:name="_Toc40250403"/>
      <w:bookmarkStart w:id="1261" w:name="_Toc503360865"/>
      <w:bookmarkStart w:id="1262" w:name="_Toc36003637"/>
      <w:bookmarkStart w:id="1263" w:name="_Toc36007742"/>
      <w:bookmarkStart w:id="1264" w:name="_Toc36622895"/>
      <w:bookmarkStart w:id="1265" w:name="_Toc36740240"/>
      <w:r w:rsidRPr="00AE0DB5">
        <w:rPr>
          <w:rFonts w:hint="eastAsia"/>
        </w:rPr>
        <w:t>生产讲评</w:t>
      </w:r>
      <w:bookmarkEnd w:id="1259"/>
      <w:bookmarkEnd w:id="1260"/>
      <w:bookmarkEnd w:id="1261"/>
    </w:p>
    <w:bookmarkEnd w:id="1262"/>
    <w:bookmarkEnd w:id="1263"/>
    <w:bookmarkEnd w:id="1264"/>
    <w:bookmarkEnd w:id="1265"/>
    <w:p w14:paraId="5F7175CB" w14:textId="77777777" w:rsidR="00A22ECF" w:rsidRPr="00AE0DB5" w:rsidRDefault="00A22ECF" w:rsidP="00416004">
      <w:pPr>
        <w:kinsoku w:val="0"/>
        <w:overflowPunct w:val="0"/>
        <w:autoSpaceDE w:val="0"/>
        <w:autoSpaceDN w:val="0"/>
        <w:ind w:left="851"/>
      </w:pPr>
      <w:r w:rsidRPr="00AE0DB5">
        <w:rPr>
          <w:rFonts w:hint="eastAsia"/>
        </w:rPr>
        <w:t>现场指挥部门负责对发出的《情况调查（反馈）表》进行收集。根据反馈情况、《现场指挥检查单》的记录和信息系统中的记录进行分析判断，明确责任，通过公司生产讲评会，对有关责任单位发出《奖惩通知单》。对没有履行职责的单位和各人而出现的责任问题，按有关规定处置，要求责任单位进行整改，限时纠正。</w:t>
      </w:r>
      <w:bookmarkStart w:id="1266" w:name="_Toc36622896"/>
      <w:bookmarkStart w:id="1267" w:name="_Toc36740241"/>
    </w:p>
    <w:p w14:paraId="5F7175CC" w14:textId="77777777" w:rsidR="00A22ECF" w:rsidRPr="00AE0DB5" w:rsidRDefault="00A22ECF" w:rsidP="005959F9">
      <w:pPr>
        <w:pStyle w:val="3"/>
        <w:keepNext w:val="0"/>
        <w:numPr>
          <w:ilvl w:val="2"/>
          <w:numId w:val="244"/>
        </w:numPr>
        <w:kinsoku w:val="0"/>
        <w:overflowPunct w:val="0"/>
        <w:autoSpaceDE w:val="0"/>
        <w:autoSpaceDN w:val="0"/>
        <w:ind w:hanging="567"/>
      </w:pPr>
      <w:bookmarkStart w:id="1268" w:name="_Toc38226523"/>
      <w:bookmarkStart w:id="1269" w:name="_Toc40250404"/>
      <w:bookmarkStart w:id="1270" w:name="_Toc503360866"/>
      <w:r w:rsidRPr="00AE0DB5">
        <w:rPr>
          <w:rFonts w:hint="eastAsia"/>
        </w:rPr>
        <w:t>出现的违章操作和地面事故的处置</w:t>
      </w:r>
      <w:bookmarkEnd w:id="1268"/>
      <w:bookmarkEnd w:id="1269"/>
      <w:bookmarkEnd w:id="1270"/>
    </w:p>
    <w:bookmarkEnd w:id="1266"/>
    <w:bookmarkEnd w:id="1267"/>
    <w:p w14:paraId="5F7175CD" w14:textId="77777777" w:rsidR="00A22ECF" w:rsidRPr="00AE0DB5" w:rsidRDefault="00A22ECF" w:rsidP="00416004">
      <w:pPr>
        <w:kinsoku w:val="0"/>
        <w:overflowPunct w:val="0"/>
        <w:autoSpaceDE w:val="0"/>
        <w:autoSpaceDN w:val="0"/>
        <w:ind w:left="851"/>
      </w:pPr>
      <w:r w:rsidRPr="00AE0DB5">
        <w:rPr>
          <w:rFonts w:hint="eastAsia"/>
        </w:rPr>
        <w:t>在现场保障的监督过程中，对违章操作和影响飞机地面运行的事件，及时进行现场纠正，并向其主管单位反映。</w:t>
      </w:r>
    </w:p>
    <w:p w14:paraId="5F7175CE" w14:textId="77777777" w:rsidR="00A22ECF" w:rsidRPr="00AE0DB5" w:rsidRDefault="00A22ECF" w:rsidP="00416004">
      <w:pPr>
        <w:kinsoku w:val="0"/>
        <w:overflowPunct w:val="0"/>
        <w:autoSpaceDE w:val="0"/>
        <w:autoSpaceDN w:val="0"/>
        <w:ind w:left="851"/>
      </w:pPr>
      <w:r w:rsidRPr="00AE0DB5">
        <w:rPr>
          <w:rFonts w:hint="eastAsia"/>
        </w:rPr>
        <w:t>对出现地面设备、车辆发生碰撞损伤飞机的事件，及时到达现场了解情况和发生原因，记录现场情况，协助有关部</w:t>
      </w:r>
      <w:r w:rsidRPr="00AE0DB5">
        <w:rPr>
          <w:rFonts w:hint="eastAsia"/>
        </w:rPr>
        <w:lastRenderedPageBreak/>
        <w:t>门调查。通知公司</w:t>
      </w:r>
      <w:r w:rsidR="003A7521" w:rsidRPr="00AE0DB5">
        <w:rPr>
          <w:rFonts w:hint="eastAsia"/>
        </w:rPr>
        <w:t>运行标准部</w:t>
      </w:r>
      <w:r w:rsidRPr="00AE0DB5">
        <w:rPr>
          <w:rFonts w:hint="eastAsia"/>
        </w:rPr>
        <w:t>和运行控制部予以处理。</w:t>
      </w:r>
    </w:p>
    <w:p w14:paraId="5F7175CF" w14:textId="77777777" w:rsidR="00A22ECF" w:rsidRPr="00416004" w:rsidRDefault="00A22ECF" w:rsidP="005959F9">
      <w:pPr>
        <w:pStyle w:val="aff0"/>
        <w:numPr>
          <w:ilvl w:val="2"/>
          <w:numId w:val="243"/>
        </w:numPr>
        <w:ind w:leftChars="85" w:left="1312" w:firstLineChars="0" w:hanging="1134"/>
        <w:outlineLvl w:val="1"/>
        <w:rPr>
          <w:b/>
        </w:rPr>
      </w:pPr>
      <w:bookmarkStart w:id="1271" w:name="_Toc38226531"/>
      <w:bookmarkStart w:id="1272" w:name="_Toc40250418"/>
      <w:bookmarkStart w:id="1273" w:name="_Toc503360867"/>
      <w:r w:rsidRPr="00416004">
        <w:rPr>
          <w:rFonts w:hint="eastAsia"/>
          <w:b/>
        </w:rPr>
        <w:t>航站现场管理</w:t>
      </w:r>
      <w:bookmarkEnd w:id="1271"/>
      <w:bookmarkEnd w:id="1272"/>
      <w:bookmarkEnd w:id="1273"/>
    </w:p>
    <w:p w14:paraId="5F7175D0" w14:textId="77777777" w:rsidR="00A22ECF" w:rsidRPr="00A93EAF" w:rsidRDefault="00A22ECF" w:rsidP="005959F9">
      <w:pPr>
        <w:pStyle w:val="aff0"/>
        <w:numPr>
          <w:ilvl w:val="1"/>
          <w:numId w:val="90"/>
        </w:numPr>
        <w:kinsoku w:val="0"/>
        <w:overflowPunct w:val="0"/>
        <w:autoSpaceDE w:val="0"/>
        <w:autoSpaceDN w:val="0"/>
        <w:adjustRightInd w:val="0"/>
        <w:snapToGrid w:val="0"/>
        <w:spacing w:line="400" w:lineRule="exact"/>
        <w:ind w:left="851" w:firstLineChars="0" w:hanging="851"/>
        <w:jc w:val="left"/>
        <w:rPr>
          <w:rFonts w:ascii="宋体" w:hAnsi="宋体"/>
          <w:color w:val="000000" w:themeColor="text1"/>
          <w:szCs w:val="21"/>
        </w:rPr>
      </w:pPr>
      <w:bookmarkStart w:id="1274" w:name="_Toc36003635"/>
      <w:bookmarkStart w:id="1275" w:name="_Toc36007740"/>
      <w:bookmarkStart w:id="1276" w:name="_Toc36622893"/>
      <w:bookmarkStart w:id="1277" w:name="_Toc36740238"/>
      <w:r w:rsidRPr="00A93EAF">
        <w:rPr>
          <w:rFonts w:ascii="宋体" w:hAnsi="宋体" w:hint="eastAsia"/>
          <w:color w:val="000000" w:themeColor="text1"/>
          <w:szCs w:val="21"/>
        </w:rPr>
        <w:t>在所飞航站设有公司办事处时，该航站站长负责公司航班在过站期间的现场管理；站长指定专人负责监督、检查航班过站期间的各项保障工作落实及完成情况，并填写《现场指挥检查单》。在确认航班地面保障工作完成情况符合装机条件，向有关部门发布相关信息。</w:t>
      </w:r>
    </w:p>
    <w:p w14:paraId="5F7175D1" w14:textId="77777777" w:rsidR="00A22ECF" w:rsidRPr="00A93EAF" w:rsidRDefault="00A22ECF" w:rsidP="005959F9">
      <w:pPr>
        <w:pStyle w:val="aff0"/>
        <w:numPr>
          <w:ilvl w:val="1"/>
          <w:numId w:val="90"/>
        </w:numPr>
        <w:kinsoku w:val="0"/>
        <w:overflowPunct w:val="0"/>
        <w:autoSpaceDE w:val="0"/>
        <w:autoSpaceDN w:val="0"/>
        <w:adjustRightInd w:val="0"/>
        <w:snapToGrid w:val="0"/>
        <w:spacing w:line="400" w:lineRule="exact"/>
        <w:ind w:left="851" w:firstLineChars="0" w:hanging="851"/>
        <w:jc w:val="left"/>
        <w:rPr>
          <w:rFonts w:ascii="宋体" w:hAnsi="宋体"/>
          <w:color w:val="000000" w:themeColor="text1"/>
          <w:szCs w:val="21"/>
        </w:rPr>
      </w:pPr>
      <w:r w:rsidRPr="00A93EAF">
        <w:rPr>
          <w:rFonts w:ascii="宋体" w:hAnsi="宋体" w:hint="eastAsia"/>
          <w:color w:val="000000" w:themeColor="text1"/>
          <w:szCs w:val="21"/>
        </w:rPr>
        <w:t>航站现场负责人将不正常情况及时向当地机场现场管理部门反映，并在《现场指挥检查单》上予以记录，同时督促保障单位工作人员尽快解决；</w:t>
      </w:r>
    </w:p>
    <w:p w14:paraId="5F7175D2" w14:textId="77777777" w:rsidR="00A22ECF" w:rsidRPr="00A93EAF" w:rsidRDefault="00A22ECF" w:rsidP="005959F9">
      <w:pPr>
        <w:pStyle w:val="aff0"/>
        <w:numPr>
          <w:ilvl w:val="1"/>
          <w:numId w:val="90"/>
        </w:numPr>
        <w:kinsoku w:val="0"/>
        <w:overflowPunct w:val="0"/>
        <w:autoSpaceDE w:val="0"/>
        <w:autoSpaceDN w:val="0"/>
        <w:adjustRightInd w:val="0"/>
        <w:snapToGrid w:val="0"/>
        <w:spacing w:line="400" w:lineRule="exact"/>
        <w:ind w:left="851" w:firstLineChars="0" w:hanging="851"/>
        <w:jc w:val="left"/>
        <w:rPr>
          <w:rFonts w:ascii="宋体" w:hAnsi="宋体"/>
          <w:color w:val="000000" w:themeColor="text1"/>
          <w:szCs w:val="21"/>
        </w:rPr>
      </w:pPr>
      <w:r w:rsidRPr="00A93EAF">
        <w:rPr>
          <w:rFonts w:ascii="宋体" w:hAnsi="宋体" w:hint="eastAsia"/>
          <w:color w:val="000000" w:themeColor="text1"/>
          <w:szCs w:val="21"/>
        </w:rPr>
        <w:t>飞机推出后将航班保证情况进行汇总并记录，出现航班延误时，将航班保障记录报告签派中心；</w:t>
      </w:r>
    </w:p>
    <w:p w14:paraId="5F7175D3" w14:textId="77777777" w:rsidR="00A22ECF" w:rsidRPr="00A93EAF" w:rsidRDefault="00A22ECF" w:rsidP="005959F9">
      <w:pPr>
        <w:pStyle w:val="aff0"/>
        <w:numPr>
          <w:ilvl w:val="1"/>
          <w:numId w:val="90"/>
        </w:numPr>
        <w:kinsoku w:val="0"/>
        <w:overflowPunct w:val="0"/>
        <w:autoSpaceDE w:val="0"/>
        <w:autoSpaceDN w:val="0"/>
        <w:adjustRightInd w:val="0"/>
        <w:snapToGrid w:val="0"/>
        <w:spacing w:line="400" w:lineRule="exact"/>
        <w:ind w:left="851" w:firstLineChars="0" w:hanging="851"/>
        <w:jc w:val="left"/>
        <w:rPr>
          <w:rFonts w:ascii="宋体" w:hAnsi="宋体"/>
          <w:color w:val="000000" w:themeColor="text1"/>
          <w:szCs w:val="21"/>
        </w:rPr>
      </w:pPr>
      <w:r w:rsidRPr="00A93EAF">
        <w:rPr>
          <w:rFonts w:ascii="宋体" w:hAnsi="宋体" w:hint="eastAsia"/>
          <w:color w:val="000000" w:themeColor="text1"/>
          <w:szCs w:val="21"/>
        </w:rPr>
        <w:t>在航站发生涉及航班安全的突发事件，及时了解情况立即向签派中心报告；</w:t>
      </w:r>
    </w:p>
    <w:bookmarkEnd w:id="1274"/>
    <w:bookmarkEnd w:id="1275"/>
    <w:bookmarkEnd w:id="1276"/>
    <w:bookmarkEnd w:id="1277"/>
    <w:p w14:paraId="5F7175D4" w14:textId="77777777" w:rsidR="00A22ECF" w:rsidRPr="00A93EAF" w:rsidRDefault="00A22ECF" w:rsidP="005959F9">
      <w:pPr>
        <w:pStyle w:val="aff0"/>
        <w:numPr>
          <w:ilvl w:val="1"/>
          <w:numId w:val="90"/>
        </w:numPr>
        <w:kinsoku w:val="0"/>
        <w:overflowPunct w:val="0"/>
        <w:autoSpaceDE w:val="0"/>
        <w:autoSpaceDN w:val="0"/>
        <w:adjustRightInd w:val="0"/>
        <w:snapToGrid w:val="0"/>
        <w:spacing w:line="400" w:lineRule="exact"/>
        <w:ind w:left="851" w:firstLineChars="0" w:hanging="851"/>
        <w:jc w:val="left"/>
        <w:rPr>
          <w:color w:val="000000" w:themeColor="text1"/>
          <w:szCs w:val="21"/>
        </w:rPr>
      </w:pPr>
      <w:r w:rsidRPr="00B300C7">
        <w:rPr>
          <w:rFonts w:ascii="宋体" w:hAnsi="宋体" w:hint="eastAsia"/>
          <w:color w:val="000000" w:themeColor="text1"/>
          <w:szCs w:val="21"/>
        </w:rPr>
        <w:t>航站</w:t>
      </w:r>
      <w:r w:rsidRPr="00A93EAF">
        <w:rPr>
          <w:rFonts w:hint="eastAsia"/>
          <w:color w:val="000000" w:themeColor="text1"/>
          <w:szCs w:val="21"/>
        </w:rPr>
        <w:t>的应急处置计划：</w:t>
      </w:r>
    </w:p>
    <w:p w14:paraId="5F7175D5" w14:textId="77777777" w:rsidR="00A93EAF" w:rsidRDefault="00A22ECF" w:rsidP="005959F9">
      <w:pPr>
        <w:pStyle w:val="3"/>
        <w:keepNext w:val="0"/>
        <w:numPr>
          <w:ilvl w:val="0"/>
          <w:numId w:val="116"/>
        </w:numPr>
        <w:kinsoku w:val="0"/>
        <w:overflowPunct w:val="0"/>
        <w:autoSpaceDE w:val="0"/>
        <w:autoSpaceDN w:val="0"/>
        <w:ind w:left="851" w:hanging="851"/>
      </w:pPr>
      <w:bookmarkStart w:id="1278" w:name="_Toc503360868"/>
      <w:r w:rsidRPr="00AE0DB5">
        <w:rPr>
          <w:rFonts w:hint="eastAsia"/>
        </w:rPr>
        <w:t>各航站根据公司的应急处置程序、当地机场应急救援方案，编制本航站的应急处置计划。明确每一位员工在应急处置中所承担的任务、通讯方式和通讯频道，准备相同的带地图坐标的网格标准图。根据航站应急计划定期组织员工演习，发现问题，并不断改进航站的应急计划；</w:t>
      </w:r>
      <w:bookmarkEnd w:id="1278"/>
    </w:p>
    <w:p w14:paraId="5F7175D6" w14:textId="77777777" w:rsidR="00A93EAF" w:rsidRDefault="00A22ECF" w:rsidP="005959F9">
      <w:pPr>
        <w:pStyle w:val="3"/>
        <w:keepNext w:val="0"/>
        <w:numPr>
          <w:ilvl w:val="0"/>
          <w:numId w:val="116"/>
        </w:numPr>
        <w:kinsoku w:val="0"/>
        <w:overflowPunct w:val="0"/>
        <w:autoSpaceDE w:val="0"/>
        <w:autoSpaceDN w:val="0"/>
        <w:ind w:left="851" w:hanging="851"/>
      </w:pPr>
      <w:bookmarkStart w:id="1279" w:name="_Toc503360869"/>
      <w:r w:rsidRPr="00AE0DB5">
        <w:rPr>
          <w:rFonts w:hint="eastAsia"/>
        </w:rPr>
        <w:t>航站的经理</w:t>
      </w:r>
      <w:r w:rsidRPr="00AE0DB5">
        <w:rPr>
          <w:rFonts w:hint="eastAsia"/>
        </w:rPr>
        <w:t>/</w:t>
      </w:r>
      <w:r w:rsidRPr="00AE0DB5">
        <w:rPr>
          <w:rFonts w:hint="eastAsia"/>
        </w:rPr>
        <w:t>站长要保证所有员工接受良好的训练，建立自</w:t>
      </w:r>
      <w:r w:rsidRPr="00AE0DB5">
        <w:rPr>
          <w:rFonts w:hint="eastAsia"/>
        </w:rPr>
        <w:lastRenderedPageBreak/>
        <w:t>觉的安保意识，在工作中以主动的行动，预防非法干扰；</w:t>
      </w:r>
      <w:bookmarkEnd w:id="1279"/>
    </w:p>
    <w:p w14:paraId="5F7175D7" w14:textId="77777777" w:rsidR="00B61389" w:rsidRDefault="00A22ECF" w:rsidP="005959F9">
      <w:pPr>
        <w:pStyle w:val="3"/>
        <w:keepNext w:val="0"/>
        <w:numPr>
          <w:ilvl w:val="0"/>
          <w:numId w:val="116"/>
        </w:numPr>
        <w:kinsoku w:val="0"/>
        <w:overflowPunct w:val="0"/>
        <w:autoSpaceDE w:val="0"/>
        <w:autoSpaceDN w:val="0"/>
        <w:ind w:left="851" w:hanging="851"/>
        <w:sectPr w:rsidR="00B61389" w:rsidSect="00B61389">
          <w:headerReference w:type="even" r:id="rId134"/>
          <w:headerReference w:type="default" r:id="rId135"/>
          <w:footerReference w:type="even" r:id="rId136"/>
          <w:footerReference w:type="default" r:id="rId137"/>
          <w:pgSz w:w="8392" w:h="11907" w:code="11"/>
          <w:pgMar w:top="1418" w:right="1134" w:bottom="1418" w:left="1134" w:header="850" w:footer="992" w:gutter="0"/>
          <w:pgNumType w:start="1"/>
          <w:cols w:space="425"/>
          <w:docGrid w:type="lines" w:linePitch="312"/>
        </w:sectPr>
      </w:pPr>
      <w:bookmarkStart w:id="1280" w:name="_Toc503360870"/>
      <w:r w:rsidRPr="00AE0DB5">
        <w:rPr>
          <w:rFonts w:hint="eastAsia"/>
        </w:rPr>
        <w:t>当出现飞机事故，在航站经理</w:t>
      </w:r>
      <w:r w:rsidRPr="00AE0DB5">
        <w:rPr>
          <w:rFonts w:hint="eastAsia"/>
        </w:rPr>
        <w:t>/</w:t>
      </w:r>
      <w:r w:rsidRPr="00AE0DB5">
        <w:rPr>
          <w:rFonts w:hint="eastAsia"/>
        </w:rPr>
        <w:t>站长领导下，收集并详细核对所有调查所需的信息，尽快得到所涉及航班有关的全部文件，包括机组乘员、舱单等。为应急处置、事故调查、保险和审计提供材料。</w:t>
      </w:r>
      <w:bookmarkEnd w:id="1280"/>
    </w:p>
    <w:p w14:paraId="5F7175D8" w14:textId="77777777" w:rsidR="00B300C7" w:rsidRDefault="00B61389" w:rsidP="00465F2D">
      <w:pPr>
        <w:pStyle w:val="3"/>
        <w:keepNext w:val="0"/>
        <w:kinsoku w:val="0"/>
        <w:overflowPunct w:val="0"/>
        <w:autoSpaceDE w:val="0"/>
        <w:autoSpaceDN w:val="0"/>
        <w:spacing w:beforeLines="1800" w:before="5616"/>
        <w:ind w:left="851" w:firstLine="0"/>
        <w:jc w:val="center"/>
        <w:sectPr w:rsidR="00B300C7" w:rsidSect="00B61389">
          <w:footerReference w:type="default" r:id="rId138"/>
          <w:pgSz w:w="8392" w:h="11907" w:code="11"/>
          <w:pgMar w:top="1418" w:right="1134" w:bottom="1418" w:left="1134" w:header="850" w:footer="992" w:gutter="0"/>
          <w:pgNumType w:start="1"/>
          <w:cols w:space="425"/>
          <w:docGrid w:type="lines" w:linePitch="312"/>
        </w:sectPr>
      </w:pPr>
      <w:bookmarkStart w:id="1281" w:name="_Toc503360871"/>
      <w:r>
        <w:rPr>
          <w:rFonts w:hint="eastAsia"/>
        </w:rPr>
        <w:lastRenderedPageBreak/>
        <w:t>此页有意留空白</w:t>
      </w:r>
      <w:bookmarkEnd w:id="1281"/>
    </w:p>
    <w:p w14:paraId="5F7175D9" w14:textId="77777777" w:rsidR="00A22ECF" w:rsidRPr="00AE0DB5" w:rsidRDefault="00A22ECF" w:rsidP="000A3D28">
      <w:pPr>
        <w:kinsoku w:val="0"/>
        <w:overflowPunct w:val="0"/>
        <w:autoSpaceDE w:val="0"/>
        <w:autoSpaceDN w:val="0"/>
        <w:spacing w:line="360" w:lineRule="exact"/>
        <w:ind w:left="0"/>
        <w:rPr>
          <w:color w:val="000000" w:themeColor="text1"/>
        </w:rPr>
        <w:sectPr w:rsidR="00A22ECF" w:rsidRPr="00AE0DB5" w:rsidSect="00EC4EFB">
          <w:headerReference w:type="default" r:id="rId139"/>
          <w:footerReference w:type="default" r:id="rId140"/>
          <w:pgSz w:w="8392" w:h="11907" w:code="11"/>
          <w:pgMar w:top="1418" w:right="1134" w:bottom="1418" w:left="1134" w:header="850" w:footer="992" w:gutter="0"/>
          <w:pgNumType w:start="1"/>
          <w:cols w:space="425"/>
          <w:docGrid w:type="lines" w:linePitch="312"/>
        </w:sectPr>
      </w:pPr>
    </w:p>
    <w:p w14:paraId="5F7175DA" w14:textId="77777777" w:rsidR="00375E2D" w:rsidRPr="00AE0DB5" w:rsidRDefault="00375E2D" w:rsidP="00643903">
      <w:pPr>
        <w:pStyle w:val="1"/>
        <w:spacing w:before="240" w:after="120"/>
      </w:pPr>
      <w:bookmarkStart w:id="1282" w:name="_Toc503360872"/>
      <w:r w:rsidRPr="00AE0DB5">
        <w:rPr>
          <w:rFonts w:hint="eastAsia"/>
        </w:rPr>
        <w:t>通信</w:t>
      </w:r>
      <w:bookmarkEnd w:id="1282"/>
    </w:p>
    <w:p w14:paraId="5F7175DB" w14:textId="77777777" w:rsidR="00A93EAF" w:rsidRPr="00A93EAF" w:rsidRDefault="00A93EAF" w:rsidP="00465F2D">
      <w:pPr>
        <w:pStyle w:val="aff0"/>
        <w:numPr>
          <w:ilvl w:val="0"/>
          <w:numId w:val="4"/>
        </w:numPr>
        <w:kinsoku w:val="0"/>
        <w:overflowPunct w:val="0"/>
        <w:autoSpaceDE w:val="0"/>
        <w:autoSpaceDN w:val="0"/>
        <w:spacing w:beforeLines="100" w:before="240" w:afterLines="100" w:after="240"/>
        <w:ind w:firstLineChars="0"/>
        <w:outlineLvl w:val="1"/>
        <w:rPr>
          <w:rFonts w:cs="Arial"/>
          <w:b/>
          <w:bCs/>
          <w:vanish/>
          <w:szCs w:val="32"/>
        </w:rPr>
      </w:pPr>
      <w:bookmarkStart w:id="1283" w:name="_Toc502330357"/>
      <w:bookmarkStart w:id="1284" w:name="_Toc503360873"/>
      <w:bookmarkEnd w:id="1283"/>
      <w:bookmarkEnd w:id="1284"/>
    </w:p>
    <w:p w14:paraId="5F7175DC" w14:textId="77777777" w:rsidR="00281510" w:rsidRPr="00281510" w:rsidRDefault="00281510" w:rsidP="00465F2D">
      <w:pPr>
        <w:pStyle w:val="aff0"/>
        <w:numPr>
          <w:ilvl w:val="0"/>
          <w:numId w:val="138"/>
        </w:numPr>
        <w:kinsoku w:val="0"/>
        <w:overflowPunct w:val="0"/>
        <w:autoSpaceDE w:val="0"/>
        <w:autoSpaceDN w:val="0"/>
        <w:spacing w:beforeLines="100" w:before="240" w:afterLines="100" w:after="240"/>
        <w:ind w:firstLineChars="0"/>
        <w:outlineLvl w:val="1"/>
        <w:rPr>
          <w:rFonts w:cs="Arial"/>
          <w:b/>
          <w:bCs/>
          <w:vanish/>
          <w:szCs w:val="32"/>
        </w:rPr>
      </w:pPr>
      <w:bookmarkStart w:id="1285" w:name="_Toc502330358"/>
      <w:bookmarkStart w:id="1286" w:name="_Toc503360874"/>
      <w:bookmarkEnd w:id="1285"/>
      <w:bookmarkEnd w:id="1286"/>
    </w:p>
    <w:p w14:paraId="5F7175DD" w14:textId="77777777" w:rsidR="00375E2D" w:rsidRPr="00B61389" w:rsidRDefault="00375E2D" w:rsidP="005959F9">
      <w:pPr>
        <w:pStyle w:val="aff0"/>
        <w:numPr>
          <w:ilvl w:val="0"/>
          <w:numId w:val="249"/>
        </w:numPr>
        <w:ind w:firstLineChars="0" w:hanging="851"/>
        <w:outlineLvl w:val="1"/>
      </w:pPr>
      <w:bookmarkStart w:id="1287" w:name="_Toc503360875"/>
      <w:r w:rsidRPr="00B61389">
        <w:rPr>
          <w:rFonts w:hint="eastAsia"/>
        </w:rPr>
        <w:t>总则</w:t>
      </w:r>
      <w:bookmarkEnd w:id="1287"/>
    </w:p>
    <w:p w14:paraId="5F7175DE" w14:textId="77777777" w:rsidR="00375E2D" w:rsidRPr="00AE0DB5" w:rsidRDefault="00375E2D" w:rsidP="00B61389">
      <w:pPr>
        <w:kinsoku w:val="0"/>
        <w:overflowPunct w:val="0"/>
        <w:autoSpaceDE w:val="0"/>
        <w:autoSpaceDN w:val="0"/>
        <w:ind w:left="851"/>
      </w:pPr>
      <w:r w:rsidRPr="00AE0DB5">
        <w:rPr>
          <w:rFonts w:hint="eastAsia"/>
        </w:rPr>
        <w:t>航空地空、地面平面通信是保证飞行安全的重要环节，是国家空中交通管制部门执行空中交通管制规则，维持空中飞行秩序，保证飞行安全的必要手段。也是航空公司实施飞行运行控制的必不可少的手段。是航空公司内部传递飞行动态掌握飞行情况的必不可少的工具。</w:t>
      </w:r>
    </w:p>
    <w:p w14:paraId="5F7175DF" w14:textId="77777777" w:rsidR="00375E2D" w:rsidRPr="00AE0DB5" w:rsidRDefault="00375E2D" w:rsidP="005959F9">
      <w:pPr>
        <w:pStyle w:val="3"/>
        <w:keepNext w:val="0"/>
        <w:numPr>
          <w:ilvl w:val="0"/>
          <w:numId w:val="259"/>
        </w:numPr>
        <w:kinsoku w:val="0"/>
        <w:overflowPunct w:val="0"/>
        <w:autoSpaceDE w:val="0"/>
        <w:autoSpaceDN w:val="0"/>
      </w:pPr>
      <w:bookmarkStart w:id="1288" w:name="_Toc503360876"/>
      <w:r w:rsidRPr="00AE0DB5">
        <w:rPr>
          <w:rFonts w:hint="eastAsia"/>
        </w:rPr>
        <w:t>公司频率的使用</w:t>
      </w:r>
      <w:bookmarkEnd w:id="1288"/>
    </w:p>
    <w:p w14:paraId="5F7175E0" w14:textId="77777777" w:rsidR="00375E2D" w:rsidRPr="00AE0DB5" w:rsidRDefault="00375E2D" w:rsidP="00B61389">
      <w:pPr>
        <w:kinsoku w:val="0"/>
        <w:overflowPunct w:val="0"/>
        <w:autoSpaceDE w:val="0"/>
        <w:autoSpaceDN w:val="0"/>
        <w:ind w:left="851"/>
      </w:pPr>
      <w:r w:rsidRPr="00AE0DB5">
        <w:rPr>
          <w:rFonts w:hint="eastAsia"/>
        </w:rPr>
        <w:t>公司使用高频及甚高频</w:t>
      </w:r>
      <w:r w:rsidR="00DB785F" w:rsidRPr="00AE0DB5">
        <w:rPr>
          <w:rFonts w:hint="eastAsia"/>
        </w:rPr>
        <w:t>、</w:t>
      </w:r>
      <w:r w:rsidR="00390989" w:rsidRPr="00DE76D5">
        <w:t>ACARS</w:t>
      </w:r>
      <w:r w:rsidRPr="00AE0DB5">
        <w:rPr>
          <w:rFonts w:hint="eastAsia"/>
        </w:rPr>
        <w:t>建立双向通讯。</w:t>
      </w:r>
      <w:r w:rsidR="00DA667D" w:rsidRPr="00AE0DB5">
        <w:rPr>
          <w:rFonts w:hint="eastAsia"/>
        </w:rPr>
        <w:t>正常运行条件下，公司通信频率能覆盖公司运行的航路或者区域，</w:t>
      </w:r>
      <w:r w:rsidRPr="00AE0DB5">
        <w:rPr>
          <w:rFonts w:hint="eastAsia"/>
        </w:rPr>
        <w:t>在其频率覆盖范围内，</w:t>
      </w:r>
      <w:r w:rsidR="00ED0B76" w:rsidRPr="00AE0DB5">
        <w:rPr>
          <w:rFonts w:hint="eastAsia"/>
        </w:rPr>
        <w:t>符合飞行跟踪系统通信的要求</w:t>
      </w:r>
      <w:r w:rsidRPr="00AE0DB5">
        <w:rPr>
          <w:rFonts w:hint="eastAsia"/>
        </w:rPr>
        <w:t>。</w:t>
      </w:r>
    </w:p>
    <w:p w14:paraId="5F7175E1" w14:textId="77777777" w:rsidR="00375E2D" w:rsidRPr="00AE0DB5" w:rsidRDefault="00375E2D" w:rsidP="005959F9">
      <w:pPr>
        <w:pStyle w:val="3"/>
        <w:keepNext w:val="0"/>
        <w:numPr>
          <w:ilvl w:val="0"/>
          <w:numId w:val="259"/>
        </w:numPr>
        <w:kinsoku w:val="0"/>
        <w:overflowPunct w:val="0"/>
        <w:autoSpaceDE w:val="0"/>
        <w:autoSpaceDN w:val="0"/>
      </w:pPr>
      <w:bookmarkStart w:id="1289" w:name="_Toc503360877"/>
      <w:r w:rsidRPr="00AE0DB5">
        <w:rPr>
          <w:rFonts w:hint="eastAsia"/>
        </w:rPr>
        <w:t>公司通信设备配置</w:t>
      </w:r>
      <w:bookmarkEnd w:id="1289"/>
    </w:p>
    <w:p w14:paraId="5F7175E2" w14:textId="77777777" w:rsidR="00375E2D" w:rsidRPr="00AE0DB5" w:rsidRDefault="00375E2D" w:rsidP="00B61389">
      <w:pPr>
        <w:kinsoku w:val="0"/>
        <w:overflowPunct w:val="0"/>
        <w:autoSpaceDE w:val="0"/>
        <w:autoSpaceDN w:val="0"/>
        <w:ind w:left="851"/>
      </w:pPr>
      <w:r w:rsidRPr="00AE0DB5">
        <w:rPr>
          <w:rFonts w:hint="eastAsia"/>
        </w:rPr>
        <w:t>公司通信按使用范围可分为地面平面通信系统、地空通信系统、内部通信系统；按通信方式可分为语音通信和数据通信；按传递方式可分为有线和无线通信。</w:t>
      </w:r>
    </w:p>
    <w:p w14:paraId="5F7175E3" w14:textId="77777777" w:rsidR="00375E2D" w:rsidRPr="00AE0DB5" w:rsidRDefault="00375E2D" w:rsidP="005959F9">
      <w:pPr>
        <w:pStyle w:val="aa"/>
        <w:numPr>
          <w:ilvl w:val="1"/>
          <w:numId w:val="117"/>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公司地面平面数据通信主要使用SITA(以传送航空公司内部以及航空公司之间的业务来往电报为主)和AFTN（以传送航空公司与飞行管制室之间来往电报为主），设备的使用</w:t>
      </w:r>
      <w:r w:rsidR="00BE5466" w:rsidRPr="00AE0DB5">
        <w:rPr>
          <w:rFonts w:hAnsi="宋体" w:hint="eastAsia"/>
          <w:color w:val="000000" w:themeColor="text1"/>
        </w:rPr>
        <w:t>由</w:t>
      </w:r>
      <w:r w:rsidR="00BE5466" w:rsidRPr="00AE0DB5">
        <w:rPr>
          <w:rFonts w:hAnsi="宋体" w:hint="eastAsia"/>
          <w:color w:val="000000" w:themeColor="text1"/>
        </w:rPr>
        <w:lastRenderedPageBreak/>
        <w:t>签派中心负责，管理和</w:t>
      </w:r>
      <w:r w:rsidR="00F4295C" w:rsidRPr="00AE0DB5">
        <w:rPr>
          <w:rFonts w:hAnsi="宋体" w:hint="eastAsia"/>
          <w:color w:val="000000" w:themeColor="text1"/>
        </w:rPr>
        <w:t>维护</w:t>
      </w:r>
      <w:r w:rsidR="00793633" w:rsidRPr="00AE0DB5">
        <w:rPr>
          <w:rFonts w:hAnsi="宋体" w:hint="eastAsia"/>
          <w:color w:val="000000" w:themeColor="text1"/>
        </w:rPr>
        <w:t>由公司IT部门</w:t>
      </w:r>
      <w:r w:rsidR="00F4295C" w:rsidRPr="00AE0DB5">
        <w:rPr>
          <w:rFonts w:hAnsi="宋体" w:hint="eastAsia"/>
          <w:color w:val="000000" w:themeColor="text1"/>
        </w:rPr>
        <w:t>负责</w:t>
      </w:r>
      <w:r w:rsidRPr="00AE0DB5">
        <w:rPr>
          <w:rFonts w:hAnsi="宋体" w:hint="eastAsia"/>
          <w:color w:val="000000" w:themeColor="text1"/>
        </w:rPr>
        <w:t>；地面平面语音通信主要使用电话及无线电对讲机；</w:t>
      </w:r>
    </w:p>
    <w:p w14:paraId="5F7175E4" w14:textId="77777777" w:rsidR="00A93EAF" w:rsidRDefault="00390989" w:rsidP="005959F9">
      <w:pPr>
        <w:pStyle w:val="aa"/>
        <w:numPr>
          <w:ilvl w:val="1"/>
          <w:numId w:val="117"/>
        </w:numPr>
        <w:kinsoku w:val="0"/>
        <w:overflowPunct w:val="0"/>
        <w:autoSpaceDE w:val="0"/>
        <w:autoSpaceDN w:val="0"/>
        <w:adjustRightInd w:val="0"/>
        <w:snapToGrid w:val="0"/>
        <w:spacing w:line="400" w:lineRule="exact"/>
        <w:ind w:left="851" w:hanging="851"/>
        <w:jc w:val="left"/>
        <w:rPr>
          <w:rFonts w:hAnsi="宋体"/>
          <w:color w:val="000000" w:themeColor="text1"/>
        </w:rPr>
      </w:pPr>
      <w:r w:rsidRPr="00DE76D5">
        <w:rPr>
          <w:rFonts w:hAnsi="宋体" w:hint="eastAsia"/>
          <w:color w:val="000000" w:themeColor="text1"/>
        </w:rPr>
        <w:t>公司相应</w:t>
      </w:r>
      <w:r w:rsidR="00375E2D" w:rsidRPr="00AE0DB5">
        <w:rPr>
          <w:rFonts w:hAnsi="宋体" w:hint="eastAsia"/>
          <w:color w:val="000000" w:themeColor="text1"/>
        </w:rPr>
        <w:t>机型安装有HF高频通信和VHF</w:t>
      </w:r>
      <w:r w:rsidR="000E13A0" w:rsidRPr="00AE0DB5">
        <w:rPr>
          <w:rFonts w:hAnsi="宋体" w:hint="eastAsia"/>
          <w:color w:val="000000" w:themeColor="text1"/>
        </w:rPr>
        <w:t>甚</w:t>
      </w:r>
      <w:r w:rsidR="00375E2D" w:rsidRPr="00AE0DB5">
        <w:rPr>
          <w:rFonts w:hAnsi="宋体" w:hint="eastAsia"/>
          <w:color w:val="000000" w:themeColor="text1"/>
        </w:rPr>
        <w:t>高频语音通信系统</w:t>
      </w:r>
      <w:r w:rsidRPr="00DE76D5">
        <w:rPr>
          <w:rFonts w:hAnsi="宋体" w:hint="eastAsia"/>
          <w:color w:val="000000" w:themeColor="text1"/>
        </w:rPr>
        <w:t>及</w:t>
      </w:r>
      <w:r w:rsidRPr="00DE76D5">
        <w:rPr>
          <w:rFonts w:hAnsi="宋体"/>
          <w:color w:val="000000" w:themeColor="text1"/>
        </w:rPr>
        <w:t>ACARS</w:t>
      </w:r>
      <w:r w:rsidRPr="00DE76D5">
        <w:rPr>
          <w:rFonts w:hAnsi="宋体" w:hint="eastAsia"/>
          <w:color w:val="000000" w:themeColor="text1"/>
        </w:rPr>
        <w:t>通信方式</w:t>
      </w:r>
      <w:r w:rsidR="00375E2D" w:rsidRPr="00AE0DB5">
        <w:rPr>
          <w:rFonts w:hAnsi="宋体" w:hint="eastAsia"/>
          <w:color w:val="000000" w:themeColor="text1"/>
        </w:rPr>
        <w:t>；</w:t>
      </w:r>
    </w:p>
    <w:p w14:paraId="5F7175E5" w14:textId="77777777" w:rsidR="00375E2D" w:rsidRPr="00AE0DB5" w:rsidRDefault="00375E2D" w:rsidP="005959F9">
      <w:pPr>
        <w:pStyle w:val="aa"/>
        <w:numPr>
          <w:ilvl w:val="1"/>
          <w:numId w:val="117"/>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运行控制部安装有多通道数字录音设备。</w:t>
      </w:r>
    </w:p>
    <w:p w14:paraId="5F7175E6" w14:textId="77777777" w:rsidR="00375E2D" w:rsidRPr="00AE0DB5" w:rsidRDefault="00375E2D" w:rsidP="005959F9">
      <w:pPr>
        <w:pStyle w:val="3"/>
        <w:keepNext w:val="0"/>
        <w:numPr>
          <w:ilvl w:val="0"/>
          <w:numId w:val="259"/>
        </w:numPr>
        <w:kinsoku w:val="0"/>
        <w:overflowPunct w:val="0"/>
        <w:autoSpaceDE w:val="0"/>
        <w:autoSpaceDN w:val="0"/>
      </w:pPr>
      <w:bookmarkStart w:id="1290" w:name="_Toc503360878"/>
      <w:r w:rsidRPr="00AE0DB5">
        <w:rPr>
          <w:rFonts w:hint="eastAsia"/>
        </w:rPr>
        <w:t>公司通信规则</w:t>
      </w:r>
      <w:bookmarkEnd w:id="1290"/>
    </w:p>
    <w:p w14:paraId="5F7175E7" w14:textId="77777777" w:rsidR="00375E2D" w:rsidRPr="00AE0DB5" w:rsidRDefault="00375E2D" w:rsidP="005959F9">
      <w:pPr>
        <w:pStyle w:val="aa"/>
        <w:numPr>
          <w:ilvl w:val="1"/>
          <w:numId w:val="116"/>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公司通信与空中交通管制通信是完全独立的，机组与空中交通管制部门的通信优先于公司通信；</w:t>
      </w:r>
    </w:p>
    <w:p w14:paraId="5F7175E8" w14:textId="77777777" w:rsidR="0087204D" w:rsidRPr="00AE0DB5" w:rsidRDefault="00375E2D" w:rsidP="005959F9">
      <w:pPr>
        <w:pStyle w:val="aa"/>
        <w:numPr>
          <w:ilvl w:val="1"/>
          <w:numId w:val="116"/>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当需要向飞行中的飞机传达紧急信息，</w:t>
      </w:r>
      <w:r w:rsidR="00DB785F" w:rsidRPr="00AE0DB5">
        <w:rPr>
          <w:rFonts w:hAnsi="宋体" w:hint="eastAsia"/>
          <w:color w:val="000000" w:themeColor="text1"/>
        </w:rPr>
        <w:t>当</w:t>
      </w:r>
      <w:r w:rsidRPr="00AE0DB5">
        <w:rPr>
          <w:rFonts w:hAnsi="宋体" w:hint="eastAsia"/>
          <w:color w:val="000000" w:themeColor="text1"/>
        </w:rPr>
        <w:t>飞行签派员用公司</w:t>
      </w:r>
      <w:r w:rsidR="00DB785F" w:rsidRPr="00AE0DB5">
        <w:rPr>
          <w:rFonts w:hAnsi="宋体" w:hint="eastAsia"/>
          <w:color w:val="000000" w:themeColor="text1"/>
        </w:rPr>
        <w:t>通信方式</w:t>
      </w:r>
      <w:r w:rsidR="00426EE0" w:rsidRPr="00AE0DB5">
        <w:rPr>
          <w:rFonts w:hAnsi="宋体" w:hint="eastAsia"/>
          <w:color w:val="000000" w:themeColor="text1"/>
        </w:rPr>
        <w:t>无法与飞机建立联络时，签派员必要时可以通过空中交通管制部门向有关飞机传达信息；</w:t>
      </w:r>
    </w:p>
    <w:p w14:paraId="5F7175E9" w14:textId="77777777" w:rsidR="00375E2D" w:rsidRPr="00AE0DB5" w:rsidRDefault="00375E2D" w:rsidP="005959F9">
      <w:pPr>
        <w:pStyle w:val="aa"/>
        <w:numPr>
          <w:ilvl w:val="1"/>
          <w:numId w:val="116"/>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飞行签派员应保持公司无线电频率上的守听，并随时准备应答来自飞机的呼叫；</w:t>
      </w:r>
    </w:p>
    <w:p w14:paraId="5F7175EA" w14:textId="77777777" w:rsidR="00375E2D" w:rsidRPr="00AE0DB5" w:rsidRDefault="00375E2D" w:rsidP="005959F9">
      <w:pPr>
        <w:pStyle w:val="aa"/>
        <w:numPr>
          <w:ilvl w:val="1"/>
          <w:numId w:val="116"/>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飞行签派员根据需要可以监听空中交通管制无线电波道，但监听时必须严格遵守民航无线电通信有关规定，禁止任何有碍正常空中交通管制通话联络的行为；</w:t>
      </w:r>
    </w:p>
    <w:p w14:paraId="5F7175EB" w14:textId="77777777" w:rsidR="00375E2D" w:rsidRPr="00AE0DB5" w:rsidRDefault="00390989" w:rsidP="005959F9">
      <w:pPr>
        <w:pStyle w:val="aa"/>
        <w:numPr>
          <w:ilvl w:val="1"/>
          <w:numId w:val="116"/>
        </w:numPr>
        <w:kinsoku w:val="0"/>
        <w:overflowPunct w:val="0"/>
        <w:autoSpaceDE w:val="0"/>
        <w:autoSpaceDN w:val="0"/>
        <w:adjustRightInd w:val="0"/>
        <w:snapToGrid w:val="0"/>
        <w:spacing w:line="400" w:lineRule="exact"/>
        <w:ind w:left="851" w:hanging="851"/>
        <w:jc w:val="left"/>
        <w:rPr>
          <w:rFonts w:hAnsi="宋体"/>
          <w:color w:val="000000" w:themeColor="text1"/>
        </w:rPr>
      </w:pPr>
      <w:r w:rsidRPr="00DE76D5">
        <w:rPr>
          <w:rFonts w:hAnsi="宋体" w:hint="eastAsia"/>
          <w:color w:val="000000" w:themeColor="text1"/>
        </w:rPr>
        <w:t>飞机无线电台在公司无线电覆盖范围内时，当飞机在进行地面准备时</w:t>
      </w:r>
      <w:r w:rsidRPr="00DE76D5">
        <w:rPr>
          <w:rFonts w:hAnsi="宋体"/>
          <w:color w:val="000000" w:themeColor="text1"/>
        </w:rPr>
        <w:t>,</w:t>
      </w:r>
      <w:r w:rsidR="00375E2D" w:rsidRPr="00AE0DB5">
        <w:rPr>
          <w:rFonts w:hAnsi="宋体" w:hint="eastAsia"/>
          <w:color w:val="000000" w:themeColor="text1"/>
        </w:rPr>
        <w:t>在机门未关闭前,机组应在公司VHF频率保持长守；</w:t>
      </w:r>
    </w:p>
    <w:p w14:paraId="5F7175EC" w14:textId="77777777" w:rsidR="00375E2D" w:rsidRPr="00AE0DB5" w:rsidRDefault="00375E2D" w:rsidP="005959F9">
      <w:pPr>
        <w:pStyle w:val="aa"/>
        <w:numPr>
          <w:ilvl w:val="1"/>
          <w:numId w:val="116"/>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飞行中，在不影响ATC通讯的前提下，机组应在公司HF保持SELCAL长守</w:t>
      </w:r>
      <w:r w:rsidR="00875C78" w:rsidRPr="00AE0DB5">
        <w:rPr>
          <w:rFonts w:hAnsi="宋体" w:hint="eastAsia"/>
          <w:color w:val="000000" w:themeColor="text1"/>
        </w:rPr>
        <w:t>；</w:t>
      </w:r>
    </w:p>
    <w:p w14:paraId="5F7175ED" w14:textId="77777777" w:rsidR="00375E2D" w:rsidRPr="00AE0DB5" w:rsidRDefault="00375E2D" w:rsidP="005959F9">
      <w:pPr>
        <w:pStyle w:val="aa"/>
        <w:numPr>
          <w:ilvl w:val="1"/>
          <w:numId w:val="116"/>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lastRenderedPageBreak/>
        <w:t>飞行中出现不正常或发生特殊情况时，机组除按规定向空中交通管制部门报告外，应在公司频率覆盖范围内主动向</w:t>
      </w:r>
      <w:r w:rsidR="009909B5" w:rsidRPr="00AE0DB5">
        <w:rPr>
          <w:rFonts w:hAnsi="宋体" w:hint="eastAsia"/>
          <w:color w:val="000000" w:themeColor="text1"/>
        </w:rPr>
        <w:t>签派中心</w:t>
      </w:r>
      <w:r w:rsidRPr="00AE0DB5">
        <w:rPr>
          <w:rFonts w:hAnsi="宋体" w:hint="eastAsia"/>
          <w:color w:val="000000" w:themeColor="text1"/>
        </w:rPr>
        <w:t>报告；</w:t>
      </w:r>
    </w:p>
    <w:p w14:paraId="5F7175EE" w14:textId="77777777" w:rsidR="00390989" w:rsidRPr="00AE0DB5" w:rsidRDefault="00375E2D" w:rsidP="005959F9">
      <w:pPr>
        <w:pStyle w:val="aa"/>
        <w:numPr>
          <w:ilvl w:val="1"/>
          <w:numId w:val="116"/>
        </w:numPr>
        <w:kinsoku w:val="0"/>
        <w:overflowPunct w:val="0"/>
        <w:autoSpaceDE w:val="0"/>
        <w:autoSpaceDN w:val="0"/>
        <w:adjustRightInd w:val="0"/>
        <w:snapToGrid w:val="0"/>
        <w:ind w:left="851" w:hanging="851"/>
        <w:jc w:val="left"/>
        <w:rPr>
          <w:rFonts w:hAnsi="宋体"/>
          <w:color w:val="000000" w:themeColor="text1"/>
        </w:rPr>
      </w:pPr>
      <w:r w:rsidRPr="00AE0DB5">
        <w:rPr>
          <w:rFonts w:hAnsi="宋体" w:hint="eastAsia"/>
          <w:color w:val="000000" w:themeColor="text1"/>
        </w:rPr>
        <w:t>除非运行安全需要，在滑行、起飞、爬升下降和着陆以及高度</w:t>
      </w:r>
      <w:smartTag w:uri="urn:schemas-microsoft-com:office:smarttags" w:element="chmetcnv">
        <w:smartTagPr>
          <w:attr w:name="UnitName" w:val="米"/>
          <w:attr w:name="SourceValue" w:val="3000"/>
          <w:attr w:name="HasSpace" w:val="False"/>
          <w:attr w:name="Negative" w:val="False"/>
          <w:attr w:name="NumberType" w:val="1"/>
          <w:attr w:name="TCSC" w:val="0"/>
        </w:smartTagPr>
        <w:r w:rsidRPr="00AE0DB5">
          <w:rPr>
            <w:rFonts w:hAnsi="宋体" w:hint="eastAsia"/>
            <w:color w:val="000000" w:themeColor="text1"/>
          </w:rPr>
          <w:t>3000米</w:t>
        </w:r>
      </w:smartTag>
      <w:r w:rsidRPr="00AE0DB5">
        <w:rPr>
          <w:rFonts w:hAnsi="宋体" w:hint="eastAsia"/>
          <w:color w:val="000000" w:themeColor="text1"/>
        </w:rPr>
        <w:t>以下的飞行关键阶段，应尽量避免与飞机进行公司通信，以免分散飞行人员注意力；</w:t>
      </w:r>
    </w:p>
    <w:p w14:paraId="5F7175EF" w14:textId="77777777" w:rsidR="00390989" w:rsidRPr="00AE0DB5" w:rsidRDefault="00375E2D" w:rsidP="005959F9">
      <w:pPr>
        <w:pStyle w:val="aa"/>
        <w:numPr>
          <w:ilvl w:val="1"/>
          <w:numId w:val="116"/>
        </w:numPr>
        <w:kinsoku w:val="0"/>
        <w:overflowPunct w:val="0"/>
        <w:autoSpaceDE w:val="0"/>
        <w:autoSpaceDN w:val="0"/>
        <w:adjustRightInd w:val="0"/>
        <w:snapToGrid w:val="0"/>
        <w:ind w:left="851" w:hanging="851"/>
        <w:jc w:val="left"/>
        <w:rPr>
          <w:rFonts w:hAnsi="宋体"/>
          <w:color w:val="000000" w:themeColor="text1"/>
        </w:rPr>
      </w:pPr>
      <w:r w:rsidRPr="00AE0DB5">
        <w:rPr>
          <w:rFonts w:hAnsi="宋体" w:hint="eastAsia"/>
          <w:color w:val="000000" w:themeColor="text1"/>
        </w:rPr>
        <w:t>为避免驾驶舱干扰，</w:t>
      </w:r>
      <w:smartTag w:uri="urn:schemas-microsoft-com:office:smarttags" w:element="chmetcnv">
        <w:smartTagPr>
          <w:attr w:name="UnitName" w:val="英尺"/>
          <w:attr w:name="SourceValue" w:val="10000"/>
          <w:attr w:name="HasSpace" w:val="False"/>
          <w:attr w:name="Negative" w:val="False"/>
          <w:attr w:name="NumberType" w:val="1"/>
          <w:attr w:name="TCSC" w:val="0"/>
        </w:smartTagPr>
        <w:r w:rsidRPr="00AE0DB5">
          <w:rPr>
            <w:rFonts w:hAnsi="宋体" w:hint="eastAsia"/>
            <w:color w:val="000000" w:themeColor="text1"/>
          </w:rPr>
          <w:t>10000英尺</w:t>
        </w:r>
      </w:smartTag>
      <w:r w:rsidRPr="00AE0DB5">
        <w:rPr>
          <w:rFonts w:hAnsi="宋体" w:hint="eastAsia"/>
          <w:color w:val="000000" w:themeColor="text1"/>
        </w:rPr>
        <w:t>以下正常飞行时，飞行机组禁止打开驾驶舱扬声器接收航空管制和公司指令。</w:t>
      </w:r>
    </w:p>
    <w:p w14:paraId="5F7175F0" w14:textId="77777777" w:rsidR="00390989" w:rsidRPr="00AE0DB5" w:rsidRDefault="00390989" w:rsidP="005959F9">
      <w:pPr>
        <w:pStyle w:val="aa"/>
        <w:numPr>
          <w:ilvl w:val="1"/>
          <w:numId w:val="116"/>
        </w:numPr>
        <w:kinsoku w:val="0"/>
        <w:overflowPunct w:val="0"/>
        <w:autoSpaceDE w:val="0"/>
        <w:autoSpaceDN w:val="0"/>
        <w:adjustRightInd w:val="0"/>
        <w:snapToGrid w:val="0"/>
        <w:ind w:left="851" w:hanging="851"/>
        <w:jc w:val="left"/>
        <w:rPr>
          <w:rFonts w:hAnsi="宋体"/>
          <w:color w:val="000000" w:themeColor="text1"/>
        </w:rPr>
      </w:pPr>
      <w:r w:rsidRPr="00DE76D5">
        <w:rPr>
          <w:rFonts w:hAnsi="宋体"/>
          <w:color w:val="000000" w:themeColor="text1"/>
        </w:rPr>
        <w:t>对于装有ACARS飞机通信寻址报告系统的飞机，需保持运行控制中心与飞机机组的数据通信</w:t>
      </w:r>
    </w:p>
    <w:p w14:paraId="5F7175F1" w14:textId="77777777" w:rsidR="00390989" w:rsidRPr="00E940A2" w:rsidRDefault="00FC69D3" w:rsidP="005959F9">
      <w:pPr>
        <w:pStyle w:val="aff0"/>
        <w:numPr>
          <w:ilvl w:val="0"/>
          <w:numId w:val="249"/>
        </w:numPr>
        <w:ind w:firstLineChars="0" w:hanging="851"/>
        <w:outlineLvl w:val="1"/>
        <w:rPr>
          <w:b/>
        </w:rPr>
      </w:pPr>
      <w:bookmarkStart w:id="1291" w:name="_Toc503360879"/>
      <w:r w:rsidRPr="00E940A2">
        <w:rPr>
          <w:rFonts w:hint="eastAsia"/>
          <w:b/>
        </w:rPr>
        <w:t>地</w:t>
      </w:r>
      <w:r w:rsidRPr="00E940A2">
        <w:rPr>
          <w:rFonts w:hint="eastAsia"/>
          <w:b/>
        </w:rPr>
        <w:t>/</w:t>
      </w:r>
      <w:r w:rsidRPr="00E940A2">
        <w:rPr>
          <w:rFonts w:hint="eastAsia"/>
          <w:b/>
        </w:rPr>
        <w:t>空通信</w:t>
      </w:r>
      <w:bookmarkEnd w:id="1291"/>
    </w:p>
    <w:p w14:paraId="5F7175F2" w14:textId="77777777" w:rsidR="00375E2D" w:rsidRPr="00AE0DB5" w:rsidRDefault="00375E2D" w:rsidP="005959F9">
      <w:pPr>
        <w:pStyle w:val="3"/>
        <w:keepNext w:val="0"/>
        <w:numPr>
          <w:ilvl w:val="0"/>
          <w:numId w:val="260"/>
        </w:numPr>
        <w:kinsoku w:val="0"/>
        <w:overflowPunct w:val="0"/>
        <w:autoSpaceDE w:val="0"/>
        <w:autoSpaceDN w:val="0"/>
      </w:pPr>
      <w:bookmarkStart w:id="1292" w:name="_Toc503360880"/>
      <w:r w:rsidRPr="00AE0DB5">
        <w:rPr>
          <w:rFonts w:hint="eastAsia"/>
        </w:rPr>
        <w:t>公司地空通信的手段</w:t>
      </w:r>
      <w:bookmarkEnd w:id="1292"/>
    </w:p>
    <w:p w14:paraId="5F7175F3" w14:textId="77777777" w:rsidR="00375E2D" w:rsidRPr="00AE0DB5" w:rsidRDefault="00375E2D" w:rsidP="00E940A2">
      <w:pPr>
        <w:kinsoku w:val="0"/>
        <w:overflowPunct w:val="0"/>
        <w:autoSpaceDE w:val="0"/>
        <w:autoSpaceDN w:val="0"/>
        <w:ind w:left="851"/>
      </w:pPr>
      <w:r w:rsidRPr="00AE0DB5">
        <w:rPr>
          <w:rFonts w:hint="eastAsia"/>
        </w:rPr>
        <w:t>公司地空通信手段包括：</w:t>
      </w:r>
    </w:p>
    <w:p w14:paraId="5F7175F4" w14:textId="77777777" w:rsidR="00375E2D" w:rsidRPr="00AE0DB5" w:rsidRDefault="00375E2D" w:rsidP="005959F9">
      <w:pPr>
        <w:pStyle w:val="aa"/>
        <w:numPr>
          <w:ilvl w:val="1"/>
          <w:numId w:val="114"/>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使用高频HF和甚高频VHF 电台（语音）；</w:t>
      </w:r>
    </w:p>
    <w:p w14:paraId="5F7175F5" w14:textId="77777777" w:rsidR="00375E2D" w:rsidRPr="00AE0DB5" w:rsidRDefault="00375E2D" w:rsidP="005959F9">
      <w:pPr>
        <w:pStyle w:val="aa"/>
        <w:numPr>
          <w:ilvl w:val="1"/>
          <w:numId w:val="114"/>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国际通信服务公司的HF/VHF电话连接和信息传递服务；</w:t>
      </w:r>
    </w:p>
    <w:p w14:paraId="5F7175F6" w14:textId="77777777" w:rsidR="00375E2D" w:rsidRPr="00AE0DB5" w:rsidRDefault="004240A9" w:rsidP="005959F9">
      <w:pPr>
        <w:pStyle w:val="aa"/>
        <w:numPr>
          <w:ilvl w:val="1"/>
          <w:numId w:val="114"/>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航站代理公司的VHF电台（语音）。</w:t>
      </w:r>
    </w:p>
    <w:p w14:paraId="5F7175F7" w14:textId="77777777" w:rsidR="00375E2D" w:rsidRPr="00AE0DB5" w:rsidRDefault="00375E2D" w:rsidP="005959F9">
      <w:pPr>
        <w:pStyle w:val="aa"/>
        <w:numPr>
          <w:ilvl w:val="0"/>
          <w:numId w:val="118"/>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空中交通管制部门的转达；</w:t>
      </w:r>
    </w:p>
    <w:p w14:paraId="5F7175F8" w14:textId="77777777" w:rsidR="00390989" w:rsidRPr="00AE0DB5" w:rsidRDefault="00375E2D" w:rsidP="005959F9">
      <w:pPr>
        <w:pStyle w:val="aa"/>
        <w:numPr>
          <w:ilvl w:val="0"/>
          <w:numId w:val="118"/>
        </w:numPr>
        <w:kinsoku w:val="0"/>
        <w:overflowPunct w:val="0"/>
        <w:autoSpaceDE w:val="0"/>
        <w:autoSpaceDN w:val="0"/>
        <w:adjustRightInd w:val="0"/>
        <w:snapToGrid w:val="0"/>
        <w:ind w:left="851" w:hanging="851"/>
        <w:jc w:val="left"/>
        <w:rPr>
          <w:rFonts w:hAnsi="宋体"/>
          <w:color w:val="000000" w:themeColor="text1"/>
        </w:rPr>
      </w:pPr>
      <w:r w:rsidRPr="00AE0DB5">
        <w:rPr>
          <w:rFonts w:hAnsi="宋体" w:hint="eastAsia"/>
          <w:color w:val="000000" w:themeColor="text1"/>
        </w:rPr>
        <w:t>允许的通信方式为：电话联接、信息传递（Phone Patch、Message</w:t>
      </w:r>
      <w:r w:rsidR="00426EE0" w:rsidRPr="00AE0DB5">
        <w:rPr>
          <w:rFonts w:hAnsi="宋体" w:hint="eastAsia"/>
          <w:color w:val="000000" w:themeColor="text1"/>
        </w:rPr>
        <w:t xml:space="preserve"> Relay）；</w:t>
      </w:r>
      <w:r w:rsidRPr="00AE0DB5">
        <w:rPr>
          <w:rFonts w:hAnsi="宋体" w:hint="eastAsia"/>
          <w:color w:val="000000" w:themeColor="text1"/>
        </w:rPr>
        <w:t>为了保证信息传递的准确，以上通信手段在选用时要求通信质量需在中等以上，否则可以选用</w:t>
      </w:r>
      <w:r w:rsidRPr="00AE0DB5">
        <w:rPr>
          <w:rFonts w:hAnsi="宋体" w:hint="eastAsia"/>
          <w:color w:val="000000" w:themeColor="text1"/>
        </w:rPr>
        <w:lastRenderedPageBreak/>
        <w:t xml:space="preserve">另一优先手段，如果已没有其他更好的手段，可以使用其中一个较好的手段作用到其最远的通信距离。 </w:t>
      </w:r>
    </w:p>
    <w:p w14:paraId="5F7175F9" w14:textId="77777777" w:rsidR="00375E2D" w:rsidRPr="00AE0DB5" w:rsidRDefault="00375E2D" w:rsidP="005959F9">
      <w:pPr>
        <w:pStyle w:val="3"/>
        <w:keepNext w:val="0"/>
        <w:numPr>
          <w:ilvl w:val="2"/>
          <w:numId w:val="246"/>
        </w:numPr>
        <w:kinsoku w:val="0"/>
        <w:overflowPunct w:val="0"/>
        <w:autoSpaceDE w:val="0"/>
        <w:autoSpaceDN w:val="0"/>
        <w:ind w:left="1333" w:hanging="851"/>
      </w:pPr>
      <w:bookmarkStart w:id="1293" w:name="_Toc503360881"/>
      <w:r w:rsidRPr="00AE0DB5">
        <w:rPr>
          <w:rFonts w:hint="eastAsia"/>
        </w:rPr>
        <w:t>公司地空通信限制</w:t>
      </w:r>
      <w:bookmarkEnd w:id="1293"/>
    </w:p>
    <w:p w14:paraId="5F7175FA" w14:textId="77777777" w:rsidR="00375E2D" w:rsidRPr="00AE0DB5" w:rsidRDefault="00375E2D" w:rsidP="005959F9">
      <w:pPr>
        <w:pStyle w:val="aa"/>
        <w:numPr>
          <w:ilvl w:val="2"/>
          <w:numId w:val="115"/>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按公司要求使用无线电通信设备的单位和个人，必须严格按通信程序进行工作，遵守通信纪律和保密规定；</w:t>
      </w:r>
    </w:p>
    <w:p w14:paraId="5F7175FB" w14:textId="77777777" w:rsidR="00375E2D" w:rsidRPr="00AE0DB5" w:rsidRDefault="00375E2D" w:rsidP="005959F9">
      <w:pPr>
        <w:pStyle w:val="aa"/>
        <w:numPr>
          <w:ilvl w:val="2"/>
          <w:numId w:val="115"/>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禁止与非规定的电台联络，不准冒用、伪造呼号或做不明身份的发射；</w:t>
      </w:r>
    </w:p>
    <w:p w14:paraId="5F7175FC" w14:textId="77777777" w:rsidR="00375E2D" w:rsidRPr="00AE0DB5" w:rsidRDefault="00375E2D" w:rsidP="005959F9">
      <w:pPr>
        <w:pStyle w:val="aa"/>
        <w:numPr>
          <w:ilvl w:val="2"/>
          <w:numId w:val="115"/>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 xml:space="preserve">工作时间内不得使用通信设备收听和拍发与工作无关的其他无线电信号； </w:t>
      </w:r>
    </w:p>
    <w:p w14:paraId="5F7175FD" w14:textId="77777777" w:rsidR="00390989" w:rsidRPr="00AE0DB5" w:rsidRDefault="00375E2D" w:rsidP="005959F9">
      <w:pPr>
        <w:pStyle w:val="aa"/>
        <w:numPr>
          <w:ilvl w:val="2"/>
          <w:numId w:val="115"/>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进行无线电通信时，必须严格遵守国家保密规定，不得使用明语在无线电通信中传递涉及保密的事项，不准向无关人员泄露任何无线电通话的内容；</w:t>
      </w:r>
    </w:p>
    <w:p w14:paraId="5F7175FE" w14:textId="77777777" w:rsidR="00375E2D" w:rsidRPr="00AE0DB5" w:rsidRDefault="00375E2D" w:rsidP="005959F9">
      <w:pPr>
        <w:pStyle w:val="3"/>
        <w:keepNext w:val="0"/>
        <w:numPr>
          <w:ilvl w:val="2"/>
          <w:numId w:val="246"/>
        </w:numPr>
        <w:kinsoku w:val="0"/>
        <w:overflowPunct w:val="0"/>
        <w:autoSpaceDE w:val="0"/>
        <w:autoSpaceDN w:val="0"/>
        <w:ind w:left="1333" w:hanging="851"/>
      </w:pPr>
      <w:bookmarkStart w:id="1294" w:name="_Toc503360882"/>
      <w:r w:rsidRPr="00AE0DB5">
        <w:rPr>
          <w:rFonts w:hint="eastAsia"/>
        </w:rPr>
        <w:t>通信录音设备</w:t>
      </w:r>
      <w:bookmarkEnd w:id="1294"/>
    </w:p>
    <w:p w14:paraId="5F7175FF" w14:textId="77777777" w:rsidR="00375E2D" w:rsidRPr="00AE0DB5" w:rsidRDefault="00375E2D" w:rsidP="00101399">
      <w:pPr>
        <w:kinsoku w:val="0"/>
        <w:overflowPunct w:val="0"/>
        <w:autoSpaceDE w:val="0"/>
        <w:autoSpaceDN w:val="0"/>
        <w:ind w:left="851"/>
      </w:pPr>
      <w:r w:rsidRPr="00AE0DB5">
        <w:rPr>
          <w:rFonts w:hint="eastAsia"/>
        </w:rPr>
        <w:t>公司运行</w:t>
      </w:r>
      <w:r w:rsidR="00DF11F1" w:rsidRPr="00AE0DB5">
        <w:rPr>
          <w:rFonts w:hint="eastAsia"/>
        </w:rPr>
        <w:t>控制部</w:t>
      </w:r>
      <w:r w:rsidRPr="00AE0DB5">
        <w:rPr>
          <w:rFonts w:hint="eastAsia"/>
        </w:rPr>
        <w:t>必须使用录音设备对关键的语音通信进行录音记录：</w:t>
      </w:r>
    </w:p>
    <w:p w14:paraId="5F717600" w14:textId="77777777" w:rsidR="00375E2D" w:rsidRPr="00AE0DB5" w:rsidRDefault="00375E2D" w:rsidP="005959F9">
      <w:pPr>
        <w:pStyle w:val="aa"/>
        <w:numPr>
          <w:ilvl w:val="2"/>
          <w:numId w:val="108"/>
        </w:numPr>
        <w:kinsoku w:val="0"/>
        <w:overflowPunct w:val="0"/>
        <w:autoSpaceDE w:val="0"/>
        <w:autoSpaceDN w:val="0"/>
        <w:adjustRightInd w:val="0"/>
        <w:snapToGrid w:val="0"/>
        <w:spacing w:line="400" w:lineRule="exact"/>
        <w:ind w:left="851" w:hanging="851"/>
        <w:jc w:val="left"/>
        <w:rPr>
          <w:rFonts w:hAnsi="宋体"/>
          <w:color w:val="000000" w:themeColor="text1"/>
        </w:rPr>
      </w:pPr>
      <w:r w:rsidRPr="00AE0DB5">
        <w:rPr>
          <w:rFonts w:hAnsi="宋体" w:hint="eastAsia"/>
          <w:color w:val="000000" w:themeColor="text1"/>
        </w:rPr>
        <w:t>通信录音设备的设置应与工作现场分离，24小时开机工作，记录内容包括：</w:t>
      </w:r>
    </w:p>
    <w:p w14:paraId="5F717601" w14:textId="77777777" w:rsidR="00375E2D" w:rsidRPr="00AE0DB5" w:rsidRDefault="00375E2D" w:rsidP="005959F9">
      <w:pPr>
        <w:pStyle w:val="aff0"/>
        <w:numPr>
          <w:ilvl w:val="0"/>
          <w:numId w:val="119"/>
        </w:numPr>
        <w:kinsoku w:val="0"/>
        <w:overflowPunct w:val="0"/>
        <w:autoSpaceDE w:val="0"/>
        <w:autoSpaceDN w:val="0"/>
        <w:ind w:left="851" w:firstLineChars="0" w:hanging="851"/>
      </w:pPr>
      <w:r w:rsidRPr="00AE0DB5">
        <w:rPr>
          <w:rFonts w:hint="eastAsia"/>
        </w:rPr>
        <w:t>对空联络的高频和甚高频电台；</w:t>
      </w:r>
    </w:p>
    <w:p w14:paraId="5F717602" w14:textId="77777777" w:rsidR="00375E2D" w:rsidRPr="00AE0DB5" w:rsidRDefault="00375E2D" w:rsidP="005959F9">
      <w:pPr>
        <w:pStyle w:val="aff0"/>
        <w:numPr>
          <w:ilvl w:val="0"/>
          <w:numId w:val="119"/>
        </w:numPr>
        <w:kinsoku w:val="0"/>
        <w:overflowPunct w:val="0"/>
        <w:autoSpaceDE w:val="0"/>
        <w:autoSpaceDN w:val="0"/>
        <w:ind w:left="851" w:firstLineChars="0" w:hanging="851"/>
      </w:pPr>
      <w:r w:rsidRPr="00AE0DB5">
        <w:rPr>
          <w:rFonts w:hint="eastAsia"/>
        </w:rPr>
        <w:t>内通调度电话；</w:t>
      </w:r>
    </w:p>
    <w:p w14:paraId="5F717603" w14:textId="77777777" w:rsidR="00375E2D" w:rsidRPr="00AE0DB5" w:rsidRDefault="00375E2D" w:rsidP="005959F9">
      <w:pPr>
        <w:pStyle w:val="aff0"/>
        <w:numPr>
          <w:ilvl w:val="0"/>
          <w:numId w:val="119"/>
        </w:numPr>
        <w:kinsoku w:val="0"/>
        <w:overflowPunct w:val="0"/>
        <w:autoSpaceDE w:val="0"/>
        <w:autoSpaceDN w:val="0"/>
        <w:ind w:left="851" w:firstLineChars="0" w:hanging="851"/>
      </w:pPr>
      <w:r w:rsidRPr="00AE0DB5">
        <w:rPr>
          <w:rFonts w:hint="eastAsia"/>
        </w:rPr>
        <w:t>关键岗位的外线电话。</w:t>
      </w:r>
    </w:p>
    <w:p w14:paraId="5F717604" w14:textId="77777777" w:rsidR="00375E2D" w:rsidRPr="00101399" w:rsidRDefault="00375E2D" w:rsidP="005959F9">
      <w:pPr>
        <w:pStyle w:val="aa"/>
        <w:numPr>
          <w:ilvl w:val="2"/>
          <w:numId w:val="108"/>
        </w:numPr>
        <w:kinsoku w:val="0"/>
        <w:overflowPunct w:val="0"/>
        <w:autoSpaceDE w:val="0"/>
        <w:autoSpaceDN w:val="0"/>
        <w:adjustRightInd w:val="0"/>
        <w:snapToGrid w:val="0"/>
        <w:spacing w:line="400" w:lineRule="exact"/>
        <w:ind w:left="851" w:hanging="851"/>
        <w:jc w:val="left"/>
        <w:rPr>
          <w:rFonts w:hAnsi="宋体"/>
          <w:color w:val="000000" w:themeColor="text1"/>
        </w:rPr>
      </w:pPr>
      <w:r w:rsidRPr="00101399">
        <w:rPr>
          <w:rFonts w:hAnsi="宋体" w:hint="eastAsia"/>
          <w:color w:val="000000" w:themeColor="text1"/>
        </w:rPr>
        <w:t>录音是运行控制</w:t>
      </w:r>
      <w:r w:rsidR="000C729B" w:rsidRPr="00101399">
        <w:rPr>
          <w:rFonts w:hAnsi="宋体" w:hint="eastAsia"/>
          <w:color w:val="000000" w:themeColor="text1"/>
        </w:rPr>
        <w:t>部</w:t>
      </w:r>
      <w:r w:rsidRPr="00101399">
        <w:rPr>
          <w:rFonts w:hAnsi="宋体" w:hint="eastAsia"/>
          <w:color w:val="000000" w:themeColor="text1"/>
        </w:rPr>
        <w:t>工作记录的一种形式，记录了通话内容</w:t>
      </w:r>
      <w:r w:rsidRPr="00101399">
        <w:rPr>
          <w:rFonts w:hAnsi="宋体" w:hint="eastAsia"/>
          <w:color w:val="000000" w:themeColor="text1"/>
        </w:rPr>
        <w:lastRenderedPageBreak/>
        <w:t>的硬盘需按规定保存和记录，该记录</w:t>
      </w:r>
      <w:r w:rsidR="003A4C4D" w:rsidRPr="00101399">
        <w:rPr>
          <w:rFonts w:hAnsi="宋体" w:hint="eastAsia"/>
          <w:color w:val="000000" w:themeColor="text1"/>
        </w:rPr>
        <w:t>保存</w:t>
      </w:r>
      <w:r w:rsidRPr="00101399">
        <w:rPr>
          <w:rFonts w:hAnsi="宋体" w:hint="eastAsia"/>
          <w:color w:val="000000" w:themeColor="text1"/>
        </w:rPr>
        <w:t>至少30天；</w:t>
      </w:r>
    </w:p>
    <w:p w14:paraId="5F717605" w14:textId="77777777" w:rsidR="00991E83" w:rsidRPr="00101399" w:rsidRDefault="00375E2D" w:rsidP="005959F9">
      <w:pPr>
        <w:pStyle w:val="aa"/>
        <w:numPr>
          <w:ilvl w:val="2"/>
          <w:numId w:val="108"/>
        </w:numPr>
        <w:kinsoku w:val="0"/>
        <w:overflowPunct w:val="0"/>
        <w:autoSpaceDE w:val="0"/>
        <w:autoSpaceDN w:val="0"/>
        <w:adjustRightInd w:val="0"/>
        <w:snapToGrid w:val="0"/>
        <w:spacing w:line="400" w:lineRule="exact"/>
        <w:ind w:left="851" w:hanging="851"/>
        <w:jc w:val="left"/>
        <w:rPr>
          <w:rFonts w:hAnsi="宋体"/>
          <w:color w:val="000000" w:themeColor="text1"/>
        </w:rPr>
      </w:pPr>
      <w:r w:rsidRPr="00101399">
        <w:rPr>
          <w:rFonts w:hAnsi="宋体" w:hint="eastAsia"/>
          <w:color w:val="000000" w:themeColor="text1"/>
        </w:rPr>
        <w:t>录音内容的使用，必须经运行控制部同意，任何人不得随意</w:t>
      </w:r>
      <w:r w:rsidR="00426EE0" w:rsidRPr="00101399">
        <w:rPr>
          <w:rFonts w:hAnsi="宋体" w:hint="eastAsia"/>
          <w:color w:val="000000" w:themeColor="text1"/>
        </w:rPr>
        <w:t>提取使用；</w:t>
      </w:r>
    </w:p>
    <w:p w14:paraId="5F717606" w14:textId="77777777" w:rsidR="00375E2D" w:rsidRPr="00AE0DB5" w:rsidRDefault="00375E2D" w:rsidP="005959F9">
      <w:pPr>
        <w:pStyle w:val="aa"/>
        <w:numPr>
          <w:ilvl w:val="2"/>
          <w:numId w:val="108"/>
        </w:numPr>
        <w:kinsoku w:val="0"/>
        <w:overflowPunct w:val="0"/>
        <w:autoSpaceDE w:val="0"/>
        <w:autoSpaceDN w:val="0"/>
        <w:adjustRightInd w:val="0"/>
        <w:snapToGrid w:val="0"/>
        <w:spacing w:line="400" w:lineRule="exact"/>
        <w:ind w:left="851" w:hanging="851"/>
        <w:jc w:val="left"/>
      </w:pPr>
      <w:r w:rsidRPr="00101399">
        <w:rPr>
          <w:rFonts w:hAnsi="宋体" w:hint="eastAsia"/>
          <w:color w:val="000000" w:themeColor="text1"/>
        </w:rPr>
        <w:t>外单</w:t>
      </w:r>
      <w:r w:rsidRPr="00AE0DB5">
        <w:rPr>
          <w:rFonts w:hint="eastAsia"/>
        </w:rPr>
        <w:t>位提取使用重要录音内容时，必须经运行控制部</w:t>
      </w:r>
      <w:r w:rsidR="00E34570" w:rsidRPr="00AE0DB5">
        <w:rPr>
          <w:rFonts w:hint="eastAsia"/>
        </w:rPr>
        <w:t>总经理</w:t>
      </w:r>
      <w:r w:rsidRPr="00AE0DB5">
        <w:rPr>
          <w:rFonts w:hint="eastAsia"/>
        </w:rPr>
        <w:t>同意并办理好移交手续。</w:t>
      </w:r>
    </w:p>
    <w:p w14:paraId="5F717607" w14:textId="77777777" w:rsidR="00375E2D" w:rsidRDefault="00375E2D" w:rsidP="005959F9">
      <w:pPr>
        <w:pStyle w:val="3"/>
        <w:keepNext w:val="0"/>
        <w:numPr>
          <w:ilvl w:val="2"/>
          <w:numId w:val="246"/>
        </w:numPr>
        <w:kinsoku w:val="0"/>
        <w:overflowPunct w:val="0"/>
        <w:autoSpaceDE w:val="0"/>
        <w:autoSpaceDN w:val="0"/>
        <w:ind w:left="1333" w:hanging="851"/>
      </w:pPr>
      <w:bookmarkStart w:id="1295" w:name="_Toc35919942"/>
      <w:bookmarkStart w:id="1296" w:name="_Toc36003426"/>
      <w:bookmarkStart w:id="1297" w:name="_Toc36007715"/>
      <w:bookmarkStart w:id="1298" w:name="_Toc36622867"/>
      <w:bookmarkStart w:id="1299" w:name="_Toc36740212"/>
      <w:bookmarkStart w:id="1300" w:name="_Toc38226916"/>
      <w:bookmarkStart w:id="1301" w:name="_Toc40250909"/>
      <w:bookmarkStart w:id="1302" w:name="_Toc503360883"/>
      <w:r w:rsidRPr="00AE0DB5">
        <w:rPr>
          <w:rFonts w:hint="eastAsia"/>
        </w:rPr>
        <w:t>公司使用地面通讯设备清单</w:t>
      </w:r>
      <w:bookmarkEnd w:id="1295"/>
      <w:bookmarkEnd w:id="1296"/>
      <w:bookmarkEnd w:id="1297"/>
      <w:bookmarkEnd w:id="1298"/>
      <w:bookmarkEnd w:id="1299"/>
      <w:bookmarkEnd w:id="1300"/>
      <w:bookmarkEnd w:id="1301"/>
      <w:bookmarkEnd w:id="1302"/>
    </w:p>
    <w:tbl>
      <w:tblPr>
        <w:tblW w:w="692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62"/>
        <w:gridCol w:w="1233"/>
        <w:gridCol w:w="709"/>
        <w:gridCol w:w="982"/>
        <w:gridCol w:w="850"/>
        <w:gridCol w:w="1003"/>
        <w:gridCol w:w="983"/>
      </w:tblGrid>
      <w:tr w:rsidR="00F021D0" w:rsidRPr="00AE0DB5" w14:paraId="5F71760E" w14:textId="77777777" w:rsidTr="00465F2D">
        <w:trPr>
          <w:jc w:val="center"/>
        </w:trPr>
        <w:tc>
          <w:tcPr>
            <w:tcW w:w="1162" w:type="dxa"/>
            <w:vAlign w:val="center"/>
          </w:tcPr>
          <w:p w14:paraId="5F717608"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设备名称</w:t>
            </w:r>
          </w:p>
        </w:tc>
        <w:tc>
          <w:tcPr>
            <w:tcW w:w="1233" w:type="dxa"/>
            <w:vAlign w:val="center"/>
          </w:tcPr>
          <w:p w14:paraId="5F717609"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设备型号</w:t>
            </w:r>
          </w:p>
        </w:tc>
        <w:tc>
          <w:tcPr>
            <w:tcW w:w="1691" w:type="dxa"/>
            <w:gridSpan w:val="2"/>
            <w:vAlign w:val="center"/>
          </w:tcPr>
          <w:p w14:paraId="5F71760A"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频率</w:t>
            </w:r>
          </w:p>
        </w:tc>
        <w:tc>
          <w:tcPr>
            <w:tcW w:w="850" w:type="dxa"/>
            <w:vAlign w:val="center"/>
          </w:tcPr>
          <w:p w14:paraId="5F71760B"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呼号</w:t>
            </w:r>
          </w:p>
        </w:tc>
        <w:tc>
          <w:tcPr>
            <w:tcW w:w="1003" w:type="dxa"/>
            <w:vAlign w:val="center"/>
          </w:tcPr>
          <w:p w14:paraId="5F71760C"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安装地点</w:t>
            </w:r>
          </w:p>
        </w:tc>
        <w:tc>
          <w:tcPr>
            <w:tcW w:w="983" w:type="dxa"/>
            <w:vAlign w:val="center"/>
          </w:tcPr>
          <w:p w14:paraId="5F71760D"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安装日期</w:t>
            </w:r>
          </w:p>
        </w:tc>
      </w:tr>
      <w:tr w:rsidR="00F021D0" w:rsidRPr="00AE0DB5" w14:paraId="5F717615" w14:textId="77777777" w:rsidTr="00465F2D">
        <w:trPr>
          <w:jc w:val="center"/>
        </w:trPr>
        <w:tc>
          <w:tcPr>
            <w:tcW w:w="1162" w:type="dxa"/>
            <w:vAlign w:val="center"/>
          </w:tcPr>
          <w:p w14:paraId="5F71760F"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281510">
              <w:rPr>
                <w:rFonts w:hAnsi="宋体" w:hint="eastAsia"/>
                <w:color w:val="000000" w:themeColor="text1"/>
                <w:sz w:val="18"/>
                <w:szCs w:val="18"/>
              </w:rPr>
              <w:t>甚高频电台</w:t>
            </w:r>
          </w:p>
        </w:tc>
        <w:tc>
          <w:tcPr>
            <w:tcW w:w="1233" w:type="dxa"/>
            <w:vAlign w:val="center"/>
          </w:tcPr>
          <w:p w14:paraId="5F717610"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Pr>
                <w:rFonts w:hAnsi="宋体"/>
                <w:color w:val="000000" w:themeColor="text1"/>
                <w:sz w:val="18"/>
                <w:szCs w:val="18"/>
              </w:rPr>
              <w:t>HAIGE EXP5300</w:t>
            </w:r>
          </w:p>
        </w:tc>
        <w:tc>
          <w:tcPr>
            <w:tcW w:w="1691" w:type="dxa"/>
            <w:gridSpan w:val="2"/>
            <w:vAlign w:val="center"/>
          </w:tcPr>
          <w:p w14:paraId="5F717611"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131.5MHZ</w:t>
            </w:r>
          </w:p>
        </w:tc>
        <w:tc>
          <w:tcPr>
            <w:tcW w:w="850" w:type="dxa"/>
            <w:vAlign w:val="center"/>
          </w:tcPr>
          <w:p w14:paraId="5F717612"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UNITOP</w:t>
            </w:r>
          </w:p>
        </w:tc>
        <w:tc>
          <w:tcPr>
            <w:tcW w:w="1003" w:type="dxa"/>
            <w:vAlign w:val="center"/>
          </w:tcPr>
          <w:p w14:paraId="5F717613"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武汉</w:t>
            </w:r>
          </w:p>
        </w:tc>
        <w:tc>
          <w:tcPr>
            <w:tcW w:w="983" w:type="dxa"/>
            <w:vAlign w:val="center"/>
          </w:tcPr>
          <w:p w14:paraId="5F717614" w14:textId="77777777" w:rsidR="00F021D0" w:rsidRPr="00281510" w:rsidRDefault="00F021D0" w:rsidP="00465F2D">
            <w:pPr>
              <w:pStyle w:val="aa"/>
              <w:adjustRightInd w:val="0"/>
              <w:snapToGrid w:val="0"/>
              <w:spacing w:line="360" w:lineRule="auto"/>
              <w:ind w:left="0"/>
              <w:rPr>
                <w:rFonts w:hAnsi="宋体"/>
                <w:color w:val="FF0000"/>
                <w:sz w:val="18"/>
                <w:szCs w:val="18"/>
              </w:rPr>
            </w:pPr>
            <w:r w:rsidRPr="00787058">
              <w:rPr>
                <w:rFonts w:hAnsi="宋体" w:hint="eastAsia"/>
                <w:sz w:val="18"/>
                <w:szCs w:val="18"/>
              </w:rPr>
              <w:t>2017</w:t>
            </w:r>
            <w:r w:rsidRPr="00787058">
              <w:rPr>
                <w:rFonts w:hAnsi="宋体"/>
                <w:sz w:val="18"/>
                <w:szCs w:val="18"/>
              </w:rPr>
              <w:t>1008</w:t>
            </w:r>
          </w:p>
        </w:tc>
      </w:tr>
      <w:tr w:rsidR="00F021D0" w:rsidRPr="00AE0DB5" w14:paraId="5F71761E" w14:textId="77777777" w:rsidTr="00465F2D">
        <w:trPr>
          <w:trHeight w:val="216"/>
          <w:jc w:val="center"/>
        </w:trPr>
        <w:tc>
          <w:tcPr>
            <w:tcW w:w="1162" w:type="dxa"/>
            <w:vMerge w:val="restart"/>
            <w:vAlign w:val="center"/>
          </w:tcPr>
          <w:p w14:paraId="5F717616"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高频无</w:t>
            </w:r>
          </w:p>
          <w:p w14:paraId="5F717617"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线电台</w:t>
            </w:r>
          </w:p>
        </w:tc>
        <w:tc>
          <w:tcPr>
            <w:tcW w:w="1233" w:type="dxa"/>
            <w:vMerge w:val="restart"/>
            <w:vAlign w:val="center"/>
          </w:tcPr>
          <w:p w14:paraId="5F717618"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2075</w:t>
            </w:r>
          </w:p>
        </w:tc>
        <w:tc>
          <w:tcPr>
            <w:tcW w:w="709" w:type="dxa"/>
            <w:tcBorders>
              <w:bottom w:val="single" w:sz="4" w:space="0" w:color="auto"/>
              <w:right w:val="single" w:sz="4" w:space="0" w:color="auto"/>
            </w:tcBorders>
            <w:vAlign w:val="center"/>
          </w:tcPr>
          <w:p w14:paraId="5F717619" w14:textId="77777777" w:rsidR="00F021D0" w:rsidRPr="00AE0DB5" w:rsidRDefault="00F021D0" w:rsidP="00465F2D">
            <w:pPr>
              <w:spacing w:line="360" w:lineRule="auto"/>
              <w:ind w:left="0"/>
              <w:rPr>
                <w:color w:val="000000" w:themeColor="text1"/>
                <w:sz w:val="18"/>
                <w:szCs w:val="18"/>
              </w:rPr>
            </w:pPr>
            <w:r w:rsidRPr="00AE0DB5">
              <w:rPr>
                <w:rFonts w:hint="eastAsia"/>
                <w:color w:val="000000" w:themeColor="text1"/>
                <w:sz w:val="18"/>
                <w:szCs w:val="18"/>
              </w:rPr>
              <w:t>日频</w:t>
            </w:r>
          </w:p>
        </w:tc>
        <w:tc>
          <w:tcPr>
            <w:tcW w:w="982" w:type="dxa"/>
            <w:tcBorders>
              <w:left w:val="single" w:sz="4" w:space="0" w:color="auto"/>
              <w:bottom w:val="single" w:sz="4" w:space="0" w:color="auto"/>
            </w:tcBorders>
            <w:vAlign w:val="center"/>
          </w:tcPr>
          <w:p w14:paraId="5F71761A"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8921KHZ</w:t>
            </w:r>
          </w:p>
        </w:tc>
        <w:tc>
          <w:tcPr>
            <w:tcW w:w="850" w:type="dxa"/>
            <w:vMerge w:val="restart"/>
            <w:vAlign w:val="center"/>
          </w:tcPr>
          <w:p w14:paraId="5F71761B"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UNITOP</w:t>
            </w:r>
          </w:p>
        </w:tc>
        <w:tc>
          <w:tcPr>
            <w:tcW w:w="1003" w:type="dxa"/>
            <w:vMerge w:val="restart"/>
            <w:vAlign w:val="center"/>
          </w:tcPr>
          <w:p w14:paraId="5F71761C"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武汉</w:t>
            </w:r>
          </w:p>
        </w:tc>
        <w:tc>
          <w:tcPr>
            <w:tcW w:w="983" w:type="dxa"/>
            <w:vMerge w:val="restart"/>
            <w:vAlign w:val="center"/>
          </w:tcPr>
          <w:p w14:paraId="5F71761D"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20100701</w:t>
            </w:r>
          </w:p>
        </w:tc>
      </w:tr>
      <w:tr w:rsidR="00F021D0" w:rsidRPr="00AE0DB5" w14:paraId="5F717626" w14:textId="77777777" w:rsidTr="00465F2D">
        <w:trPr>
          <w:trHeight w:val="198"/>
          <w:jc w:val="center"/>
        </w:trPr>
        <w:tc>
          <w:tcPr>
            <w:tcW w:w="1162" w:type="dxa"/>
            <w:vMerge/>
            <w:vAlign w:val="center"/>
          </w:tcPr>
          <w:p w14:paraId="5F71761F"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p>
        </w:tc>
        <w:tc>
          <w:tcPr>
            <w:tcW w:w="1233" w:type="dxa"/>
            <w:vMerge/>
            <w:vAlign w:val="center"/>
          </w:tcPr>
          <w:p w14:paraId="5F717620"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p>
        </w:tc>
        <w:tc>
          <w:tcPr>
            <w:tcW w:w="709" w:type="dxa"/>
            <w:tcBorders>
              <w:top w:val="single" w:sz="4" w:space="0" w:color="auto"/>
              <w:bottom w:val="single" w:sz="4" w:space="0" w:color="auto"/>
              <w:right w:val="single" w:sz="4" w:space="0" w:color="auto"/>
            </w:tcBorders>
            <w:vAlign w:val="center"/>
          </w:tcPr>
          <w:p w14:paraId="5F717621" w14:textId="77777777" w:rsidR="00F021D0" w:rsidRPr="00AE0DB5" w:rsidRDefault="00F021D0" w:rsidP="00465F2D">
            <w:pPr>
              <w:spacing w:line="360" w:lineRule="auto"/>
              <w:ind w:left="0"/>
              <w:rPr>
                <w:color w:val="000000" w:themeColor="text1"/>
                <w:sz w:val="18"/>
                <w:szCs w:val="18"/>
              </w:rPr>
            </w:pPr>
            <w:r w:rsidRPr="00AE0DB5">
              <w:rPr>
                <w:rFonts w:hint="eastAsia"/>
                <w:color w:val="000000" w:themeColor="text1"/>
                <w:sz w:val="18"/>
                <w:szCs w:val="18"/>
              </w:rPr>
              <w:t>夜频</w:t>
            </w:r>
          </w:p>
        </w:tc>
        <w:tc>
          <w:tcPr>
            <w:tcW w:w="982" w:type="dxa"/>
            <w:tcBorders>
              <w:top w:val="single" w:sz="4" w:space="0" w:color="auto"/>
              <w:left w:val="single" w:sz="4" w:space="0" w:color="auto"/>
              <w:bottom w:val="single" w:sz="4" w:space="0" w:color="auto"/>
            </w:tcBorders>
            <w:vAlign w:val="center"/>
          </w:tcPr>
          <w:p w14:paraId="5F717622"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4687KHZ</w:t>
            </w:r>
          </w:p>
        </w:tc>
        <w:tc>
          <w:tcPr>
            <w:tcW w:w="850" w:type="dxa"/>
            <w:vMerge/>
            <w:vAlign w:val="center"/>
          </w:tcPr>
          <w:p w14:paraId="5F717623"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p>
        </w:tc>
        <w:tc>
          <w:tcPr>
            <w:tcW w:w="1003" w:type="dxa"/>
            <w:vMerge/>
            <w:vAlign w:val="center"/>
          </w:tcPr>
          <w:p w14:paraId="5F717624"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p>
        </w:tc>
        <w:tc>
          <w:tcPr>
            <w:tcW w:w="983" w:type="dxa"/>
            <w:vMerge/>
            <w:vAlign w:val="center"/>
          </w:tcPr>
          <w:p w14:paraId="5F717625"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p>
        </w:tc>
      </w:tr>
      <w:tr w:rsidR="00F021D0" w:rsidRPr="00AE0DB5" w14:paraId="5F71762E" w14:textId="77777777" w:rsidTr="00465F2D">
        <w:trPr>
          <w:trHeight w:val="288"/>
          <w:jc w:val="center"/>
        </w:trPr>
        <w:tc>
          <w:tcPr>
            <w:tcW w:w="1162" w:type="dxa"/>
            <w:vMerge/>
            <w:vAlign w:val="center"/>
          </w:tcPr>
          <w:p w14:paraId="5F717627"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p>
        </w:tc>
        <w:tc>
          <w:tcPr>
            <w:tcW w:w="1233" w:type="dxa"/>
            <w:vMerge/>
            <w:vAlign w:val="center"/>
          </w:tcPr>
          <w:p w14:paraId="5F717628"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p>
        </w:tc>
        <w:tc>
          <w:tcPr>
            <w:tcW w:w="709" w:type="dxa"/>
            <w:tcBorders>
              <w:top w:val="single" w:sz="4" w:space="0" w:color="auto"/>
              <w:right w:val="single" w:sz="4" w:space="0" w:color="auto"/>
            </w:tcBorders>
            <w:vAlign w:val="center"/>
          </w:tcPr>
          <w:p w14:paraId="5F717629" w14:textId="77777777" w:rsidR="00F021D0" w:rsidRPr="00AE0DB5" w:rsidRDefault="00F021D0" w:rsidP="00465F2D">
            <w:pPr>
              <w:spacing w:line="360" w:lineRule="auto"/>
              <w:ind w:left="0"/>
              <w:rPr>
                <w:color w:val="000000" w:themeColor="text1"/>
                <w:sz w:val="18"/>
                <w:szCs w:val="18"/>
              </w:rPr>
            </w:pPr>
            <w:r w:rsidRPr="00AE0DB5">
              <w:rPr>
                <w:rFonts w:hint="eastAsia"/>
                <w:color w:val="000000" w:themeColor="text1"/>
                <w:sz w:val="18"/>
                <w:szCs w:val="18"/>
              </w:rPr>
              <w:t>备频</w:t>
            </w:r>
          </w:p>
        </w:tc>
        <w:tc>
          <w:tcPr>
            <w:tcW w:w="982" w:type="dxa"/>
            <w:tcBorders>
              <w:top w:val="single" w:sz="4" w:space="0" w:color="auto"/>
              <w:left w:val="single" w:sz="4" w:space="0" w:color="auto"/>
            </w:tcBorders>
            <w:vAlign w:val="center"/>
          </w:tcPr>
          <w:p w14:paraId="5F71762A"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11342KHZ</w:t>
            </w:r>
          </w:p>
        </w:tc>
        <w:tc>
          <w:tcPr>
            <w:tcW w:w="850" w:type="dxa"/>
            <w:vMerge/>
            <w:vAlign w:val="center"/>
          </w:tcPr>
          <w:p w14:paraId="5F71762B"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p>
        </w:tc>
        <w:tc>
          <w:tcPr>
            <w:tcW w:w="1003" w:type="dxa"/>
            <w:vMerge/>
            <w:vAlign w:val="center"/>
          </w:tcPr>
          <w:p w14:paraId="5F71762C"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p>
        </w:tc>
        <w:tc>
          <w:tcPr>
            <w:tcW w:w="983" w:type="dxa"/>
            <w:vMerge/>
            <w:vAlign w:val="center"/>
          </w:tcPr>
          <w:p w14:paraId="5F71762D"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p>
        </w:tc>
      </w:tr>
      <w:tr w:rsidR="00F021D0" w:rsidRPr="00AE0DB5" w14:paraId="5F717635" w14:textId="77777777" w:rsidTr="00465F2D">
        <w:trPr>
          <w:jc w:val="center"/>
        </w:trPr>
        <w:tc>
          <w:tcPr>
            <w:tcW w:w="1162" w:type="dxa"/>
            <w:vAlign w:val="center"/>
          </w:tcPr>
          <w:p w14:paraId="5F71762F"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甚高频电台</w:t>
            </w:r>
          </w:p>
        </w:tc>
        <w:tc>
          <w:tcPr>
            <w:tcW w:w="1233" w:type="dxa"/>
            <w:vAlign w:val="center"/>
          </w:tcPr>
          <w:p w14:paraId="5F717630"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TG-480-(50)</w:t>
            </w:r>
          </w:p>
        </w:tc>
        <w:tc>
          <w:tcPr>
            <w:tcW w:w="1691" w:type="dxa"/>
            <w:gridSpan w:val="2"/>
            <w:vAlign w:val="center"/>
          </w:tcPr>
          <w:p w14:paraId="5F717631"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131.5MHZ</w:t>
            </w:r>
          </w:p>
        </w:tc>
        <w:tc>
          <w:tcPr>
            <w:tcW w:w="850" w:type="dxa"/>
            <w:vAlign w:val="center"/>
          </w:tcPr>
          <w:p w14:paraId="5F717632"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UNITOP</w:t>
            </w:r>
          </w:p>
        </w:tc>
        <w:tc>
          <w:tcPr>
            <w:tcW w:w="1003" w:type="dxa"/>
            <w:vAlign w:val="center"/>
          </w:tcPr>
          <w:p w14:paraId="5F717633"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武汉</w:t>
            </w:r>
          </w:p>
        </w:tc>
        <w:tc>
          <w:tcPr>
            <w:tcW w:w="983" w:type="dxa"/>
            <w:vAlign w:val="center"/>
          </w:tcPr>
          <w:p w14:paraId="5F717634"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20100701</w:t>
            </w:r>
          </w:p>
        </w:tc>
      </w:tr>
      <w:tr w:rsidR="00F021D0" w:rsidRPr="00AE0DB5" w14:paraId="5F717639" w14:textId="77777777" w:rsidTr="00465F2D">
        <w:trPr>
          <w:jc w:val="center"/>
        </w:trPr>
        <w:tc>
          <w:tcPr>
            <w:tcW w:w="1162" w:type="dxa"/>
            <w:vAlign w:val="center"/>
          </w:tcPr>
          <w:p w14:paraId="5F717636"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多通道数字记录仪</w:t>
            </w:r>
          </w:p>
        </w:tc>
        <w:tc>
          <w:tcPr>
            <w:tcW w:w="4777" w:type="dxa"/>
            <w:gridSpan w:val="5"/>
            <w:vAlign w:val="center"/>
          </w:tcPr>
          <w:p w14:paraId="5F717637"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三汇SHR</w:t>
            </w:r>
          </w:p>
        </w:tc>
        <w:tc>
          <w:tcPr>
            <w:tcW w:w="983" w:type="dxa"/>
            <w:vAlign w:val="center"/>
          </w:tcPr>
          <w:p w14:paraId="5F717638" w14:textId="77777777" w:rsidR="00F021D0" w:rsidRPr="00AE0DB5" w:rsidRDefault="00F021D0" w:rsidP="00465F2D">
            <w:pPr>
              <w:pStyle w:val="aa"/>
              <w:adjustRightInd w:val="0"/>
              <w:snapToGrid w:val="0"/>
              <w:spacing w:line="360" w:lineRule="auto"/>
              <w:ind w:left="0"/>
              <w:rPr>
                <w:rFonts w:hAnsi="宋体"/>
                <w:color w:val="000000" w:themeColor="text1"/>
                <w:sz w:val="18"/>
                <w:szCs w:val="18"/>
              </w:rPr>
            </w:pPr>
            <w:r w:rsidRPr="00AE0DB5">
              <w:rPr>
                <w:rFonts w:hAnsi="宋体" w:hint="eastAsia"/>
                <w:color w:val="000000" w:themeColor="text1"/>
                <w:sz w:val="18"/>
                <w:szCs w:val="18"/>
              </w:rPr>
              <w:t>20100701</w:t>
            </w:r>
          </w:p>
        </w:tc>
      </w:tr>
    </w:tbl>
    <w:p w14:paraId="5F71763A" w14:textId="77777777" w:rsidR="00F021D0" w:rsidRPr="00F021D0" w:rsidRDefault="00F021D0" w:rsidP="00F021D0">
      <w:pPr>
        <w:pStyle w:val="a0"/>
        <w:ind w:left="0" w:firstLine="0"/>
      </w:pPr>
    </w:p>
    <w:p w14:paraId="5F71763B" w14:textId="77777777" w:rsidR="00375E2D" w:rsidRPr="00AE0DB5" w:rsidRDefault="00375E2D" w:rsidP="005959F9">
      <w:pPr>
        <w:pStyle w:val="3"/>
        <w:keepNext w:val="0"/>
        <w:numPr>
          <w:ilvl w:val="2"/>
          <w:numId w:val="246"/>
        </w:numPr>
        <w:kinsoku w:val="0"/>
        <w:overflowPunct w:val="0"/>
        <w:autoSpaceDE w:val="0"/>
        <w:autoSpaceDN w:val="0"/>
        <w:ind w:left="1333" w:hanging="851"/>
      </w:pPr>
      <w:bookmarkStart w:id="1303" w:name="_Toc503360884"/>
      <w:r w:rsidRPr="00AE0DB5">
        <w:rPr>
          <w:rFonts w:hint="eastAsia"/>
        </w:rPr>
        <w:t>公司机载通讯设备清单</w:t>
      </w:r>
      <w:bookmarkEnd w:id="1303"/>
    </w:p>
    <w:p w14:paraId="5F71763C" w14:textId="77777777" w:rsidR="00375E2D" w:rsidRPr="00AE0DB5" w:rsidRDefault="00375E2D" w:rsidP="00101399">
      <w:pPr>
        <w:kinsoku w:val="0"/>
        <w:overflowPunct w:val="0"/>
        <w:autoSpaceDE w:val="0"/>
        <w:autoSpaceDN w:val="0"/>
        <w:ind w:left="851"/>
      </w:pPr>
      <w:r w:rsidRPr="00AE0DB5">
        <w:rPr>
          <w:rFonts w:hint="eastAsia"/>
        </w:rPr>
        <w:t>（参见</w:t>
      </w:r>
      <w:r w:rsidR="00D95272" w:rsidRPr="00AE0DB5">
        <w:rPr>
          <w:rFonts w:hint="eastAsia"/>
        </w:rPr>
        <w:t>公司</w:t>
      </w:r>
      <w:r w:rsidR="00390989" w:rsidRPr="00DE76D5">
        <w:rPr>
          <w:rFonts w:hint="eastAsia"/>
        </w:rPr>
        <w:t>相关</w:t>
      </w:r>
      <w:r w:rsidRPr="00AE0DB5">
        <w:rPr>
          <w:rFonts w:hint="eastAsia"/>
        </w:rPr>
        <w:t>机型使用手册）</w:t>
      </w:r>
    </w:p>
    <w:p w14:paraId="5F71763D" w14:textId="77777777" w:rsidR="00375E2D" w:rsidRPr="00101399" w:rsidRDefault="00375E2D" w:rsidP="005959F9">
      <w:pPr>
        <w:pStyle w:val="aff0"/>
        <w:numPr>
          <w:ilvl w:val="0"/>
          <w:numId w:val="249"/>
        </w:numPr>
        <w:ind w:firstLineChars="0" w:hanging="851"/>
        <w:outlineLvl w:val="1"/>
        <w:rPr>
          <w:b/>
        </w:rPr>
      </w:pPr>
      <w:bookmarkStart w:id="1304" w:name="_Toc503360885"/>
      <w:r w:rsidRPr="00101399">
        <w:rPr>
          <w:rFonts w:hint="eastAsia"/>
          <w:b/>
        </w:rPr>
        <w:t>紧急通信程序</w:t>
      </w:r>
      <w:bookmarkEnd w:id="1304"/>
    </w:p>
    <w:p w14:paraId="5F71763E" w14:textId="77777777" w:rsidR="00375E2D" w:rsidRPr="00AE0DB5" w:rsidRDefault="00375E2D" w:rsidP="00101399">
      <w:pPr>
        <w:kinsoku w:val="0"/>
        <w:overflowPunct w:val="0"/>
        <w:autoSpaceDE w:val="0"/>
        <w:autoSpaceDN w:val="0"/>
        <w:ind w:left="851"/>
      </w:pPr>
      <w:r w:rsidRPr="00AE0DB5">
        <w:rPr>
          <w:rFonts w:hint="eastAsia"/>
        </w:rPr>
        <w:t>紧急通信分两类：遇险电报（</w:t>
      </w:r>
      <w:r w:rsidRPr="00AE0DB5">
        <w:rPr>
          <w:rFonts w:hint="eastAsia"/>
        </w:rPr>
        <w:t>DISTRESS MESSAGE</w:t>
      </w:r>
      <w:r w:rsidRPr="00AE0DB5">
        <w:rPr>
          <w:rFonts w:hint="eastAsia"/>
        </w:rPr>
        <w:t>）与紧急电报</w:t>
      </w:r>
      <w:r w:rsidRPr="00AE0DB5">
        <w:rPr>
          <w:rFonts w:hint="eastAsia"/>
        </w:rPr>
        <w:t>(URGENCY MESSAGE)</w:t>
      </w:r>
      <w:r w:rsidRPr="00AE0DB5">
        <w:rPr>
          <w:rFonts w:hint="eastAsia"/>
        </w:rPr>
        <w:t>。这两类电报可以在工作的</w:t>
      </w:r>
      <w:r w:rsidRPr="00AE0DB5">
        <w:rPr>
          <w:rFonts w:hint="eastAsia"/>
        </w:rPr>
        <w:lastRenderedPageBreak/>
        <w:t>空</w:t>
      </w:r>
      <w:r w:rsidRPr="00AE0DB5">
        <w:rPr>
          <w:rFonts w:hint="eastAsia"/>
        </w:rPr>
        <w:t>/</w:t>
      </w:r>
      <w:r w:rsidRPr="00AE0DB5">
        <w:rPr>
          <w:rFonts w:hint="eastAsia"/>
        </w:rPr>
        <w:t>地通信频率上进行；通播使用的频率：</w:t>
      </w:r>
      <w:r w:rsidRPr="00AE0DB5">
        <w:rPr>
          <w:rFonts w:hint="eastAsia"/>
        </w:rPr>
        <w:t>121.5Khz,243.0Mhz</w:t>
      </w:r>
      <w:r w:rsidRPr="00AE0DB5">
        <w:rPr>
          <w:rFonts w:hint="eastAsia"/>
        </w:rPr>
        <w:t>（航空紧急频率）、</w:t>
      </w:r>
      <w:r w:rsidRPr="00AE0DB5">
        <w:rPr>
          <w:rFonts w:hint="eastAsia"/>
        </w:rPr>
        <w:t>500Khz,2182Khz</w:t>
      </w:r>
      <w:r w:rsidRPr="00AE0DB5">
        <w:rPr>
          <w:rFonts w:hint="eastAsia"/>
        </w:rPr>
        <w:t>（国际遇险频率）、</w:t>
      </w:r>
      <w:r w:rsidRPr="00AE0DB5">
        <w:rPr>
          <w:rFonts w:hint="eastAsia"/>
        </w:rPr>
        <w:t>8364Khz</w:t>
      </w:r>
      <w:r w:rsidRPr="00AE0DB5">
        <w:rPr>
          <w:rFonts w:hint="eastAsia"/>
        </w:rPr>
        <w:t>（救生船舶电台）。拍发此类电报时，空中交通管制要求空中所有电台停止拍发电报，让紧急通信的飞机优先工作。因此，要求公司所有飞行组严格遵守国际通信规则，一般情况下不要随意使用该程序。发生遇险或紧急状态时，应将应答机编码放置</w:t>
      </w:r>
      <w:r w:rsidRPr="00AE0DB5">
        <w:rPr>
          <w:rFonts w:hint="eastAsia"/>
        </w:rPr>
        <w:t>A7700</w:t>
      </w:r>
      <w:r w:rsidRPr="00AE0DB5">
        <w:rPr>
          <w:rFonts w:hint="eastAsia"/>
        </w:rPr>
        <w:t>。</w:t>
      </w:r>
    </w:p>
    <w:p w14:paraId="5F71763F" w14:textId="77777777" w:rsidR="00375E2D" w:rsidRPr="00AE0DB5" w:rsidRDefault="00375E2D" w:rsidP="005959F9">
      <w:pPr>
        <w:pStyle w:val="3"/>
        <w:keepNext w:val="0"/>
        <w:numPr>
          <w:ilvl w:val="2"/>
          <w:numId w:val="247"/>
        </w:numPr>
        <w:kinsoku w:val="0"/>
        <w:overflowPunct w:val="0"/>
        <w:autoSpaceDE w:val="0"/>
        <w:autoSpaceDN w:val="0"/>
      </w:pPr>
      <w:bookmarkStart w:id="1305" w:name="_Toc503360886"/>
      <w:r w:rsidRPr="00AE0DB5">
        <w:rPr>
          <w:rFonts w:hint="eastAsia"/>
        </w:rPr>
        <w:t>定义</w:t>
      </w:r>
      <w:bookmarkEnd w:id="1305"/>
    </w:p>
    <w:p w14:paraId="5F717640" w14:textId="77777777" w:rsidR="00375E2D" w:rsidRPr="00AE0DB5" w:rsidRDefault="00375E2D" w:rsidP="005959F9">
      <w:pPr>
        <w:pStyle w:val="aff0"/>
        <w:numPr>
          <w:ilvl w:val="0"/>
          <w:numId w:val="120"/>
        </w:numPr>
        <w:kinsoku w:val="0"/>
        <w:overflowPunct w:val="0"/>
        <w:autoSpaceDE w:val="0"/>
        <w:autoSpaceDN w:val="0"/>
        <w:ind w:left="851" w:firstLineChars="0" w:hanging="851"/>
      </w:pPr>
      <w:r w:rsidRPr="00AE0DB5">
        <w:rPr>
          <w:rFonts w:hint="eastAsia"/>
        </w:rPr>
        <w:t>遇险：当有严重的和</w:t>
      </w:r>
      <w:r w:rsidRPr="00AE0DB5">
        <w:rPr>
          <w:rFonts w:hint="eastAsia"/>
        </w:rPr>
        <w:t>/</w:t>
      </w:r>
      <w:r w:rsidRPr="00AE0DB5">
        <w:rPr>
          <w:rFonts w:hint="eastAsia"/>
        </w:rPr>
        <w:t>或急迫的危险并需要立即援助。如：发动机失火、所有发动机失效，等等。</w:t>
      </w:r>
    </w:p>
    <w:p w14:paraId="5F717641" w14:textId="77777777" w:rsidR="00991E83" w:rsidRDefault="00375E2D" w:rsidP="005959F9">
      <w:pPr>
        <w:pStyle w:val="aff0"/>
        <w:numPr>
          <w:ilvl w:val="0"/>
          <w:numId w:val="120"/>
        </w:numPr>
        <w:kinsoku w:val="0"/>
        <w:overflowPunct w:val="0"/>
        <w:autoSpaceDE w:val="0"/>
        <w:autoSpaceDN w:val="0"/>
        <w:ind w:left="851" w:firstLineChars="0" w:hanging="851"/>
      </w:pPr>
      <w:r w:rsidRPr="00AE0DB5">
        <w:rPr>
          <w:rFonts w:hint="eastAsia"/>
        </w:rPr>
        <w:t>紧急状态：当飞机或机上人员遇到不安全情况，但不需要立即援助。</w:t>
      </w:r>
    </w:p>
    <w:p w14:paraId="5F717642" w14:textId="77777777" w:rsidR="00375E2D" w:rsidRPr="00AE0DB5" w:rsidRDefault="00375E2D" w:rsidP="005959F9">
      <w:pPr>
        <w:pStyle w:val="aff0"/>
        <w:numPr>
          <w:ilvl w:val="0"/>
          <w:numId w:val="120"/>
        </w:numPr>
        <w:kinsoku w:val="0"/>
        <w:overflowPunct w:val="0"/>
        <w:autoSpaceDE w:val="0"/>
        <w:autoSpaceDN w:val="0"/>
        <w:ind w:left="851" w:firstLineChars="0" w:hanging="851"/>
      </w:pPr>
      <w:r w:rsidRPr="00AE0DB5">
        <w:rPr>
          <w:rFonts w:hint="eastAsia"/>
        </w:rPr>
        <w:t>如：紧急下降、一发失效、遇劫持，等等。</w:t>
      </w:r>
    </w:p>
    <w:p w14:paraId="5F717643" w14:textId="77777777" w:rsidR="00375E2D" w:rsidRPr="00AE0DB5" w:rsidRDefault="00375E2D" w:rsidP="005959F9">
      <w:pPr>
        <w:pStyle w:val="3"/>
        <w:keepNext w:val="0"/>
        <w:numPr>
          <w:ilvl w:val="2"/>
          <w:numId w:val="247"/>
        </w:numPr>
        <w:kinsoku w:val="0"/>
        <w:overflowPunct w:val="0"/>
        <w:autoSpaceDE w:val="0"/>
        <w:autoSpaceDN w:val="0"/>
      </w:pPr>
      <w:bookmarkStart w:id="1306" w:name="_Toc503360887"/>
      <w:r w:rsidRPr="00AE0DB5">
        <w:rPr>
          <w:rFonts w:hint="eastAsia"/>
        </w:rPr>
        <w:t>遇险电报拍发的方法与内容</w:t>
      </w:r>
      <w:bookmarkEnd w:id="1306"/>
    </w:p>
    <w:p w14:paraId="5F717644" w14:textId="77777777" w:rsidR="00375E2D" w:rsidRPr="00AE0DB5" w:rsidRDefault="00375E2D" w:rsidP="00101399">
      <w:pPr>
        <w:kinsoku w:val="0"/>
        <w:overflowPunct w:val="0"/>
        <w:autoSpaceDE w:val="0"/>
        <w:autoSpaceDN w:val="0"/>
        <w:ind w:left="851"/>
      </w:pPr>
      <w:r w:rsidRPr="00AE0DB5">
        <w:rPr>
          <w:rFonts w:hint="eastAsia"/>
        </w:rPr>
        <w:t>MAYDAY</w:t>
      </w:r>
      <w:r w:rsidRPr="00AE0DB5">
        <w:rPr>
          <w:rFonts w:hint="eastAsia"/>
        </w:rPr>
        <w:t>（三次）或使用等辐报</w:t>
      </w:r>
      <w:r w:rsidRPr="00AE0DB5">
        <w:rPr>
          <w:rFonts w:hint="eastAsia"/>
        </w:rPr>
        <w:t>SOS</w:t>
      </w:r>
      <w:r w:rsidRPr="00AE0DB5">
        <w:rPr>
          <w:rFonts w:hint="eastAsia"/>
        </w:rPr>
        <w:t>（三次）后随以下内容：</w:t>
      </w:r>
    </w:p>
    <w:p w14:paraId="5F717645" w14:textId="77777777" w:rsidR="00375E2D" w:rsidRPr="00AE0DB5" w:rsidRDefault="00375E2D" w:rsidP="005959F9">
      <w:pPr>
        <w:pStyle w:val="aa"/>
        <w:numPr>
          <w:ilvl w:val="1"/>
          <w:numId w:val="119"/>
        </w:numPr>
        <w:kinsoku w:val="0"/>
        <w:overflowPunct w:val="0"/>
        <w:autoSpaceDE w:val="0"/>
        <w:autoSpaceDN w:val="0"/>
        <w:adjustRightInd w:val="0"/>
        <w:snapToGrid w:val="0"/>
        <w:ind w:left="851" w:hanging="851"/>
        <w:rPr>
          <w:rFonts w:hAnsi="宋体"/>
          <w:color w:val="000000" w:themeColor="text1"/>
        </w:rPr>
      </w:pPr>
      <w:r w:rsidRPr="00AE0DB5">
        <w:rPr>
          <w:rFonts w:hAnsi="宋体" w:hint="eastAsia"/>
          <w:color w:val="000000" w:themeColor="text1"/>
        </w:rPr>
        <w:t>电台名称；</w:t>
      </w:r>
    </w:p>
    <w:p w14:paraId="5F717646" w14:textId="77777777" w:rsidR="00375E2D" w:rsidRPr="00AE0DB5" w:rsidRDefault="00375E2D" w:rsidP="005959F9">
      <w:pPr>
        <w:pStyle w:val="aa"/>
        <w:numPr>
          <w:ilvl w:val="1"/>
          <w:numId w:val="119"/>
        </w:numPr>
        <w:kinsoku w:val="0"/>
        <w:overflowPunct w:val="0"/>
        <w:autoSpaceDE w:val="0"/>
        <w:autoSpaceDN w:val="0"/>
        <w:adjustRightInd w:val="0"/>
        <w:snapToGrid w:val="0"/>
        <w:ind w:left="851" w:hanging="851"/>
        <w:rPr>
          <w:rFonts w:hAnsi="宋体"/>
          <w:color w:val="000000" w:themeColor="text1"/>
        </w:rPr>
      </w:pPr>
      <w:r w:rsidRPr="00AE0DB5">
        <w:rPr>
          <w:rFonts w:hAnsi="宋体" w:hint="eastAsia"/>
          <w:color w:val="000000" w:themeColor="text1"/>
        </w:rPr>
        <w:t>飞机呼号；</w:t>
      </w:r>
    </w:p>
    <w:p w14:paraId="5F717647" w14:textId="77777777" w:rsidR="00375E2D" w:rsidRPr="00AE0DB5" w:rsidRDefault="00375E2D" w:rsidP="005959F9">
      <w:pPr>
        <w:pStyle w:val="aa"/>
        <w:numPr>
          <w:ilvl w:val="1"/>
          <w:numId w:val="119"/>
        </w:numPr>
        <w:kinsoku w:val="0"/>
        <w:overflowPunct w:val="0"/>
        <w:autoSpaceDE w:val="0"/>
        <w:autoSpaceDN w:val="0"/>
        <w:adjustRightInd w:val="0"/>
        <w:snapToGrid w:val="0"/>
        <w:ind w:left="851" w:hanging="851"/>
        <w:rPr>
          <w:rFonts w:hAnsi="宋体"/>
          <w:color w:val="000000" w:themeColor="text1"/>
        </w:rPr>
      </w:pPr>
      <w:r w:rsidRPr="00AE0DB5">
        <w:rPr>
          <w:rFonts w:hAnsi="宋体" w:hint="eastAsia"/>
          <w:color w:val="000000" w:themeColor="text1"/>
        </w:rPr>
        <w:t>遇险性质；</w:t>
      </w:r>
    </w:p>
    <w:p w14:paraId="5F717648" w14:textId="77777777" w:rsidR="00375E2D" w:rsidRPr="00AE0DB5" w:rsidRDefault="00375E2D" w:rsidP="005959F9">
      <w:pPr>
        <w:pStyle w:val="aa"/>
        <w:numPr>
          <w:ilvl w:val="1"/>
          <w:numId w:val="119"/>
        </w:numPr>
        <w:kinsoku w:val="0"/>
        <w:overflowPunct w:val="0"/>
        <w:autoSpaceDE w:val="0"/>
        <w:autoSpaceDN w:val="0"/>
        <w:adjustRightInd w:val="0"/>
        <w:snapToGrid w:val="0"/>
        <w:ind w:left="851" w:hanging="851"/>
        <w:rPr>
          <w:rFonts w:hAnsi="宋体"/>
          <w:color w:val="000000" w:themeColor="text1"/>
        </w:rPr>
      </w:pPr>
      <w:r w:rsidRPr="00AE0DB5">
        <w:rPr>
          <w:rFonts w:hAnsi="宋体" w:hint="eastAsia"/>
          <w:color w:val="000000" w:themeColor="text1"/>
        </w:rPr>
        <w:t>机长的意图；</w:t>
      </w:r>
    </w:p>
    <w:p w14:paraId="5F717649" w14:textId="77777777" w:rsidR="005F381B" w:rsidRDefault="00375E2D" w:rsidP="005959F9">
      <w:pPr>
        <w:pStyle w:val="aa"/>
        <w:numPr>
          <w:ilvl w:val="1"/>
          <w:numId w:val="119"/>
        </w:numPr>
        <w:kinsoku w:val="0"/>
        <w:overflowPunct w:val="0"/>
        <w:autoSpaceDE w:val="0"/>
        <w:autoSpaceDN w:val="0"/>
        <w:adjustRightInd w:val="0"/>
        <w:snapToGrid w:val="0"/>
        <w:ind w:left="851" w:hanging="851"/>
        <w:rPr>
          <w:rFonts w:hAnsi="宋体"/>
          <w:color w:val="000000" w:themeColor="text1"/>
        </w:rPr>
      </w:pPr>
      <w:r w:rsidRPr="00AE0DB5">
        <w:rPr>
          <w:rFonts w:hAnsi="宋体" w:hint="eastAsia"/>
          <w:color w:val="000000" w:themeColor="text1"/>
        </w:rPr>
        <w:lastRenderedPageBreak/>
        <w:t>现在位置、飞行高度层(飞行高度)和航向。如果时间许可：</w:t>
      </w:r>
    </w:p>
    <w:p w14:paraId="5F71764A" w14:textId="77777777" w:rsidR="00375E2D" w:rsidRPr="00AE0DB5" w:rsidRDefault="00375E2D" w:rsidP="005959F9">
      <w:pPr>
        <w:pStyle w:val="aff0"/>
        <w:numPr>
          <w:ilvl w:val="0"/>
          <w:numId w:val="121"/>
        </w:numPr>
        <w:kinsoku w:val="0"/>
        <w:overflowPunct w:val="0"/>
        <w:autoSpaceDE w:val="0"/>
        <w:autoSpaceDN w:val="0"/>
        <w:ind w:firstLineChars="0"/>
      </w:pPr>
      <w:r w:rsidRPr="00AE0DB5">
        <w:rPr>
          <w:rFonts w:hint="eastAsia"/>
        </w:rPr>
        <w:t>在随后的通信开始时</w:t>
      </w:r>
      <w:r w:rsidRPr="00AE0DB5">
        <w:rPr>
          <w:rFonts w:hint="eastAsia"/>
        </w:rPr>
        <w:t>,</w:t>
      </w:r>
      <w:r w:rsidRPr="00AE0DB5">
        <w:rPr>
          <w:rFonts w:hint="eastAsia"/>
        </w:rPr>
        <w:t>拍发</w:t>
      </w:r>
      <w:r w:rsidRPr="00AE0DB5">
        <w:rPr>
          <w:rFonts w:hint="eastAsia"/>
        </w:rPr>
        <w:t>MAYDAY</w:t>
      </w:r>
      <w:r w:rsidRPr="00AE0DB5">
        <w:rPr>
          <w:rFonts w:hint="eastAsia"/>
        </w:rPr>
        <w:t>遇险信号；</w:t>
      </w:r>
    </w:p>
    <w:p w14:paraId="5F71764B" w14:textId="77777777" w:rsidR="00375E2D" w:rsidRPr="00AE0DB5" w:rsidRDefault="00375E2D" w:rsidP="005959F9">
      <w:pPr>
        <w:pStyle w:val="aff0"/>
        <w:numPr>
          <w:ilvl w:val="0"/>
          <w:numId w:val="121"/>
        </w:numPr>
        <w:kinsoku w:val="0"/>
        <w:overflowPunct w:val="0"/>
        <w:autoSpaceDE w:val="0"/>
        <w:autoSpaceDN w:val="0"/>
        <w:ind w:firstLineChars="0"/>
      </w:pPr>
      <w:r w:rsidRPr="00AE0DB5">
        <w:rPr>
          <w:rFonts w:hint="eastAsia"/>
        </w:rPr>
        <w:t>在上述的通播频率通播遇险电报；</w:t>
      </w:r>
    </w:p>
    <w:p w14:paraId="5F71764C" w14:textId="77777777" w:rsidR="00375E2D" w:rsidRPr="00AE0DB5" w:rsidRDefault="00375E2D" w:rsidP="005959F9">
      <w:pPr>
        <w:pStyle w:val="aff0"/>
        <w:numPr>
          <w:ilvl w:val="0"/>
          <w:numId w:val="121"/>
        </w:numPr>
        <w:kinsoku w:val="0"/>
        <w:overflowPunct w:val="0"/>
        <w:autoSpaceDE w:val="0"/>
        <w:autoSpaceDN w:val="0"/>
        <w:ind w:firstLineChars="0"/>
      </w:pPr>
      <w:r w:rsidRPr="00AE0DB5">
        <w:rPr>
          <w:rFonts w:hint="eastAsia"/>
        </w:rPr>
        <w:t>无论何种遇险情况</w:t>
      </w:r>
      <w:r w:rsidRPr="00AE0DB5">
        <w:rPr>
          <w:rFonts w:hint="eastAsia"/>
        </w:rPr>
        <w:t>,</w:t>
      </w:r>
      <w:r w:rsidRPr="00AE0DB5">
        <w:rPr>
          <w:rFonts w:hint="eastAsia"/>
        </w:rPr>
        <w:t>应试图引起其他飞机注意</w:t>
      </w:r>
      <w:r w:rsidRPr="00AE0DB5">
        <w:rPr>
          <w:rFonts w:hint="eastAsia"/>
        </w:rPr>
        <w:t>,</w:t>
      </w:r>
      <w:r w:rsidRPr="00AE0DB5">
        <w:rPr>
          <w:rFonts w:hint="eastAsia"/>
        </w:rPr>
        <w:t>并用做确认位置并获得帮助。</w:t>
      </w:r>
    </w:p>
    <w:p w14:paraId="5F71764D" w14:textId="77777777" w:rsidR="00375E2D" w:rsidRPr="00AE0DB5" w:rsidRDefault="0009433D" w:rsidP="005959F9">
      <w:pPr>
        <w:pStyle w:val="3"/>
        <w:keepNext w:val="0"/>
        <w:numPr>
          <w:ilvl w:val="2"/>
          <w:numId w:val="247"/>
        </w:numPr>
        <w:kinsoku w:val="0"/>
        <w:overflowPunct w:val="0"/>
        <w:autoSpaceDE w:val="0"/>
        <w:autoSpaceDN w:val="0"/>
      </w:pPr>
      <w:r>
        <w:rPr>
          <w:rFonts w:hint="eastAsia"/>
        </w:rPr>
        <w:t xml:space="preserve">  </w:t>
      </w:r>
      <w:bookmarkStart w:id="1307" w:name="_Toc503360888"/>
      <w:r w:rsidR="00375E2D" w:rsidRPr="00AE0DB5">
        <w:rPr>
          <w:rFonts w:hint="eastAsia"/>
        </w:rPr>
        <w:t>紧急电报拍发的方法与内容</w:t>
      </w:r>
      <w:bookmarkEnd w:id="1307"/>
    </w:p>
    <w:p w14:paraId="5F71764E" w14:textId="77777777" w:rsidR="00375E2D" w:rsidRPr="00AE0DB5" w:rsidRDefault="00375E2D" w:rsidP="000A3D28">
      <w:pPr>
        <w:kinsoku w:val="0"/>
        <w:overflowPunct w:val="0"/>
        <w:autoSpaceDE w:val="0"/>
        <w:autoSpaceDN w:val="0"/>
      </w:pPr>
      <w:r w:rsidRPr="00AE0DB5">
        <w:rPr>
          <w:rFonts w:hint="eastAsia"/>
        </w:rPr>
        <w:t xml:space="preserve">PAN </w:t>
      </w:r>
      <w:proofErr w:type="spellStart"/>
      <w:r w:rsidRPr="00AE0DB5">
        <w:rPr>
          <w:rFonts w:hint="eastAsia"/>
        </w:rPr>
        <w:t>PAN</w:t>
      </w:r>
      <w:proofErr w:type="spellEnd"/>
      <w:r w:rsidRPr="00AE0DB5">
        <w:rPr>
          <w:rFonts w:hint="eastAsia"/>
        </w:rPr>
        <w:t xml:space="preserve"> </w:t>
      </w:r>
      <w:r w:rsidRPr="00AE0DB5">
        <w:rPr>
          <w:rFonts w:hint="eastAsia"/>
        </w:rPr>
        <w:t>（三次）或使用等辐报</w:t>
      </w:r>
      <w:r w:rsidRPr="00AE0DB5">
        <w:rPr>
          <w:rFonts w:hint="eastAsia"/>
        </w:rPr>
        <w:t>XXX</w:t>
      </w:r>
      <w:r w:rsidRPr="00AE0DB5">
        <w:rPr>
          <w:rFonts w:hint="eastAsia"/>
        </w:rPr>
        <w:t>（三次）后随以下内容：</w:t>
      </w:r>
    </w:p>
    <w:p w14:paraId="5F71764F" w14:textId="77777777" w:rsidR="00375E2D" w:rsidRPr="00AE0DB5" w:rsidRDefault="00375E2D" w:rsidP="005959F9">
      <w:pPr>
        <w:pStyle w:val="aa"/>
        <w:numPr>
          <w:ilvl w:val="1"/>
          <w:numId w:val="118"/>
        </w:numPr>
        <w:kinsoku w:val="0"/>
        <w:overflowPunct w:val="0"/>
        <w:autoSpaceDE w:val="0"/>
        <w:autoSpaceDN w:val="0"/>
        <w:adjustRightInd w:val="0"/>
        <w:snapToGrid w:val="0"/>
        <w:rPr>
          <w:rFonts w:hAnsi="宋体"/>
          <w:color w:val="000000" w:themeColor="text1"/>
        </w:rPr>
      </w:pPr>
      <w:r w:rsidRPr="00AE0DB5">
        <w:rPr>
          <w:rFonts w:hAnsi="宋体" w:hint="eastAsia"/>
          <w:color w:val="000000" w:themeColor="text1"/>
        </w:rPr>
        <w:t>电台名称；</w:t>
      </w:r>
    </w:p>
    <w:p w14:paraId="5F717650" w14:textId="77777777" w:rsidR="00375E2D" w:rsidRPr="00AE0DB5" w:rsidRDefault="00375E2D" w:rsidP="005959F9">
      <w:pPr>
        <w:pStyle w:val="aa"/>
        <w:numPr>
          <w:ilvl w:val="1"/>
          <w:numId w:val="118"/>
        </w:numPr>
        <w:kinsoku w:val="0"/>
        <w:overflowPunct w:val="0"/>
        <w:autoSpaceDE w:val="0"/>
        <w:autoSpaceDN w:val="0"/>
        <w:adjustRightInd w:val="0"/>
        <w:snapToGrid w:val="0"/>
        <w:rPr>
          <w:rFonts w:hAnsi="宋体"/>
          <w:color w:val="000000" w:themeColor="text1"/>
        </w:rPr>
      </w:pPr>
      <w:r w:rsidRPr="00AE0DB5">
        <w:rPr>
          <w:rFonts w:hAnsi="宋体" w:hint="eastAsia"/>
          <w:color w:val="000000" w:themeColor="text1"/>
        </w:rPr>
        <w:t>飞机呼号；</w:t>
      </w:r>
    </w:p>
    <w:p w14:paraId="5F717651" w14:textId="77777777" w:rsidR="00375E2D" w:rsidRPr="00AE0DB5" w:rsidRDefault="00375E2D" w:rsidP="005959F9">
      <w:pPr>
        <w:pStyle w:val="aa"/>
        <w:numPr>
          <w:ilvl w:val="1"/>
          <w:numId w:val="118"/>
        </w:numPr>
        <w:kinsoku w:val="0"/>
        <w:overflowPunct w:val="0"/>
        <w:autoSpaceDE w:val="0"/>
        <w:autoSpaceDN w:val="0"/>
        <w:adjustRightInd w:val="0"/>
        <w:snapToGrid w:val="0"/>
        <w:rPr>
          <w:rFonts w:hAnsi="宋体"/>
          <w:color w:val="000000" w:themeColor="text1"/>
        </w:rPr>
      </w:pPr>
      <w:r w:rsidRPr="00AE0DB5">
        <w:rPr>
          <w:rFonts w:hAnsi="宋体" w:hint="eastAsia"/>
          <w:color w:val="000000" w:themeColor="text1"/>
        </w:rPr>
        <w:t>遇险性质；</w:t>
      </w:r>
    </w:p>
    <w:p w14:paraId="5F717652" w14:textId="77777777" w:rsidR="00375E2D" w:rsidRPr="00AE0DB5" w:rsidRDefault="00375E2D" w:rsidP="005959F9">
      <w:pPr>
        <w:pStyle w:val="aa"/>
        <w:numPr>
          <w:ilvl w:val="1"/>
          <w:numId w:val="118"/>
        </w:numPr>
        <w:kinsoku w:val="0"/>
        <w:overflowPunct w:val="0"/>
        <w:autoSpaceDE w:val="0"/>
        <w:autoSpaceDN w:val="0"/>
        <w:adjustRightInd w:val="0"/>
        <w:snapToGrid w:val="0"/>
        <w:rPr>
          <w:rFonts w:hAnsi="宋体"/>
          <w:color w:val="000000" w:themeColor="text1"/>
        </w:rPr>
      </w:pPr>
      <w:r w:rsidRPr="00AE0DB5">
        <w:rPr>
          <w:rFonts w:hAnsi="宋体" w:hint="eastAsia"/>
          <w:color w:val="000000" w:themeColor="text1"/>
        </w:rPr>
        <w:t>机长的意图；</w:t>
      </w:r>
    </w:p>
    <w:p w14:paraId="5F717653" w14:textId="77777777" w:rsidR="00375E2D" w:rsidRPr="00AE0DB5" w:rsidRDefault="00375E2D" w:rsidP="005959F9">
      <w:pPr>
        <w:pStyle w:val="aa"/>
        <w:numPr>
          <w:ilvl w:val="0"/>
          <w:numId w:val="122"/>
        </w:numPr>
        <w:kinsoku w:val="0"/>
        <w:overflowPunct w:val="0"/>
        <w:autoSpaceDE w:val="0"/>
        <w:autoSpaceDN w:val="0"/>
        <w:adjustRightInd w:val="0"/>
        <w:snapToGrid w:val="0"/>
        <w:rPr>
          <w:rFonts w:hAnsi="宋体"/>
          <w:color w:val="000000" w:themeColor="text1"/>
        </w:rPr>
      </w:pPr>
      <w:r w:rsidRPr="00AE0DB5">
        <w:rPr>
          <w:rFonts w:hAnsi="宋体" w:hint="eastAsia"/>
          <w:color w:val="000000" w:themeColor="text1"/>
        </w:rPr>
        <w:t>现在位置、飞行高度层(飞行高度)和航向以及其他有用的情况。</w:t>
      </w:r>
    </w:p>
    <w:p w14:paraId="5F717654" w14:textId="77777777" w:rsidR="00375E2D" w:rsidRPr="00AE0DB5" w:rsidRDefault="0009433D" w:rsidP="005959F9">
      <w:pPr>
        <w:pStyle w:val="3"/>
        <w:keepNext w:val="0"/>
        <w:numPr>
          <w:ilvl w:val="2"/>
          <w:numId w:val="247"/>
        </w:numPr>
        <w:kinsoku w:val="0"/>
        <w:overflowPunct w:val="0"/>
        <w:autoSpaceDE w:val="0"/>
        <w:autoSpaceDN w:val="0"/>
      </w:pPr>
      <w:r>
        <w:rPr>
          <w:rFonts w:hint="eastAsia"/>
        </w:rPr>
        <w:t xml:space="preserve">  </w:t>
      </w:r>
      <w:bookmarkStart w:id="1308" w:name="_Toc503360889"/>
      <w:r w:rsidR="00375E2D" w:rsidRPr="00AE0DB5">
        <w:rPr>
          <w:rFonts w:hint="eastAsia"/>
        </w:rPr>
        <w:t>紧急通信概述</w:t>
      </w:r>
      <w:bookmarkEnd w:id="1308"/>
    </w:p>
    <w:p w14:paraId="5F717655" w14:textId="77777777" w:rsidR="00375E2D" w:rsidRPr="00AE0DB5" w:rsidRDefault="00375E2D" w:rsidP="005959F9">
      <w:pPr>
        <w:pStyle w:val="aa"/>
        <w:numPr>
          <w:ilvl w:val="1"/>
          <w:numId w:val="2"/>
        </w:numPr>
        <w:kinsoku w:val="0"/>
        <w:overflowPunct w:val="0"/>
        <w:autoSpaceDE w:val="0"/>
        <w:autoSpaceDN w:val="0"/>
        <w:adjustRightInd w:val="0"/>
        <w:snapToGrid w:val="0"/>
        <w:rPr>
          <w:rFonts w:hAnsi="宋体"/>
          <w:color w:val="000000" w:themeColor="text1"/>
        </w:rPr>
      </w:pPr>
      <w:r w:rsidRPr="00AE0DB5">
        <w:rPr>
          <w:rFonts w:hAnsi="宋体" w:hint="eastAsia"/>
          <w:color w:val="000000" w:themeColor="text1"/>
        </w:rPr>
        <w:t>遇险呼叫绝对优先于其他发射,所有的电台一旦听到遇险电报,应立即停止任何可能干扰遇险飞机的发射,并应在使用的频率上继续收听遇险电报；</w:t>
      </w:r>
    </w:p>
    <w:p w14:paraId="5F717656" w14:textId="77777777" w:rsidR="00155EF4" w:rsidRPr="00AE0DB5" w:rsidRDefault="00375E2D" w:rsidP="005959F9">
      <w:pPr>
        <w:pStyle w:val="aa"/>
        <w:numPr>
          <w:ilvl w:val="1"/>
          <w:numId w:val="2"/>
        </w:numPr>
        <w:kinsoku w:val="0"/>
        <w:overflowPunct w:val="0"/>
        <w:autoSpaceDE w:val="0"/>
        <w:autoSpaceDN w:val="0"/>
        <w:adjustRightInd w:val="0"/>
        <w:snapToGrid w:val="0"/>
        <w:rPr>
          <w:rFonts w:hAnsi="宋体"/>
          <w:color w:val="000000" w:themeColor="text1"/>
        </w:rPr>
      </w:pPr>
      <w:r w:rsidRPr="00AE0DB5">
        <w:rPr>
          <w:rFonts w:hAnsi="宋体" w:hint="eastAsia"/>
          <w:color w:val="000000" w:themeColor="text1"/>
        </w:rPr>
        <w:lastRenderedPageBreak/>
        <w:t>当一架飞机听到未立即被地面电台确认收到的遇险电报,但又不在可以给予协助的位置时，应采取一切可能方法,以引起在可</w:t>
      </w:r>
      <w:r w:rsidR="00155EF4" w:rsidRPr="00AE0DB5">
        <w:rPr>
          <w:rFonts w:hAnsi="宋体" w:hint="eastAsia"/>
          <w:color w:val="000000" w:themeColor="text1"/>
        </w:rPr>
        <w:t>以提供协助位置的其他电台注意。在此种情况下，这架飞机可重播遇险电报，后加DE（使用等辐报）或 THIS IS（使用话）和他自己的呼号三次，以避免混乱；</w:t>
      </w:r>
    </w:p>
    <w:p w14:paraId="5F717657" w14:textId="77777777" w:rsidR="00375E2D" w:rsidRPr="00AE0DB5" w:rsidRDefault="00375E2D" w:rsidP="005959F9">
      <w:pPr>
        <w:pStyle w:val="aa"/>
        <w:numPr>
          <w:ilvl w:val="1"/>
          <w:numId w:val="2"/>
        </w:numPr>
        <w:kinsoku w:val="0"/>
        <w:overflowPunct w:val="0"/>
        <w:autoSpaceDE w:val="0"/>
        <w:autoSpaceDN w:val="0"/>
        <w:adjustRightInd w:val="0"/>
        <w:snapToGrid w:val="0"/>
        <w:rPr>
          <w:rFonts w:hAnsi="宋体"/>
          <w:color w:val="000000" w:themeColor="text1"/>
        </w:rPr>
      </w:pPr>
      <w:r w:rsidRPr="00AE0DB5">
        <w:rPr>
          <w:rFonts w:hAnsi="宋体" w:hint="eastAsia"/>
          <w:color w:val="000000" w:themeColor="text1"/>
        </w:rPr>
        <w:t>按照通常的规则,飞机电台听到遇险电报时不应回答,除非没有相应的地面电台注意,根据需要,该飞机应在遇险飞机与相关的控制台之间转报；</w:t>
      </w:r>
    </w:p>
    <w:p w14:paraId="5F717658" w14:textId="77777777" w:rsidR="00375E2D" w:rsidRPr="00AE0DB5" w:rsidRDefault="00375E2D" w:rsidP="005959F9">
      <w:pPr>
        <w:pStyle w:val="aa"/>
        <w:numPr>
          <w:ilvl w:val="1"/>
          <w:numId w:val="2"/>
        </w:numPr>
        <w:kinsoku w:val="0"/>
        <w:overflowPunct w:val="0"/>
        <w:autoSpaceDE w:val="0"/>
        <w:autoSpaceDN w:val="0"/>
        <w:adjustRightInd w:val="0"/>
        <w:snapToGrid w:val="0"/>
        <w:rPr>
          <w:rFonts w:hAnsi="宋体"/>
          <w:color w:val="000000" w:themeColor="text1"/>
        </w:rPr>
      </w:pPr>
      <w:r w:rsidRPr="00AE0DB5">
        <w:rPr>
          <w:rFonts w:hAnsi="宋体" w:hint="eastAsia"/>
          <w:color w:val="000000" w:themeColor="text1"/>
        </w:rPr>
        <w:t>遇险中的飞机电台在使用中的通信具有优先权,它可委托其他电台帮助建立遇险通信，通常为相应的空中交通管制电台，管制台和遇险飞机有权在遇险飞机使用的频率上拍发QRT （停止发射）SOS(使用等辐报)或STOP TRANSMITTING - MAYDAY（用话时），强制任何台或所有电台保持安静。</w:t>
      </w:r>
    </w:p>
    <w:p w14:paraId="5F717659" w14:textId="77777777" w:rsidR="00375E2D" w:rsidRPr="00AE0DB5" w:rsidRDefault="0009433D" w:rsidP="005959F9">
      <w:pPr>
        <w:pStyle w:val="3"/>
        <w:keepNext w:val="0"/>
        <w:numPr>
          <w:ilvl w:val="2"/>
          <w:numId w:val="247"/>
        </w:numPr>
        <w:kinsoku w:val="0"/>
        <w:overflowPunct w:val="0"/>
        <w:autoSpaceDE w:val="0"/>
        <w:autoSpaceDN w:val="0"/>
      </w:pPr>
      <w:r>
        <w:rPr>
          <w:rFonts w:hint="eastAsia"/>
        </w:rPr>
        <w:t xml:space="preserve">  </w:t>
      </w:r>
      <w:bookmarkStart w:id="1309" w:name="_Toc503360890"/>
      <w:r w:rsidR="00375E2D" w:rsidRPr="00AE0DB5">
        <w:rPr>
          <w:rFonts w:hint="eastAsia"/>
        </w:rPr>
        <w:t>遇险或紧急状态的取消</w:t>
      </w:r>
      <w:bookmarkEnd w:id="1309"/>
    </w:p>
    <w:p w14:paraId="5F71765A" w14:textId="77777777" w:rsidR="00375E2D" w:rsidRPr="00AE0DB5" w:rsidRDefault="00375E2D" w:rsidP="000A3D28">
      <w:pPr>
        <w:kinsoku w:val="0"/>
        <w:overflowPunct w:val="0"/>
        <w:autoSpaceDE w:val="0"/>
        <w:autoSpaceDN w:val="0"/>
      </w:pPr>
      <w:r w:rsidRPr="00AE0DB5">
        <w:rPr>
          <w:rFonts w:hint="eastAsia"/>
        </w:rPr>
        <w:t>如果做了遇险或紧急通信之后</w:t>
      </w:r>
      <w:r w:rsidRPr="00AE0DB5">
        <w:rPr>
          <w:rFonts w:hint="eastAsia"/>
        </w:rPr>
        <w:t>,</w:t>
      </w:r>
      <w:r w:rsidRPr="00AE0DB5">
        <w:rPr>
          <w:rFonts w:hint="eastAsia"/>
        </w:rPr>
        <w:t>紧急情况已不存在，也无需进一步的协助</w:t>
      </w:r>
      <w:r w:rsidRPr="00AE0DB5">
        <w:rPr>
          <w:rFonts w:hint="eastAsia"/>
        </w:rPr>
        <w:t>,</w:t>
      </w:r>
      <w:r w:rsidRPr="00AE0DB5">
        <w:rPr>
          <w:rFonts w:hint="eastAsia"/>
        </w:rPr>
        <w:t>遇险飞机必须取消遇险或紧急状态</w:t>
      </w:r>
      <w:r w:rsidRPr="00AE0DB5">
        <w:rPr>
          <w:rFonts w:hint="eastAsia"/>
        </w:rPr>
        <w:t>,</w:t>
      </w:r>
      <w:r w:rsidRPr="00AE0DB5">
        <w:rPr>
          <w:rFonts w:hint="eastAsia"/>
        </w:rPr>
        <w:t>通常是向控制遇险飞机的电台发出必要的取消电报通告</w:t>
      </w:r>
      <w:r w:rsidRPr="00AE0DB5">
        <w:rPr>
          <w:rFonts w:hint="eastAsia"/>
        </w:rPr>
        <w:t>,</w:t>
      </w:r>
      <w:r w:rsidRPr="00AE0DB5">
        <w:rPr>
          <w:rFonts w:hint="eastAsia"/>
        </w:rPr>
        <w:t>然后由它通知在所用频率上的全部电台</w:t>
      </w:r>
      <w:r w:rsidRPr="00AE0DB5">
        <w:rPr>
          <w:rFonts w:hint="eastAsia"/>
        </w:rPr>
        <w:t>,</w:t>
      </w:r>
      <w:r w:rsidRPr="00AE0DB5">
        <w:rPr>
          <w:rFonts w:hint="eastAsia"/>
        </w:rPr>
        <w:t>遇险状态已经</w:t>
      </w:r>
      <w:r w:rsidRPr="00AE0DB5">
        <w:rPr>
          <w:rFonts w:hint="eastAsia"/>
        </w:rPr>
        <w:lastRenderedPageBreak/>
        <w:t>结束。如需要，该飞机也可用通播</w:t>
      </w:r>
      <w:r w:rsidRPr="00AE0DB5">
        <w:rPr>
          <w:rFonts w:hint="eastAsia"/>
        </w:rPr>
        <w:t>(ALL STATION)</w:t>
      </w:r>
      <w:r w:rsidRPr="00AE0DB5">
        <w:rPr>
          <w:rFonts w:hint="eastAsia"/>
        </w:rPr>
        <w:t>的形式发出取消遇险电报。</w:t>
      </w:r>
    </w:p>
    <w:p w14:paraId="5F71765B" w14:textId="77777777" w:rsidR="00734832" w:rsidRPr="00AE0DB5" w:rsidRDefault="00734832" w:rsidP="000A3D28">
      <w:pPr>
        <w:pStyle w:val="aa"/>
        <w:kinsoku w:val="0"/>
        <w:overflowPunct w:val="0"/>
        <w:autoSpaceDE w:val="0"/>
        <w:autoSpaceDN w:val="0"/>
        <w:adjustRightInd w:val="0"/>
        <w:snapToGrid w:val="0"/>
        <w:spacing w:line="312" w:lineRule="auto"/>
        <w:ind w:left="360" w:firstLineChars="200" w:firstLine="420"/>
        <w:rPr>
          <w:rFonts w:hAnsi="宋体"/>
          <w:color w:val="000000" w:themeColor="text1"/>
        </w:rPr>
      </w:pPr>
    </w:p>
    <w:p w14:paraId="5F71765C" w14:textId="77777777" w:rsidR="00734832" w:rsidRPr="00AE0DB5" w:rsidRDefault="00734832" w:rsidP="000A3D28">
      <w:pPr>
        <w:pStyle w:val="aa"/>
        <w:kinsoku w:val="0"/>
        <w:overflowPunct w:val="0"/>
        <w:autoSpaceDE w:val="0"/>
        <w:autoSpaceDN w:val="0"/>
        <w:adjustRightInd w:val="0"/>
        <w:snapToGrid w:val="0"/>
        <w:spacing w:line="312" w:lineRule="auto"/>
        <w:ind w:left="360" w:firstLineChars="200" w:firstLine="420"/>
        <w:rPr>
          <w:rFonts w:hAnsi="宋体"/>
          <w:color w:val="000000" w:themeColor="text1"/>
        </w:rPr>
      </w:pPr>
    </w:p>
    <w:p w14:paraId="5F71765D" w14:textId="77777777" w:rsidR="00281510" w:rsidRDefault="00281510" w:rsidP="000A3D28">
      <w:pPr>
        <w:pStyle w:val="aa"/>
        <w:kinsoku w:val="0"/>
        <w:overflowPunct w:val="0"/>
        <w:autoSpaceDE w:val="0"/>
        <w:autoSpaceDN w:val="0"/>
        <w:adjustRightInd w:val="0"/>
        <w:snapToGrid w:val="0"/>
        <w:spacing w:line="312" w:lineRule="auto"/>
        <w:ind w:left="360" w:firstLineChars="200" w:firstLine="420"/>
        <w:rPr>
          <w:rFonts w:hAnsi="宋体"/>
          <w:color w:val="000000" w:themeColor="text1"/>
        </w:rPr>
      </w:pPr>
    </w:p>
    <w:p w14:paraId="5F71765E" w14:textId="77777777" w:rsidR="0009433D" w:rsidRDefault="0009433D" w:rsidP="00465F2D">
      <w:pPr>
        <w:pStyle w:val="aa"/>
        <w:kinsoku w:val="0"/>
        <w:overflowPunct w:val="0"/>
        <w:autoSpaceDE w:val="0"/>
        <w:autoSpaceDN w:val="0"/>
        <w:adjustRightInd w:val="0"/>
        <w:snapToGrid w:val="0"/>
        <w:spacing w:beforeLines="1300" w:before="3120" w:line="240" w:lineRule="auto"/>
        <w:ind w:left="357" w:firstLineChars="200" w:firstLine="420"/>
        <w:jc w:val="center"/>
        <w:rPr>
          <w:rFonts w:hAnsi="宋体"/>
          <w:color w:val="000000" w:themeColor="text1"/>
        </w:rPr>
        <w:sectPr w:rsidR="0009433D" w:rsidSect="00EC4EFB">
          <w:headerReference w:type="even" r:id="rId141"/>
          <w:footerReference w:type="even" r:id="rId142"/>
          <w:footerReference w:type="default" r:id="rId143"/>
          <w:type w:val="continuous"/>
          <w:pgSz w:w="8392" w:h="11907" w:code="11"/>
          <w:pgMar w:top="1418" w:right="1134" w:bottom="1418" w:left="1134" w:header="850" w:footer="992" w:gutter="0"/>
          <w:pgNumType w:start="1"/>
          <w:cols w:space="720"/>
          <w:noEndnote/>
          <w:docGrid w:linePitch="286"/>
        </w:sectPr>
      </w:pPr>
    </w:p>
    <w:p w14:paraId="5F71765F" w14:textId="77777777" w:rsidR="00734832" w:rsidRPr="00AE0DB5" w:rsidRDefault="00281510" w:rsidP="00465F2D">
      <w:pPr>
        <w:pStyle w:val="aa"/>
        <w:kinsoku w:val="0"/>
        <w:overflowPunct w:val="0"/>
        <w:autoSpaceDE w:val="0"/>
        <w:autoSpaceDN w:val="0"/>
        <w:adjustRightInd w:val="0"/>
        <w:snapToGrid w:val="0"/>
        <w:spacing w:beforeLines="1300" w:before="3120" w:line="240" w:lineRule="auto"/>
        <w:ind w:left="357" w:firstLineChars="200" w:firstLine="420"/>
        <w:jc w:val="center"/>
        <w:rPr>
          <w:rFonts w:hAnsi="宋体"/>
          <w:color w:val="000000" w:themeColor="text1"/>
        </w:rPr>
      </w:pPr>
      <w:r>
        <w:rPr>
          <w:rFonts w:hAnsi="宋体" w:hint="eastAsia"/>
          <w:color w:val="000000" w:themeColor="text1"/>
        </w:rPr>
        <w:lastRenderedPageBreak/>
        <w:t>此页有意空白</w:t>
      </w:r>
    </w:p>
    <w:p w14:paraId="5F717660" w14:textId="77777777" w:rsidR="003D6D87" w:rsidRPr="00AE0DB5" w:rsidRDefault="003D6D87" w:rsidP="000A3D28">
      <w:pPr>
        <w:pStyle w:val="aa"/>
        <w:kinsoku w:val="0"/>
        <w:overflowPunct w:val="0"/>
        <w:autoSpaceDE w:val="0"/>
        <w:autoSpaceDN w:val="0"/>
        <w:adjustRightInd w:val="0"/>
        <w:snapToGrid w:val="0"/>
        <w:spacing w:line="312" w:lineRule="auto"/>
        <w:ind w:left="360"/>
        <w:rPr>
          <w:rFonts w:hAnsi="宋体"/>
          <w:color w:val="000000" w:themeColor="text1"/>
        </w:rPr>
        <w:sectPr w:rsidR="003D6D87" w:rsidRPr="00AE0DB5" w:rsidSect="0009433D">
          <w:footerReference w:type="default" r:id="rId144"/>
          <w:pgSz w:w="8392" w:h="11907" w:code="11"/>
          <w:pgMar w:top="1418" w:right="1134" w:bottom="1418" w:left="1134" w:header="850" w:footer="992" w:gutter="0"/>
          <w:pgNumType w:start="1"/>
          <w:cols w:space="720"/>
          <w:noEndnote/>
          <w:docGrid w:linePitch="286"/>
        </w:sectPr>
      </w:pPr>
    </w:p>
    <w:p w14:paraId="5F717661" w14:textId="77777777" w:rsidR="00614124" w:rsidRPr="002A2D6F" w:rsidRDefault="00614124" w:rsidP="00643903">
      <w:pPr>
        <w:pStyle w:val="1"/>
        <w:spacing w:before="240" w:after="120"/>
      </w:pPr>
      <w:bookmarkStart w:id="1310" w:name="_Toc503360891"/>
      <w:r w:rsidRPr="002A2D6F">
        <w:rPr>
          <w:rFonts w:hint="eastAsia"/>
        </w:rPr>
        <w:lastRenderedPageBreak/>
        <w:t>附件一：</w:t>
      </w:r>
      <w:bookmarkEnd w:id="1310"/>
    </w:p>
    <w:p w14:paraId="5F717662" w14:textId="77777777" w:rsidR="00614124" w:rsidRPr="00AE0DB5" w:rsidRDefault="00614124" w:rsidP="0009433D">
      <w:pPr>
        <w:pStyle w:val="aa"/>
        <w:kinsoku w:val="0"/>
        <w:overflowPunct w:val="0"/>
        <w:autoSpaceDE w:val="0"/>
        <w:autoSpaceDN w:val="0"/>
        <w:adjustRightInd w:val="0"/>
        <w:snapToGrid w:val="0"/>
        <w:ind w:left="851"/>
        <w:rPr>
          <w:rFonts w:hAnsi="宋体"/>
          <w:color w:val="000000" w:themeColor="text1"/>
        </w:rPr>
      </w:pPr>
      <w:r w:rsidRPr="00AE0DB5">
        <w:rPr>
          <w:rFonts w:hAnsi="宋体"/>
          <w:color w:val="000000" w:themeColor="text1"/>
        </w:rPr>
        <w:t>JETPLAN FORMAT ABBREVIATIONSJETPLAN FORMAT ABBREVIATIONS</w:t>
      </w:r>
    </w:p>
    <w:p w14:paraId="5F717663" w14:textId="77777777" w:rsidR="00614124" w:rsidRPr="00AE0DB5" w:rsidRDefault="00614124" w:rsidP="0009433D">
      <w:pPr>
        <w:pStyle w:val="aa"/>
        <w:kinsoku w:val="0"/>
        <w:overflowPunct w:val="0"/>
        <w:autoSpaceDE w:val="0"/>
        <w:autoSpaceDN w:val="0"/>
        <w:adjustRightInd w:val="0"/>
        <w:snapToGrid w:val="0"/>
        <w:ind w:left="851"/>
        <w:rPr>
          <w:rFonts w:hAnsi="宋体"/>
          <w:b/>
          <w:color w:val="000000" w:themeColor="text1"/>
        </w:rPr>
      </w:pPr>
      <w:r w:rsidRPr="00AE0DB5">
        <w:rPr>
          <w:rFonts w:hAnsi="宋体" w:hint="eastAsia"/>
          <w:b/>
          <w:color w:val="000000" w:themeColor="text1"/>
        </w:rPr>
        <w:t>A</w:t>
      </w:r>
    </w:p>
    <w:p w14:paraId="5F717664" w14:textId="77777777" w:rsidR="00614124" w:rsidRPr="00AE0DB5" w:rsidRDefault="00614124" w:rsidP="0009433D">
      <w:pPr>
        <w:pStyle w:val="aa"/>
        <w:kinsoku w:val="0"/>
        <w:overflowPunct w:val="0"/>
        <w:autoSpaceDE w:val="0"/>
        <w:autoSpaceDN w:val="0"/>
        <w:adjustRightInd w:val="0"/>
        <w:snapToGrid w:val="0"/>
        <w:ind w:left="851"/>
        <w:rPr>
          <w:rFonts w:hAnsi="宋体"/>
          <w:color w:val="000000" w:themeColor="text1"/>
        </w:rPr>
      </w:pPr>
      <w:r w:rsidRPr="00AE0DB5">
        <w:rPr>
          <w:rFonts w:hAnsi="宋体"/>
          <w:color w:val="000000" w:themeColor="text1"/>
        </w:rPr>
        <w:t>AAM</w:t>
      </w:r>
      <w:r w:rsidRPr="00AE0DB5">
        <w:rPr>
          <w:rFonts w:hAnsi="宋体"/>
          <w:color w:val="000000" w:themeColor="text1"/>
        </w:rPr>
        <w:tab/>
        <w:t xml:space="preserve">    ACTUAL AIR MILES</w:t>
      </w:r>
    </w:p>
    <w:p w14:paraId="5F717665" w14:textId="77777777" w:rsidR="00614124" w:rsidRPr="00AE0DB5" w:rsidRDefault="00614124" w:rsidP="0009433D">
      <w:pPr>
        <w:pStyle w:val="aa"/>
        <w:kinsoku w:val="0"/>
        <w:overflowPunct w:val="0"/>
        <w:autoSpaceDE w:val="0"/>
        <w:autoSpaceDN w:val="0"/>
        <w:adjustRightInd w:val="0"/>
        <w:snapToGrid w:val="0"/>
        <w:ind w:left="851"/>
        <w:rPr>
          <w:rFonts w:hAnsi="宋体"/>
          <w:color w:val="000000" w:themeColor="text1"/>
        </w:rPr>
      </w:pPr>
      <w:r w:rsidRPr="00AE0DB5">
        <w:rPr>
          <w:rFonts w:hAnsi="宋体"/>
          <w:color w:val="000000" w:themeColor="text1"/>
        </w:rPr>
        <w:t>ABO</w:t>
      </w:r>
      <w:r w:rsidRPr="00AE0DB5">
        <w:rPr>
          <w:rFonts w:hAnsi="宋体"/>
          <w:color w:val="000000" w:themeColor="text1"/>
        </w:rPr>
        <w:tab/>
        <w:t xml:space="preserve">    ACTUAL BURNOFF</w:t>
      </w:r>
    </w:p>
    <w:p w14:paraId="5F717666"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ACBO</w:t>
      </w:r>
      <w:r w:rsidRPr="00AE0DB5">
        <w:rPr>
          <w:rFonts w:hAnsi="宋体"/>
          <w:color w:val="000000" w:themeColor="text1"/>
        </w:rPr>
        <w:tab/>
        <w:t>ACTUAL CUMULATIVE BURNOFF</w:t>
      </w:r>
    </w:p>
    <w:p w14:paraId="5F717667"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ACT</w:t>
      </w:r>
      <w:r w:rsidRPr="00AE0DB5">
        <w:rPr>
          <w:rFonts w:hAnsi="宋体"/>
          <w:color w:val="000000" w:themeColor="text1"/>
        </w:rPr>
        <w:tab/>
        <w:t xml:space="preserve">    ACTUAL</w:t>
      </w:r>
    </w:p>
    <w:p w14:paraId="5F717668"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ACTM</w:t>
      </w:r>
      <w:r w:rsidRPr="00AE0DB5">
        <w:rPr>
          <w:rFonts w:hAnsi="宋体"/>
          <w:color w:val="000000" w:themeColor="text1"/>
        </w:rPr>
        <w:tab/>
        <w:t>ACTUAL CUMULATIVE TIME</w:t>
      </w:r>
    </w:p>
    <w:p w14:paraId="5F717669"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ACTME</w:t>
      </w:r>
      <w:r w:rsidRPr="00AE0DB5">
        <w:rPr>
          <w:rFonts w:hAnsi="宋体"/>
          <w:color w:val="000000" w:themeColor="text1"/>
        </w:rPr>
        <w:tab/>
        <w:t>ACTUAL CUMULATIVE TIME</w:t>
      </w:r>
    </w:p>
    <w:p w14:paraId="5F71766A"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AD</w:t>
      </w:r>
      <w:r w:rsidRPr="00AE0DB5">
        <w:rPr>
          <w:rFonts w:hAnsi="宋体"/>
          <w:color w:val="000000" w:themeColor="text1"/>
        </w:rPr>
        <w:tab/>
        <w:t xml:space="preserve">    AIR DISTANCE</w:t>
      </w:r>
    </w:p>
    <w:p w14:paraId="5F71766B"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ADDN</w:t>
      </w:r>
      <w:r w:rsidRPr="00AE0DB5">
        <w:rPr>
          <w:rFonts w:hAnsi="宋体"/>
          <w:color w:val="000000" w:themeColor="text1"/>
        </w:rPr>
        <w:tab/>
        <w:t>ADDITIONAL</w:t>
      </w:r>
    </w:p>
    <w:p w14:paraId="5F71766C"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ADIZ</w:t>
      </w:r>
      <w:r w:rsidRPr="00AE0DB5">
        <w:rPr>
          <w:rFonts w:hAnsi="宋体"/>
          <w:color w:val="000000" w:themeColor="text1"/>
        </w:rPr>
        <w:tab/>
        <w:t>AIR DEFENCE IDENTIFICATION ZONE</w:t>
      </w:r>
    </w:p>
    <w:p w14:paraId="5F71766D"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ADTG</w:t>
      </w:r>
      <w:r w:rsidRPr="00AE0DB5">
        <w:rPr>
          <w:rFonts w:hAnsi="宋体"/>
          <w:color w:val="000000" w:themeColor="text1"/>
        </w:rPr>
        <w:tab/>
        <w:t>ACTUAL DISTANCE TO GO</w:t>
      </w:r>
    </w:p>
    <w:p w14:paraId="5F71766E"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AFR</w:t>
      </w:r>
      <w:r w:rsidRPr="00AE0DB5">
        <w:rPr>
          <w:rFonts w:hAnsi="宋体"/>
          <w:color w:val="000000" w:themeColor="text1"/>
        </w:rPr>
        <w:tab/>
        <w:t xml:space="preserve">    ACTUAL FUEL REMAINING</w:t>
      </w:r>
    </w:p>
    <w:p w14:paraId="5F71766F"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AFREM</w:t>
      </w:r>
      <w:r w:rsidRPr="00AE0DB5">
        <w:rPr>
          <w:rFonts w:hAnsi="宋体"/>
          <w:color w:val="000000" w:themeColor="text1"/>
        </w:rPr>
        <w:tab/>
        <w:t>ACTUAL FUEL REMAINING</w:t>
      </w:r>
    </w:p>
    <w:p w14:paraId="5F717670"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AFU</w:t>
      </w:r>
      <w:r w:rsidRPr="00AE0DB5">
        <w:rPr>
          <w:rFonts w:hAnsi="宋体"/>
          <w:color w:val="000000" w:themeColor="text1"/>
        </w:rPr>
        <w:tab/>
        <w:t xml:space="preserve">    ACTUAL FUEL USED</w:t>
      </w:r>
    </w:p>
    <w:p w14:paraId="5F717671"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AL</w:t>
      </w:r>
      <w:r w:rsidRPr="00AE0DB5">
        <w:rPr>
          <w:rFonts w:hAnsi="宋体"/>
          <w:color w:val="000000" w:themeColor="text1"/>
        </w:rPr>
        <w:tab/>
        <w:t xml:space="preserve">    ALTERNATE</w:t>
      </w:r>
    </w:p>
    <w:p w14:paraId="5F717672"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ALT</w:t>
      </w:r>
      <w:r w:rsidRPr="00AE0DB5">
        <w:rPr>
          <w:rFonts w:hAnsi="宋体"/>
          <w:color w:val="000000" w:themeColor="text1"/>
        </w:rPr>
        <w:tab/>
        <w:t xml:space="preserve">    ALTERNATE</w:t>
      </w:r>
    </w:p>
    <w:p w14:paraId="5F717673"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lastRenderedPageBreak/>
        <w:t>ALTN</w:t>
      </w:r>
      <w:r w:rsidRPr="00AE0DB5">
        <w:rPr>
          <w:rFonts w:hAnsi="宋体"/>
          <w:color w:val="000000" w:themeColor="text1"/>
        </w:rPr>
        <w:tab/>
        <w:t>ALTERNATE</w:t>
      </w:r>
    </w:p>
    <w:p w14:paraId="5F717674"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APP</w:t>
      </w:r>
      <w:r w:rsidRPr="00AE0DB5">
        <w:rPr>
          <w:rFonts w:hAnsi="宋体"/>
          <w:color w:val="000000" w:themeColor="text1"/>
        </w:rPr>
        <w:tab/>
        <w:t xml:space="preserve">    APPROACH</w:t>
      </w:r>
    </w:p>
    <w:p w14:paraId="5F717675"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APU</w:t>
      </w:r>
      <w:r w:rsidRPr="00AE0DB5">
        <w:rPr>
          <w:rFonts w:hAnsi="宋体"/>
          <w:color w:val="000000" w:themeColor="text1"/>
        </w:rPr>
        <w:tab/>
        <w:t xml:space="preserve">    AUXILLARY POWER UNIT</w:t>
      </w:r>
    </w:p>
    <w:p w14:paraId="5F717676"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AREM</w:t>
      </w:r>
      <w:r w:rsidRPr="00AE0DB5">
        <w:rPr>
          <w:rFonts w:hAnsi="宋体"/>
          <w:color w:val="000000" w:themeColor="text1"/>
        </w:rPr>
        <w:tab/>
        <w:t>ACTUAL FUEL REMAINING</w:t>
      </w:r>
    </w:p>
    <w:p w14:paraId="5F717677" w14:textId="77777777" w:rsidR="00614124" w:rsidRPr="00AE0DB5" w:rsidRDefault="00614124" w:rsidP="0009433D">
      <w:pPr>
        <w:pStyle w:val="aa"/>
        <w:adjustRightInd w:val="0"/>
        <w:snapToGrid w:val="0"/>
        <w:ind w:left="851"/>
        <w:rPr>
          <w:rFonts w:hAnsi="宋体"/>
          <w:color w:val="000000" w:themeColor="text1"/>
        </w:rPr>
      </w:pPr>
      <w:r w:rsidRPr="00AE0DB5">
        <w:rPr>
          <w:rFonts w:hAnsi="宋体"/>
          <w:color w:val="000000" w:themeColor="text1"/>
        </w:rPr>
        <w:t>ATA</w:t>
      </w:r>
      <w:r w:rsidRPr="00AE0DB5">
        <w:rPr>
          <w:rFonts w:hAnsi="宋体"/>
          <w:color w:val="000000" w:themeColor="text1"/>
        </w:rPr>
        <w:tab/>
        <w:t xml:space="preserve">    ACTUAL TIME OF ARRIVAL</w:t>
      </w:r>
    </w:p>
    <w:p w14:paraId="5F71767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ATO</w:t>
      </w:r>
      <w:r w:rsidRPr="00AE0DB5">
        <w:rPr>
          <w:rFonts w:hAnsi="宋体"/>
          <w:color w:val="000000" w:themeColor="text1"/>
        </w:rPr>
        <w:tab/>
        <w:t xml:space="preserve">    ACTUAL TIME OVERHEAD</w:t>
      </w:r>
    </w:p>
    <w:p w14:paraId="5F71767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ATR</w:t>
      </w:r>
      <w:r w:rsidRPr="00AE0DB5">
        <w:rPr>
          <w:rFonts w:hAnsi="宋体"/>
          <w:color w:val="000000" w:themeColor="text1"/>
        </w:rPr>
        <w:tab/>
        <w:t xml:space="preserve">    ACTUAL TIME REMAINING</w:t>
      </w:r>
    </w:p>
    <w:p w14:paraId="5F71767A"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t>AUW</w:t>
      </w:r>
      <w:r w:rsidRPr="00AE0DB5">
        <w:rPr>
          <w:rFonts w:hAnsi="宋体"/>
          <w:color w:val="000000" w:themeColor="text1"/>
        </w:rPr>
        <w:tab/>
        <w:t xml:space="preserve">    ALL UP WEIGHT</w:t>
      </w:r>
    </w:p>
    <w:p w14:paraId="5F71767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AV PLD</w:t>
      </w:r>
      <w:r w:rsidRPr="00AE0DB5">
        <w:rPr>
          <w:rFonts w:hAnsi="宋体"/>
          <w:color w:val="000000" w:themeColor="text1"/>
        </w:rPr>
        <w:tab/>
        <w:t>AVERAGE PAYLOAD</w:t>
      </w:r>
    </w:p>
    <w:p w14:paraId="5F71767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AW</w:t>
      </w:r>
      <w:r w:rsidRPr="00AE0DB5">
        <w:rPr>
          <w:rFonts w:hAnsi="宋体"/>
          <w:color w:val="000000" w:themeColor="text1"/>
        </w:rPr>
        <w:tab/>
        <w:t xml:space="preserve">    AIRWAY</w:t>
      </w:r>
    </w:p>
    <w:p w14:paraId="5F71767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AW/MT</w:t>
      </w:r>
      <w:r w:rsidRPr="00AE0DB5">
        <w:rPr>
          <w:rFonts w:hAnsi="宋体"/>
          <w:color w:val="000000" w:themeColor="text1"/>
        </w:rPr>
        <w:tab/>
        <w:t>AIRWAY / MAGNETIC TRACK</w:t>
      </w:r>
    </w:p>
    <w:p w14:paraId="5F71767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AW/TRK</w:t>
      </w:r>
      <w:r w:rsidRPr="00AE0DB5">
        <w:rPr>
          <w:rFonts w:hAnsi="宋体"/>
          <w:color w:val="000000" w:themeColor="text1"/>
        </w:rPr>
        <w:tab/>
        <w:t>AIRWAY / TRACK</w:t>
      </w:r>
    </w:p>
    <w:p w14:paraId="5F71767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AWY</w:t>
      </w:r>
      <w:r w:rsidRPr="00AE0DB5">
        <w:rPr>
          <w:rFonts w:hAnsi="宋体"/>
          <w:color w:val="000000" w:themeColor="text1"/>
        </w:rPr>
        <w:tab/>
        <w:t xml:space="preserve">    AIRWAY</w:t>
      </w:r>
    </w:p>
    <w:p w14:paraId="5F71768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AVG W/</w:t>
      </w:r>
      <w:r w:rsidRPr="00AE0DB5">
        <w:rPr>
          <w:rFonts w:hAnsi="宋体"/>
          <w:color w:val="000000" w:themeColor="text1"/>
        </w:rPr>
        <w:tab/>
        <w:t>AVERAGE WIND COMPONENT</w:t>
      </w:r>
    </w:p>
    <w:p w14:paraId="5F71768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AF/E</w:t>
      </w:r>
      <w:r w:rsidRPr="00AE0DB5">
        <w:rPr>
          <w:rFonts w:hAnsi="宋体"/>
          <w:color w:val="000000" w:themeColor="text1"/>
        </w:rPr>
        <w:tab/>
        <w:t>ACTUAL FUEL FLOW PER ENGINE</w:t>
      </w:r>
    </w:p>
    <w:p w14:paraId="5F717682"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B</w:t>
      </w:r>
    </w:p>
    <w:p w14:paraId="5F71768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BLK</w:t>
      </w:r>
      <w:r w:rsidRPr="00AE0DB5">
        <w:rPr>
          <w:rFonts w:hAnsi="宋体"/>
          <w:color w:val="000000" w:themeColor="text1"/>
        </w:rPr>
        <w:tab/>
        <w:t>BLOCK TIME</w:t>
      </w:r>
    </w:p>
    <w:p w14:paraId="5F71768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BLOFF</w:t>
      </w:r>
      <w:r w:rsidRPr="00AE0DB5">
        <w:rPr>
          <w:rFonts w:hAnsi="宋体"/>
          <w:color w:val="000000" w:themeColor="text1"/>
        </w:rPr>
        <w:tab/>
        <w:t>OFF BLOCK TIME</w:t>
      </w:r>
    </w:p>
    <w:p w14:paraId="5F71768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BLON</w:t>
      </w:r>
      <w:r w:rsidRPr="00AE0DB5">
        <w:rPr>
          <w:rFonts w:hAnsi="宋体"/>
          <w:color w:val="000000" w:themeColor="text1"/>
        </w:rPr>
        <w:tab/>
        <w:t>ON BLOCK TIME</w:t>
      </w:r>
    </w:p>
    <w:p w14:paraId="5F71768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B/O</w:t>
      </w:r>
      <w:r w:rsidRPr="00AE0DB5">
        <w:rPr>
          <w:rFonts w:hAnsi="宋体"/>
          <w:color w:val="000000" w:themeColor="text1"/>
        </w:rPr>
        <w:tab/>
        <w:t xml:space="preserve">    BURN-OFF</w:t>
      </w:r>
    </w:p>
    <w:p w14:paraId="5F71768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BOF</w:t>
      </w:r>
      <w:r w:rsidRPr="00AE0DB5">
        <w:rPr>
          <w:rFonts w:hAnsi="宋体"/>
          <w:color w:val="000000" w:themeColor="text1"/>
        </w:rPr>
        <w:tab/>
        <w:t xml:space="preserve">    BURN-OFF</w:t>
      </w:r>
    </w:p>
    <w:p w14:paraId="5F71768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BO</w:t>
      </w:r>
      <w:r w:rsidRPr="00AE0DB5">
        <w:rPr>
          <w:rFonts w:hAnsi="宋体"/>
          <w:color w:val="000000" w:themeColor="text1"/>
        </w:rPr>
        <w:tab/>
        <w:t xml:space="preserve">    BURN-OFF</w:t>
      </w:r>
    </w:p>
    <w:p w14:paraId="5F71768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BOW</w:t>
      </w:r>
      <w:r w:rsidRPr="00AE0DB5">
        <w:rPr>
          <w:rFonts w:hAnsi="宋体"/>
          <w:color w:val="000000" w:themeColor="text1"/>
        </w:rPr>
        <w:tab/>
        <w:t xml:space="preserve">    BASIC OPERATING WEIGHT</w:t>
      </w:r>
    </w:p>
    <w:p w14:paraId="5F71768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BOWT</w:t>
      </w:r>
      <w:r w:rsidRPr="00AE0DB5">
        <w:rPr>
          <w:rFonts w:hAnsi="宋体"/>
          <w:color w:val="000000" w:themeColor="text1"/>
        </w:rPr>
        <w:tab/>
        <w:t>BASIC OPERATING WEIGHT</w:t>
      </w:r>
    </w:p>
    <w:p w14:paraId="5F71768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B/RC</w:t>
      </w:r>
      <w:r w:rsidRPr="00AE0DB5">
        <w:rPr>
          <w:rFonts w:hAnsi="宋体"/>
          <w:color w:val="000000" w:themeColor="text1"/>
        </w:rPr>
        <w:tab/>
        <w:t>BURN-OFF TO RECLEAR POINT</w:t>
      </w:r>
    </w:p>
    <w:p w14:paraId="5F71768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BTIME</w:t>
      </w:r>
      <w:r w:rsidRPr="00AE0DB5">
        <w:rPr>
          <w:rFonts w:hAnsi="宋体"/>
          <w:color w:val="000000" w:themeColor="text1"/>
        </w:rPr>
        <w:tab/>
        <w:t>BLOCK TIME</w:t>
      </w:r>
    </w:p>
    <w:p w14:paraId="5F71768D"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C</w:t>
      </w:r>
    </w:p>
    <w:p w14:paraId="5F71768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CPT</w:t>
      </w:r>
      <w:r w:rsidRPr="00AE0DB5">
        <w:rPr>
          <w:rFonts w:hAnsi="宋体"/>
          <w:color w:val="000000" w:themeColor="text1"/>
        </w:rPr>
        <w:tab/>
        <w:t>CAPTAIN</w:t>
      </w:r>
    </w:p>
    <w:p w14:paraId="5F71768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CBO</w:t>
      </w:r>
      <w:r w:rsidRPr="00AE0DB5">
        <w:rPr>
          <w:rFonts w:hAnsi="宋体"/>
          <w:color w:val="000000" w:themeColor="text1"/>
        </w:rPr>
        <w:tab/>
        <w:t>CUMULATIVE BURN-OFF</w:t>
      </w:r>
    </w:p>
    <w:p w14:paraId="5F71769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CD</w:t>
      </w:r>
      <w:r w:rsidRPr="00AE0DB5">
        <w:rPr>
          <w:rFonts w:hAnsi="宋体"/>
          <w:color w:val="000000" w:themeColor="text1"/>
        </w:rPr>
        <w:tab/>
        <w:t>CUMULATIVE DISTANCE</w:t>
      </w:r>
    </w:p>
    <w:p w14:paraId="5F71769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CDST</w:t>
      </w:r>
      <w:r w:rsidRPr="00AE0DB5">
        <w:rPr>
          <w:rFonts w:hAnsi="宋体"/>
          <w:color w:val="000000" w:themeColor="text1"/>
        </w:rPr>
        <w:tab/>
        <w:t>CUMULATIVE DISTANCE</w:t>
      </w:r>
    </w:p>
    <w:p w14:paraId="5F71769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CHKPNT</w:t>
      </w:r>
      <w:r w:rsidRPr="00AE0DB5">
        <w:rPr>
          <w:rFonts w:hAnsi="宋体"/>
          <w:color w:val="000000" w:themeColor="text1"/>
        </w:rPr>
        <w:tab/>
        <w:t>CHECK POINT</w:t>
      </w:r>
    </w:p>
    <w:p w14:paraId="5F71769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CF</w:t>
      </w:r>
      <w:r w:rsidRPr="00AE0DB5">
        <w:rPr>
          <w:rFonts w:hAnsi="宋体"/>
          <w:color w:val="000000" w:themeColor="text1"/>
        </w:rPr>
        <w:tab/>
        <w:t>CUMULATIVE FUEL</w:t>
      </w:r>
    </w:p>
    <w:p w14:paraId="5F717694"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t>CFS</w:t>
      </w:r>
      <w:r w:rsidRPr="00AE0DB5">
        <w:rPr>
          <w:rFonts w:hAnsi="宋体"/>
          <w:color w:val="000000" w:themeColor="text1"/>
        </w:rPr>
        <w:tab/>
        <w:t>CRITICAL FUEL REMAINING</w:t>
      </w:r>
    </w:p>
    <w:p w14:paraId="5F71769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CFU</w:t>
      </w:r>
      <w:r w:rsidRPr="00AE0DB5">
        <w:rPr>
          <w:rFonts w:hAnsi="宋体"/>
          <w:color w:val="000000" w:themeColor="text1"/>
        </w:rPr>
        <w:tab/>
        <w:t>CUMULATIVE FUEL USED</w:t>
      </w:r>
    </w:p>
    <w:p w14:paraId="5F71769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CL</w:t>
      </w:r>
      <w:r w:rsidRPr="00AE0DB5">
        <w:rPr>
          <w:rFonts w:hAnsi="宋体"/>
          <w:color w:val="000000" w:themeColor="text1"/>
        </w:rPr>
        <w:tab/>
        <w:t>CLIMB</w:t>
      </w:r>
    </w:p>
    <w:p w14:paraId="5F71769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CLB</w:t>
      </w:r>
      <w:r w:rsidRPr="00AE0DB5">
        <w:rPr>
          <w:rFonts w:hAnsi="宋体"/>
          <w:color w:val="000000" w:themeColor="text1"/>
        </w:rPr>
        <w:tab/>
        <w:t>CLIMB</w:t>
      </w:r>
    </w:p>
    <w:p w14:paraId="5F71769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CLM</w:t>
      </w:r>
      <w:r w:rsidRPr="00AE0DB5">
        <w:rPr>
          <w:rFonts w:hAnsi="宋体"/>
          <w:color w:val="000000" w:themeColor="text1"/>
        </w:rPr>
        <w:tab/>
        <w:t>CLIMB</w:t>
      </w:r>
    </w:p>
    <w:p w14:paraId="5F71769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CMC</w:t>
      </w:r>
      <w:r w:rsidRPr="00AE0DB5">
        <w:rPr>
          <w:rFonts w:hAnsi="宋体"/>
          <w:color w:val="000000" w:themeColor="text1"/>
        </w:rPr>
        <w:tab/>
        <w:t>CONSTANT MACH CRUISE</w:t>
      </w:r>
    </w:p>
    <w:p w14:paraId="5F71769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COMP</w:t>
      </w:r>
      <w:r w:rsidRPr="00AE0DB5">
        <w:rPr>
          <w:rFonts w:hAnsi="宋体"/>
          <w:color w:val="000000" w:themeColor="text1"/>
        </w:rPr>
        <w:tab/>
        <w:t>WIND COMPONENT</w:t>
      </w:r>
    </w:p>
    <w:p w14:paraId="5F71769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CON</w:t>
      </w:r>
      <w:r w:rsidRPr="00AE0DB5">
        <w:rPr>
          <w:rFonts w:hAnsi="宋体"/>
          <w:color w:val="000000" w:themeColor="text1"/>
        </w:rPr>
        <w:tab/>
        <w:t>CONTINGENCY FUEL</w:t>
      </w:r>
    </w:p>
    <w:p w14:paraId="5F71769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CONT</w:t>
      </w:r>
      <w:r w:rsidRPr="00AE0DB5">
        <w:rPr>
          <w:rFonts w:hAnsi="宋体"/>
          <w:color w:val="000000" w:themeColor="text1"/>
        </w:rPr>
        <w:tab/>
        <w:t>CONTINGENCY FUEL</w:t>
      </w:r>
    </w:p>
    <w:p w14:paraId="5F71769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CORR</w:t>
      </w:r>
      <w:r w:rsidRPr="00AE0DB5">
        <w:rPr>
          <w:rFonts w:hAnsi="宋体"/>
          <w:color w:val="000000" w:themeColor="text1"/>
        </w:rPr>
        <w:tab/>
        <w:t>CORRECTIONS</w:t>
      </w:r>
    </w:p>
    <w:p w14:paraId="5F71769E"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D</w:t>
      </w:r>
    </w:p>
    <w:p w14:paraId="5F71769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COORDS</w:t>
      </w:r>
      <w:r w:rsidRPr="00AE0DB5">
        <w:rPr>
          <w:rFonts w:hAnsi="宋体"/>
          <w:color w:val="000000" w:themeColor="text1"/>
        </w:rPr>
        <w:tab/>
        <w:t>COORDINATES</w:t>
      </w:r>
    </w:p>
    <w:p w14:paraId="5F7176A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COPI</w:t>
      </w:r>
      <w:r w:rsidRPr="00AE0DB5">
        <w:rPr>
          <w:rFonts w:hAnsi="宋体"/>
          <w:color w:val="000000" w:themeColor="text1"/>
        </w:rPr>
        <w:tab/>
        <w:t>CO-PILOT / FIRST OFFICER</w:t>
      </w:r>
    </w:p>
    <w:p w14:paraId="5F7176A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CPT</w:t>
      </w:r>
      <w:r w:rsidRPr="00AE0DB5">
        <w:rPr>
          <w:rFonts w:hAnsi="宋体"/>
          <w:color w:val="000000" w:themeColor="text1"/>
        </w:rPr>
        <w:tab/>
        <w:t>CHECKPOINT</w:t>
      </w:r>
    </w:p>
    <w:p w14:paraId="5F7176A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CTM</w:t>
      </w:r>
      <w:r w:rsidRPr="00AE0DB5">
        <w:rPr>
          <w:rFonts w:hAnsi="宋体"/>
          <w:color w:val="000000" w:themeColor="text1"/>
        </w:rPr>
        <w:tab/>
        <w:t>CUMULATIVE TIME</w:t>
      </w:r>
    </w:p>
    <w:p w14:paraId="5F7176A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CTME</w:t>
      </w:r>
      <w:r w:rsidRPr="00AE0DB5">
        <w:rPr>
          <w:rFonts w:hAnsi="宋体"/>
          <w:color w:val="000000" w:themeColor="text1"/>
        </w:rPr>
        <w:tab/>
        <w:t>CUMULATIVE TIME</w:t>
      </w:r>
      <w:r w:rsidRPr="00AE0DB5">
        <w:rPr>
          <w:rFonts w:hAnsi="宋体"/>
          <w:color w:val="000000" w:themeColor="text1"/>
        </w:rPr>
        <w:tab/>
      </w:r>
      <w:r w:rsidRPr="00AE0DB5">
        <w:rPr>
          <w:rFonts w:hAnsi="宋体"/>
          <w:color w:val="000000" w:themeColor="text1"/>
        </w:rPr>
        <w:tab/>
      </w:r>
    </w:p>
    <w:p w14:paraId="5F7176A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CT</w:t>
      </w:r>
      <w:r w:rsidRPr="00AE0DB5">
        <w:rPr>
          <w:rFonts w:hAnsi="宋体"/>
          <w:color w:val="000000" w:themeColor="text1"/>
        </w:rPr>
        <w:tab/>
        <w:t>CUMULATIVE TIME</w:t>
      </w:r>
    </w:p>
    <w:p w14:paraId="5F7176A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CT</w:t>
      </w:r>
      <w:r w:rsidRPr="00AE0DB5">
        <w:rPr>
          <w:rFonts w:hAnsi="宋体"/>
          <w:color w:val="000000" w:themeColor="text1"/>
        </w:rPr>
        <w:tab/>
        <w:t>CUMULATIVE TIME</w:t>
      </w:r>
    </w:p>
    <w:p w14:paraId="5F7176A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CTOT    CALCULATED TAKEOFF TIME</w:t>
      </w:r>
    </w:p>
    <w:p w14:paraId="5F7176A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CTR</w:t>
      </w:r>
      <w:r w:rsidRPr="00AE0DB5">
        <w:rPr>
          <w:rFonts w:hAnsi="宋体"/>
          <w:color w:val="000000" w:themeColor="text1"/>
        </w:rPr>
        <w:tab/>
        <w:t>CUMULATIVE TIME REMAINING</w:t>
      </w:r>
    </w:p>
    <w:p w14:paraId="5F7176A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CTY</w:t>
      </w:r>
      <w:r w:rsidRPr="00AE0DB5">
        <w:rPr>
          <w:rFonts w:hAnsi="宋体"/>
          <w:color w:val="000000" w:themeColor="text1"/>
        </w:rPr>
        <w:tab/>
        <w:t>CONTINGENCY FUEL</w:t>
      </w:r>
    </w:p>
    <w:p w14:paraId="5F7176A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CUMD</w:t>
      </w:r>
      <w:r w:rsidRPr="00AE0DB5">
        <w:rPr>
          <w:rFonts w:hAnsi="宋体"/>
          <w:color w:val="000000" w:themeColor="text1"/>
        </w:rPr>
        <w:tab/>
        <w:t>CUMULATIVE DISTANCE</w:t>
      </w:r>
    </w:p>
    <w:p w14:paraId="5F7176AA"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D</w:t>
      </w:r>
    </w:p>
    <w:p w14:paraId="5F7176A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DAIR</w:t>
      </w:r>
      <w:r w:rsidRPr="00AE0DB5">
        <w:rPr>
          <w:rFonts w:hAnsi="宋体"/>
          <w:color w:val="000000" w:themeColor="text1"/>
        </w:rPr>
        <w:tab/>
        <w:t>AIR DISTANCE</w:t>
      </w:r>
    </w:p>
    <w:p w14:paraId="5F7176A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DC</w:t>
      </w:r>
      <w:r w:rsidRPr="00AE0DB5">
        <w:rPr>
          <w:rFonts w:hAnsi="宋体"/>
          <w:color w:val="000000" w:themeColor="text1"/>
        </w:rPr>
        <w:tab/>
        <w:t>DESCENT</w:t>
      </w:r>
    </w:p>
    <w:p w14:paraId="5F7176A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DCT</w:t>
      </w:r>
      <w:r w:rsidRPr="00AE0DB5">
        <w:rPr>
          <w:rFonts w:hAnsi="宋体"/>
          <w:color w:val="000000" w:themeColor="text1"/>
        </w:rPr>
        <w:tab/>
        <w:t>DIRECT</w:t>
      </w:r>
    </w:p>
    <w:p w14:paraId="5F7176AE"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DEC</w:t>
      </w:r>
      <w:r w:rsidRPr="00AE0DB5">
        <w:rPr>
          <w:rFonts w:hAnsi="宋体"/>
          <w:color w:val="000000" w:themeColor="text1"/>
        </w:rPr>
        <w:tab/>
        <w:t>DESCENT</w:t>
      </w:r>
    </w:p>
    <w:p w14:paraId="5F7176A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DEV</w:t>
      </w:r>
      <w:r w:rsidRPr="00AE0DB5">
        <w:rPr>
          <w:rFonts w:hAnsi="宋体"/>
          <w:color w:val="000000" w:themeColor="text1"/>
        </w:rPr>
        <w:tab/>
        <w:t>TEMPERATURE DEVIATION FROM ISA</w:t>
      </w:r>
    </w:p>
    <w:p w14:paraId="5F7176B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DFT</w:t>
      </w:r>
      <w:r w:rsidRPr="00AE0DB5">
        <w:rPr>
          <w:rFonts w:hAnsi="宋体"/>
          <w:color w:val="000000" w:themeColor="text1"/>
        </w:rPr>
        <w:tab/>
        <w:t>DRIFT ANGLE</w:t>
      </w:r>
    </w:p>
    <w:p w14:paraId="5F7176B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DGRD</w:t>
      </w:r>
      <w:r w:rsidRPr="00AE0DB5">
        <w:rPr>
          <w:rFonts w:hAnsi="宋体"/>
          <w:color w:val="000000" w:themeColor="text1"/>
        </w:rPr>
        <w:tab/>
        <w:t>GROUND DISTANCE</w:t>
      </w:r>
    </w:p>
    <w:p w14:paraId="5F7176B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DIR</w:t>
      </w:r>
      <w:r w:rsidRPr="00AE0DB5">
        <w:rPr>
          <w:rFonts w:hAnsi="宋体"/>
          <w:color w:val="000000" w:themeColor="text1"/>
        </w:rPr>
        <w:tab/>
        <w:t>DISTANCE REMAINING</w:t>
      </w:r>
    </w:p>
    <w:p w14:paraId="5F7176B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DIST</w:t>
      </w:r>
      <w:r w:rsidRPr="00AE0DB5">
        <w:rPr>
          <w:rFonts w:hAnsi="宋体"/>
          <w:color w:val="000000" w:themeColor="text1"/>
        </w:rPr>
        <w:tab/>
        <w:t>DISTANCE</w:t>
      </w:r>
    </w:p>
    <w:p w14:paraId="5F7176B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DIVERS</w:t>
      </w:r>
      <w:r w:rsidRPr="00AE0DB5">
        <w:rPr>
          <w:rFonts w:hAnsi="宋体"/>
          <w:color w:val="000000" w:themeColor="text1"/>
        </w:rPr>
        <w:tab/>
        <w:t>DIVERSIONARY FUEL</w:t>
      </w:r>
    </w:p>
    <w:p w14:paraId="5F7176B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DR</w:t>
      </w:r>
      <w:r w:rsidRPr="00AE0DB5">
        <w:rPr>
          <w:rFonts w:hAnsi="宋体"/>
          <w:color w:val="000000" w:themeColor="text1"/>
        </w:rPr>
        <w:tab/>
        <w:t>DRIFT</w:t>
      </w:r>
    </w:p>
    <w:p w14:paraId="5F7176B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DREM</w:t>
      </w:r>
      <w:r w:rsidRPr="00AE0DB5">
        <w:rPr>
          <w:rFonts w:hAnsi="宋体"/>
          <w:color w:val="000000" w:themeColor="text1"/>
        </w:rPr>
        <w:tab/>
        <w:t>DISTANCE REMAINING</w:t>
      </w:r>
    </w:p>
    <w:p w14:paraId="5F7176B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DRMG</w:t>
      </w:r>
      <w:r w:rsidRPr="00AE0DB5">
        <w:rPr>
          <w:rFonts w:hAnsi="宋体"/>
          <w:color w:val="000000" w:themeColor="text1"/>
        </w:rPr>
        <w:tab/>
        <w:t>DISTANCE REMAINING</w:t>
      </w:r>
    </w:p>
    <w:p w14:paraId="5F7176B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D/R</w:t>
      </w:r>
      <w:r w:rsidRPr="00AE0DB5">
        <w:rPr>
          <w:rFonts w:hAnsi="宋体"/>
          <w:color w:val="000000" w:themeColor="text1"/>
        </w:rPr>
        <w:tab/>
        <w:t>DISTANCE REMAINING</w:t>
      </w:r>
    </w:p>
    <w:p w14:paraId="5F7176B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DST</w:t>
      </w:r>
      <w:r w:rsidRPr="00AE0DB5">
        <w:rPr>
          <w:rFonts w:hAnsi="宋体"/>
          <w:color w:val="000000" w:themeColor="text1"/>
        </w:rPr>
        <w:tab/>
        <w:t>DISTANCE</w:t>
      </w:r>
    </w:p>
    <w:p w14:paraId="5F7176B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DSTFL</w:t>
      </w:r>
      <w:r w:rsidRPr="00AE0DB5">
        <w:rPr>
          <w:rFonts w:hAnsi="宋体"/>
          <w:color w:val="000000" w:themeColor="text1"/>
        </w:rPr>
        <w:tab/>
        <w:t>FUEL REMAINING</w:t>
      </w:r>
    </w:p>
    <w:p w14:paraId="5F7176B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DSTR</w:t>
      </w:r>
      <w:r w:rsidRPr="00AE0DB5">
        <w:rPr>
          <w:rFonts w:hAnsi="宋体"/>
          <w:color w:val="000000" w:themeColor="text1"/>
        </w:rPr>
        <w:tab/>
        <w:t>DISTANCE REMAINING</w:t>
      </w:r>
    </w:p>
    <w:p w14:paraId="5F7176B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DTG</w:t>
      </w:r>
      <w:r w:rsidRPr="00AE0DB5">
        <w:rPr>
          <w:rFonts w:hAnsi="宋体"/>
          <w:color w:val="000000" w:themeColor="text1"/>
        </w:rPr>
        <w:tab/>
        <w:t>DISTANCE TO GO</w:t>
      </w:r>
    </w:p>
    <w:p w14:paraId="5F7176B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DTGO</w:t>
      </w:r>
      <w:r w:rsidRPr="00AE0DB5">
        <w:rPr>
          <w:rFonts w:hAnsi="宋体"/>
          <w:color w:val="000000" w:themeColor="text1"/>
        </w:rPr>
        <w:tab/>
        <w:t>DISTANCE TO GO</w:t>
      </w:r>
    </w:p>
    <w:p w14:paraId="5F7176B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DTR</w:t>
      </w:r>
      <w:r w:rsidRPr="00AE0DB5">
        <w:rPr>
          <w:rFonts w:hAnsi="宋体"/>
          <w:color w:val="000000" w:themeColor="text1"/>
        </w:rPr>
        <w:tab/>
        <w:t>DISTANCE REMAINING</w:t>
      </w:r>
    </w:p>
    <w:p w14:paraId="5F7176B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DTW</w:t>
      </w:r>
      <w:r w:rsidRPr="00AE0DB5">
        <w:rPr>
          <w:rFonts w:hAnsi="宋体"/>
          <w:color w:val="000000" w:themeColor="text1"/>
        </w:rPr>
        <w:tab/>
        <w:t>DRY TANK WEIGHT (ZERO FUEL WEIGHT)</w:t>
      </w:r>
    </w:p>
    <w:p w14:paraId="5F7176C0"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E</w:t>
      </w:r>
    </w:p>
    <w:p w14:paraId="5F7176C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E</w:t>
      </w:r>
      <w:r w:rsidRPr="00AE0DB5">
        <w:rPr>
          <w:rFonts w:hAnsi="宋体"/>
          <w:color w:val="000000" w:themeColor="text1"/>
        </w:rPr>
        <w:tab/>
        <w:t>EARLY</w:t>
      </w:r>
    </w:p>
    <w:p w14:paraId="5F7176C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EAM</w:t>
      </w:r>
      <w:r w:rsidRPr="00AE0DB5">
        <w:rPr>
          <w:rFonts w:hAnsi="宋体"/>
          <w:color w:val="000000" w:themeColor="text1"/>
        </w:rPr>
        <w:tab/>
        <w:t>ESTIMATED AIR MILES</w:t>
      </w:r>
    </w:p>
    <w:p w14:paraId="5F7176C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EET</w:t>
      </w:r>
      <w:r w:rsidRPr="00AE0DB5">
        <w:rPr>
          <w:rFonts w:hAnsi="宋体"/>
          <w:color w:val="000000" w:themeColor="text1"/>
        </w:rPr>
        <w:tab/>
        <w:t>ESTIMATED ENROUTE TIME</w:t>
      </w:r>
    </w:p>
    <w:p w14:paraId="5F7176C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EL</w:t>
      </w:r>
      <w:r w:rsidRPr="00AE0DB5">
        <w:rPr>
          <w:rFonts w:hAnsi="宋体"/>
          <w:color w:val="000000" w:themeColor="text1"/>
        </w:rPr>
        <w:tab/>
        <w:t>EARLY, LATE</w:t>
      </w:r>
    </w:p>
    <w:p w14:paraId="5F7176C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ELDW</w:t>
      </w:r>
      <w:r w:rsidRPr="00AE0DB5">
        <w:rPr>
          <w:rFonts w:hAnsi="宋体"/>
          <w:color w:val="000000" w:themeColor="text1"/>
        </w:rPr>
        <w:tab/>
        <w:t>ESTIMATED LANDING WEIGHT</w:t>
      </w:r>
    </w:p>
    <w:p w14:paraId="5F7176C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ENGS</w:t>
      </w:r>
      <w:r w:rsidRPr="00AE0DB5">
        <w:rPr>
          <w:rFonts w:hAnsi="宋体"/>
          <w:color w:val="000000" w:themeColor="text1"/>
        </w:rPr>
        <w:tab/>
        <w:t>ENGINES</w:t>
      </w:r>
    </w:p>
    <w:p w14:paraId="5F7176C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EPLD</w:t>
      </w:r>
      <w:r w:rsidRPr="00AE0DB5">
        <w:rPr>
          <w:rFonts w:hAnsi="宋体"/>
          <w:color w:val="000000" w:themeColor="text1"/>
        </w:rPr>
        <w:tab/>
        <w:t>ESTIMATED PAYLOAD</w:t>
      </w:r>
    </w:p>
    <w:p w14:paraId="5F7176C8"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t>ES</w:t>
      </w:r>
      <w:r w:rsidRPr="00AE0DB5">
        <w:rPr>
          <w:rFonts w:hAnsi="宋体"/>
          <w:color w:val="000000" w:themeColor="text1"/>
        </w:rPr>
        <w:tab/>
        <w:t>ESTIMATED</w:t>
      </w:r>
    </w:p>
    <w:p w14:paraId="5F7176C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ET</w:t>
      </w:r>
      <w:r w:rsidRPr="00AE0DB5">
        <w:rPr>
          <w:rFonts w:hAnsi="宋体"/>
          <w:color w:val="000000" w:themeColor="text1"/>
        </w:rPr>
        <w:tab/>
        <w:t>ESTIMATED TIME TO NEXT CHECKPOINT</w:t>
      </w:r>
    </w:p>
    <w:p w14:paraId="5F7176C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ETA</w:t>
      </w:r>
      <w:r w:rsidRPr="00AE0DB5">
        <w:rPr>
          <w:rFonts w:hAnsi="宋体"/>
          <w:color w:val="000000" w:themeColor="text1"/>
        </w:rPr>
        <w:tab/>
        <w:t>ESTIMATED TIME OF ARRIVAL</w:t>
      </w:r>
    </w:p>
    <w:p w14:paraId="5F7176C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ETD</w:t>
      </w:r>
      <w:r w:rsidRPr="00AE0DB5">
        <w:rPr>
          <w:rFonts w:hAnsi="宋体"/>
          <w:color w:val="000000" w:themeColor="text1"/>
        </w:rPr>
        <w:tab/>
        <w:t>ESTIMATED TIME OF DEPARTURE</w:t>
      </w:r>
    </w:p>
    <w:p w14:paraId="5F7176C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ETE</w:t>
      </w:r>
      <w:r w:rsidRPr="00AE0DB5">
        <w:rPr>
          <w:rFonts w:hAnsi="宋体"/>
          <w:color w:val="000000" w:themeColor="text1"/>
        </w:rPr>
        <w:tab/>
        <w:t>ESTIMATED TIME ENROUTE</w:t>
      </w:r>
    </w:p>
    <w:p w14:paraId="5F7176C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ETO</w:t>
      </w:r>
      <w:r w:rsidRPr="00AE0DB5">
        <w:rPr>
          <w:rFonts w:hAnsi="宋体"/>
          <w:color w:val="000000" w:themeColor="text1"/>
        </w:rPr>
        <w:tab/>
        <w:t>ESTIMATED TIME OVERHEAD</w:t>
      </w:r>
    </w:p>
    <w:p w14:paraId="5F7176C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ETOW</w:t>
      </w:r>
      <w:r w:rsidRPr="00AE0DB5">
        <w:rPr>
          <w:rFonts w:hAnsi="宋体"/>
          <w:color w:val="000000" w:themeColor="text1"/>
        </w:rPr>
        <w:tab/>
        <w:t>ESTIMATED TAKE-OFF WEIGHT</w:t>
      </w:r>
    </w:p>
    <w:p w14:paraId="5F7176C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EXT</w:t>
      </w:r>
      <w:r w:rsidRPr="00AE0DB5">
        <w:rPr>
          <w:rFonts w:hAnsi="宋体"/>
          <w:color w:val="000000" w:themeColor="text1"/>
        </w:rPr>
        <w:tab/>
        <w:t>EXTRA (FUEL)</w:t>
      </w:r>
    </w:p>
    <w:p w14:paraId="5F7176D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EZFW</w:t>
      </w:r>
      <w:r w:rsidRPr="00AE0DB5">
        <w:rPr>
          <w:rFonts w:hAnsi="宋体"/>
          <w:color w:val="000000" w:themeColor="text1"/>
        </w:rPr>
        <w:tab/>
        <w:t>ESTIMATED ZERO FUEL WEIGHT</w:t>
      </w:r>
    </w:p>
    <w:p w14:paraId="5F7176D1"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F</w:t>
      </w:r>
    </w:p>
    <w:p w14:paraId="5F7176D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w:t>
      </w:r>
      <w:r w:rsidRPr="00AE0DB5">
        <w:rPr>
          <w:rFonts w:hAnsi="宋体"/>
          <w:color w:val="000000" w:themeColor="text1"/>
        </w:rPr>
        <w:tab/>
        <w:t>FUEL</w:t>
      </w:r>
    </w:p>
    <w:p w14:paraId="5F7176D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F/E</w:t>
      </w:r>
      <w:r w:rsidRPr="00AE0DB5">
        <w:rPr>
          <w:rFonts w:hAnsi="宋体"/>
          <w:color w:val="000000" w:themeColor="text1"/>
        </w:rPr>
        <w:tab/>
        <w:t>FUEL FLOW PER ENGINE</w:t>
      </w:r>
    </w:p>
    <w:p w14:paraId="5F7176D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FF/E</w:t>
      </w:r>
      <w:r w:rsidRPr="00AE0DB5">
        <w:rPr>
          <w:rFonts w:hAnsi="宋体"/>
          <w:color w:val="000000" w:themeColor="text1"/>
        </w:rPr>
        <w:tab/>
        <w:t>FUEL FLOW PER ENGINE / HOUR</w:t>
      </w:r>
    </w:p>
    <w:p w14:paraId="5F7176D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FIR</w:t>
      </w:r>
      <w:r w:rsidRPr="00AE0DB5">
        <w:rPr>
          <w:rFonts w:hAnsi="宋体"/>
          <w:color w:val="000000" w:themeColor="text1"/>
        </w:rPr>
        <w:tab/>
        <w:t>FLIGHT INFORMATION REGION</w:t>
      </w:r>
    </w:p>
    <w:p w14:paraId="5F7176D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FL</w:t>
      </w:r>
      <w:r w:rsidRPr="00AE0DB5">
        <w:rPr>
          <w:rFonts w:hAnsi="宋体"/>
          <w:color w:val="000000" w:themeColor="text1"/>
        </w:rPr>
        <w:tab/>
        <w:t>FLIGHT LEVEL</w:t>
      </w:r>
    </w:p>
    <w:p w14:paraId="5F7176D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F/L</w:t>
      </w:r>
      <w:r w:rsidRPr="00AE0DB5">
        <w:rPr>
          <w:rFonts w:hAnsi="宋体"/>
          <w:color w:val="000000" w:themeColor="text1"/>
        </w:rPr>
        <w:tab/>
        <w:t>FLIGHT LEVEL</w:t>
      </w:r>
    </w:p>
    <w:p w14:paraId="5F7176D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FOB</w:t>
      </w:r>
      <w:r w:rsidRPr="00AE0DB5">
        <w:rPr>
          <w:rFonts w:hAnsi="宋体"/>
          <w:color w:val="000000" w:themeColor="text1"/>
        </w:rPr>
        <w:tab/>
        <w:t>FUEL ON BOARD</w:t>
      </w:r>
    </w:p>
    <w:p w14:paraId="5F7176D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FOD</w:t>
      </w:r>
      <w:r w:rsidRPr="00AE0DB5">
        <w:rPr>
          <w:rFonts w:hAnsi="宋体"/>
          <w:color w:val="000000" w:themeColor="text1"/>
        </w:rPr>
        <w:tab/>
        <w:t>FUEL OVER DESTINATION</w:t>
      </w:r>
    </w:p>
    <w:p w14:paraId="5F7176D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FREM</w:t>
      </w:r>
      <w:r w:rsidRPr="00AE0DB5">
        <w:rPr>
          <w:rFonts w:hAnsi="宋体"/>
          <w:color w:val="000000" w:themeColor="text1"/>
        </w:rPr>
        <w:tab/>
        <w:t>FUEL REMAINING</w:t>
      </w:r>
    </w:p>
    <w:p w14:paraId="5F7176D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FREQ</w:t>
      </w:r>
      <w:r w:rsidRPr="00AE0DB5">
        <w:rPr>
          <w:rFonts w:hAnsi="宋体"/>
          <w:color w:val="000000" w:themeColor="text1"/>
        </w:rPr>
        <w:tab/>
        <w:t>RADIO FREQUENCY</w:t>
      </w:r>
    </w:p>
    <w:p w14:paraId="5F7176D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FRMG</w:t>
      </w:r>
      <w:r w:rsidRPr="00AE0DB5">
        <w:rPr>
          <w:rFonts w:hAnsi="宋体"/>
          <w:color w:val="000000" w:themeColor="text1"/>
        </w:rPr>
        <w:tab/>
        <w:t>FUEL REMAINING</w:t>
      </w:r>
    </w:p>
    <w:p w14:paraId="5F7176D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FU</w:t>
      </w:r>
      <w:r w:rsidRPr="00AE0DB5">
        <w:rPr>
          <w:rFonts w:hAnsi="宋体"/>
          <w:color w:val="000000" w:themeColor="text1"/>
        </w:rPr>
        <w:tab/>
        <w:t xml:space="preserve">FUEL USE </w:t>
      </w:r>
    </w:p>
    <w:p w14:paraId="5F7176DE"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G</w:t>
      </w:r>
    </w:p>
    <w:p w14:paraId="5F7176D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GC</w:t>
      </w:r>
      <w:r w:rsidRPr="00AE0DB5">
        <w:rPr>
          <w:rFonts w:hAnsi="宋体"/>
          <w:color w:val="000000" w:themeColor="text1"/>
        </w:rPr>
        <w:tab/>
        <w:t>GREAT CIRCLE</w:t>
      </w:r>
    </w:p>
    <w:p w14:paraId="5F7176E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GCDST</w:t>
      </w:r>
      <w:r w:rsidRPr="00AE0DB5">
        <w:rPr>
          <w:rFonts w:hAnsi="宋体"/>
          <w:color w:val="000000" w:themeColor="text1"/>
        </w:rPr>
        <w:tab/>
        <w:t>GREAT CIRCLE DISTANCE</w:t>
      </w:r>
    </w:p>
    <w:p w14:paraId="5F7176E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GCL</w:t>
      </w:r>
      <w:r w:rsidRPr="00AE0DB5">
        <w:rPr>
          <w:rFonts w:hAnsi="宋体"/>
          <w:color w:val="000000" w:themeColor="text1"/>
        </w:rPr>
        <w:tab/>
        <w:t>GRID COURSE (LANDING)</w:t>
      </w:r>
    </w:p>
    <w:p w14:paraId="5F7176E2" w14:textId="77777777" w:rsidR="00614124" w:rsidRDefault="00614124" w:rsidP="008C3E89">
      <w:pPr>
        <w:pStyle w:val="aa"/>
        <w:adjustRightInd w:val="0"/>
        <w:snapToGrid w:val="0"/>
        <w:ind w:left="851"/>
        <w:rPr>
          <w:rFonts w:hAnsi="宋体"/>
          <w:color w:val="000000" w:themeColor="text1"/>
        </w:rPr>
      </w:pPr>
      <w:r w:rsidRPr="00AE0DB5">
        <w:rPr>
          <w:rFonts w:hAnsi="宋体"/>
          <w:color w:val="000000" w:themeColor="text1"/>
        </w:rPr>
        <w:t>GCT</w:t>
      </w:r>
      <w:r w:rsidRPr="00AE0DB5">
        <w:rPr>
          <w:rFonts w:hAnsi="宋体"/>
          <w:color w:val="000000" w:themeColor="text1"/>
        </w:rPr>
        <w:tab/>
        <w:t>GRID COURSE (TAKE-OFF)</w:t>
      </w:r>
    </w:p>
    <w:p w14:paraId="5F7176E3" w14:textId="77777777" w:rsidR="008C3E89" w:rsidRPr="00AE0DB5" w:rsidRDefault="008C3E89" w:rsidP="008C3E89">
      <w:pPr>
        <w:pStyle w:val="aa"/>
        <w:adjustRightInd w:val="0"/>
        <w:snapToGrid w:val="0"/>
        <w:ind w:left="851"/>
        <w:rPr>
          <w:rFonts w:hAnsi="宋体"/>
          <w:color w:val="000000" w:themeColor="text1"/>
        </w:rPr>
      </w:pPr>
    </w:p>
    <w:p w14:paraId="5F7176E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GH</w:t>
      </w:r>
      <w:r w:rsidRPr="00AE0DB5">
        <w:rPr>
          <w:rFonts w:hAnsi="宋体"/>
          <w:color w:val="000000" w:themeColor="text1"/>
        </w:rPr>
        <w:tab/>
        <w:t>GRID COURSE (LANDING)</w:t>
      </w:r>
    </w:p>
    <w:p w14:paraId="5F7176E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GS</w:t>
      </w:r>
      <w:r w:rsidRPr="00AE0DB5">
        <w:rPr>
          <w:rFonts w:hAnsi="宋体"/>
          <w:color w:val="000000" w:themeColor="text1"/>
        </w:rPr>
        <w:tab/>
        <w:t>GROUND SPEED</w:t>
      </w:r>
    </w:p>
    <w:p w14:paraId="5F7176E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GRID</w:t>
      </w:r>
      <w:r w:rsidRPr="00AE0DB5">
        <w:rPr>
          <w:rFonts w:hAnsi="宋体"/>
          <w:color w:val="000000" w:themeColor="text1"/>
        </w:rPr>
        <w:tab/>
      </w:r>
      <w:proofErr w:type="spellStart"/>
      <w:r w:rsidRPr="00AE0DB5">
        <w:rPr>
          <w:rFonts w:hAnsi="宋体"/>
          <w:color w:val="000000" w:themeColor="text1"/>
        </w:rPr>
        <w:t>GRID</w:t>
      </w:r>
      <w:proofErr w:type="spellEnd"/>
      <w:r w:rsidRPr="00AE0DB5">
        <w:rPr>
          <w:rFonts w:hAnsi="宋体"/>
          <w:color w:val="000000" w:themeColor="text1"/>
        </w:rPr>
        <w:t xml:space="preserve"> NAVIGATION</w:t>
      </w:r>
    </w:p>
    <w:p w14:paraId="5F7176E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GRS</w:t>
      </w:r>
      <w:r w:rsidRPr="00AE0DB5">
        <w:rPr>
          <w:rFonts w:hAnsi="宋体"/>
          <w:color w:val="000000" w:themeColor="text1"/>
        </w:rPr>
        <w:tab/>
        <w:t>GROUND SPEED</w:t>
      </w:r>
    </w:p>
    <w:p w14:paraId="5F7176E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G/S</w:t>
      </w:r>
      <w:r w:rsidRPr="00AE0DB5">
        <w:rPr>
          <w:rFonts w:hAnsi="宋体"/>
          <w:color w:val="000000" w:themeColor="text1"/>
        </w:rPr>
        <w:tab/>
        <w:t>GROUND SPEED</w:t>
      </w:r>
    </w:p>
    <w:p w14:paraId="5F7176E9"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H</w:t>
      </w:r>
    </w:p>
    <w:p w14:paraId="5F7176E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HDG</w:t>
      </w:r>
      <w:r w:rsidRPr="00AE0DB5">
        <w:rPr>
          <w:rFonts w:hAnsi="宋体"/>
          <w:color w:val="000000" w:themeColor="text1"/>
        </w:rPr>
        <w:tab/>
        <w:t>HEADING</w:t>
      </w:r>
    </w:p>
    <w:p w14:paraId="5F7176E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HLD</w:t>
      </w:r>
      <w:r w:rsidRPr="00AE0DB5">
        <w:rPr>
          <w:rFonts w:hAnsi="宋体"/>
          <w:color w:val="000000" w:themeColor="text1"/>
        </w:rPr>
        <w:tab/>
        <w:t>HOLD</w:t>
      </w:r>
    </w:p>
    <w:p w14:paraId="5F7176E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HRS</w:t>
      </w:r>
      <w:r w:rsidRPr="00AE0DB5">
        <w:rPr>
          <w:rFonts w:hAnsi="宋体"/>
          <w:color w:val="000000" w:themeColor="text1"/>
        </w:rPr>
        <w:tab/>
        <w:t>HOURS</w:t>
      </w:r>
    </w:p>
    <w:p w14:paraId="5F7176E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HSC</w:t>
      </w:r>
      <w:r w:rsidRPr="00AE0DB5">
        <w:rPr>
          <w:rFonts w:hAnsi="宋体"/>
          <w:color w:val="000000" w:themeColor="text1"/>
        </w:rPr>
        <w:tab/>
        <w:t>HIGH SPEED CRUISE</w:t>
      </w:r>
    </w:p>
    <w:p w14:paraId="5F7176EE"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I</w:t>
      </w:r>
    </w:p>
    <w:p w14:paraId="5F7176E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IFR</w:t>
      </w:r>
      <w:r w:rsidRPr="00AE0DB5">
        <w:rPr>
          <w:rFonts w:hAnsi="宋体"/>
          <w:color w:val="000000" w:themeColor="text1"/>
        </w:rPr>
        <w:tab/>
        <w:t>INSTRUMENT FLIGHT RULES</w:t>
      </w:r>
    </w:p>
    <w:p w14:paraId="5F7176F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ISA</w:t>
      </w:r>
      <w:r w:rsidRPr="00AE0DB5">
        <w:rPr>
          <w:rFonts w:hAnsi="宋体"/>
          <w:color w:val="000000" w:themeColor="text1"/>
        </w:rPr>
        <w:tab/>
        <w:t>INTERNATIONAL STANDARD ATMOSPHERE</w:t>
      </w:r>
    </w:p>
    <w:p w14:paraId="5F7176F1"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K</w:t>
      </w:r>
    </w:p>
    <w:p w14:paraId="5F7176F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KGS</w:t>
      </w:r>
      <w:r w:rsidRPr="00AE0DB5">
        <w:rPr>
          <w:rFonts w:hAnsi="宋体"/>
          <w:color w:val="000000" w:themeColor="text1"/>
        </w:rPr>
        <w:tab/>
        <w:t>KILOS</w:t>
      </w:r>
    </w:p>
    <w:p w14:paraId="5F7176F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KTS</w:t>
      </w:r>
      <w:r w:rsidRPr="00AE0DB5">
        <w:rPr>
          <w:rFonts w:hAnsi="宋体"/>
          <w:color w:val="000000" w:themeColor="text1"/>
        </w:rPr>
        <w:tab/>
      </w:r>
      <w:proofErr w:type="spellStart"/>
      <w:r w:rsidRPr="00AE0DB5">
        <w:rPr>
          <w:rFonts w:hAnsi="宋体"/>
          <w:color w:val="000000" w:themeColor="text1"/>
        </w:rPr>
        <w:t>KTS</w:t>
      </w:r>
      <w:proofErr w:type="spellEnd"/>
    </w:p>
    <w:p w14:paraId="5F7176F4"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L</w:t>
      </w:r>
    </w:p>
    <w:p w14:paraId="5F7176F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L</w:t>
      </w:r>
      <w:r w:rsidRPr="00AE0DB5">
        <w:rPr>
          <w:rFonts w:hAnsi="宋体"/>
          <w:color w:val="000000" w:themeColor="text1"/>
        </w:rPr>
        <w:tab/>
        <w:t>LATE</w:t>
      </w:r>
    </w:p>
    <w:p w14:paraId="5F7176F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LBO</w:t>
      </w:r>
      <w:r w:rsidRPr="00AE0DB5">
        <w:rPr>
          <w:rFonts w:hAnsi="宋体"/>
          <w:color w:val="000000" w:themeColor="text1"/>
        </w:rPr>
        <w:tab/>
        <w:t>LANDING BURNOFF</w:t>
      </w:r>
    </w:p>
    <w:p w14:paraId="5F7176F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LBS</w:t>
      </w:r>
      <w:r w:rsidRPr="00AE0DB5">
        <w:rPr>
          <w:rFonts w:hAnsi="宋体"/>
          <w:color w:val="000000" w:themeColor="text1"/>
        </w:rPr>
        <w:tab/>
        <w:t>POUNDS</w:t>
      </w:r>
    </w:p>
    <w:p w14:paraId="5F7176F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LCL</w:t>
      </w:r>
      <w:r w:rsidRPr="00AE0DB5">
        <w:rPr>
          <w:rFonts w:hAnsi="宋体"/>
          <w:color w:val="000000" w:themeColor="text1"/>
        </w:rPr>
        <w:tab/>
        <w:t>LOCAL (TIME)</w:t>
      </w:r>
    </w:p>
    <w:p w14:paraId="5F7176F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LDGWT</w:t>
      </w:r>
      <w:r w:rsidRPr="00AE0DB5">
        <w:rPr>
          <w:rFonts w:hAnsi="宋体"/>
          <w:color w:val="000000" w:themeColor="text1"/>
        </w:rPr>
        <w:tab/>
        <w:t>LANDING WEIGHT</w:t>
      </w:r>
    </w:p>
    <w:p w14:paraId="5F7176F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LDW</w:t>
      </w:r>
      <w:r w:rsidRPr="00AE0DB5">
        <w:rPr>
          <w:rFonts w:hAnsi="宋体"/>
          <w:color w:val="000000" w:themeColor="text1"/>
        </w:rPr>
        <w:tab/>
        <w:t>LANDING WEIGHT</w:t>
      </w:r>
    </w:p>
    <w:p w14:paraId="5F7176F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LDWT</w:t>
      </w:r>
      <w:r w:rsidRPr="00AE0DB5">
        <w:rPr>
          <w:rFonts w:hAnsi="宋体"/>
          <w:color w:val="000000" w:themeColor="text1"/>
        </w:rPr>
        <w:tab/>
        <w:t>LANDING WEIGHT</w:t>
      </w:r>
    </w:p>
    <w:p w14:paraId="5F7176FC"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LNDG</w:t>
      </w:r>
      <w:r w:rsidRPr="00AE0DB5">
        <w:rPr>
          <w:rFonts w:hAnsi="宋体"/>
          <w:color w:val="000000" w:themeColor="text1"/>
        </w:rPr>
        <w:tab/>
        <w:t>LANDING WEIGHT</w:t>
      </w:r>
    </w:p>
    <w:p w14:paraId="5F7176F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LOLV</w:t>
      </w:r>
      <w:r w:rsidRPr="00AE0DB5">
        <w:rPr>
          <w:rFonts w:hAnsi="宋体"/>
          <w:color w:val="000000" w:themeColor="text1"/>
        </w:rPr>
        <w:tab/>
        <w:t>LOW LEVEL ETP</w:t>
      </w:r>
    </w:p>
    <w:p w14:paraId="5F7176F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LRC</w:t>
      </w:r>
      <w:r w:rsidRPr="00AE0DB5">
        <w:rPr>
          <w:rFonts w:hAnsi="宋体"/>
          <w:color w:val="000000" w:themeColor="text1"/>
        </w:rPr>
        <w:tab/>
        <w:t>LONG RANGE CRUISE</w:t>
      </w:r>
    </w:p>
    <w:p w14:paraId="5F7176F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LW</w:t>
      </w:r>
      <w:r w:rsidRPr="00AE0DB5">
        <w:rPr>
          <w:rFonts w:hAnsi="宋体"/>
          <w:color w:val="000000" w:themeColor="text1"/>
        </w:rPr>
        <w:tab/>
        <w:t>LANDING WEIGHT</w:t>
      </w:r>
    </w:p>
    <w:p w14:paraId="5F717700"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M</w:t>
      </w:r>
    </w:p>
    <w:p w14:paraId="5F71770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w:t>
      </w:r>
      <w:r w:rsidRPr="00AE0DB5">
        <w:rPr>
          <w:rFonts w:hAnsi="宋体"/>
          <w:color w:val="000000" w:themeColor="text1"/>
        </w:rPr>
        <w:tab/>
        <w:t>MINUS (M025=AVERAGE HEADWIND 25KTS)</w:t>
      </w:r>
    </w:p>
    <w:p w14:paraId="5F71770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w:t>
      </w:r>
      <w:r w:rsidRPr="00AE0DB5">
        <w:rPr>
          <w:rFonts w:hAnsi="宋体"/>
          <w:color w:val="000000" w:themeColor="text1"/>
        </w:rPr>
        <w:tab/>
        <w:t>MACH (M80=MACH 0.80)</w:t>
      </w:r>
    </w:p>
    <w:p w14:paraId="5F71770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MC</w:t>
      </w:r>
      <w:r w:rsidRPr="00AE0DB5">
        <w:rPr>
          <w:rFonts w:hAnsi="宋体"/>
          <w:color w:val="000000" w:themeColor="text1"/>
        </w:rPr>
        <w:tab/>
        <w:t>MAGNETIC COURSE</w:t>
      </w:r>
    </w:p>
    <w:p w14:paraId="5F71770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MCS</w:t>
      </w:r>
      <w:r w:rsidRPr="00AE0DB5">
        <w:rPr>
          <w:rFonts w:hAnsi="宋体"/>
          <w:color w:val="000000" w:themeColor="text1"/>
        </w:rPr>
        <w:tab/>
        <w:t>MAGNETIC COURSE</w:t>
      </w:r>
    </w:p>
    <w:p w14:paraId="5F71770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MCSE</w:t>
      </w:r>
      <w:r w:rsidRPr="00AE0DB5">
        <w:rPr>
          <w:rFonts w:hAnsi="宋体"/>
          <w:color w:val="000000" w:themeColor="text1"/>
        </w:rPr>
        <w:tab/>
        <w:t>MAGNETIC COURSE</w:t>
      </w:r>
    </w:p>
    <w:p w14:paraId="5F71770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MDF</w:t>
      </w:r>
      <w:r w:rsidRPr="00AE0DB5">
        <w:rPr>
          <w:rFonts w:hAnsi="宋体"/>
          <w:color w:val="000000" w:themeColor="text1"/>
        </w:rPr>
        <w:tab/>
        <w:t>MINIMUM DIVERT FUEL</w:t>
      </w:r>
    </w:p>
    <w:p w14:paraId="5F71770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MEA</w:t>
      </w:r>
      <w:r w:rsidRPr="00AE0DB5">
        <w:rPr>
          <w:rFonts w:hAnsi="宋体"/>
          <w:color w:val="000000" w:themeColor="text1"/>
        </w:rPr>
        <w:tab/>
        <w:t>MINIMUM ENROUTE ALTITUDE</w:t>
      </w:r>
    </w:p>
    <w:p w14:paraId="5F71770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MET</w:t>
      </w:r>
      <w:r w:rsidRPr="00AE0DB5">
        <w:rPr>
          <w:rFonts w:hAnsi="宋体"/>
          <w:color w:val="000000" w:themeColor="text1"/>
        </w:rPr>
        <w:tab/>
        <w:t>METEOROLOGICAL INFORMATION</w:t>
      </w:r>
    </w:p>
    <w:p w14:paraId="5F71770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MH</w:t>
      </w:r>
      <w:r w:rsidRPr="00AE0DB5">
        <w:rPr>
          <w:rFonts w:hAnsi="宋体"/>
          <w:color w:val="000000" w:themeColor="text1"/>
        </w:rPr>
        <w:tab/>
        <w:t>MAGNETIC HEADING</w:t>
      </w:r>
    </w:p>
    <w:p w14:paraId="5F71770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M/H</w:t>
      </w:r>
      <w:r w:rsidRPr="00AE0DB5">
        <w:rPr>
          <w:rFonts w:hAnsi="宋体"/>
          <w:color w:val="000000" w:themeColor="text1"/>
        </w:rPr>
        <w:tab/>
        <w:t>MAGNETIC HEADING</w:t>
      </w:r>
    </w:p>
    <w:p w14:paraId="5F71770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MHDG</w:t>
      </w:r>
      <w:r w:rsidRPr="00AE0DB5">
        <w:rPr>
          <w:rFonts w:hAnsi="宋体"/>
          <w:color w:val="000000" w:themeColor="text1"/>
        </w:rPr>
        <w:tab/>
        <w:t>MAGNETIC HEADING</w:t>
      </w:r>
    </w:p>
    <w:p w14:paraId="5F71770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ML</w:t>
      </w:r>
      <w:r w:rsidRPr="00AE0DB5">
        <w:rPr>
          <w:rFonts w:hAnsi="宋体"/>
          <w:color w:val="000000" w:themeColor="text1"/>
        </w:rPr>
        <w:tab/>
        <w:t>TROPOPAUSE LEVEL IN THOUSANDS OF FEET</w:t>
      </w:r>
    </w:p>
    <w:p w14:paraId="5F71770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MLDW</w:t>
      </w:r>
      <w:r w:rsidRPr="00AE0DB5">
        <w:rPr>
          <w:rFonts w:hAnsi="宋体"/>
          <w:color w:val="000000" w:themeColor="text1"/>
        </w:rPr>
        <w:tab/>
        <w:t>MAXIMUM LANDING WEIGHT</w:t>
      </w:r>
    </w:p>
    <w:p w14:paraId="5F71770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MNO</w:t>
      </w:r>
      <w:r w:rsidRPr="00AE0DB5">
        <w:rPr>
          <w:rFonts w:hAnsi="宋体"/>
          <w:color w:val="000000" w:themeColor="text1"/>
        </w:rPr>
        <w:tab/>
        <w:t>MACH NUMBER</w:t>
      </w:r>
    </w:p>
    <w:p w14:paraId="5F71770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MNVRNG</w:t>
      </w:r>
      <w:r w:rsidRPr="00AE0DB5">
        <w:rPr>
          <w:rFonts w:hAnsi="宋体"/>
          <w:color w:val="000000" w:themeColor="text1"/>
        </w:rPr>
        <w:tab/>
        <w:t>MANOEVERING FUEL RESERVES</w:t>
      </w:r>
    </w:p>
    <w:p w14:paraId="5F71771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MORA</w:t>
      </w:r>
      <w:r w:rsidRPr="00AE0DB5">
        <w:rPr>
          <w:rFonts w:hAnsi="宋体"/>
          <w:color w:val="000000" w:themeColor="text1"/>
        </w:rPr>
        <w:tab/>
        <w:t>MINIMUM OFF ROUTE ALTITUDE</w:t>
      </w:r>
    </w:p>
    <w:p w14:paraId="5F71771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MSA</w:t>
      </w:r>
      <w:r w:rsidRPr="00AE0DB5">
        <w:rPr>
          <w:rFonts w:hAnsi="宋体"/>
          <w:color w:val="000000" w:themeColor="text1"/>
        </w:rPr>
        <w:tab/>
        <w:t>MINIMUM SAFE ALTITUDE</w:t>
      </w:r>
    </w:p>
    <w:p w14:paraId="5F71771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MT</w:t>
      </w:r>
      <w:r w:rsidRPr="00AE0DB5">
        <w:rPr>
          <w:rFonts w:hAnsi="宋体"/>
          <w:color w:val="000000" w:themeColor="text1"/>
        </w:rPr>
        <w:tab/>
        <w:t>MAGNETIC TRACK</w:t>
      </w:r>
    </w:p>
    <w:p w14:paraId="5F71771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MTOW</w:t>
      </w:r>
      <w:r w:rsidRPr="00AE0DB5">
        <w:rPr>
          <w:rFonts w:hAnsi="宋体"/>
          <w:color w:val="000000" w:themeColor="text1"/>
        </w:rPr>
        <w:tab/>
        <w:t>MAXIMUM TAKE-OFF WEIGHT</w:t>
      </w:r>
    </w:p>
    <w:p w14:paraId="5F71771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MTK</w:t>
      </w:r>
      <w:r w:rsidRPr="00AE0DB5">
        <w:rPr>
          <w:rFonts w:hAnsi="宋体"/>
          <w:color w:val="000000" w:themeColor="text1"/>
        </w:rPr>
        <w:tab/>
        <w:t>MAGNETIC TRACK</w:t>
      </w:r>
    </w:p>
    <w:p w14:paraId="5F71771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MTR</w:t>
      </w:r>
      <w:r w:rsidRPr="00AE0DB5">
        <w:rPr>
          <w:rFonts w:hAnsi="宋体"/>
          <w:color w:val="000000" w:themeColor="text1"/>
        </w:rPr>
        <w:tab/>
        <w:t>MAGNETIC TRACK</w:t>
      </w:r>
    </w:p>
    <w:p w14:paraId="5F717716"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t>MTRK</w:t>
      </w:r>
      <w:r w:rsidRPr="00AE0DB5">
        <w:rPr>
          <w:rFonts w:hAnsi="宋体"/>
          <w:color w:val="000000" w:themeColor="text1"/>
        </w:rPr>
        <w:tab/>
        <w:t>MAGNETIC TRACK</w:t>
      </w:r>
    </w:p>
    <w:p w14:paraId="5F71771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MWL</w:t>
      </w:r>
      <w:r w:rsidRPr="00AE0DB5">
        <w:rPr>
          <w:rFonts w:hAnsi="宋体"/>
          <w:color w:val="000000" w:themeColor="text1"/>
        </w:rPr>
        <w:tab/>
        <w:t>MAXIMUM WIND LEVEL (TROPOPAUSE)</w:t>
      </w:r>
    </w:p>
    <w:p w14:paraId="5F71771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MW/TP</w:t>
      </w:r>
      <w:r w:rsidRPr="00AE0DB5">
        <w:rPr>
          <w:rFonts w:hAnsi="宋体"/>
          <w:color w:val="000000" w:themeColor="text1"/>
        </w:rPr>
        <w:tab/>
        <w:t>MAXIMUM WIND LEVEL (TROPOPAUSE)</w:t>
      </w:r>
    </w:p>
    <w:p w14:paraId="5F71771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MX</w:t>
      </w:r>
      <w:r w:rsidRPr="00AE0DB5">
        <w:rPr>
          <w:rFonts w:hAnsi="宋体"/>
          <w:color w:val="000000" w:themeColor="text1"/>
        </w:rPr>
        <w:tab/>
        <w:t>MAXIMUM</w:t>
      </w:r>
    </w:p>
    <w:p w14:paraId="5F71771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MXSH</w:t>
      </w:r>
      <w:r w:rsidRPr="00AE0DB5">
        <w:rPr>
          <w:rFonts w:hAnsi="宋体"/>
          <w:color w:val="000000" w:themeColor="text1"/>
        </w:rPr>
        <w:tab/>
        <w:t>MAXIMUM SHEAR</w:t>
      </w:r>
    </w:p>
    <w:p w14:paraId="5F71771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MZFW</w:t>
      </w:r>
      <w:r w:rsidRPr="00AE0DB5">
        <w:rPr>
          <w:rFonts w:hAnsi="宋体"/>
          <w:color w:val="000000" w:themeColor="text1"/>
        </w:rPr>
        <w:tab/>
        <w:t>MAXIMUM ZERO FUEL WEIGHT</w:t>
      </w:r>
    </w:p>
    <w:p w14:paraId="5F71771C"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N</w:t>
      </w:r>
    </w:p>
    <w:p w14:paraId="5F71771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NA</w:t>
      </w:r>
      <w:r w:rsidRPr="00AE0DB5">
        <w:rPr>
          <w:rFonts w:hAnsi="宋体"/>
          <w:color w:val="000000" w:themeColor="text1"/>
        </w:rPr>
        <w:tab/>
        <w:t>NORTH ATLANTIC ROUTE</w:t>
      </w:r>
    </w:p>
    <w:p w14:paraId="5F71771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NAM</w:t>
      </w:r>
      <w:r w:rsidRPr="00AE0DB5">
        <w:rPr>
          <w:rFonts w:hAnsi="宋体"/>
          <w:color w:val="000000" w:themeColor="text1"/>
        </w:rPr>
        <w:tab/>
        <w:t>NAUTICAL AIR MILES</w:t>
      </w:r>
    </w:p>
    <w:p w14:paraId="5F71771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NAR</w:t>
      </w:r>
      <w:r w:rsidRPr="00AE0DB5">
        <w:rPr>
          <w:rFonts w:hAnsi="宋体"/>
          <w:color w:val="000000" w:themeColor="text1"/>
        </w:rPr>
        <w:tab/>
        <w:t>NORTH ATLANTIC ROUTE</w:t>
      </w:r>
    </w:p>
    <w:p w14:paraId="5F71772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NAT</w:t>
      </w:r>
      <w:r w:rsidRPr="00AE0DB5">
        <w:rPr>
          <w:rFonts w:hAnsi="宋体"/>
          <w:color w:val="000000" w:themeColor="text1"/>
        </w:rPr>
        <w:tab/>
        <w:t>NORTH ATLANTIC TRACK</w:t>
      </w:r>
    </w:p>
    <w:p w14:paraId="5F71772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NGM</w:t>
      </w:r>
      <w:r w:rsidRPr="00AE0DB5">
        <w:rPr>
          <w:rFonts w:hAnsi="宋体"/>
          <w:color w:val="000000" w:themeColor="text1"/>
        </w:rPr>
        <w:tab/>
        <w:t>NAUTICAL GROUND RULES</w:t>
      </w:r>
    </w:p>
    <w:p w14:paraId="5F71772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NM</w:t>
      </w:r>
      <w:r w:rsidRPr="00AE0DB5">
        <w:rPr>
          <w:rFonts w:hAnsi="宋体"/>
          <w:color w:val="000000" w:themeColor="text1"/>
        </w:rPr>
        <w:tab/>
        <w:t>NAUTICAL MILE</w:t>
      </w:r>
    </w:p>
    <w:p w14:paraId="5F71772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N/WPT</w:t>
      </w:r>
      <w:r w:rsidRPr="00AE0DB5">
        <w:rPr>
          <w:rFonts w:hAnsi="宋体"/>
          <w:color w:val="000000" w:themeColor="text1"/>
        </w:rPr>
        <w:tab/>
        <w:t>NEXT WAY POINT</w:t>
      </w:r>
    </w:p>
    <w:p w14:paraId="5F717724"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O</w:t>
      </w:r>
    </w:p>
    <w:p w14:paraId="5F71772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OA</w:t>
      </w:r>
      <w:r w:rsidRPr="00AE0DB5">
        <w:rPr>
          <w:rFonts w:hAnsi="宋体"/>
          <w:color w:val="000000" w:themeColor="text1"/>
        </w:rPr>
        <w:tab/>
        <w:t>OUTSIDE AIR TEMPERATURE (Degrees C)</w:t>
      </w:r>
    </w:p>
    <w:p w14:paraId="5F71772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OAT</w:t>
      </w:r>
      <w:r w:rsidRPr="00AE0DB5">
        <w:rPr>
          <w:rFonts w:hAnsi="宋体"/>
          <w:color w:val="000000" w:themeColor="text1"/>
        </w:rPr>
        <w:tab/>
        <w:t>OUTSIDE AIR TEMPERATURE (Degrees C)</w:t>
      </w:r>
    </w:p>
    <w:p w14:paraId="5F71772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OCNPSN</w:t>
      </w:r>
      <w:r w:rsidRPr="00AE0DB5">
        <w:rPr>
          <w:rFonts w:hAnsi="宋体"/>
          <w:color w:val="000000" w:themeColor="text1"/>
        </w:rPr>
        <w:tab/>
        <w:t>OCEAN POSITION LAT/LONG CHECKPOINT</w:t>
      </w:r>
    </w:p>
    <w:p w14:paraId="5F71772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OEW</w:t>
      </w:r>
      <w:r w:rsidRPr="00AE0DB5">
        <w:rPr>
          <w:rFonts w:hAnsi="宋体"/>
          <w:color w:val="000000" w:themeColor="text1"/>
        </w:rPr>
        <w:tab/>
        <w:t>OPERATING EMPTY WEIGHT</w:t>
      </w:r>
    </w:p>
    <w:p w14:paraId="5F71772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ONS</w:t>
      </w:r>
      <w:r w:rsidRPr="00AE0DB5">
        <w:rPr>
          <w:rFonts w:hAnsi="宋体"/>
          <w:color w:val="000000" w:themeColor="text1"/>
        </w:rPr>
        <w:tab/>
        <w:t>OVERHEAD STATION</w:t>
      </w:r>
    </w:p>
    <w:p w14:paraId="5F71772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OT</w:t>
      </w:r>
      <w:r w:rsidRPr="00AE0DB5">
        <w:rPr>
          <w:rFonts w:hAnsi="宋体"/>
          <w:color w:val="000000" w:themeColor="text1"/>
        </w:rPr>
        <w:tab/>
        <w:t>TEMPERATURE VARIATION FROM ISA</w:t>
      </w:r>
    </w:p>
    <w:p w14:paraId="5F71772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OPNLWT</w:t>
      </w:r>
      <w:r w:rsidRPr="00AE0DB5">
        <w:rPr>
          <w:rFonts w:hAnsi="宋体"/>
          <w:color w:val="000000" w:themeColor="text1"/>
        </w:rPr>
        <w:tab/>
        <w:t>OPERATIONAL WEIGHT</w:t>
      </w:r>
    </w:p>
    <w:p w14:paraId="5F71772C"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P</w:t>
      </w:r>
    </w:p>
    <w:p w14:paraId="5F71772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w:t>
      </w:r>
      <w:r w:rsidRPr="00AE0DB5">
        <w:rPr>
          <w:rFonts w:hAnsi="宋体"/>
          <w:color w:val="000000" w:themeColor="text1"/>
        </w:rPr>
        <w:tab/>
        <w:t>PLUS (P025=AVERAGE TAILWIND 25KTS)</w:t>
      </w:r>
    </w:p>
    <w:p w14:paraId="5F71772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PA</w:t>
      </w:r>
      <w:r w:rsidRPr="00AE0DB5">
        <w:rPr>
          <w:rFonts w:hAnsi="宋体"/>
          <w:color w:val="000000" w:themeColor="text1"/>
        </w:rPr>
        <w:tab/>
        <w:t>POINT OF ARRIVAL</w:t>
      </w:r>
    </w:p>
    <w:p w14:paraId="5F71772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PAY</w:t>
      </w:r>
      <w:r w:rsidRPr="00AE0DB5">
        <w:rPr>
          <w:rFonts w:hAnsi="宋体"/>
          <w:color w:val="000000" w:themeColor="text1"/>
        </w:rPr>
        <w:tab/>
        <w:t>PAYLOAD</w:t>
      </w:r>
    </w:p>
    <w:p w14:paraId="5F717730"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t>PAX</w:t>
      </w:r>
      <w:r w:rsidRPr="00AE0DB5">
        <w:rPr>
          <w:rFonts w:hAnsi="宋体"/>
          <w:color w:val="000000" w:themeColor="text1"/>
        </w:rPr>
        <w:tab/>
        <w:t>PASSENGERS</w:t>
      </w:r>
    </w:p>
    <w:p w14:paraId="5F71773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PFT</w:t>
      </w:r>
      <w:r w:rsidRPr="00AE0DB5">
        <w:rPr>
          <w:rFonts w:hAnsi="宋体"/>
          <w:color w:val="000000" w:themeColor="text1"/>
        </w:rPr>
        <w:tab/>
        <w:t>PERFORMANCE FLIGHT TIME</w:t>
      </w:r>
    </w:p>
    <w:p w14:paraId="5F71773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PLD</w:t>
      </w:r>
      <w:r w:rsidRPr="00AE0DB5">
        <w:rPr>
          <w:rFonts w:hAnsi="宋体"/>
          <w:color w:val="000000" w:themeColor="text1"/>
        </w:rPr>
        <w:tab/>
        <w:t>PAYLOAD</w:t>
      </w:r>
    </w:p>
    <w:p w14:paraId="5F71773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P/M</w:t>
      </w:r>
      <w:r w:rsidRPr="00AE0DB5">
        <w:rPr>
          <w:rFonts w:hAnsi="宋体"/>
          <w:color w:val="000000" w:themeColor="text1"/>
        </w:rPr>
        <w:tab/>
        <w:t>PLUS/MINUS</w:t>
      </w:r>
    </w:p>
    <w:p w14:paraId="5F71773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POA</w:t>
      </w:r>
      <w:r w:rsidRPr="00AE0DB5">
        <w:rPr>
          <w:rFonts w:hAnsi="宋体"/>
          <w:color w:val="000000" w:themeColor="text1"/>
        </w:rPr>
        <w:tab/>
        <w:t>POINT OF ARRIVAL</w:t>
      </w:r>
    </w:p>
    <w:p w14:paraId="5F71773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POD</w:t>
      </w:r>
      <w:r w:rsidRPr="00AE0DB5">
        <w:rPr>
          <w:rFonts w:hAnsi="宋体"/>
          <w:color w:val="000000" w:themeColor="text1"/>
        </w:rPr>
        <w:tab/>
        <w:t>POINT OF DEPARTURE</w:t>
      </w:r>
    </w:p>
    <w:p w14:paraId="5F71773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POS</w:t>
      </w:r>
      <w:r w:rsidRPr="00AE0DB5">
        <w:rPr>
          <w:rFonts w:hAnsi="宋体"/>
          <w:color w:val="000000" w:themeColor="text1"/>
        </w:rPr>
        <w:tab/>
        <w:t>POSITION</w:t>
      </w:r>
    </w:p>
    <w:p w14:paraId="5F71773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POSN</w:t>
      </w:r>
      <w:r w:rsidRPr="00AE0DB5">
        <w:rPr>
          <w:rFonts w:hAnsi="宋体"/>
          <w:color w:val="000000" w:themeColor="text1"/>
        </w:rPr>
        <w:tab/>
        <w:t>POSITION</w:t>
      </w:r>
    </w:p>
    <w:p w14:paraId="5F71773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PRF</w:t>
      </w:r>
      <w:r w:rsidRPr="00AE0DB5">
        <w:rPr>
          <w:rFonts w:hAnsi="宋体"/>
          <w:color w:val="000000" w:themeColor="text1"/>
        </w:rPr>
        <w:tab/>
        <w:t>PERFORMANCE (TIME OR FUEL)</w:t>
      </w:r>
    </w:p>
    <w:p w14:paraId="5F71773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PROGS</w:t>
      </w:r>
      <w:r w:rsidRPr="00AE0DB5">
        <w:rPr>
          <w:rFonts w:hAnsi="宋体"/>
          <w:color w:val="000000" w:themeColor="text1"/>
        </w:rPr>
        <w:tab/>
        <w:t>WEATHER PROGNOSIS</w:t>
      </w:r>
    </w:p>
    <w:p w14:paraId="5F71773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PSN</w:t>
      </w:r>
      <w:r w:rsidRPr="00AE0DB5">
        <w:rPr>
          <w:rFonts w:hAnsi="宋体"/>
          <w:color w:val="000000" w:themeColor="text1"/>
        </w:rPr>
        <w:tab/>
        <w:t>POSITION</w:t>
      </w:r>
    </w:p>
    <w:p w14:paraId="5F71773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PYLD</w:t>
      </w:r>
      <w:r w:rsidRPr="00AE0DB5">
        <w:rPr>
          <w:rFonts w:hAnsi="宋体"/>
          <w:color w:val="000000" w:themeColor="text1"/>
        </w:rPr>
        <w:tab/>
        <w:t>PAYLOAD</w:t>
      </w:r>
    </w:p>
    <w:p w14:paraId="5F71773C"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R</w:t>
      </w:r>
    </w:p>
    <w:p w14:paraId="5F71773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RAMP</w:t>
      </w:r>
      <w:r w:rsidRPr="00AE0DB5">
        <w:rPr>
          <w:rFonts w:hAnsi="宋体"/>
          <w:color w:val="000000" w:themeColor="text1"/>
        </w:rPr>
        <w:tab/>
      </w:r>
      <w:proofErr w:type="spellStart"/>
      <w:r w:rsidRPr="00AE0DB5">
        <w:rPr>
          <w:rFonts w:hAnsi="宋体"/>
          <w:color w:val="000000" w:themeColor="text1"/>
        </w:rPr>
        <w:t>RAMP</w:t>
      </w:r>
      <w:proofErr w:type="spellEnd"/>
      <w:r w:rsidRPr="00AE0DB5">
        <w:rPr>
          <w:rFonts w:hAnsi="宋体"/>
          <w:color w:val="000000" w:themeColor="text1"/>
        </w:rPr>
        <w:t xml:space="preserve"> WEIGHT</w:t>
      </w:r>
    </w:p>
    <w:p w14:paraId="5F71773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REM</w:t>
      </w:r>
      <w:r w:rsidRPr="00AE0DB5">
        <w:rPr>
          <w:rFonts w:hAnsi="宋体"/>
          <w:color w:val="000000" w:themeColor="text1"/>
        </w:rPr>
        <w:tab/>
        <w:t>REMAINING WEIGHT</w:t>
      </w:r>
    </w:p>
    <w:p w14:paraId="5F71773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RES</w:t>
      </w:r>
      <w:r w:rsidRPr="00AE0DB5">
        <w:rPr>
          <w:rFonts w:hAnsi="宋体"/>
          <w:color w:val="000000" w:themeColor="text1"/>
        </w:rPr>
        <w:tab/>
        <w:t>RESERVE</w:t>
      </w:r>
    </w:p>
    <w:p w14:paraId="5F71774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RESV</w:t>
      </w:r>
      <w:r w:rsidRPr="00AE0DB5">
        <w:rPr>
          <w:rFonts w:hAnsi="宋体"/>
          <w:color w:val="000000" w:themeColor="text1"/>
        </w:rPr>
        <w:tab/>
        <w:t>RESERVE</w:t>
      </w:r>
    </w:p>
    <w:p w14:paraId="5F71774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RETA</w:t>
      </w:r>
      <w:r w:rsidRPr="00AE0DB5">
        <w:rPr>
          <w:rFonts w:hAnsi="宋体"/>
          <w:color w:val="000000" w:themeColor="text1"/>
        </w:rPr>
        <w:tab/>
        <w:t>REVISED ESTIMATED TIME OF ARRIVAL</w:t>
      </w:r>
    </w:p>
    <w:p w14:paraId="5F71774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RETO</w:t>
      </w:r>
      <w:r w:rsidRPr="00AE0DB5">
        <w:rPr>
          <w:rFonts w:hAnsi="宋体"/>
          <w:color w:val="000000" w:themeColor="text1"/>
        </w:rPr>
        <w:tab/>
        <w:t>REVISED TIME OVERHEAD</w:t>
      </w:r>
    </w:p>
    <w:p w14:paraId="5F71774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REQ</w:t>
      </w:r>
      <w:r w:rsidRPr="00AE0DB5">
        <w:rPr>
          <w:rFonts w:hAnsi="宋体"/>
          <w:color w:val="000000" w:themeColor="text1"/>
        </w:rPr>
        <w:tab/>
        <w:t>REQUIRED</w:t>
      </w:r>
    </w:p>
    <w:p w14:paraId="5F71774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REQD</w:t>
      </w:r>
      <w:r w:rsidRPr="00AE0DB5">
        <w:rPr>
          <w:rFonts w:hAnsi="宋体"/>
          <w:color w:val="000000" w:themeColor="text1"/>
        </w:rPr>
        <w:tab/>
        <w:t>REQUIRED</w:t>
      </w:r>
    </w:p>
    <w:p w14:paraId="5F71774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REV</w:t>
      </w:r>
      <w:r w:rsidRPr="00AE0DB5">
        <w:rPr>
          <w:rFonts w:hAnsi="宋体"/>
          <w:color w:val="000000" w:themeColor="text1"/>
        </w:rPr>
        <w:tab/>
        <w:t>REVISED ESTIMATED TIME OF ARRIVAL</w:t>
      </w:r>
    </w:p>
    <w:p w14:paraId="5F71774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RMG</w:t>
      </w:r>
      <w:r w:rsidRPr="00AE0DB5">
        <w:rPr>
          <w:rFonts w:hAnsi="宋体"/>
          <w:color w:val="000000" w:themeColor="text1"/>
        </w:rPr>
        <w:tab/>
        <w:t>REMAINING</w:t>
      </w:r>
    </w:p>
    <w:p w14:paraId="5F71774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RMK</w:t>
      </w:r>
      <w:r w:rsidRPr="00AE0DB5">
        <w:rPr>
          <w:rFonts w:hAnsi="宋体"/>
          <w:color w:val="000000" w:themeColor="text1"/>
        </w:rPr>
        <w:tab/>
        <w:t>REMARKS</w:t>
      </w:r>
    </w:p>
    <w:p w14:paraId="5F71774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RNAM</w:t>
      </w:r>
      <w:r w:rsidRPr="00AE0DB5">
        <w:rPr>
          <w:rFonts w:hAnsi="宋体"/>
          <w:color w:val="000000" w:themeColor="text1"/>
        </w:rPr>
        <w:tab/>
        <w:t>REMAINING NAUTICAL AIR MILES</w:t>
      </w:r>
    </w:p>
    <w:p w14:paraId="5F71774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RTE</w:t>
      </w:r>
      <w:r w:rsidRPr="00AE0DB5">
        <w:rPr>
          <w:rFonts w:hAnsi="宋体"/>
          <w:color w:val="000000" w:themeColor="text1"/>
        </w:rPr>
        <w:tab/>
        <w:t>REMAINING TIME</w:t>
      </w:r>
    </w:p>
    <w:p w14:paraId="5F71774A"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RTME</w:t>
      </w:r>
      <w:r w:rsidRPr="00AE0DB5">
        <w:rPr>
          <w:rFonts w:hAnsi="宋体"/>
          <w:color w:val="000000" w:themeColor="text1"/>
        </w:rPr>
        <w:tab/>
        <w:t>REMAINING TIME</w:t>
      </w:r>
    </w:p>
    <w:p w14:paraId="5F71774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RSV</w:t>
      </w:r>
      <w:r w:rsidRPr="00AE0DB5">
        <w:rPr>
          <w:rFonts w:hAnsi="宋体"/>
          <w:color w:val="000000" w:themeColor="text1"/>
        </w:rPr>
        <w:tab/>
        <w:t>RESERVE</w:t>
      </w:r>
    </w:p>
    <w:p w14:paraId="5F71774C"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S</w:t>
      </w:r>
    </w:p>
    <w:p w14:paraId="5F71774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S</w:t>
      </w:r>
      <w:r w:rsidRPr="00AE0DB5">
        <w:rPr>
          <w:rFonts w:hAnsi="宋体"/>
          <w:color w:val="000000" w:themeColor="text1"/>
        </w:rPr>
        <w:tab/>
        <w:t>WIND SHEAR COMPONENT</w:t>
      </w:r>
    </w:p>
    <w:p w14:paraId="5F71774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S/C</w:t>
      </w:r>
      <w:r w:rsidRPr="00AE0DB5">
        <w:rPr>
          <w:rFonts w:hAnsi="宋体"/>
          <w:color w:val="000000" w:themeColor="text1"/>
        </w:rPr>
        <w:tab/>
        <w:t>WIND SHEAR / TEMPERATURE</w:t>
      </w:r>
    </w:p>
    <w:p w14:paraId="5F71774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SEL</w:t>
      </w:r>
      <w:r w:rsidRPr="00AE0DB5">
        <w:rPr>
          <w:rFonts w:hAnsi="宋体"/>
          <w:color w:val="000000" w:themeColor="text1"/>
        </w:rPr>
        <w:tab/>
        <w:t>SELCALL</w:t>
      </w:r>
    </w:p>
    <w:p w14:paraId="5F71775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SOT</w:t>
      </w:r>
      <w:r w:rsidRPr="00AE0DB5">
        <w:rPr>
          <w:rFonts w:hAnsi="宋体"/>
          <w:color w:val="000000" w:themeColor="text1"/>
        </w:rPr>
        <w:tab/>
        <w:t>WINDSHEAR / OUTSIDE AIR TEMPERATURE</w:t>
      </w:r>
    </w:p>
    <w:p w14:paraId="5F71775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SR</w:t>
      </w:r>
      <w:r w:rsidRPr="00AE0DB5">
        <w:rPr>
          <w:rFonts w:hAnsi="宋体"/>
          <w:color w:val="000000" w:themeColor="text1"/>
        </w:rPr>
        <w:tab/>
        <w:t>WINDSHEAR COMPONENT</w:t>
      </w:r>
    </w:p>
    <w:p w14:paraId="5F71775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STA</w:t>
      </w:r>
      <w:r w:rsidRPr="00AE0DB5">
        <w:rPr>
          <w:rFonts w:hAnsi="宋体"/>
          <w:color w:val="000000" w:themeColor="text1"/>
        </w:rPr>
        <w:tab/>
        <w:t>STATION ARRIVAL</w:t>
      </w:r>
    </w:p>
    <w:p w14:paraId="5F71775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STD STATION DEPARTURE</w:t>
      </w:r>
    </w:p>
    <w:p w14:paraId="5F717754"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T</w:t>
      </w:r>
    </w:p>
    <w:p w14:paraId="5F71775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w:t>
      </w:r>
      <w:r w:rsidRPr="00AE0DB5">
        <w:rPr>
          <w:rFonts w:hAnsi="宋体"/>
          <w:color w:val="000000" w:themeColor="text1"/>
        </w:rPr>
        <w:tab/>
        <w:t>OUTSIDE AIR TEMPERATURE (Degrees C)</w:t>
      </w:r>
    </w:p>
    <w:p w14:paraId="5F71775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TAS</w:t>
      </w:r>
      <w:r w:rsidRPr="00AE0DB5">
        <w:rPr>
          <w:rFonts w:hAnsi="宋体"/>
          <w:color w:val="000000" w:themeColor="text1"/>
        </w:rPr>
        <w:tab/>
        <w:t>TRUE AIRSPEED</w:t>
      </w:r>
    </w:p>
    <w:p w14:paraId="5F71775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TC</w:t>
      </w:r>
      <w:r w:rsidRPr="00AE0DB5">
        <w:rPr>
          <w:rFonts w:hAnsi="宋体"/>
          <w:color w:val="000000" w:themeColor="text1"/>
        </w:rPr>
        <w:tab/>
        <w:t>TRUE COURSE</w:t>
      </w:r>
    </w:p>
    <w:p w14:paraId="5F71775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T/C</w:t>
      </w:r>
      <w:r w:rsidRPr="00AE0DB5">
        <w:rPr>
          <w:rFonts w:hAnsi="宋体"/>
          <w:color w:val="000000" w:themeColor="text1"/>
        </w:rPr>
        <w:tab/>
        <w:t>TRUE COURSE</w:t>
      </w:r>
    </w:p>
    <w:p w14:paraId="5F71775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TCS</w:t>
      </w:r>
      <w:r w:rsidRPr="00AE0DB5">
        <w:rPr>
          <w:rFonts w:hAnsi="宋体"/>
          <w:color w:val="000000" w:themeColor="text1"/>
        </w:rPr>
        <w:tab/>
        <w:t>TRUE COURSE</w:t>
      </w:r>
    </w:p>
    <w:p w14:paraId="5F71775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T/BO</w:t>
      </w:r>
      <w:r w:rsidRPr="00AE0DB5">
        <w:rPr>
          <w:rFonts w:hAnsi="宋体"/>
          <w:color w:val="000000" w:themeColor="text1"/>
        </w:rPr>
        <w:tab/>
        <w:t>TOTAL BURNOFF</w:t>
      </w:r>
    </w:p>
    <w:p w14:paraId="5F71775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TDV</w:t>
      </w:r>
      <w:r w:rsidRPr="00AE0DB5">
        <w:rPr>
          <w:rFonts w:hAnsi="宋体"/>
          <w:color w:val="000000" w:themeColor="text1"/>
        </w:rPr>
        <w:tab/>
        <w:t>TEMPERATURE DEVIATION FROM ISA</w:t>
      </w:r>
    </w:p>
    <w:p w14:paraId="5F71775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TFF</w:t>
      </w:r>
      <w:r w:rsidRPr="00AE0DB5">
        <w:rPr>
          <w:rFonts w:hAnsi="宋体"/>
          <w:color w:val="000000" w:themeColor="text1"/>
        </w:rPr>
        <w:tab/>
        <w:t>TOTAL FUEL FLOW</w:t>
      </w:r>
    </w:p>
    <w:p w14:paraId="5F71775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TET</w:t>
      </w:r>
      <w:r w:rsidRPr="00AE0DB5">
        <w:rPr>
          <w:rFonts w:hAnsi="宋体"/>
          <w:color w:val="000000" w:themeColor="text1"/>
        </w:rPr>
        <w:tab/>
        <w:t>TOTAL ESTIMATED TIME</w:t>
      </w:r>
    </w:p>
    <w:p w14:paraId="5F71775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T/H</w:t>
      </w:r>
      <w:r w:rsidRPr="00AE0DB5">
        <w:rPr>
          <w:rFonts w:hAnsi="宋体"/>
          <w:color w:val="000000" w:themeColor="text1"/>
        </w:rPr>
        <w:tab/>
        <w:t>TRUE HEADING</w:t>
      </w:r>
    </w:p>
    <w:p w14:paraId="5F71775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THDG</w:t>
      </w:r>
      <w:r w:rsidRPr="00AE0DB5">
        <w:rPr>
          <w:rFonts w:hAnsi="宋体"/>
          <w:color w:val="000000" w:themeColor="text1"/>
        </w:rPr>
        <w:tab/>
        <w:t>TRUE HEADING</w:t>
      </w:r>
    </w:p>
    <w:p w14:paraId="5F71776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TIME</w:t>
      </w:r>
      <w:r w:rsidRPr="00AE0DB5">
        <w:rPr>
          <w:rFonts w:hAnsi="宋体"/>
          <w:color w:val="000000" w:themeColor="text1"/>
        </w:rPr>
        <w:tab/>
        <w:t>CUMUTATIVE TIME TO CHEAKOUT</w:t>
      </w:r>
    </w:p>
    <w:p w14:paraId="5F71776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TK</w:t>
      </w:r>
      <w:r w:rsidRPr="00AE0DB5">
        <w:rPr>
          <w:rFonts w:hAnsi="宋体"/>
          <w:color w:val="000000" w:themeColor="text1"/>
        </w:rPr>
        <w:tab/>
        <w:t>TRACK</w:t>
      </w:r>
    </w:p>
    <w:p w14:paraId="5F71776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TKM</w:t>
      </w:r>
      <w:r w:rsidRPr="00AE0DB5">
        <w:rPr>
          <w:rFonts w:hAnsi="宋体"/>
          <w:color w:val="000000" w:themeColor="text1"/>
        </w:rPr>
        <w:tab/>
        <w:t>MAGNETIC TRACK</w:t>
      </w:r>
    </w:p>
    <w:p w14:paraId="5F71776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TKOE</w:t>
      </w:r>
      <w:r w:rsidRPr="00AE0DB5">
        <w:rPr>
          <w:rFonts w:hAnsi="宋体"/>
          <w:color w:val="000000" w:themeColor="text1"/>
        </w:rPr>
        <w:tab/>
        <w:t>TOTAL TIME REMAINING</w:t>
      </w:r>
    </w:p>
    <w:p w14:paraId="5F717764"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t>TM</w:t>
      </w:r>
      <w:r w:rsidRPr="00AE0DB5">
        <w:rPr>
          <w:rFonts w:hAnsi="宋体"/>
          <w:color w:val="000000" w:themeColor="text1"/>
        </w:rPr>
        <w:tab/>
        <w:t>TIME TO NEXT CHEAKPOINT</w:t>
      </w:r>
    </w:p>
    <w:p w14:paraId="5F71776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TME</w:t>
      </w:r>
      <w:r w:rsidRPr="00AE0DB5">
        <w:rPr>
          <w:rFonts w:hAnsi="宋体"/>
          <w:color w:val="000000" w:themeColor="text1"/>
        </w:rPr>
        <w:tab/>
        <w:t>TIME TO NEXT CHEAKPOINT</w:t>
      </w:r>
    </w:p>
    <w:p w14:paraId="5F71776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TMGO</w:t>
      </w:r>
      <w:r w:rsidRPr="00AE0DB5">
        <w:rPr>
          <w:rFonts w:hAnsi="宋体"/>
          <w:color w:val="000000" w:themeColor="text1"/>
        </w:rPr>
        <w:tab/>
        <w:t>TOTAL MILES REMAINING</w:t>
      </w:r>
    </w:p>
    <w:p w14:paraId="5F71776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TMP</w:t>
      </w:r>
      <w:r w:rsidRPr="00AE0DB5">
        <w:rPr>
          <w:rFonts w:hAnsi="宋体"/>
          <w:color w:val="000000" w:themeColor="text1"/>
        </w:rPr>
        <w:tab/>
        <w:t>TEMPERATURE DEVIATION FROM ISA</w:t>
      </w:r>
    </w:p>
    <w:p w14:paraId="5F71776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T/O</w:t>
      </w:r>
      <w:r w:rsidRPr="00AE0DB5">
        <w:rPr>
          <w:rFonts w:hAnsi="宋体"/>
          <w:color w:val="000000" w:themeColor="text1"/>
        </w:rPr>
        <w:tab/>
        <w:t>TAKE-OFF</w:t>
      </w:r>
    </w:p>
    <w:p w14:paraId="5F71776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TOC</w:t>
      </w:r>
      <w:r w:rsidRPr="00AE0DB5">
        <w:rPr>
          <w:rFonts w:hAnsi="宋体"/>
          <w:color w:val="000000" w:themeColor="text1"/>
        </w:rPr>
        <w:tab/>
        <w:t>TOP OF CLIMB</w:t>
      </w:r>
    </w:p>
    <w:p w14:paraId="5F71776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TOD</w:t>
      </w:r>
      <w:r w:rsidRPr="00AE0DB5">
        <w:rPr>
          <w:rFonts w:hAnsi="宋体"/>
          <w:color w:val="000000" w:themeColor="text1"/>
        </w:rPr>
        <w:tab/>
        <w:t>TOP OF DESCENT</w:t>
      </w:r>
    </w:p>
    <w:p w14:paraId="5F71776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TOFF</w:t>
      </w:r>
      <w:r w:rsidRPr="00AE0DB5">
        <w:rPr>
          <w:rFonts w:hAnsi="宋体"/>
          <w:color w:val="000000" w:themeColor="text1"/>
        </w:rPr>
        <w:tab/>
        <w:t>TOTAL AT TAKE-OFF (FUEL)</w:t>
      </w:r>
    </w:p>
    <w:p w14:paraId="5F71776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TOGWT</w:t>
      </w:r>
      <w:r w:rsidRPr="00AE0DB5">
        <w:rPr>
          <w:rFonts w:hAnsi="宋体"/>
          <w:color w:val="000000" w:themeColor="text1"/>
        </w:rPr>
        <w:tab/>
        <w:t>TAKE-OFF GROSS WEIGHT</w:t>
      </w:r>
    </w:p>
    <w:p w14:paraId="5F71776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TOT</w:t>
      </w:r>
      <w:r w:rsidRPr="00AE0DB5">
        <w:rPr>
          <w:rFonts w:hAnsi="宋体"/>
          <w:color w:val="000000" w:themeColor="text1"/>
        </w:rPr>
        <w:tab/>
        <w:t>TOTAL AT TAKE OFF</w:t>
      </w:r>
    </w:p>
    <w:p w14:paraId="5F71776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TOTL</w:t>
      </w:r>
      <w:r w:rsidRPr="00AE0DB5">
        <w:rPr>
          <w:rFonts w:hAnsi="宋体"/>
          <w:color w:val="000000" w:themeColor="text1"/>
        </w:rPr>
        <w:tab/>
        <w:t>TOTAL</w:t>
      </w:r>
    </w:p>
    <w:p w14:paraId="5F71776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TOWT</w:t>
      </w:r>
      <w:r w:rsidRPr="00AE0DB5">
        <w:rPr>
          <w:rFonts w:hAnsi="宋体"/>
          <w:color w:val="000000" w:themeColor="text1"/>
        </w:rPr>
        <w:tab/>
        <w:t>TAKE-OFF WEIGHT</w:t>
      </w:r>
    </w:p>
    <w:p w14:paraId="5F71777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TOW</w:t>
      </w:r>
      <w:r w:rsidRPr="00AE0DB5">
        <w:rPr>
          <w:rFonts w:hAnsi="宋体"/>
          <w:color w:val="000000" w:themeColor="text1"/>
        </w:rPr>
        <w:tab/>
        <w:t>TAKE-OFF WEIGHT</w:t>
      </w:r>
    </w:p>
    <w:p w14:paraId="5F71777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TRM</w:t>
      </w:r>
      <w:r w:rsidRPr="00AE0DB5">
        <w:rPr>
          <w:rFonts w:hAnsi="宋体"/>
          <w:color w:val="000000" w:themeColor="text1"/>
        </w:rPr>
        <w:tab/>
        <w:t>TRACK MAGNETIC</w:t>
      </w:r>
    </w:p>
    <w:p w14:paraId="5F71777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TR</w:t>
      </w:r>
      <w:r w:rsidRPr="00AE0DB5">
        <w:rPr>
          <w:rFonts w:hAnsi="宋体"/>
          <w:color w:val="000000" w:themeColor="text1"/>
        </w:rPr>
        <w:tab/>
        <w:t>TROPOPAUSE LEVEL</w:t>
      </w:r>
    </w:p>
    <w:p w14:paraId="5F71777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TRO</w:t>
      </w:r>
      <w:r w:rsidRPr="00AE0DB5">
        <w:rPr>
          <w:rFonts w:hAnsi="宋体"/>
          <w:color w:val="000000" w:themeColor="text1"/>
        </w:rPr>
        <w:tab/>
        <w:t>TROPOPAUSE</w:t>
      </w:r>
    </w:p>
    <w:p w14:paraId="5F71777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TROP</w:t>
      </w:r>
      <w:r w:rsidRPr="00AE0DB5">
        <w:rPr>
          <w:rFonts w:hAnsi="宋体"/>
          <w:color w:val="000000" w:themeColor="text1"/>
        </w:rPr>
        <w:tab/>
        <w:t>TROPOPAUSE</w:t>
      </w:r>
    </w:p>
    <w:p w14:paraId="5F71777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T/R</w:t>
      </w:r>
      <w:r w:rsidRPr="00AE0DB5">
        <w:rPr>
          <w:rFonts w:hAnsi="宋体"/>
          <w:color w:val="000000" w:themeColor="text1"/>
        </w:rPr>
        <w:tab/>
        <w:t>TIME REMAINING</w:t>
      </w:r>
    </w:p>
    <w:p w14:paraId="5F71777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TRP</w:t>
      </w:r>
      <w:r w:rsidRPr="00AE0DB5">
        <w:rPr>
          <w:rFonts w:hAnsi="宋体"/>
          <w:color w:val="000000" w:themeColor="text1"/>
        </w:rPr>
        <w:tab/>
        <w:t>TROPOPAUSE LEVEL</w:t>
      </w:r>
    </w:p>
    <w:p w14:paraId="5F71777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TRT</w:t>
      </w:r>
      <w:r w:rsidRPr="00AE0DB5">
        <w:rPr>
          <w:rFonts w:hAnsi="宋体"/>
          <w:color w:val="000000" w:themeColor="text1"/>
        </w:rPr>
        <w:tab/>
        <w:t>TRUE TRACK</w:t>
      </w:r>
    </w:p>
    <w:p w14:paraId="5F71777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TTK</w:t>
      </w:r>
      <w:r w:rsidRPr="00AE0DB5">
        <w:rPr>
          <w:rFonts w:hAnsi="宋体"/>
          <w:color w:val="000000" w:themeColor="text1"/>
        </w:rPr>
        <w:tab/>
        <w:t>TRUE TRACK</w:t>
      </w:r>
    </w:p>
    <w:p w14:paraId="5F717779"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TTL</w:t>
      </w:r>
      <w:r w:rsidRPr="00AE0DB5">
        <w:rPr>
          <w:rFonts w:hAnsi="宋体"/>
          <w:color w:val="000000" w:themeColor="text1"/>
        </w:rPr>
        <w:tab/>
        <w:t>TOTAL</w:t>
      </w:r>
    </w:p>
    <w:p w14:paraId="5F71777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TTR</w:t>
      </w:r>
      <w:r w:rsidRPr="00AE0DB5">
        <w:rPr>
          <w:rFonts w:hAnsi="宋体"/>
          <w:color w:val="000000" w:themeColor="text1"/>
        </w:rPr>
        <w:tab/>
        <w:t>TRUE TRACK</w:t>
      </w:r>
    </w:p>
    <w:p w14:paraId="5F71777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TXI</w:t>
      </w:r>
      <w:r w:rsidRPr="00AE0DB5">
        <w:rPr>
          <w:rFonts w:hAnsi="宋体"/>
          <w:color w:val="000000" w:themeColor="text1"/>
        </w:rPr>
        <w:tab/>
        <w:t>TAXI (FUEL)</w:t>
      </w:r>
    </w:p>
    <w:p w14:paraId="5F71777C"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TXY</w:t>
      </w:r>
      <w:r w:rsidRPr="00AE0DB5">
        <w:rPr>
          <w:rFonts w:hAnsi="宋体"/>
          <w:color w:val="000000" w:themeColor="text1"/>
        </w:rPr>
        <w:tab/>
        <w:t>TAXI (FUEL)</w:t>
      </w:r>
    </w:p>
    <w:p w14:paraId="5F71777D"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U</w:t>
      </w:r>
    </w:p>
    <w:p w14:paraId="5F71777E"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t>UIR</w:t>
      </w:r>
      <w:r w:rsidRPr="00AE0DB5">
        <w:rPr>
          <w:rFonts w:hAnsi="宋体"/>
          <w:color w:val="000000" w:themeColor="text1"/>
        </w:rPr>
        <w:tab/>
        <w:t>UPPER FLIGHT INFORMATION REGION</w:t>
      </w:r>
    </w:p>
    <w:p w14:paraId="5F71777F"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V</w:t>
      </w:r>
    </w:p>
    <w:p w14:paraId="5F71778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VAR</w:t>
      </w:r>
      <w:r w:rsidRPr="00AE0DB5">
        <w:rPr>
          <w:rFonts w:hAnsi="宋体"/>
          <w:color w:val="000000" w:themeColor="text1"/>
        </w:rPr>
        <w:tab/>
        <w:t>MAGNETIC VARIATION</w:t>
      </w:r>
    </w:p>
    <w:p w14:paraId="5F717781"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W</w:t>
      </w:r>
    </w:p>
    <w:p w14:paraId="5F71778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WIND</w:t>
      </w:r>
      <w:r w:rsidRPr="00AE0DB5">
        <w:rPr>
          <w:rFonts w:hAnsi="宋体"/>
          <w:color w:val="000000" w:themeColor="text1"/>
        </w:rPr>
        <w:tab/>
      </w:r>
      <w:proofErr w:type="spellStart"/>
      <w:r w:rsidRPr="00AE0DB5">
        <w:rPr>
          <w:rFonts w:hAnsi="宋体"/>
          <w:color w:val="000000" w:themeColor="text1"/>
        </w:rPr>
        <w:t>WIND</w:t>
      </w:r>
      <w:proofErr w:type="spellEnd"/>
      <w:r w:rsidRPr="00AE0DB5">
        <w:rPr>
          <w:rFonts w:hAnsi="宋体"/>
          <w:color w:val="000000" w:themeColor="text1"/>
        </w:rPr>
        <w:t xml:space="preserve"> DIRECTION AND VELOCITY</w:t>
      </w:r>
    </w:p>
    <w:p w14:paraId="5F71778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WIND SPOT</w:t>
      </w:r>
      <w:r w:rsidRPr="00AE0DB5">
        <w:rPr>
          <w:rFonts w:hAnsi="宋体"/>
          <w:color w:val="000000" w:themeColor="text1"/>
        </w:rPr>
        <w:tab/>
        <w:t>WIND DIRECTION AND VELOCITY</w:t>
      </w:r>
    </w:p>
    <w:p w14:paraId="5F71778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lastRenderedPageBreak/>
        <w:t>WP</w:t>
      </w:r>
      <w:r w:rsidRPr="00AE0DB5">
        <w:rPr>
          <w:rFonts w:hAnsi="宋体"/>
          <w:color w:val="000000" w:themeColor="text1"/>
        </w:rPr>
        <w:tab/>
        <w:t>WAYPOINT</w:t>
      </w:r>
    </w:p>
    <w:p w14:paraId="5F71778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WPT</w:t>
      </w:r>
      <w:r w:rsidRPr="00AE0DB5">
        <w:rPr>
          <w:rFonts w:hAnsi="宋体"/>
          <w:color w:val="000000" w:themeColor="text1"/>
        </w:rPr>
        <w:tab/>
        <w:t>WAYPOINT</w:t>
      </w:r>
    </w:p>
    <w:p w14:paraId="5F71778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WPNT</w:t>
      </w:r>
      <w:r w:rsidRPr="00AE0DB5">
        <w:rPr>
          <w:rFonts w:hAnsi="宋体"/>
          <w:color w:val="000000" w:themeColor="text1"/>
        </w:rPr>
        <w:tab/>
        <w:t>WAYPOINT</w:t>
      </w:r>
    </w:p>
    <w:p w14:paraId="5F717787"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WSCP</w:t>
      </w:r>
      <w:r w:rsidRPr="00AE0DB5">
        <w:rPr>
          <w:rFonts w:hAnsi="宋体"/>
          <w:color w:val="000000" w:themeColor="text1"/>
        </w:rPr>
        <w:tab/>
        <w:t>WIND SHEAR</w:t>
      </w:r>
    </w:p>
    <w:p w14:paraId="5F717788"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W/V</w:t>
      </w:r>
      <w:r w:rsidRPr="00AE0DB5">
        <w:rPr>
          <w:rFonts w:hAnsi="宋体"/>
          <w:color w:val="000000" w:themeColor="text1"/>
        </w:rPr>
        <w:tab/>
        <w:t>WIND VELOCITY</w:t>
      </w:r>
    </w:p>
    <w:p w14:paraId="5F717789"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X</w:t>
      </w:r>
    </w:p>
    <w:p w14:paraId="5F71778A"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XTR</w:t>
      </w:r>
      <w:r w:rsidRPr="00AE0DB5">
        <w:rPr>
          <w:rFonts w:hAnsi="宋体"/>
          <w:color w:val="000000" w:themeColor="text1"/>
        </w:rPr>
        <w:tab/>
        <w:t>EXTRA</w:t>
      </w:r>
    </w:p>
    <w:p w14:paraId="5F71778B"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XTRA</w:t>
      </w:r>
      <w:r w:rsidRPr="00AE0DB5">
        <w:rPr>
          <w:rFonts w:hAnsi="宋体"/>
          <w:color w:val="000000" w:themeColor="text1"/>
        </w:rPr>
        <w:tab/>
        <w:t>EXTRA</w:t>
      </w:r>
    </w:p>
    <w:p w14:paraId="5F71778C" w14:textId="77777777" w:rsidR="00614124" w:rsidRPr="008C3E89" w:rsidRDefault="00614124" w:rsidP="008C3E89">
      <w:pPr>
        <w:pStyle w:val="aa"/>
        <w:adjustRightInd w:val="0"/>
        <w:snapToGrid w:val="0"/>
        <w:ind w:left="851"/>
        <w:rPr>
          <w:rFonts w:hAnsi="宋体"/>
          <w:color w:val="000000" w:themeColor="text1"/>
        </w:rPr>
      </w:pPr>
      <w:r w:rsidRPr="008C3E89">
        <w:rPr>
          <w:rFonts w:hAnsi="宋体" w:hint="eastAsia"/>
          <w:color w:val="000000" w:themeColor="text1"/>
        </w:rPr>
        <w:t>Z</w:t>
      </w:r>
    </w:p>
    <w:p w14:paraId="5F71778D"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Z</w:t>
      </w:r>
      <w:r w:rsidRPr="00AE0DB5">
        <w:rPr>
          <w:rFonts w:hAnsi="宋体"/>
          <w:color w:val="000000" w:themeColor="text1"/>
        </w:rPr>
        <w:tab/>
        <w:t>ZULU (UTC) TIME</w:t>
      </w:r>
    </w:p>
    <w:p w14:paraId="5F71778E"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ZD</w:t>
      </w:r>
      <w:r w:rsidRPr="00AE0DB5">
        <w:rPr>
          <w:rFonts w:hAnsi="宋体"/>
          <w:color w:val="000000" w:themeColor="text1"/>
        </w:rPr>
        <w:tab/>
        <w:t>ZONE DISTANCE</w:t>
      </w:r>
    </w:p>
    <w:p w14:paraId="5F71778F"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ZF</w:t>
      </w:r>
      <w:r w:rsidRPr="00AE0DB5">
        <w:rPr>
          <w:rFonts w:hAnsi="宋体"/>
          <w:color w:val="000000" w:themeColor="text1"/>
        </w:rPr>
        <w:tab/>
        <w:t>ZONE FUEL</w:t>
      </w:r>
    </w:p>
    <w:p w14:paraId="5F717790"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ZFF</w:t>
      </w:r>
      <w:r w:rsidRPr="00AE0DB5">
        <w:rPr>
          <w:rFonts w:hAnsi="宋体"/>
          <w:color w:val="000000" w:themeColor="text1"/>
        </w:rPr>
        <w:tab/>
        <w:t>ZONE FUEL LOW</w:t>
      </w:r>
    </w:p>
    <w:p w14:paraId="5F717791"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ZFU</w:t>
      </w:r>
      <w:r w:rsidRPr="00AE0DB5">
        <w:rPr>
          <w:rFonts w:hAnsi="宋体"/>
          <w:color w:val="000000" w:themeColor="text1"/>
        </w:rPr>
        <w:tab/>
        <w:t>ZONE FUEL</w:t>
      </w:r>
    </w:p>
    <w:p w14:paraId="5F717792"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ZFW</w:t>
      </w:r>
      <w:r w:rsidRPr="00AE0DB5">
        <w:rPr>
          <w:rFonts w:hAnsi="宋体"/>
          <w:color w:val="000000" w:themeColor="text1"/>
        </w:rPr>
        <w:tab/>
        <w:t>ZERO FUEL WEIGHT</w:t>
      </w:r>
    </w:p>
    <w:p w14:paraId="5F717793"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ZFWT</w:t>
      </w:r>
      <w:r w:rsidRPr="00AE0DB5">
        <w:rPr>
          <w:rFonts w:hAnsi="宋体"/>
          <w:color w:val="000000" w:themeColor="text1"/>
        </w:rPr>
        <w:tab/>
        <w:t>ZERO FUEL WEIGHT</w:t>
      </w:r>
    </w:p>
    <w:p w14:paraId="5F717794"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ZNM</w:t>
      </w:r>
      <w:r w:rsidRPr="00AE0DB5">
        <w:rPr>
          <w:rFonts w:hAnsi="宋体"/>
          <w:color w:val="000000" w:themeColor="text1"/>
        </w:rPr>
        <w:tab/>
        <w:t>ZONE NAUTICAL MILES</w:t>
      </w:r>
    </w:p>
    <w:p w14:paraId="5F717795"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ZT</w:t>
      </w:r>
      <w:r w:rsidRPr="00AE0DB5">
        <w:rPr>
          <w:rFonts w:hAnsi="宋体"/>
          <w:color w:val="000000" w:themeColor="text1"/>
        </w:rPr>
        <w:tab/>
        <w:t>ZONE TIME</w:t>
      </w:r>
    </w:p>
    <w:p w14:paraId="5F717796" w14:textId="77777777" w:rsidR="00614124" w:rsidRPr="00AE0DB5" w:rsidRDefault="00614124" w:rsidP="008C3E89">
      <w:pPr>
        <w:pStyle w:val="aa"/>
        <w:adjustRightInd w:val="0"/>
        <w:snapToGrid w:val="0"/>
        <w:ind w:left="851"/>
        <w:rPr>
          <w:rFonts w:hAnsi="宋体"/>
          <w:color w:val="000000" w:themeColor="text1"/>
        </w:rPr>
      </w:pPr>
      <w:r w:rsidRPr="00AE0DB5">
        <w:rPr>
          <w:rFonts w:hAnsi="宋体"/>
          <w:color w:val="000000" w:themeColor="text1"/>
        </w:rPr>
        <w:t>ZTM</w:t>
      </w:r>
      <w:r w:rsidRPr="00AE0DB5">
        <w:rPr>
          <w:rFonts w:hAnsi="宋体"/>
          <w:color w:val="000000" w:themeColor="text1"/>
        </w:rPr>
        <w:tab/>
        <w:t>ZONE TIME</w:t>
      </w:r>
    </w:p>
    <w:p w14:paraId="5F717797" w14:textId="77777777" w:rsidR="008C3E89" w:rsidRDefault="00614124" w:rsidP="008C3E89">
      <w:pPr>
        <w:pStyle w:val="aa"/>
        <w:adjustRightInd w:val="0"/>
        <w:snapToGrid w:val="0"/>
        <w:ind w:left="851"/>
        <w:rPr>
          <w:rFonts w:hAnsi="宋体"/>
          <w:color w:val="000000" w:themeColor="text1"/>
        </w:rPr>
      </w:pPr>
      <w:r w:rsidRPr="00AE0DB5">
        <w:rPr>
          <w:rFonts w:hAnsi="宋体"/>
          <w:color w:val="000000" w:themeColor="text1"/>
        </w:rPr>
        <w:t>ZTME</w:t>
      </w:r>
      <w:r w:rsidRPr="00AE0DB5">
        <w:rPr>
          <w:rFonts w:hAnsi="宋体"/>
          <w:color w:val="000000" w:themeColor="text1"/>
        </w:rPr>
        <w:tab/>
        <w:t>ZONE TIME</w:t>
      </w:r>
    </w:p>
    <w:p w14:paraId="5F717798" w14:textId="77777777" w:rsidR="008C3E89" w:rsidRDefault="008C3E89" w:rsidP="008C3E89">
      <w:pPr>
        <w:pStyle w:val="aa"/>
        <w:adjustRightInd w:val="0"/>
        <w:snapToGrid w:val="0"/>
        <w:ind w:left="851"/>
        <w:sectPr w:rsidR="008C3E89" w:rsidSect="008C3E89">
          <w:footerReference w:type="even" r:id="rId145"/>
          <w:footerReference w:type="default" r:id="rId146"/>
          <w:pgSz w:w="8392" w:h="11907" w:code="11"/>
          <w:pgMar w:top="1418" w:right="1134" w:bottom="1418" w:left="1134" w:header="850" w:footer="992" w:gutter="0"/>
          <w:pgNumType w:start="1"/>
          <w:cols w:space="720"/>
          <w:noEndnote/>
          <w:docGrid w:linePitch="286"/>
        </w:sectPr>
      </w:pPr>
    </w:p>
    <w:p w14:paraId="5F717799" w14:textId="77777777" w:rsidR="003C1E26" w:rsidRPr="004E7DF0" w:rsidRDefault="00570E5C" w:rsidP="00643903">
      <w:pPr>
        <w:pStyle w:val="1"/>
        <w:spacing w:before="240" w:after="120"/>
      </w:pPr>
      <w:bookmarkStart w:id="1311" w:name="_Toc503360892"/>
      <w:r w:rsidRPr="004E7DF0">
        <w:rPr>
          <w:rFonts w:hint="eastAsia"/>
        </w:rPr>
        <w:lastRenderedPageBreak/>
        <w:t>签派员人力资源评估制度和资质能力评估方案</w:t>
      </w:r>
      <w:bookmarkEnd w:id="1311"/>
    </w:p>
    <w:p w14:paraId="5F71779A" w14:textId="77777777" w:rsidR="005F381B" w:rsidRPr="005F381B" w:rsidRDefault="005F381B" w:rsidP="00465F2D">
      <w:pPr>
        <w:pStyle w:val="aff0"/>
        <w:numPr>
          <w:ilvl w:val="0"/>
          <w:numId w:val="4"/>
        </w:numPr>
        <w:kinsoku w:val="0"/>
        <w:overflowPunct w:val="0"/>
        <w:autoSpaceDE w:val="0"/>
        <w:autoSpaceDN w:val="0"/>
        <w:spacing w:beforeLines="100" w:before="240" w:afterLines="100" w:after="240"/>
        <w:ind w:firstLineChars="0"/>
        <w:outlineLvl w:val="1"/>
        <w:rPr>
          <w:rFonts w:cs="Arial"/>
          <w:b/>
          <w:bCs/>
          <w:vanish/>
          <w:szCs w:val="32"/>
        </w:rPr>
      </w:pPr>
      <w:bookmarkStart w:id="1312" w:name="_Toc502330363"/>
      <w:bookmarkStart w:id="1313" w:name="_Toc503360893"/>
      <w:bookmarkEnd w:id="1312"/>
      <w:bookmarkEnd w:id="1313"/>
    </w:p>
    <w:p w14:paraId="5F71779B" w14:textId="77777777" w:rsidR="00281510" w:rsidRPr="00281510" w:rsidRDefault="00281510" w:rsidP="00465F2D">
      <w:pPr>
        <w:pStyle w:val="aff0"/>
        <w:numPr>
          <w:ilvl w:val="0"/>
          <w:numId w:val="139"/>
        </w:numPr>
        <w:kinsoku w:val="0"/>
        <w:overflowPunct w:val="0"/>
        <w:autoSpaceDE w:val="0"/>
        <w:autoSpaceDN w:val="0"/>
        <w:spacing w:beforeLines="100" w:before="240" w:afterLines="100" w:after="240"/>
        <w:ind w:firstLineChars="0"/>
        <w:outlineLvl w:val="1"/>
        <w:rPr>
          <w:rFonts w:cs="Arial"/>
          <w:b/>
          <w:bCs/>
          <w:vanish/>
          <w:szCs w:val="32"/>
        </w:rPr>
      </w:pPr>
      <w:bookmarkStart w:id="1314" w:name="_Toc502330364"/>
      <w:bookmarkStart w:id="1315" w:name="_Toc503360894"/>
      <w:bookmarkEnd w:id="1314"/>
      <w:bookmarkEnd w:id="1315"/>
    </w:p>
    <w:p w14:paraId="5F71779C" w14:textId="77777777" w:rsidR="00390989" w:rsidRPr="004E7DF0" w:rsidRDefault="00390989" w:rsidP="005959F9">
      <w:pPr>
        <w:pStyle w:val="aff0"/>
        <w:numPr>
          <w:ilvl w:val="1"/>
          <w:numId w:val="250"/>
        </w:numPr>
        <w:ind w:firstLineChars="0" w:hanging="851"/>
        <w:outlineLvl w:val="1"/>
        <w:rPr>
          <w:b/>
        </w:rPr>
      </w:pPr>
      <w:bookmarkStart w:id="1316" w:name="_Toc503360895"/>
      <w:r w:rsidRPr="004E7DF0">
        <w:rPr>
          <w:rFonts w:hint="eastAsia"/>
          <w:b/>
        </w:rPr>
        <w:t>签派员人力资源评估</w:t>
      </w:r>
      <w:r w:rsidR="003F4390" w:rsidRPr="004E7DF0">
        <w:rPr>
          <w:rFonts w:hint="eastAsia"/>
          <w:b/>
        </w:rPr>
        <w:t>制度</w:t>
      </w:r>
      <w:bookmarkEnd w:id="1316"/>
    </w:p>
    <w:p w14:paraId="5F71779D" w14:textId="77777777" w:rsidR="003F4390" w:rsidRPr="00AE0DB5" w:rsidRDefault="003F4390" w:rsidP="005959F9">
      <w:pPr>
        <w:pStyle w:val="3"/>
        <w:keepNext w:val="0"/>
        <w:numPr>
          <w:ilvl w:val="2"/>
          <w:numId w:val="251"/>
        </w:numPr>
        <w:kinsoku w:val="0"/>
        <w:overflowPunct w:val="0"/>
        <w:autoSpaceDE w:val="0"/>
        <w:autoSpaceDN w:val="0"/>
        <w:ind w:leftChars="150" w:left="1166" w:hanging="851"/>
      </w:pPr>
      <w:bookmarkStart w:id="1317" w:name="_Toc503360896"/>
      <w:r w:rsidRPr="00AE0DB5">
        <w:rPr>
          <w:rFonts w:hint="eastAsia"/>
        </w:rPr>
        <w:t>总则</w:t>
      </w:r>
      <w:bookmarkEnd w:id="1317"/>
    </w:p>
    <w:p w14:paraId="5F71779E" w14:textId="77777777" w:rsidR="00390989" w:rsidRPr="00AE0DB5" w:rsidRDefault="00390989" w:rsidP="004E7DF0">
      <w:pPr>
        <w:kinsoku w:val="0"/>
        <w:overflowPunct w:val="0"/>
        <w:autoSpaceDE w:val="0"/>
        <w:autoSpaceDN w:val="0"/>
        <w:ind w:left="851"/>
      </w:pPr>
      <w:r w:rsidRPr="00DE76D5">
        <w:rPr>
          <w:rFonts w:hint="eastAsia"/>
        </w:rPr>
        <w:t>根据民航局咨询通告</w:t>
      </w:r>
      <w:r w:rsidRPr="00DE76D5">
        <w:t>AC-121-FS-2014-121</w:t>
      </w:r>
      <w:r w:rsidRPr="00DE76D5">
        <w:t>《航空承运人飞行签派员人力资源评估指南》要求，结合公司绩效管理规定及公司员工手册，由友和道通航空有限公司运控部，人事部，财务部共同参与制定该签派人力资源评估方案，以满足公司目前航班运力及公司的发展战略和规划对签派人力资源的需求</w:t>
      </w:r>
    </w:p>
    <w:p w14:paraId="5F71779F" w14:textId="77777777" w:rsidR="003C1E26" w:rsidRPr="00DE76D5" w:rsidRDefault="00C8412E" w:rsidP="005959F9">
      <w:pPr>
        <w:pStyle w:val="3"/>
        <w:keepNext w:val="0"/>
        <w:numPr>
          <w:ilvl w:val="2"/>
          <w:numId w:val="251"/>
        </w:numPr>
        <w:kinsoku w:val="0"/>
        <w:overflowPunct w:val="0"/>
        <w:autoSpaceDE w:val="0"/>
        <w:autoSpaceDN w:val="0"/>
        <w:ind w:leftChars="150" w:left="1166" w:hanging="851"/>
      </w:pPr>
      <w:bookmarkStart w:id="1318" w:name="_Toc503360897"/>
      <w:r w:rsidRPr="00AE0DB5">
        <w:rPr>
          <w:rFonts w:hint="eastAsia"/>
        </w:rPr>
        <w:t>制定依据</w:t>
      </w:r>
      <w:bookmarkEnd w:id="1318"/>
    </w:p>
    <w:p w14:paraId="5F7177A0" w14:textId="77777777" w:rsidR="00390989" w:rsidRPr="004E7DF0" w:rsidRDefault="00390989" w:rsidP="004E7DF0">
      <w:pPr>
        <w:kinsoku w:val="0"/>
        <w:overflowPunct w:val="0"/>
        <w:autoSpaceDE w:val="0"/>
        <w:autoSpaceDN w:val="0"/>
        <w:ind w:left="851"/>
      </w:pPr>
      <w:r w:rsidRPr="00DE76D5">
        <w:rPr>
          <w:rFonts w:hint="eastAsia"/>
        </w:rPr>
        <w:t>依据中国民用航空规章</w:t>
      </w:r>
      <w:r w:rsidRPr="00DE76D5">
        <w:t>CCAR-121</w:t>
      </w:r>
      <w:r w:rsidRPr="00DE76D5">
        <w:t>，民航局咨询通告</w:t>
      </w:r>
      <w:r w:rsidRPr="00DE76D5">
        <w:t>AC-121-FS-2014-121</w:t>
      </w:r>
      <w:r w:rsidRPr="00DE76D5">
        <w:t>《航空承运人飞行签派员人力资源评估指南》，《航空承运人运行中心（</w:t>
      </w:r>
      <w:r w:rsidRPr="00DE76D5">
        <w:t>AOC</w:t>
      </w:r>
      <w:r w:rsidRPr="00DE76D5">
        <w:t>）政策与标准》</w:t>
      </w:r>
      <w:r w:rsidRPr="00DE76D5">
        <w:t>CCAR-65FS-R2</w:t>
      </w:r>
      <w:r w:rsidRPr="00DE76D5">
        <w:t>，《飞行签派员执勤时间指南》，《运行控制手册》、《飞行签派员训练手册》以及公司绩效管理规定和员工手册</w:t>
      </w:r>
      <w:r w:rsidR="002A2D6F">
        <w:rPr>
          <w:rFonts w:hint="eastAsia"/>
        </w:rPr>
        <w:t>。</w:t>
      </w:r>
    </w:p>
    <w:p w14:paraId="5F7177A1" w14:textId="77777777" w:rsidR="003F4390" w:rsidRPr="00AE0DB5" w:rsidRDefault="003F4390" w:rsidP="005959F9">
      <w:pPr>
        <w:pStyle w:val="3"/>
        <w:keepNext w:val="0"/>
        <w:numPr>
          <w:ilvl w:val="2"/>
          <w:numId w:val="251"/>
        </w:numPr>
        <w:kinsoku w:val="0"/>
        <w:overflowPunct w:val="0"/>
        <w:autoSpaceDE w:val="0"/>
        <w:autoSpaceDN w:val="0"/>
        <w:ind w:leftChars="150" w:left="1166" w:hanging="851"/>
      </w:pPr>
      <w:bookmarkStart w:id="1319" w:name="_Toc503360898"/>
      <w:r w:rsidRPr="00AE0DB5">
        <w:rPr>
          <w:rFonts w:hint="eastAsia"/>
        </w:rPr>
        <w:t>制定原则</w:t>
      </w:r>
      <w:bookmarkEnd w:id="1319"/>
    </w:p>
    <w:p w14:paraId="5F7177A2" w14:textId="77777777" w:rsidR="00390989" w:rsidRPr="00AE0DB5" w:rsidRDefault="003C1E26" w:rsidP="005959F9">
      <w:pPr>
        <w:pStyle w:val="aa"/>
        <w:numPr>
          <w:ilvl w:val="0"/>
          <w:numId w:val="123"/>
        </w:numPr>
        <w:kinsoku w:val="0"/>
        <w:overflowPunct w:val="0"/>
        <w:autoSpaceDE w:val="0"/>
        <w:autoSpaceDN w:val="0"/>
        <w:adjustRightInd w:val="0"/>
        <w:snapToGrid w:val="0"/>
        <w:spacing w:line="312" w:lineRule="auto"/>
        <w:ind w:left="851" w:hanging="851"/>
        <w:rPr>
          <w:rFonts w:hAnsi="宋体"/>
          <w:color w:val="000000" w:themeColor="text1"/>
          <w:szCs w:val="21"/>
        </w:rPr>
      </w:pPr>
      <w:r w:rsidRPr="00AE0DB5">
        <w:rPr>
          <w:rFonts w:hAnsi="宋体" w:hint="eastAsia"/>
          <w:color w:val="000000" w:themeColor="text1"/>
          <w:szCs w:val="21"/>
        </w:rPr>
        <w:t>飞行签派员需求评估和预测涉及多种因素，在评估和预测</w:t>
      </w:r>
      <w:r w:rsidRPr="00AE0DB5">
        <w:rPr>
          <w:rFonts w:hAnsi="宋体" w:hint="eastAsia"/>
          <w:color w:val="000000" w:themeColor="text1"/>
          <w:szCs w:val="21"/>
        </w:rPr>
        <w:lastRenderedPageBreak/>
        <w:t>中应灵活采用定性预测方法和定量预测方法，并在实际执行中对评估和预测结果不断进行修正；</w:t>
      </w:r>
    </w:p>
    <w:p w14:paraId="5F7177A3" w14:textId="77777777" w:rsidR="00390989" w:rsidRPr="00AE0DB5" w:rsidRDefault="003C1E26" w:rsidP="005959F9">
      <w:pPr>
        <w:pStyle w:val="aa"/>
        <w:numPr>
          <w:ilvl w:val="0"/>
          <w:numId w:val="123"/>
        </w:numPr>
        <w:kinsoku w:val="0"/>
        <w:overflowPunct w:val="0"/>
        <w:autoSpaceDE w:val="0"/>
        <w:autoSpaceDN w:val="0"/>
        <w:adjustRightInd w:val="0"/>
        <w:snapToGrid w:val="0"/>
        <w:spacing w:line="312" w:lineRule="auto"/>
        <w:ind w:left="851" w:hanging="851"/>
        <w:rPr>
          <w:rFonts w:hAnsi="宋体"/>
          <w:color w:val="000000" w:themeColor="text1"/>
          <w:szCs w:val="21"/>
        </w:rPr>
      </w:pPr>
      <w:r w:rsidRPr="00AE0DB5">
        <w:rPr>
          <w:rFonts w:hAnsi="宋体" w:hint="eastAsia"/>
          <w:color w:val="000000" w:themeColor="text1"/>
          <w:szCs w:val="21"/>
        </w:rPr>
        <w:t>预测和评估要在公司内部条件和民航外部环境的基础上做出，必须符合现实情况；</w:t>
      </w:r>
    </w:p>
    <w:p w14:paraId="5F7177A4" w14:textId="77777777" w:rsidR="00390989" w:rsidRPr="00AE0DB5" w:rsidRDefault="003C1E26" w:rsidP="005959F9">
      <w:pPr>
        <w:pStyle w:val="aa"/>
        <w:numPr>
          <w:ilvl w:val="0"/>
          <w:numId w:val="123"/>
        </w:numPr>
        <w:kinsoku w:val="0"/>
        <w:overflowPunct w:val="0"/>
        <w:autoSpaceDE w:val="0"/>
        <w:autoSpaceDN w:val="0"/>
        <w:adjustRightInd w:val="0"/>
        <w:snapToGrid w:val="0"/>
        <w:spacing w:line="312" w:lineRule="auto"/>
        <w:ind w:left="851" w:hanging="851"/>
        <w:rPr>
          <w:rFonts w:hAnsi="宋体"/>
          <w:color w:val="000000" w:themeColor="text1"/>
          <w:szCs w:val="21"/>
        </w:rPr>
      </w:pPr>
      <w:r w:rsidRPr="00AE0DB5">
        <w:rPr>
          <w:rFonts w:hAnsi="宋体" w:hint="eastAsia"/>
          <w:color w:val="000000" w:themeColor="text1"/>
          <w:szCs w:val="21"/>
        </w:rPr>
        <w:t>对于飞行签派员的预测和评估立足于满足当前及将来可预测的时期内航班运行需求，并考虑人员变更及流动情况，并考虑公司管理和技术因素。</w:t>
      </w:r>
    </w:p>
    <w:p w14:paraId="5F7177A5" w14:textId="77777777" w:rsidR="003F4390" w:rsidRPr="00AE0DB5" w:rsidRDefault="003F4390" w:rsidP="005959F9">
      <w:pPr>
        <w:pStyle w:val="3"/>
        <w:keepNext w:val="0"/>
        <w:numPr>
          <w:ilvl w:val="2"/>
          <w:numId w:val="251"/>
        </w:numPr>
        <w:kinsoku w:val="0"/>
        <w:overflowPunct w:val="0"/>
        <w:autoSpaceDE w:val="0"/>
        <w:autoSpaceDN w:val="0"/>
        <w:ind w:leftChars="150" w:left="1166" w:hanging="851"/>
      </w:pPr>
      <w:bookmarkStart w:id="1320" w:name="_Toc503360899"/>
      <w:r w:rsidRPr="00AE0DB5">
        <w:rPr>
          <w:rFonts w:hint="eastAsia"/>
        </w:rPr>
        <w:t>评估小组</w:t>
      </w:r>
      <w:bookmarkEnd w:id="1320"/>
    </w:p>
    <w:p w14:paraId="5F7177A6" w14:textId="77777777" w:rsidR="00557C61" w:rsidRPr="00DE76D5" w:rsidRDefault="00390989" w:rsidP="004E7DF0">
      <w:pPr>
        <w:kinsoku w:val="0"/>
        <w:overflowPunct w:val="0"/>
        <w:autoSpaceDE w:val="0"/>
        <w:autoSpaceDN w:val="0"/>
        <w:ind w:left="851"/>
      </w:pPr>
      <w:r w:rsidRPr="00DE76D5">
        <w:rPr>
          <w:rFonts w:hint="eastAsia"/>
        </w:rPr>
        <w:t>友和道通航空公司签派人力资源评估小组设置如下：</w:t>
      </w:r>
    </w:p>
    <w:p w14:paraId="5F7177A7" w14:textId="77777777" w:rsidR="00390989" w:rsidRPr="00DE76D5" w:rsidRDefault="00390989" w:rsidP="004E7DF0">
      <w:pPr>
        <w:kinsoku w:val="0"/>
        <w:overflowPunct w:val="0"/>
        <w:autoSpaceDE w:val="0"/>
        <w:autoSpaceDN w:val="0"/>
        <w:ind w:left="851"/>
      </w:pPr>
      <w:r w:rsidRPr="00DE76D5">
        <w:rPr>
          <w:rFonts w:hint="eastAsia"/>
        </w:rPr>
        <w:t>组长：运控部经理</w:t>
      </w:r>
    </w:p>
    <w:p w14:paraId="5F7177A8" w14:textId="77777777" w:rsidR="00390989" w:rsidRPr="00AE0DB5" w:rsidRDefault="00390989" w:rsidP="004E7DF0">
      <w:pPr>
        <w:kinsoku w:val="0"/>
        <w:overflowPunct w:val="0"/>
        <w:autoSpaceDE w:val="0"/>
        <w:autoSpaceDN w:val="0"/>
        <w:ind w:left="851"/>
      </w:pPr>
      <w:r w:rsidRPr="00DE76D5">
        <w:rPr>
          <w:rFonts w:hint="eastAsia"/>
        </w:rPr>
        <w:t>组员：人力资源部经理，财务部主管，签派中心经理</w:t>
      </w:r>
    </w:p>
    <w:p w14:paraId="5F7177A9" w14:textId="77777777" w:rsidR="003F4390" w:rsidRPr="00AE0DB5" w:rsidRDefault="003F4390" w:rsidP="005959F9">
      <w:pPr>
        <w:pStyle w:val="3"/>
        <w:keepNext w:val="0"/>
        <w:numPr>
          <w:ilvl w:val="2"/>
          <w:numId w:val="251"/>
        </w:numPr>
        <w:kinsoku w:val="0"/>
        <w:overflowPunct w:val="0"/>
        <w:autoSpaceDE w:val="0"/>
        <w:autoSpaceDN w:val="0"/>
        <w:ind w:leftChars="150" w:left="1166" w:hanging="851"/>
      </w:pPr>
      <w:bookmarkStart w:id="1321" w:name="_Toc503360900"/>
      <w:r w:rsidRPr="00AE0DB5">
        <w:rPr>
          <w:rFonts w:hint="eastAsia"/>
        </w:rPr>
        <w:t>实施流程、步骤和方法</w:t>
      </w:r>
      <w:bookmarkEnd w:id="1321"/>
    </w:p>
    <w:p w14:paraId="5F7177AA" w14:textId="77777777" w:rsidR="00390989" w:rsidRPr="00AE0DB5" w:rsidRDefault="00390989" w:rsidP="005F09EC">
      <w:pPr>
        <w:kinsoku w:val="0"/>
        <w:overflowPunct w:val="0"/>
        <w:autoSpaceDE w:val="0"/>
        <w:autoSpaceDN w:val="0"/>
        <w:ind w:left="851"/>
      </w:pPr>
      <w:r w:rsidRPr="00DE76D5">
        <w:rPr>
          <w:rFonts w:hint="eastAsia"/>
        </w:rPr>
        <w:t>飞行签派员人力资源预测和评估的实施分为两个方面进行：基础飞行签派员人力资源需求评估、未来人力资源需求评估和临时机动签派人力资源评估。</w:t>
      </w:r>
    </w:p>
    <w:p w14:paraId="5F7177AB" w14:textId="77777777" w:rsidR="00390989" w:rsidRPr="00AE0DB5" w:rsidRDefault="00557C61" w:rsidP="005959F9">
      <w:pPr>
        <w:pStyle w:val="3"/>
        <w:keepNext w:val="0"/>
        <w:numPr>
          <w:ilvl w:val="2"/>
          <w:numId w:val="252"/>
        </w:numPr>
        <w:kinsoku w:val="0"/>
        <w:overflowPunct w:val="0"/>
        <w:autoSpaceDE w:val="0"/>
        <w:autoSpaceDN w:val="0"/>
        <w:ind w:leftChars="150" w:left="1166" w:hanging="851"/>
      </w:pPr>
      <w:bookmarkStart w:id="1322" w:name="_Toc503360901"/>
      <w:r w:rsidRPr="00AE0DB5">
        <w:rPr>
          <w:rFonts w:hint="eastAsia"/>
        </w:rPr>
        <w:t>基础飞行签派员人力资源需求</w:t>
      </w:r>
      <w:bookmarkEnd w:id="1322"/>
    </w:p>
    <w:p w14:paraId="5F7177AC" w14:textId="77777777" w:rsidR="00557C61" w:rsidRPr="00AE0DB5" w:rsidRDefault="00557C61" w:rsidP="005F09EC">
      <w:pPr>
        <w:kinsoku w:val="0"/>
        <w:overflowPunct w:val="0"/>
        <w:autoSpaceDE w:val="0"/>
        <w:autoSpaceDN w:val="0"/>
        <w:ind w:left="851"/>
      </w:pPr>
      <w:r w:rsidRPr="00AE0DB5">
        <w:rPr>
          <w:rFonts w:hint="eastAsia"/>
        </w:rPr>
        <w:t>测算和评估周期：半年一次</w:t>
      </w:r>
    </w:p>
    <w:p w14:paraId="5F7177AD" w14:textId="77777777" w:rsidR="00557C61" w:rsidRPr="00AE0DB5" w:rsidRDefault="00557C61" w:rsidP="005F09EC">
      <w:pPr>
        <w:kinsoku w:val="0"/>
        <w:overflowPunct w:val="0"/>
        <w:autoSpaceDE w:val="0"/>
        <w:autoSpaceDN w:val="0"/>
        <w:ind w:left="851"/>
      </w:pPr>
      <w:r w:rsidRPr="00AE0DB5">
        <w:rPr>
          <w:rFonts w:hint="eastAsia"/>
        </w:rPr>
        <w:t>测算和评估时间：一月份和七月份</w:t>
      </w:r>
    </w:p>
    <w:p w14:paraId="5F7177AE" w14:textId="77777777" w:rsidR="00390989" w:rsidRPr="00AE0DB5" w:rsidRDefault="00557C61" w:rsidP="005959F9">
      <w:pPr>
        <w:pStyle w:val="aff0"/>
        <w:numPr>
          <w:ilvl w:val="0"/>
          <w:numId w:val="124"/>
        </w:numPr>
        <w:kinsoku w:val="0"/>
        <w:overflowPunct w:val="0"/>
        <w:autoSpaceDE w:val="0"/>
        <w:autoSpaceDN w:val="0"/>
        <w:ind w:left="851" w:firstLineChars="0" w:hanging="851"/>
      </w:pPr>
      <w:r w:rsidRPr="00AE0DB5">
        <w:rPr>
          <w:rFonts w:hint="eastAsia"/>
        </w:rPr>
        <w:t>评估制度流程如下：</w:t>
      </w:r>
    </w:p>
    <w:p w14:paraId="5F7177AF" w14:textId="77777777" w:rsidR="00390989" w:rsidRPr="00AE0DB5" w:rsidRDefault="00390989" w:rsidP="000A3D28">
      <w:pPr>
        <w:pStyle w:val="aa"/>
        <w:kinsoku w:val="0"/>
        <w:overflowPunct w:val="0"/>
        <w:autoSpaceDE w:val="0"/>
        <w:autoSpaceDN w:val="0"/>
        <w:adjustRightInd w:val="0"/>
        <w:snapToGrid w:val="0"/>
        <w:spacing w:line="312" w:lineRule="auto"/>
        <w:ind w:left="360" w:right="-29"/>
        <w:rPr>
          <w:rFonts w:hAnsi="宋体"/>
          <w:color w:val="000000" w:themeColor="text1"/>
          <w:szCs w:val="21"/>
        </w:rPr>
      </w:pPr>
    </w:p>
    <w:p w14:paraId="5F7177B0" w14:textId="77777777" w:rsidR="00390989" w:rsidRPr="00AE0DB5" w:rsidRDefault="00845093" w:rsidP="000A3D28">
      <w:pPr>
        <w:pStyle w:val="aa"/>
        <w:kinsoku w:val="0"/>
        <w:overflowPunct w:val="0"/>
        <w:autoSpaceDE w:val="0"/>
        <w:autoSpaceDN w:val="0"/>
        <w:adjustRightInd w:val="0"/>
        <w:snapToGrid w:val="0"/>
        <w:spacing w:line="312" w:lineRule="auto"/>
        <w:ind w:left="360" w:right="-29"/>
        <w:rPr>
          <w:rFonts w:hAnsi="宋体"/>
          <w:color w:val="000000" w:themeColor="text1"/>
          <w:szCs w:val="21"/>
        </w:rPr>
      </w:pPr>
      <w:r w:rsidRPr="00DE76D5">
        <w:rPr>
          <w:rFonts w:hAnsi="宋体"/>
          <w:noProof/>
          <w:color w:val="000000" w:themeColor="text1"/>
          <w:szCs w:val="21"/>
        </w:rPr>
        <w:lastRenderedPageBreak/>
        <w:drawing>
          <wp:inline distT="0" distB="0" distL="0" distR="0" wp14:anchorId="5F717E10" wp14:editId="5F717E11">
            <wp:extent cx="4068445" cy="4147820"/>
            <wp:effectExtent l="19050" t="0" r="8255" b="0"/>
            <wp:docPr id="70" name="图片 69" descr="1111111111111111111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1111111111111.jpg"/>
                    <pic:cNvPicPr/>
                  </pic:nvPicPr>
                  <pic:blipFill>
                    <a:blip r:embed="rId147" cstate="print"/>
                    <a:stretch>
                      <a:fillRect/>
                    </a:stretch>
                  </pic:blipFill>
                  <pic:spPr>
                    <a:xfrm>
                      <a:off x="0" y="0"/>
                      <a:ext cx="4068445" cy="4147820"/>
                    </a:xfrm>
                    <a:prstGeom prst="rect">
                      <a:avLst/>
                    </a:prstGeom>
                  </pic:spPr>
                </pic:pic>
              </a:graphicData>
            </a:graphic>
          </wp:inline>
        </w:drawing>
      </w:r>
    </w:p>
    <w:p w14:paraId="5F7177B1" w14:textId="77777777" w:rsidR="00D372E4" w:rsidRPr="00AE0DB5" w:rsidRDefault="00D372E4" w:rsidP="005959F9">
      <w:pPr>
        <w:pStyle w:val="aff0"/>
        <w:numPr>
          <w:ilvl w:val="0"/>
          <w:numId w:val="124"/>
        </w:numPr>
        <w:kinsoku w:val="0"/>
        <w:overflowPunct w:val="0"/>
        <w:autoSpaceDE w:val="0"/>
        <w:autoSpaceDN w:val="0"/>
        <w:ind w:left="851" w:firstLineChars="0" w:hanging="851"/>
        <w:rPr>
          <w:rFonts w:hAnsi="宋体"/>
          <w:color w:val="000000" w:themeColor="text1"/>
          <w:szCs w:val="21"/>
        </w:rPr>
      </w:pPr>
      <w:r w:rsidRPr="00AE0DB5">
        <w:rPr>
          <w:rFonts w:hAnsi="宋体" w:hint="eastAsia"/>
          <w:color w:val="000000" w:themeColor="text1"/>
          <w:szCs w:val="21"/>
        </w:rPr>
        <w:t>具体步骤</w:t>
      </w:r>
      <w:r w:rsidRPr="00AE0DB5">
        <w:rPr>
          <w:rFonts w:hAnsi="宋体" w:hint="eastAsia"/>
          <w:color w:val="000000" w:themeColor="text1"/>
          <w:szCs w:val="21"/>
        </w:rPr>
        <w:t xml:space="preserve"> </w:t>
      </w:r>
    </w:p>
    <w:p w14:paraId="5F7177B2" w14:textId="77777777" w:rsidR="00390989" w:rsidRPr="00AE0DB5" w:rsidRDefault="00D372E4" w:rsidP="005959F9">
      <w:pPr>
        <w:pStyle w:val="3"/>
        <w:keepNext w:val="0"/>
        <w:numPr>
          <w:ilvl w:val="0"/>
          <w:numId w:val="125"/>
        </w:numPr>
        <w:kinsoku w:val="0"/>
        <w:overflowPunct w:val="0"/>
        <w:autoSpaceDE w:val="0"/>
        <w:autoSpaceDN w:val="0"/>
        <w:ind w:left="851" w:hanging="851"/>
      </w:pPr>
      <w:bookmarkStart w:id="1323" w:name="_Toc503360902"/>
      <w:r w:rsidRPr="00AE0DB5">
        <w:rPr>
          <w:rFonts w:hint="eastAsia"/>
        </w:rPr>
        <w:t>每年</w:t>
      </w:r>
      <w:r w:rsidRPr="00AE0DB5">
        <w:rPr>
          <w:rFonts w:hint="eastAsia"/>
        </w:rPr>
        <w:t>1</w:t>
      </w:r>
      <w:r w:rsidRPr="00AE0DB5">
        <w:rPr>
          <w:rFonts w:hint="eastAsia"/>
        </w:rPr>
        <w:t>月份和</w:t>
      </w:r>
      <w:r w:rsidRPr="00AE0DB5">
        <w:rPr>
          <w:rFonts w:hint="eastAsia"/>
        </w:rPr>
        <w:t>7</w:t>
      </w:r>
      <w:r w:rsidRPr="00AE0DB5">
        <w:rPr>
          <w:rFonts w:hint="eastAsia"/>
        </w:rPr>
        <w:t>月份上半月，评估小组成员共同跟签派值班三天，进行签派员工作客观负荷评估校验。客观工作符合评估校验表见附表一</w:t>
      </w:r>
      <w:bookmarkEnd w:id="1323"/>
    </w:p>
    <w:p w14:paraId="5F7177B3" w14:textId="77777777" w:rsidR="00390989" w:rsidRPr="00AE0DB5" w:rsidRDefault="00D372E4" w:rsidP="005959F9">
      <w:pPr>
        <w:pStyle w:val="3"/>
        <w:keepNext w:val="0"/>
        <w:numPr>
          <w:ilvl w:val="0"/>
          <w:numId w:val="125"/>
        </w:numPr>
        <w:kinsoku w:val="0"/>
        <w:overflowPunct w:val="0"/>
        <w:autoSpaceDE w:val="0"/>
        <w:autoSpaceDN w:val="0"/>
        <w:ind w:left="851" w:hanging="851"/>
      </w:pPr>
      <w:bookmarkStart w:id="1324" w:name="_Toc503360903"/>
      <w:r w:rsidRPr="00AE0DB5">
        <w:rPr>
          <w:rFonts w:hint="eastAsia"/>
        </w:rPr>
        <w:lastRenderedPageBreak/>
        <w:t>每年</w:t>
      </w:r>
      <w:r w:rsidRPr="00AE0DB5">
        <w:rPr>
          <w:rFonts w:hint="eastAsia"/>
        </w:rPr>
        <w:t>1</w:t>
      </w:r>
      <w:r w:rsidRPr="00AE0DB5">
        <w:rPr>
          <w:rFonts w:hint="eastAsia"/>
        </w:rPr>
        <w:t>月份和</w:t>
      </w:r>
      <w:r w:rsidRPr="00AE0DB5">
        <w:rPr>
          <w:rFonts w:hint="eastAsia"/>
        </w:rPr>
        <w:t>7</w:t>
      </w:r>
      <w:r w:rsidRPr="00AE0DB5">
        <w:rPr>
          <w:rFonts w:hint="eastAsia"/>
        </w:rPr>
        <w:t>月份上半月，选取</w:t>
      </w:r>
      <w:r w:rsidRPr="00AE0DB5">
        <w:rPr>
          <w:rFonts w:hint="eastAsia"/>
        </w:rPr>
        <w:t>80%</w:t>
      </w:r>
      <w:r w:rsidRPr="00AE0DB5">
        <w:rPr>
          <w:rFonts w:hint="eastAsia"/>
        </w:rPr>
        <w:t>签派员进行主观工作负荷评估校验。主观工作负荷评估校验表见附表二</w:t>
      </w:r>
      <w:bookmarkEnd w:id="1324"/>
    </w:p>
    <w:p w14:paraId="5F7177B4" w14:textId="77777777" w:rsidR="00D372E4" w:rsidRPr="00AE0DB5" w:rsidRDefault="00D372E4" w:rsidP="005959F9">
      <w:pPr>
        <w:pStyle w:val="3"/>
        <w:keepNext w:val="0"/>
        <w:numPr>
          <w:ilvl w:val="0"/>
          <w:numId w:val="125"/>
        </w:numPr>
        <w:kinsoku w:val="0"/>
        <w:overflowPunct w:val="0"/>
        <w:autoSpaceDE w:val="0"/>
        <w:autoSpaceDN w:val="0"/>
        <w:ind w:left="851" w:hanging="851"/>
      </w:pPr>
      <w:bookmarkStart w:id="1325" w:name="_Toc503360904"/>
      <w:r w:rsidRPr="00AE0DB5">
        <w:rPr>
          <w:rFonts w:hint="eastAsia"/>
        </w:rPr>
        <w:t>根据主客观工作负荷校验结果，计算基础签派员数量。</w:t>
      </w:r>
      <w:bookmarkEnd w:id="1325"/>
    </w:p>
    <w:p w14:paraId="5F7177B5" w14:textId="77777777" w:rsidR="00390989" w:rsidRPr="00AE0DB5" w:rsidRDefault="00D372E4" w:rsidP="005959F9">
      <w:pPr>
        <w:pStyle w:val="aff0"/>
        <w:numPr>
          <w:ilvl w:val="0"/>
          <w:numId w:val="124"/>
        </w:numPr>
        <w:kinsoku w:val="0"/>
        <w:overflowPunct w:val="0"/>
        <w:autoSpaceDE w:val="0"/>
        <w:autoSpaceDN w:val="0"/>
        <w:ind w:left="851" w:firstLineChars="0" w:hanging="851"/>
        <w:rPr>
          <w:rFonts w:hAnsi="宋体"/>
          <w:color w:val="000000" w:themeColor="text1"/>
          <w:szCs w:val="21"/>
        </w:rPr>
      </w:pPr>
      <w:r w:rsidRPr="00AE0DB5">
        <w:rPr>
          <w:rFonts w:hAnsi="宋体" w:hint="eastAsia"/>
          <w:color w:val="000000" w:themeColor="text1"/>
          <w:szCs w:val="21"/>
        </w:rPr>
        <w:t>具体计算方法</w:t>
      </w:r>
    </w:p>
    <w:p w14:paraId="5F7177B6" w14:textId="77777777" w:rsidR="00390989" w:rsidRPr="00AE0DB5" w:rsidRDefault="00845093" w:rsidP="000A3D28">
      <w:pPr>
        <w:pStyle w:val="aa"/>
        <w:kinsoku w:val="0"/>
        <w:overflowPunct w:val="0"/>
        <w:autoSpaceDE w:val="0"/>
        <w:autoSpaceDN w:val="0"/>
        <w:adjustRightInd w:val="0"/>
        <w:snapToGrid w:val="0"/>
        <w:spacing w:line="312" w:lineRule="auto"/>
        <w:ind w:left="360" w:right="-29"/>
        <w:rPr>
          <w:rFonts w:hAnsi="宋体"/>
          <w:color w:val="000000" w:themeColor="text1"/>
          <w:szCs w:val="21"/>
        </w:rPr>
      </w:pPr>
      <w:r w:rsidRPr="00DE76D5">
        <w:rPr>
          <w:rFonts w:hAnsi="宋体"/>
          <w:noProof/>
          <w:color w:val="000000" w:themeColor="text1"/>
          <w:szCs w:val="21"/>
        </w:rPr>
        <w:drawing>
          <wp:inline distT="0" distB="0" distL="0" distR="0" wp14:anchorId="5F717E12" wp14:editId="5F717E13">
            <wp:extent cx="4037013" cy="3839792"/>
            <wp:effectExtent l="19050" t="0" r="1587" b="0"/>
            <wp:docPr id="72" name="图片 71" descr="3333333333333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3333333333333.jpg"/>
                    <pic:cNvPicPr/>
                  </pic:nvPicPr>
                  <pic:blipFill>
                    <a:blip r:embed="rId148" cstate="print"/>
                    <a:stretch>
                      <a:fillRect/>
                    </a:stretch>
                  </pic:blipFill>
                  <pic:spPr>
                    <a:xfrm>
                      <a:off x="0" y="0"/>
                      <a:ext cx="4037013" cy="3839792"/>
                    </a:xfrm>
                    <a:prstGeom prst="rect">
                      <a:avLst/>
                    </a:prstGeom>
                  </pic:spPr>
                </pic:pic>
              </a:graphicData>
            </a:graphic>
          </wp:inline>
        </w:drawing>
      </w:r>
    </w:p>
    <w:p w14:paraId="5F7177B7" w14:textId="77777777" w:rsidR="00390989" w:rsidRPr="00AE0DB5" w:rsidRDefault="00D372E4" w:rsidP="005F09EC">
      <w:pPr>
        <w:kinsoku w:val="0"/>
        <w:overflowPunct w:val="0"/>
        <w:autoSpaceDE w:val="0"/>
        <w:autoSpaceDN w:val="0"/>
        <w:ind w:left="851"/>
        <w:rPr>
          <w:rFonts w:hAnsi="宋体"/>
          <w:color w:val="000000" w:themeColor="text1"/>
          <w:szCs w:val="21"/>
        </w:rPr>
      </w:pPr>
      <w:r w:rsidRPr="00AE0DB5">
        <w:rPr>
          <w:rFonts w:hint="eastAsia"/>
        </w:rPr>
        <w:t>样例：基础人力资源配置测算</w:t>
      </w:r>
      <w:r w:rsidR="00FF1428">
        <w:rPr>
          <w:rFonts w:hint="eastAsia"/>
        </w:rPr>
        <w:t>:</w:t>
      </w:r>
      <w:r w:rsidRPr="00AE0DB5">
        <w:rPr>
          <w:rFonts w:hAnsi="宋体" w:hint="eastAsia"/>
          <w:color w:val="000000" w:themeColor="text1"/>
          <w:szCs w:val="21"/>
        </w:rPr>
        <w:t>如某航空承运人日均航班数量为</w:t>
      </w:r>
      <w:r w:rsidRPr="00AE0DB5">
        <w:rPr>
          <w:rFonts w:hAnsi="宋体" w:hint="eastAsia"/>
          <w:color w:val="000000" w:themeColor="text1"/>
          <w:szCs w:val="21"/>
        </w:rPr>
        <w:t>1128</w:t>
      </w:r>
      <w:r w:rsidRPr="00AE0DB5">
        <w:rPr>
          <w:rFonts w:hAnsi="宋体" w:hint="eastAsia"/>
          <w:color w:val="000000" w:themeColor="text1"/>
          <w:szCs w:val="21"/>
        </w:rPr>
        <w:t>班，日均航班运行总时间为</w:t>
      </w:r>
      <w:r w:rsidRPr="00AE0DB5">
        <w:rPr>
          <w:rFonts w:hAnsi="宋体" w:hint="eastAsia"/>
          <w:color w:val="000000" w:themeColor="text1"/>
          <w:szCs w:val="21"/>
        </w:rPr>
        <w:t>2448</w:t>
      </w:r>
      <w:r w:rsidRPr="00AE0DB5">
        <w:rPr>
          <w:rFonts w:hAnsi="宋体" w:hint="eastAsia"/>
          <w:color w:val="000000" w:themeColor="text1"/>
          <w:szCs w:val="21"/>
        </w:rPr>
        <w:t>小时，签派值班</w:t>
      </w:r>
      <w:r w:rsidRPr="00AE0DB5">
        <w:rPr>
          <w:rFonts w:hAnsi="宋体" w:hint="eastAsia"/>
          <w:color w:val="000000" w:themeColor="text1"/>
          <w:szCs w:val="21"/>
        </w:rPr>
        <w:lastRenderedPageBreak/>
        <w:t>为</w:t>
      </w:r>
      <w:r w:rsidRPr="00AE0DB5">
        <w:rPr>
          <w:rFonts w:hAnsi="宋体" w:hint="eastAsia"/>
          <w:color w:val="000000" w:themeColor="text1"/>
          <w:szCs w:val="21"/>
        </w:rPr>
        <w:t>24</w:t>
      </w:r>
      <w:r w:rsidRPr="00AE0DB5">
        <w:rPr>
          <w:rFonts w:hAnsi="宋体" w:hint="eastAsia"/>
          <w:color w:val="000000" w:themeColor="text1"/>
          <w:szCs w:val="21"/>
        </w:rPr>
        <w:t>小时制。</w:t>
      </w:r>
    </w:p>
    <w:p w14:paraId="5F7177B8" w14:textId="77777777" w:rsidR="00390989" w:rsidRPr="00AE0DB5" w:rsidRDefault="00D372E4" w:rsidP="005959F9">
      <w:pPr>
        <w:pStyle w:val="aa"/>
        <w:numPr>
          <w:ilvl w:val="0"/>
          <w:numId w:val="126"/>
        </w:numPr>
        <w:kinsoku w:val="0"/>
        <w:overflowPunct w:val="0"/>
        <w:autoSpaceDE w:val="0"/>
        <w:autoSpaceDN w:val="0"/>
        <w:adjustRightInd w:val="0"/>
        <w:snapToGrid w:val="0"/>
        <w:spacing w:line="312" w:lineRule="auto"/>
        <w:ind w:left="851" w:hanging="851"/>
        <w:rPr>
          <w:rFonts w:hAnsi="宋体"/>
          <w:color w:val="000000" w:themeColor="text1"/>
          <w:szCs w:val="21"/>
        </w:rPr>
      </w:pPr>
      <w:r w:rsidRPr="00AE0DB5">
        <w:rPr>
          <w:rFonts w:hAnsi="宋体" w:hint="eastAsia"/>
          <w:color w:val="000000" w:themeColor="text1"/>
          <w:szCs w:val="21"/>
        </w:rPr>
        <w:t>计算平均单个航班运行时间航班运行总时间/航班量：2448小时/1128班=2.17小时</w:t>
      </w:r>
    </w:p>
    <w:p w14:paraId="5F7177B9" w14:textId="77777777" w:rsidR="00390989" w:rsidRPr="00AE0DB5" w:rsidRDefault="00D372E4" w:rsidP="005959F9">
      <w:pPr>
        <w:pStyle w:val="aa"/>
        <w:numPr>
          <w:ilvl w:val="0"/>
          <w:numId w:val="126"/>
        </w:numPr>
        <w:kinsoku w:val="0"/>
        <w:overflowPunct w:val="0"/>
        <w:autoSpaceDE w:val="0"/>
        <w:autoSpaceDN w:val="0"/>
        <w:adjustRightInd w:val="0"/>
        <w:snapToGrid w:val="0"/>
        <w:spacing w:line="312" w:lineRule="auto"/>
        <w:ind w:left="851" w:hanging="851"/>
        <w:rPr>
          <w:rFonts w:hAnsi="宋体"/>
          <w:color w:val="000000" w:themeColor="text1"/>
          <w:szCs w:val="21"/>
        </w:rPr>
      </w:pPr>
      <w:r w:rsidRPr="00AE0DB5">
        <w:rPr>
          <w:rFonts w:hAnsi="宋体" w:hint="eastAsia"/>
          <w:color w:val="000000" w:themeColor="text1"/>
          <w:szCs w:val="21"/>
        </w:rPr>
        <w:t>计算平均每小时签派放行航班数量日均航班数量/值班时间：1128班/24小时=47班/小时</w:t>
      </w:r>
    </w:p>
    <w:p w14:paraId="5F7177BA" w14:textId="77777777" w:rsidR="00D372E4" w:rsidRPr="00AE0DB5" w:rsidRDefault="00D372E4" w:rsidP="005959F9">
      <w:pPr>
        <w:pStyle w:val="aa"/>
        <w:numPr>
          <w:ilvl w:val="0"/>
          <w:numId w:val="126"/>
        </w:numPr>
        <w:kinsoku w:val="0"/>
        <w:overflowPunct w:val="0"/>
        <w:autoSpaceDE w:val="0"/>
        <w:autoSpaceDN w:val="0"/>
        <w:adjustRightInd w:val="0"/>
        <w:snapToGrid w:val="0"/>
        <w:spacing w:line="312" w:lineRule="auto"/>
        <w:ind w:left="851" w:hanging="851"/>
        <w:rPr>
          <w:rFonts w:hAnsi="宋体"/>
          <w:color w:val="000000" w:themeColor="text1"/>
          <w:szCs w:val="21"/>
        </w:rPr>
      </w:pPr>
      <w:r w:rsidRPr="00AE0DB5">
        <w:rPr>
          <w:rFonts w:hAnsi="宋体" w:hint="eastAsia"/>
          <w:color w:val="000000" w:themeColor="text1"/>
          <w:szCs w:val="21"/>
        </w:rPr>
        <w:t>计算平均小时在运行的航班数量</w:t>
      </w:r>
    </w:p>
    <w:p w14:paraId="5F7177BB" w14:textId="77777777" w:rsidR="00390989" w:rsidRPr="00AE0DB5" w:rsidRDefault="00D372E4" w:rsidP="005F09EC">
      <w:pPr>
        <w:kinsoku w:val="0"/>
        <w:overflowPunct w:val="0"/>
        <w:autoSpaceDE w:val="0"/>
        <w:autoSpaceDN w:val="0"/>
        <w:ind w:left="851"/>
      </w:pPr>
      <w:r w:rsidRPr="00AE0DB5">
        <w:rPr>
          <w:rFonts w:hint="eastAsia"/>
        </w:rPr>
        <w:t>平均单个航班运行时间</w:t>
      </w:r>
      <w:r w:rsidRPr="00AE0DB5">
        <w:rPr>
          <w:rFonts w:hint="eastAsia"/>
        </w:rPr>
        <w:t>*</w:t>
      </w:r>
      <w:r w:rsidRPr="00AE0DB5">
        <w:rPr>
          <w:rFonts w:hint="eastAsia"/>
        </w:rPr>
        <w:t>日均航班量</w:t>
      </w:r>
      <w:r w:rsidRPr="00AE0DB5">
        <w:rPr>
          <w:rFonts w:hint="eastAsia"/>
        </w:rPr>
        <w:t>/</w:t>
      </w:r>
      <w:r w:rsidRPr="00AE0DB5">
        <w:rPr>
          <w:rFonts w:hint="eastAsia"/>
        </w:rPr>
        <w:t>值班时间：</w:t>
      </w:r>
      <w:r w:rsidRPr="00AE0DB5">
        <w:rPr>
          <w:rFonts w:hint="eastAsia"/>
        </w:rPr>
        <w:t>2.17</w:t>
      </w:r>
      <w:r w:rsidRPr="00AE0DB5">
        <w:rPr>
          <w:rFonts w:hint="eastAsia"/>
        </w:rPr>
        <w:t>小时</w:t>
      </w:r>
      <w:r w:rsidRPr="00AE0DB5">
        <w:rPr>
          <w:rFonts w:hint="eastAsia"/>
        </w:rPr>
        <w:t>*1128</w:t>
      </w:r>
      <w:r w:rsidRPr="00AE0DB5">
        <w:rPr>
          <w:rFonts w:hint="eastAsia"/>
        </w:rPr>
        <w:t>班</w:t>
      </w:r>
      <w:r w:rsidRPr="00AE0DB5">
        <w:rPr>
          <w:rFonts w:hint="eastAsia"/>
        </w:rPr>
        <w:t>/24</w:t>
      </w:r>
      <w:r w:rsidRPr="00AE0DB5">
        <w:rPr>
          <w:rFonts w:hint="eastAsia"/>
        </w:rPr>
        <w:t>小时</w:t>
      </w:r>
      <w:r w:rsidRPr="00AE0DB5">
        <w:rPr>
          <w:rFonts w:hint="eastAsia"/>
        </w:rPr>
        <w:t>=102</w:t>
      </w:r>
      <w:r w:rsidRPr="00AE0DB5">
        <w:rPr>
          <w:rFonts w:hint="eastAsia"/>
        </w:rPr>
        <w:t>班</w:t>
      </w:r>
    </w:p>
    <w:p w14:paraId="5F7177BC" w14:textId="77777777" w:rsidR="00390989" w:rsidRPr="00AE0DB5" w:rsidRDefault="00D372E4" w:rsidP="005F09EC">
      <w:pPr>
        <w:kinsoku w:val="0"/>
        <w:overflowPunct w:val="0"/>
        <w:autoSpaceDE w:val="0"/>
        <w:autoSpaceDN w:val="0"/>
        <w:ind w:left="851"/>
      </w:pPr>
      <w:r w:rsidRPr="00AE0DB5">
        <w:rPr>
          <w:rFonts w:hint="eastAsia"/>
        </w:rPr>
        <w:t>通过签派作业活动分析和统计，航空承运人将作业活动分解为制作飞行计划、放行评估、监控，各作业活动平均负荷统计结果如下：</w:t>
      </w:r>
    </w:p>
    <w:p w14:paraId="5F7177BD" w14:textId="77777777" w:rsidR="00390989" w:rsidRPr="00AE0DB5" w:rsidRDefault="00D372E4" w:rsidP="005F09EC">
      <w:pPr>
        <w:kinsoku w:val="0"/>
        <w:overflowPunct w:val="0"/>
        <w:autoSpaceDE w:val="0"/>
        <w:autoSpaceDN w:val="0"/>
        <w:ind w:left="851"/>
      </w:pPr>
      <w:r w:rsidRPr="00AE0DB5">
        <w:rPr>
          <w:rFonts w:hint="eastAsia"/>
        </w:rPr>
        <w:t>制作飞行计划</w:t>
      </w:r>
      <w:r w:rsidRPr="00AE0DB5">
        <w:t>3.5</w:t>
      </w:r>
      <w:r w:rsidRPr="00AE0DB5">
        <w:rPr>
          <w:rFonts w:hint="eastAsia"/>
        </w:rPr>
        <w:t>分钟</w:t>
      </w:r>
    </w:p>
    <w:p w14:paraId="5F7177BE" w14:textId="77777777" w:rsidR="00390989" w:rsidRPr="00AE0DB5" w:rsidRDefault="00D372E4" w:rsidP="005F09EC">
      <w:pPr>
        <w:kinsoku w:val="0"/>
        <w:overflowPunct w:val="0"/>
        <w:autoSpaceDE w:val="0"/>
        <w:autoSpaceDN w:val="0"/>
        <w:ind w:left="851"/>
      </w:pPr>
      <w:r w:rsidRPr="00AE0DB5">
        <w:rPr>
          <w:rFonts w:hint="eastAsia"/>
        </w:rPr>
        <w:t>放行评估</w:t>
      </w:r>
      <w:r w:rsidRPr="00AE0DB5">
        <w:rPr>
          <w:rFonts w:hint="eastAsia"/>
        </w:rPr>
        <w:t>14</w:t>
      </w:r>
      <w:r w:rsidRPr="00AE0DB5">
        <w:rPr>
          <w:rFonts w:hint="eastAsia"/>
        </w:rPr>
        <w:t>分钟</w:t>
      </w:r>
    </w:p>
    <w:p w14:paraId="5F7177BF" w14:textId="77777777" w:rsidR="00390989" w:rsidRPr="00AE0DB5" w:rsidRDefault="00D372E4" w:rsidP="005F09EC">
      <w:pPr>
        <w:kinsoku w:val="0"/>
        <w:overflowPunct w:val="0"/>
        <w:autoSpaceDE w:val="0"/>
        <w:autoSpaceDN w:val="0"/>
        <w:ind w:left="851"/>
      </w:pPr>
      <w:r w:rsidRPr="00AE0DB5">
        <w:rPr>
          <w:rFonts w:hint="eastAsia"/>
        </w:rPr>
        <w:t>监控每小时</w:t>
      </w:r>
      <w:r w:rsidRPr="00AE0DB5">
        <w:t>1</w:t>
      </w:r>
      <w:r w:rsidRPr="00AE0DB5">
        <w:rPr>
          <w:rFonts w:hint="eastAsia"/>
        </w:rPr>
        <w:t>次，每次</w:t>
      </w:r>
      <w:r w:rsidRPr="00AE0DB5">
        <w:t>2.5</w:t>
      </w:r>
      <w:r w:rsidRPr="00AE0DB5">
        <w:rPr>
          <w:rFonts w:hint="eastAsia"/>
        </w:rPr>
        <w:t>分钟；</w:t>
      </w:r>
    </w:p>
    <w:p w14:paraId="5F7177C0" w14:textId="77777777" w:rsidR="00D372E4" w:rsidRPr="00AE0DB5" w:rsidRDefault="00D372E4" w:rsidP="005959F9">
      <w:pPr>
        <w:pStyle w:val="aa"/>
        <w:numPr>
          <w:ilvl w:val="0"/>
          <w:numId w:val="126"/>
        </w:numPr>
        <w:kinsoku w:val="0"/>
        <w:overflowPunct w:val="0"/>
        <w:autoSpaceDE w:val="0"/>
        <w:autoSpaceDN w:val="0"/>
        <w:adjustRightInd w:val="0"/>
        <w:snapToGrid w:val="0"/>
        <w:spacing w:line="312" w:lineRule="auto"/>
        <w:ind w:left="851" w:hanging="851"/>
        <w:rPr>
          <w:rFonts w:hAnsi="宋体"/>
          <w:color w:val="000000" w:themeColor="text1"/>
          <w:szCs w:val="21"/>
        </w:rPr>
      </w:pPr>
      <w:r w:rsidRPr="00AE0DB5">
        <w:rPr>
          <w:rFonts w:hAnsi="宋体" w:hint="eastAsia"/>
          <w:color w:val="000000" w:themeColor="text1"/>
          <w:szCs w:val="21"/>
        </w:rPr>
        <w:t>计算平均每小时签派员工作总量：</w:t>
      </w:r>
    </w:p>
    <w:p w14:paraId="5F7177C1" w14:textId="77777777" w:rsidR="00390989" w:rsidRPr="00AE0DB5" w:rsidRDefault="00D372E4" w:rsidP="005F09EC">
      <w:pPr>
        <w:kinsoku w:val="0"/>
        <w:overflowPunct w:val="0"/>
        <w:autoSpaceDE w:val="0"/>
        <w:autoSpaceDN w:val="0"/>
        <w:ind w:left="851"/>
      </w:pPr>
      <w:r w:rsidRPr="00AE0DB5">
        <w:rPr>
          <w:rFonts w:hint="eastAsia"/>
        </w:rPr>
        <w:t>平均每小时制作飞行计划负荷</w:t>
      </w:r>
      <w:r w:rsidRPr="00AE0DB5">
        <w:rPr>
          <w:rFonts w:hint="eastAsia"/>
        </w:rPr>
        <w:t>+</w:t>
      </w:r>
      <w:r w:rsidRPr="00AE0DB5">
        <w:rPr>
          <w:rFonts w:hint="eastAsia"/>
        </w:rPr>
        <w:t>平均每小时放行评估负荷</w:t>
      </w:r>
      <w:r w:rsidRPr="00AE0DB5">
        <w:rPr>
          <w:rFonts w:hint="eastAsia"/>
        </w:rPr>
        <w:t>+</w:t>
      </w:r>
      <w:r w:rsidRPr="00AE0DB5">
        <w:rPr>
          <w:rFonts w:hint="eastAsia"/>
        </w:rPr>
        <w:t>平均每小时航班监控负荷：</w:t>
      </w:r>
    </w:p>
    <w:p w14:paraId="5F7177C2" w14:textId="77777777" w:rsidR="00390989" w:rsidRPr="00AE0DB5" w:rsidRDefault="00D372E4" w:rsidP="005F09EC">
      <w:pPr>
        <w:kinsoku w:val="0"/>
        <w:overflowPunct w:val="0"/>
        <w:autoSpaceDE w:val="0"/>
        <w:autoSpaceDN w:val="0"/>
        <w:ind w:left="851"/>
      </w:pPr>
      <w:r w:rsidRPr="00AE0DB5">
        <w:rPr>
          <w:rFonts w:hint="eastAsia"/>
        </w:rPr>
        <w:t>47*3.5/60+47*14/60+102*2.5/60=18.0</w:t>
      </w:r>
      <w:r w:rsidRPr="00AE0DB5">
        <w:rPr>
          <w:rFonts w:hint="eastAsia"/>
        </w:rPr>
        <w:t>小时。</w:t>
      </w:r>
    </w:p>
    <w:p w14:paraId="5F7177C3" w14:textId="77777777" w:rsidR="00D372E4" w:rsidRPr="00AE0DB5" w:rsidRDefault="00D372E4" w:rsidP="005959F9">
      <w:pPr>
        <w:pStyle w:val="aa"/>
        <w:numPr>
          <w:ilvl w:val="0"/>
          <w:numId w:val="126"/>
        </w:numPr>
        <w:kinsoku w:val="0"/>
        <w:overflowPunct w:val="0"/>
        <w:autoSpaceDE w:val="0"/>
        <w:autoSpaceDN w:val="0"/>
        <w:adjustRightInd w:val="0"/>
        <w:snapToGrid w:val="0"/>
        <w:spacing w:line="312" w:lineRule="auto"/>
        <w:ind w:left="851" w:hanging="851"/>
        <w:rPr>
          <w:rFonts w:hAnsi="宋体"/>
          <w:color w:val="000000" w:themeColor="text1"/>
          <w:szCs w:val="21"/>
        </w:rPr>
      </w:pPr>
      <w:r w:rsidRPr="00AE0DB5">
        <w:rPr>
          <w:rFonts w:hAnsi="宋体" w:hint="eastAsia"/>
          <w:color w:val="000000" w:themeColor="text1"/>
          <w:szCs w:val="21"/>
        </w:rPr>
        <w:t>计算签派员年可提供工作时间</w:t>
      </w:r>
    </w:p>
    <w:p w14:paraId="5F7177C4" w14:textId="77777777" w:rsidR="00390989" w:rsidRPr="00AE0DB5" w:rsidRDefault="00D372E4" w:rsidP="005F09EC">
      <w:pPr>
        <w:kinsoku w:val="0"/>
        <w:overflowPunct w:val="0"/>
        <w:autoSpaceDE w:val="0"/>
        <w:autoSpaceDN w:val="0"/>
        <w:ind w:left="851"/>
      </w:pPr>
      <w:r w:rsidRPr="00AE0DB5">
        <w:rPr>
          <w:rFonts w:hint="eastAsia"/>
        </w:rPr>
        <w:t>航空承运人根据国家劳动法等法规文件、公司政策以及签派员单位时间内所需的恢复时间，计算得到该公司单个签</w:t>
      </w:r>
      <w:r w:rsidRPr="00AE0DB5">
        <w:rPr>
          <w:rFonts w:hint="eastAsia"/>
        </w:rPr>
        <w:lastRenderedPageBreak/>
        <w:t>派员可提供年签派时间为</w:t>
      </w:r>
      <w:r w:rsidRPr="00AE0DB5">
        <w:rPr>
          <w:rFonts w:hint="eastAsia"/>
        </w:rPr>
        <w:t>1472</w:t>
      </w:r>
      <w:r w:rsidRPr="00AE0DB5">
        <w:rPr>
          <w:rFonts w:hint="eastAsia"/>
        </w:rPr>
        <w:t>小时</w:t>
      </w:r>
      <w:r w:rsidRPr="00AE0DB5">
        <w:rPr>
          <w:rFonts w:hint="eastAsia"/>
        </w:rPr>
        <w:t>/</w:t>
      </w:r>
      <w:r w:rsidRPr="00AE0DB5">
        <w:rPr>
          <w:rFonts w:hint="eastAsia"/>
        </w:rPr>
        <w:t>人。</w:t>
      </w:r>
    </w:p>
    <w:p w14:paraId="5F7177C5" w14:textId="77777777" w:rsidR="00D372E4" w:rsidRPr="00AE0DB5" w:rsidRDefault="00D372E4" w:rsidP="005959F9">
      <w:pPr>
        <w:pStyle w:val="aa"/>
        <w:numPr>
          <w:ilvl w:val="0"/>
          <w:numId w:val="126"/>
        </w:numPr>
        <w:kinsoku w:val="0"/>
        <w:overflowPunct w:val="0"/>
        <w:autoSpaceDE w:val="0"/>
        <w:autoSpaceDN w:val="0"/>
        <w:adjustRightInd w:val="0"/>
        <w:snapToGrid w:val="0"/>
        <w:spacing w:line="312" w:lineRule="auto"/>
        <w:ind w:left="851" w:hanging="851"/>
        <w:rPr>
          <w:rFonts w:hAnsi="宋体"/>
          <w:color w:val="000000" w:themeColor="text1"/>
          <w:szCs w:val="21"/>
        </w:rPr>
      </w:pPr>
      <w:r w:rsidRPr="00AE0DB5">
        <w:rPr>
          <w:rFonts w:hAnsi="宋体" w:hint="eastAsia"/>
          <w:color w:val="000000" w:themeColor="text1"/>
          <w:szCs w:val="21"/>
        </w:rPr>
        <w:t>计算所需签派员人数</w:t>
      </w:r>
    </w:p>
    <w:p w14:paraId="5F7177C6" w14:textId="77777777" w:rsidR="00390989" w:rsidRPr="00AE0DB5" w:rsidRDefault="00D372E4" w:rsidP="005F09EC">
      <w:pPr>
        <w:kinsoku w:val="0"/>
        <w:overflowPunct w:val="0"/>
        <w:autoSpaceDE w:val="0"/>
        <w:autoSpaceDN w:val="0"/>
        <w:ind w:left="851"/>
      </w:pPr>
      <w:r w:rsidRPr="00AE0DB5">
        <w:rPr>
          <w:rFonts w:hint="eastAsia"/>
        </w:rPr>
        <w:t>平均每小时签派员工作总量</w:t>
      </w:r>
      <w:r w:rsidRPr="00AE0DB5">
        <w:rPr>
          <w:rFonts w:hint="eastAsia"/>
        </w:rPr>
        <w:t>*</w:t>
      </w:r>
      <w:r w:rsidRPr="00AE0DB5">
        <w:rPr>
          <w:rFonts w:hint="eastAsia"/>
        </w:rPr>
        <w:t>值班时间</w:t>
      </w:r>
      <w:r w:rsidRPr="00AE0DB5">
        <w:rPr>
          <w:rFonts w:hint="eastAsia"/>
        </w:rPr>
        <w:t>*365</w:t>
      </w:r>
      <w:r w:rsidRPr="00AE0DB5">
        <w:rPr>
          <w:rFonts w:hint="eastAsia"/>
        </w:rPr>
        <w:t>天</w:t>
      </w:r>
      <w:r w:rsidRPr="00AE0DB5">
        <w:rPr>
          <w:rFonts w:hint="eastAsia"/>
        </w:rPr>
        <w:t>/</w:t>
      </w:r>
      <w:r w:rsidRPr="00AE0DB5">
        <w:rPr>
          <w:rFonts w:hint="eastAsia"/>
        </w:rPr>
        <w:t>签派员年可提供工作时间：</w:t>
      </w:r>
      <w:r w:rsidRPr="00AE0DB5">
        <w:rPr>
          <w:rFonts w:hint="eastAsia"/>
        </w:rPr>
        <w:t>18</w:t>
      </w:r>
      <w:r w:rsidRPr="00AE0DB5">
        <w:rPr>
          <w:rFonts w:hint="eastAsia"/>
        </w:rPr>
        <w:t>小时</w:t>
      </w:r>
      <w:r w:rsidRPr="00AE0DB5">
        <w:rPr>
          <w:rFonts w:hint="eastAsia"/>
        </w:rPr>
        <w:t>*24*365/1472</w:t>
      </w:r>
      <w:r w:rsidRPr="00AE0DB5">
        <w:rPr>
          <w:rFonts w:hint="eastAsia"/>
        </w:rPr>
        <w:t>（小时</w:t>
      </w:r>
      <w:r w:rsidRPr="00AE0DB5">
        <w:rPr>
          <w:rFonts w:hint="eastAsia"/>
        </w:rPr>
        <w:t>/</w:t>
      </w:r>
      <w:r w:rsidRPr="00AE0DB5">
        <w:rPr>
          <w:rFonts w:hint="eastAsia"/>
        </w:rPr>
        <w:t>人）</w:t>
      </w:r>
      <w:r w:rsidRPr="00AE0DB5">
        <w:rPr>
          <w:rFonts w:hint="eastAsia"/>
        </w:rPr>
        <w:t>=108</w:t>
      </w:r>
      <w:r w:rsidRPr="00AE0DB5">
        <w:rPr>
          <w:rFonts w:hint="eastAsia"/>
        </w:rPr>
        <w:t>人。</w:t>
      </w:r>
    </w:p>
    <w:p w14:paraId="5F7177C7" w14:textId="77777777" w:rsidR="00D372E4" w:rsidRPr="00AE0DB5" w:rsidRDefault="00D372E4" w:rsidP="005959F9">
      <w:pPr>
        <w:pStyle w:val="aa"/>
        <w:numPr>
          <w:ilvl w:val="0"/>
          <w:numId w:val="126"/>
        </w:numPr>
        <w:kinsoku w:val="0"/>
        <w:overflowPunct w:val="0"/>
        <w:autoSpaceDE w:val="0"/>
        <w:autoSpaceDN w:val="0"/>
        <w:adjustRightInd w:val="0"/>
        <w:snapToGrid w:val="0"/>
        <w:spacing w:line="312" w:lineRule="auto"/>
        <w:ind w:left="851" w:hanging="851"/>
        <w:rPr>
          <w:rFonts w:hAnsi="宋体"/>
          <w:color w:val="000000" w:themeColor="text1"/>
          <w:szCs w:val="21"/>
        </w:rPr>
      </w:pPr>
      <w:r w:rsidRPr="00AE0DB5">
        <w:rPr>
          <w:rFonts w:hAnsi="宋体" w:hint="eastAsia"/>
          <w:color w:val="000000" w:themeColor="text1"/>
          <w:szCs w:val="21"/>
        </w:rPr>
        <w:t>计算所需席位数</w:t>
      </w:r>
    </w:p>
    <w:p w14:paraId="5F7177C8" w14:textId="77777777" w:rsidR="00390989" w:rsidRPr="00AE0DB5" w:rsidRDefault="00D372E4" w:rsidP="005F09EC">
      <w:pPr>
        <w:kinsoku w:val="0"/>
        <w:overflowPunct w:val="0"/>
        <w:autoSpaceDE w:val="0"/>
        <w:autoSpaceDN w:val="0"/>
        <w:ind w:left="851"/>
      </w:pPr>
      <w:r w:rsidRPr="00AE0DB5">
        <w:rPr>
          <w:rFonts w:hint="eastAsia"/>
        </w:rPr>
        <w:t>平均每小时签派员工作量</w:t>
      </w:r>
      <w:r w:rsidRPr="00AE0DB5">
        <w:rPr>
          <w:rFonts w:hint="eastAsia"/>
        </w:rPr>
        <w:t>/1</w:t>
      </w:r>
      <w:r w:rsidRPr="00AE0DB5">
        <w:rPr>
          <w:rFonts w:hint="eastAsia"/>
        </w:rPr>
        <w:t>小时：</w:t>
      </w:r>
      <w:r w:rsidRPr="00AE0DB5">
        <w:rPr>
          <w:rFonts w:hint="eastAsia"/>
        </w:rPr>
        <w:t>18</w:t>
      </w:r>
      <w:r w:rsidRPr="00AE0DB5">
        <w:rPr>
          <w:rFonts w:hint="eastAsia"/>
        </w:rPr>
        <w:t>小时</w:t>
      </w:r>
      <w:r w:rsidRPr="00AE0DB5">
        <w:rPr>
          <w:rFonts w:hint="eastAsia"/>
        </w:rPr>
        <w:t>/1</w:t>
      </w:r>
      <w:r w:rsidRPr="00AE0DB5">
        <w:rPr>
          <w:rFonts w:hint="eastAsia"/>
        </w:rPr>
        <w:t>小时</w:t>
      </w:r>
      <w:r w:rsidRPr="00AE0DB5">
        <w:rPr>
          <w:rFonts w:hint="eastAsia"/>
        </w:rPr>
        <w:t>=18</w:t>
      </w:r>
      <w:r w:rsidRPr="00AE0DB5">
        <w:rPr>
          <w:rFonts w:hint="eastAsia"/>
        </w:rPr>
        <w:t>个。</w:t>
      </w:r>
    </w:p>
    <w:p w14:paraId="5F7177C9" w14:textId="77777777" w:rsidR="00390989" w:rsidRPr="00AE0DB5" w:rsidRDefault="00D372E4" w:rsidP="005F09EC">
      <w:pPr>
        <w:kinsoku w:val="0"/>
        <w:overflowPunct w:val="0"/>
        <w:autoSpaceDE w:val="0"/>
        <w:autoSpaceDN w:val="0"/>
        <w:ind w:left="851"/>
      </w:pPr>
      <w:r w:rsidRPr="00AE0DB5">
        <w:rPr>
          <w:rFonts w:hint="eastAsia"/>
        </w:rPr>
        <w:t>通过测算，该承运人基础人力资源配置数据为：签派员</w:t>
      </w:r>
      <w:r w:rsidRPr="00AE0DB5">
        <w:rPr>
          <w:rFonts w:hint="eastAsia"/>
        </w:rPr>
        <w:t>108</w:t>
      </w:r>
      <w:r w:rsidRPr="00AE0DB5">
        <w:rPr>
          <w:rFonts w:hint="eastAsia"/>
        </w:rPr>
        <w:t>人，席位数</w:t>
      </w:r>
      <w:r w:rsidRPr="00AE0DB5">
        <w:rPr>
          <w:rFonts w:hint="eastAsia"/>
        </w:rPr>
        <w:t>18</w:t>
      </w:r>
      <w:r w:rsidRPr="00AE0DB5">
        <w:rPr>
          <w:rFonts w:hint="eastAsia"/>
        </w:rPr>
        <w:t>个。</w:t>
      </w:r>
    </w:p>
    <w:p w14:paraId="5F7177CA" w14:textId="77777777" w:rsidR="00390989" w:rsidRPr="00AE0DB5" w:rsidRDefault="00D838F9" w:rsidP="005959F9">
      <w:pPr>
        <w:pStyle w:val="3"/>
        <w:keepNext w:val="0"/>
        <w:numPr>
          <w:ilvl w:val="2"/>
          <w:numId w:val="252"/>
        </w:numPr>
        <w:kinsoku w:val="0"/>
        <w:overflowPunct w:val="0"/>
        <w:autoSpaceDE w:val="0"/>
        <w:autoSpaceDN w:val="0"/>
        <w:ind w:leftChars="150" w:left="1166" w:hanging="851"/>
      </w:pPr>
      <w:bookmarkStart w:id="1326" w:name="_Toc503360905"/>
      <w:r w:rsidRPr="00AE0DB5">
        <w:rPr>
          <w:rFonts w:hint="eastAsia"/>
        </w:rPr>
        <w:t>未来人力资源评估</w:t>
      </w:r>
      <w:bookmarkEnd w:id="1326"/>
    </w:p>
    <w:p w14:paraId="5F7177CB" w14:textId="77777777" w:rsidR="00D838F9" w:rsidRPr="00AE0DB5" w:rsidRDefault="00D838F9" w:rsidP="005F09EC">
      <w:pPr>
        <w:kinsoku w:val="0"/>
        <w:overflowPunct w:val="0"/>
        <w:autoSpaceDE w:val="0"/>
        <w:autoSpaceDN w:val="0"/>
        <w:ind w:left="851"/>
      </w:pPr>
      <w:r w:rsidRPr="00AE0DB5">
        <w:rPr>
          <w:rFonts w:hint="eastAsia"/>
        </w:rPr>
        <w:t>测算和评估周期：一年一次</w:t>
      </w:r>
    </w:p>
    <w:p w14:paraId="5F7177CC" w14:textId="77777777" w:rsidR="00390989" w:rsidRPr="00AE0DB5" w:rsidRDefault="00D838F9" w:rsidP="005F09EC">
      <w:pPr>
        <w:kinsoku w:val="0"/>
        <w:overflowPunct w:val="0"/>
        <w:autoSpaceDE w:val="0"/>
        <w:autoSpaceDN w:val="0"/>
        <w:ind w:left="851"/>
      </w:pPr>
      <w:r w:rsidRPr="00AE0DB5">
        <w:rPr>
          <w:rFonts w:hint="eastAsia"/>
        </w:rPr>
        <w:t>测算和评估时间：十二月份</w:t>
      </w:r>
    </w:p>
    <w:p w14:paraId="5F7177CD" w14:textId="77777777" w:rsidR="00390989" w:rsidRPr="00AE0DB5" w:rsidRDefault="00D838F9" w:rsidP="005959F9">
      <w:pPr>
        <w:pStyle w:val="aa"/>
        <w:numPr>
          <w:ilvl w:val="0"/>
          <w:numId w:val="127"/>
        </w:numPr>
        <w:kinsoku w:val="0"/>
        <w:overflowPunct w:val="0"/>
        <w:autoSpaceDE w:val="0"/>
        <w:autoSpaceDN w:val="0"/>
        <w:adjustRightInd w:val="0"/>
        <w:snapToGrid w:val="0"/>
        <w:ind w:left="851" w:hanging="851"/>
        <w:rPr>
          <w:rFonts w:hAnsi="宋体"/>
          <w:color w:val="000000" w:themeColor="text1"/>
          <w:szCs w:val="21"/>
        </w:rPr>
      </w:pPr>
      <w:r w:rsidRPr="00AE0DB5">
        <w:rPr>
          <w:rFonts w:hAnsi="宋体" w:hint="eastAsia"/>
          <w:color w:val="000000" w:themeColor="text1"/>
          <w:szCs w:val="21"/>
        </w:rPr>
        <w:t>评估</w:t>
      </w:r>
      <w:r w:rsidR="001865BF" w:rsidRPr="00AE0DB5">
        <w:rPr>
          <w:rFonts w:hAnsi="宋体" w:hint="eastAsia"/>
          <w:color w:val="000000" w:themeColor="text1"/>
          <w:szCs w:val="21"/>
        </w:rPr>
        <w:t>制度</w:t>
      </w:r>
      <w:r w:rsidRPr="00AE0DB5">
        <w:rPr>
          <w:rFonts w:hAnsi="宋体" w:hint="eastAsia"/>
          <w:color w:val="000000" w:themeColor="text1"/>
          <w:szCs w:val="21"/>
        </w:rPr>
        <w:t>流程如下：</w:t>
      </w:r>
    </w:p>
    <w:p w14:paraId="5F7177CE" w14:textId="77777777" w:rsidR="00390989" w:rsidRPr="00DE76D5" w:rsidRDefault="00845093" w:rsidP="002A2D6F">
      <w:pPr>
        <w:pStyle w:val="aa"/>
        <w:adjustRightInd w:val="0"/>
        <w:snapToGrid w:val="0"/>
        <w:spacing w:line="312" w:lineRule="auto"/>
        <w:ind w:left="360" w:right="-29"/>
        <w:jc w:val="right"/>
        <w:rPr>
          <w:rFonts w:hAnsi="宋体"/>
          <w:color w:val="000000" w:themeColor="text1"/>
          <w:szCs w:val="21"/>
        </w:rPr>
      </w:pPr>
      <w:r w:rsidRPr="00DE76D5">
        <w:rPr>
          <w:rFonts w:hAnsi="宋体"/>
          <w:noProof/>
          <w:color w:val="000000" w:themeColor="text1"/>
          <w:szCs w:val="21"/>
        </w:rPr>
        <w:lastRenderedPageBreak/>
        <w:drawing>
          <wp:inline distT="0" distB="0" distL="0" distR="0" wp14:anchorId="5F717E14" wp14:editId="5F717E15">
            <wp:extent cx="3565849" cy="3746500"/>
            <wp:effectExtent l="0" t="0" r="0" b="6350"/>
            <wp:docPr id="73" name="图片 72" descr="5555555555555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55.jpg"/>
                    <pic:cNvPicPr/>
                  </pic:nvPicPr>
                  <pic:blipFill rotWithShape="1">
                    <a:blip r:embed="rId149" cstate="print"/>
                    <a:srcRect l="12353"/>
                    <a:stretch/>
                  </pic:blipFill>
                  <pic:spPr bwMode="auto">
                    <a:xfrm>
                      <a:off x="0" y="0"/>
                      <a:ext cx="3565849" cy="3746500"/>
                    </a:xfrm>
                    <a:prstGeom prst="rect">
                      <a:avLst/>
                    </a:prstGeom>
                    <a:ln>
                      <a:noFill/>
                    </a:ln>
                    <a:extLst>
                      <a:ext uri="{53640926-AAD7-44D8-BBD7-CCE9431645EC}">
                        <a14:shadowObscured xmlns:a14="http://schemas.microsoft.com/office/drawing/2010/main"/>
                      </a:ext>
                    </a:extLst>
                  </pic:spPr>
                </pic:pic>
              </a:graphicData>
            </a:graphic>
          </wp:inline>
        </w:drawing>
      </w:r>
    </w:p>
    <w:p w14:paraId="5F7177CF" w14:textId="77777777" w:rsidR="003C1E26" w:rsidRPr="00AE0DB5" w:rsidRDefault="003C1E26" w:rsidP="00614124">
      <w:pPr>
        <w:pStyle w:val="aa"/>
        <w:adjustRightInd w:val="0"/>
        <w:snapToGrid w:val="0"/>
        <w:spacing w:line="312" w:lineRule="auto"/>
        <w:ind w:left="360"/>
        <w:rPr>
          <w:rFonts w:hAnsi="宋体"/>
          <w:color w:val="000000" w:themeColor="text1"/>
          <w:szCs w:val="21"/>
        </w:rPr>
      </w:pPr>
    </w:p>
    <w:p w14:paraId="5F7177D0" w14:textId="77777777" w:rsidR="00390989" w:rsidRPr="00AE0DB5" w:rsidRDefault="00D838F9" w:rsidP="005959F9">
      <w:pPr>
        <w:pStyle w:val="aa"/>
        <w:numPr>
          <w:ilvl w:val="0"/>
          <w:numId w:val="127"/>
        </w:numPr>
        <w:kinsoku w:val="0"/>
        <w:overflowPunct w:val="0"/>
        <w:autoSpaceDE w:val="0"/>
        <w:autoSpaceDN w:val="0"/>
        <w:adjustRightInd w:val="0"/>
        <w:snapToGrid w:val="0"/>
        <w:ind w:left="851" w:hanging="851"/>
        <w:rPr>
          <w:rFonts w:hAnsi="宋体"/>
          <w:color w:val="000000" w:themeColor="text1"/>
          <w:szCs w:val="21"/>
        </w:rPr>
      </w:pPr>
      <w:r w:rsidRPr="00AE0DB5">
        <w:rPr>
          <w:rFonts w:hAnsi="宋体" w:hint="eastAsia"/>
          <w:color w:val="000000" w:themeColor="text1"/>
          <w:szCs w:val="21"/>
        </w:rPr>
        <w:t>具体步骤</w:t>
      </w:r>
    </w:p>
    <w:p w14:paraId="5F7177D1" w14:textId="77777777" w:rsidR="00390989" w:rsidRPr="00AE0DB5" w:rsidRDefault="00D838F9" w:rsidP="005959F9">
      <w:pPr>
        <w:pStyle w:val="aff0"/>
        <w:numPr>
          <w:ilvl w:val="0"/>
          <w:numId w:val="128"/>
        </w:numPr>
        <w:kinsoku w:val="0"/>
        <w:overflowPunct w:val="0"/>
        <w:autoSpaceDE w:val="0"/>
        <w:autoSpaceDN w:val="0"/>
        <w:ind w:left="851" w:firstLineChars="0" w:hanging="851"/>
      </w:pPr>
      <w:r w:rsidRPr="00AE0DB5">
        <w:rPr>
          <w:rFonts w:hint="eastAsia"/>
        </w:rPr>
        <w:t>每年</w:t>
      </w:r>
      <w:r w:rsidRPr="00AE0DB5">
        <w:rPr>
          <w:rFonts w:hint="eastAsia"/>
        </w:rPr>
        <w:t>12</w:t>
      </w:r>
      <w:r w:rsidRPr="00AE0DB5">
        <w:rPr>
          <w:rFonts w:hint="eastAsia"/>
        </w:rPr>
        <w:t>月底，评估小组成员获取公司明年航班计划及机队发展规划</w:t>
      </w:r>
    </w:p>
    <w:p w14:paraId="5F7177D2" w14:textId="77777777" w:rsidR="00390989" w:rsidRPr="00AE0DB5" w:rsidRDefault="00D838F9" w:rsidP="005959F9">
      <w:pPr>
        <w:pStyle w:val="aff0"/>
        <w:numPr>
          <w:ilvl w:val="0"/>
          <w:numId w:val="128"/>
        </w:numPr>
        <w:kinsoku w:val="0"/>
        <w:overflowPunct w:val="0"/>
        <w:autoSpaceDE w:val="0"/>
        <w:autoSpaceDN w:val="0"/>
        <w:ind w:left="851" w:firstLineChars="0" w:hanging="851"/>
      </w:pPr>
      <w:r w:rsidRPr="00AE0DB5">
        <w:rPr>
          <w:rFonts w:hint="eastAsia"/>
        </w:rPr>
        <w:t>根据公司的航班计划及机队发展规划，按照基础签派员评估方法计算基础签派员数量。</w:t>
      </w:r>
    </w:p>
    <w:p w14:paraId="5F7177D3" w14:textId="77777777" w:rsidR="00390989" w:rsidRPr="00AE0DB5" w:rsidRDefault="00D838F9" w:rsidP="005959F9">
      <w:pPr>
        <w:pStyle w:val="aff0"/>
        <w:numPr>
          <w:ilvl w:val="0"/>
          <w:numId w:val="128"/>
        </w:numPr>
        <w:kinsoku w:val="0"/>
        <w:overflowPunct w:val="0"/>
        <w:autoSpaceDE w:val="0"/>
        <w:autoSpaceDN w:val="0"/>
        <w:ind w:left="851" w:firstLineChars="0" w:hanging="851"/>
      </w:pPr>
      <w:r w:rsidRPr="00AE0DB5">
        <w:rPr>
          <w:rFonts w:hint="eastAsia"/>
        </w:rPr>
        <w:lastRenderedPageBreak/>
        <w:t>考虑签派员成长周期，在基础签派员数量基础上增加</w:t>
      </w:r>
      <w:r w:rsidRPr="00AE0DB5">
        <w:rPr>
          <w:rFonts w:hint="eastAsia"/>
        </w:rPr>
        <w:t>5%</w:t>
      </w:r>
      <w:r w:rsidRPr="00AE0DB5">
        <w:rPr>
          <w:rFonts w:hint="eastAsia"/>
        </w:rPr>
        <w:t>。</w:t>
      </w:r>
    </w:p>
    <w:p w14:paraId="5F7177D4" w14:textId="77777777" w:rsidR="00390989" w:rsidRPr="00AE0DB5" w:rsidRDefault="00D838F9" w:rsidP="005959F9">
      <w:pPr>
        <w:pStyle w:val="aff0"/>
        <w:numPr>
          <w:ilvl w:val="0"/>
          <w:numId w:val="128"/>
        </w:numPr>
        <w:kinsoku w:val="0"/>
        <w:overflowPunct w:val="0"/>
        <w:autoSpaceDE w:val="0"/>
        <w:autoSpaceDN w:val="0"/>
        <w:ind w:left="851" w:firstLineChars="0" w:hanging="851"/>
      </w:pPr>
      <w:r w:rsidRPr="00AE0DB5">
        <w:rPr>
          <w:rFonts w:hint="eastAsia"/>
        </w:rPr>
        <w:t>考虑人员流失，在基础签派员数量基础上再增加</w:t>
      </w:r>
      <w:r w:rsidRPr="00AE0DB5">
        <w:rPr>
          <w:rFonts w:hint="eastAsia"/>
        </w:rPr>
        <w:t>5%</w:t>
      </w:r>
    </w:p>
    <w:p w14:paraId="5F7177D5" w14:textId="77777777" w:rsidR="00390989" w:rsidRPr="00AE0DB5" w:rsidRDefault="00D838F9" w:rsidP="005959F9">
      <w:pPr>
        <w:pStyle w:val="aa"/>
        <w:numPr>
          <w:ilvl w:val="0"/>
          <w:numId w:val="127"/>
        </w:numPr>
        <w:kinsoku w:val="0"/>
        <w:overflowPunct w:val="0"/>
        <w:autoSpaceDE w:val="0"/>
        <w:autoSpaceDN w:val="0"/>
        <w:adjustRightInd w:val="0"/>
        <w:snapToGrid w:val="0"/>
        <w:ind w:left="851" w:hanging="851"/>
        <w:rPr>
          <w:rFonts w:hAnsi="宋体"/>
          <w:color w:val="000000" w:themeColor="text1"/>
          <w:szCs w:val="21"/>
        </w:rPr>
      </w:pPr>
      <w:r w:rsidRPr="00AE0DB5">
        <w:rPr>
          <w:rFonts w:hAnsi="宋体" w:hint="eastAsia"/>
          <w:color w:val="000000" w:themeColor="text1"/>
          <w:szCs w:val="21"/>
        </w:rPr>
        <w:t>具体计算方法：</w:t>
      </w:r>
    </w:p>
    <w:p w14:paraId="5F7177D6" w14:textId="77777777" w:rsidR="00390989" w:rsidRPr="00AE0DB5" w:rsidRDefault="00D838F9" w:rsidP="005F09EC">
      <w:pPr>
        <w:kinsoku w:val="0"/>
        <w:overflowPunct w:val="0"/>
        <w:autoSpaceDE w:val="0"/>
        <w:autoSpaceDN w:val="0"/>
        <w:ind w:left="851"/>
      </w:pPr>
      <w:r w:rsidRPr="00AE0DB5">
        <w:rPr>
          <w:rFonts w:hint="eastAsia"/>
        </w:rPr>
        <w:t>需增加签派员数量</w:t>
      </w:r>
      <w:r w:rsidRPr="00AE0DB5">
        <w:rPr>
          <w:rFonts w:hint="eastAsia"/>
        </w:rPr>
        <w:t>R=</w:t>
      </w:r>
      <w:r w:rsidRPr="00AE0DB5">
        <w:rPr>
          <w:rFonts w:hint="eastAsia"/>
        </w:rPr>
        <w:t>根据公司航班计划及机队发展规划按照基础签派员评估方法确定的签派员数量</w:t>
      </w:r>
      <w:r w:rsidRPr="00AE0DB5">
        <w:rPr>
          <w:rFonts w:hint="eastAsia"/>
        </w:rPr>
        <w:t>B+B*10%</w:t>
      </w:r>
      <w:r w:rsidRPr="00AE0DB5">
        <w:rPr>
          <w:rFonts w:hint="eastAsia"/>
        </w:rPr>
        <w:t>（签派员成长因素）</w:t>
      </w:r>
      <w:r w:rsidRPr="00AE0DB5">
        <w:rPr>
          <w:rFonts w:hint="eastAsia"/>
        </w:rPr>
        <w:t>+B*10%(</w:t>
      </w:r>
      <w:r w:rsidRPr="00AE0DB5">
        <w:rPr>
          <w:rFonts w:hint="eastAsia"/>
        </w:rPr>
        <w:t>人员流失因素</w:t>
      </w:r>
      <w:r w:rsidRPr="00AE0DB5">
        <w:rPr>
          <w:rFonts w:hint="eastAsia"/>
        </w:rPr>
        <w:t>)-</w:t>
      </w:r>
      <w:r w:rsidRPr="00AE0DB5">
        <w:rPr>
          <w:rFonts w:hint="eastAsia"/>
        </w:rPr>
        <w:t>现有签派员数量</w:t>
      </w:r>
      <w:r w:rsidRPr="00AE0DB5">
        <w:rPr>
          <w:rFonts w:hint="eastAsia"/>
        </w:rPr>
        <w:t>C</w:t>
      </w:r>
    </w:p>
    <w:p w14:paraId="5F7177D7" w14:textId="77777777" w:rsidR="00390989" w:rsidRPr="00AE0DB5" w:rsidRDefault="00D838F9" w:rsidP="005F09EC">
      <w:pPr>
        <w:kinsoku w:val="0"/>
        <w:overflowPunct w:val="0"/>
        <w:autoSpaceDE w:val="0"/>
        <w:autoSpaceDN w:val="0"/>
        <w:ind w:left="851"/>
      </w:pPr>
      <w:r w:rsidRPr="00AE0DB5">
        <w:rPr>
          <w:rFonts w:hint="eastAsia"/>
        </w:rPr>
        <w:t>注：</w:t>
      </w:r>
      <w:r w:rsidRPr="00AE0DB5">
        <w:rPr>
          <w:rFonts w:hint="eastAsia"/>
        </w:rPr>
        <w:t>R=Recruit  B=Basic  C=Current</w:t>
      </w:r>
    </w:p>
    <w:p w14:paraId="5F7177D8" w14:textId="77777777" w:rsidR="00390989" w:rsidRPr="00AE0DB5" w:rsidRDefault="00D838F9" w:rsidP="005959F9">
      <w:pPr>
        <w:pStyle w:val="3"/>
        <w:keepNext w:val="0"/>
        <w:numPr>
          <w:ilvl w:val="2"/>
          <w:numId w:val="252"/>
        </w:numPr>
        <w:kinsoku w:val="0"/>
        <w:overflowPunct w:val="0"/>
        <w:autoSpaceDE w:val="0"/>
        <w:autoSpaceDN w:val="0"/>
        <w:ind w:leftChars="150" w:left="1166" w:hanging="851"/>
      </w:pPr>
      <w:bookmarkStart w:id="1327" w:name="_Toc503360906"/>
      <w:r w:rsidRPr="00AE0DB5">
        <w:rPr>
          <w:rFonts w:hint="eastAsia"/>
        </w:rPr>
        <w:t>临时签派人力资源评估：</w:t>
      </w:r>
      <w:bookmarkEnd w:id="1327"/>
    </w:p>
    <w:p w14:paraId="5F7177D9" w14:textId="77777777" w:rsidR="00390989" w:rsidRPr="00AE0DB5" w:rsidRDefault="00D838F9" w:rsidP="005F09EC">
      <w:pPr>
        <w:kinsoku w:val="0"/>
        <w:overflowPunct w:val="0"/>
        <w:autoSpaceDE w:val="0"/>
        <w:autoSpaceDN w:val="0"/>
        <w:ind w:left="851"/>
      </w:pPr>
      <w:r w:rsidRPr="00AE0DB5">
        <w:rPr>
          <w:rFonts w:hint="eastAsia"/>
        </w:rPr>
        <w:t>当出现临时大规模系统升级，航班计划或机队增加情况是，评估小组立即启动签派人力资源评估响应，具体方法和步走采用基础签派员评估和未来人力资源评估相结合的步骤和方法。</w:t>
      </w:r>
    </w:p>
    <w:p w14:paraId="5F7177DA" w14:textId="77777777" w:rsidR="003F4390" w:rsidRPr="00AE0DB5" w:rsidRDefault="003F4390" w:rsidP="005959F9">
      <w:pPr>
        <w:pStyle w:val="3"/>
        <w:keepNext w:val="0"/>
        <w:numPr>
          <w:ilvl w:val="2"/>
          <w:numId w:val="251"/>
        </w:numPr>
        <w:kinsoku w:val="0"/>
        <w:overflowPunct w:val="0"/>
        <w:autoSpaceDE w:val="0"/>
        <w:autoSpaceDN w:val="0"/>
        <w:ind w:leftChars="150" w:left="1166" w:hanging="851"/>
      </w:pPr>
      <w:bookmarkStart w:id="1328" w:name="_Toc503360907"/>
      <w:r w:rsidRPr="00AE0DB5">
        <w:rPr>
          <w:rFonts w:hint="eastAsia"/>
        </w:rPr>
        <w:t>测算和评估记录</w:t>
      </w:r>
      <w:bookmarkEnd w:id="1328"/>
    </w:p>
    <w:p w14:paraId="5F7177DB" w14:textId="77777777" w:rsidR="00390989" w:rsidRPr="00AE0DB5" w:rsidRDefault="00D838F9" w:rsidP="005F09EC">
      <w:pPr>
        <w:kinsoku w:val="0"/>
        <w:overflowPunct w:val="0"/>
        <w:autoSpaceDE w:val="0"/>
        <w:autoSpaceDN w:val="0"/>
        <w:ind w:left="851"/>
        <w:rPr>
          <w:color w:val="000000" w:themeColor="text1"/>
        </w:rPr>
      </w:pPr>
      <w:r w:rsidRPr="00AE0DB5">
        <w:rPr>
          <w:rFonts w:hint="eastAsia"/>
        </w:rPr>
        <w:t>签派中心应当对每年度的飞行签派员测算和评估数据做好记录和留存，以供评估小组每次测算使用，并作为公司发展规划参考数据呈交公司领导和集团人力资源，同时供局方检查使用</w:t>
      </w:r>
    </w:p>
    <w:p w14:paraId="5F7177DC" w14:textId="77777777" w:rsidR="00D838F9" w:rsidRPr="00DE76D5" w:rsidRDefault="00390989" w:rsidP="005F09EC">
      <w:pPr>
        <w:kinsoku w:val="0"/>
        <w:overflowPunct w:val="0"/>
        <w:autoSpaceDE w:val="0"/>
        <w:autoSpaceDN w:val="0"/>
        <w:ind w:left="851"/>
      </w:pPr>
      <w:r w:rsidRPr="00DE76D5">
        <w:rPr>
          <w:rFonts w:hint="eastAsia"/>
        </w:rPr>
        <w:t>附录一</w:t>
      </w:r>
    </w:p>
    <w:p w14:paraId="5F7177DD" w14:textId="77777777" w:rsidR="00D838F9" w:rsidRPr="00DE76D5" w:rsidRDefault="00390989" w:rsidP="005F09EC">
      <w:pPr>
        <w:kinsoku w:val="0"/>
        <w:overflowPunct w:val="0"/>
        <w:autoSpaceDE w:val="0"/>
        <w:autoSpaceDN w:val="0"/>
        <w:ind w:left="851"/>
      </w:pPr>
      <w:r w:rsidRPr="00DE76D5">
        <w:rPr>
          <w:rFonts w:hint="eastAsia"/>
        </w:rPr>
        <w:t>客观负荷评估校验样例</w:t>
      </w:r>
    </w:p>
    <w:p w14:paraId="5F7177DE" w14:textId="77777777" w:rsidR="00D838F9" w:rsidRPr="00DE76D5" w:rsidRDefault="00390989" w:rsidP="005F09EC">
      <w:pPr>
        <w:kinsoku w:val="0"/>
        <w:overflowPunct w:val="0"/>
        <w:autoSpaceDE w:val="0"/>
        <w:autoSpaceDN w:val="0"/>
        <w:ind w:left="851"/>
      </w:pPr>
      <w:r w:rsidRPr="00DE76D5">
        <w:rPr>
          <w:rFonts w:hint="eastAsia"/>
        </w:rPr>
        <w:t>表</w:t>
      </w:r>
      <w:r w:rsidRPr="00DE76D5">
        <w:t>1</w:t>
      </w:r>
      <w:r w:rsidRPr="00DE76D5">
        <w:rPr>
          <w:rFonts w:hint="eastAsia"/>
        </w:rPr>
        <w:t>：客观负荷评估校验个人表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00"/>
        <w:gridCol w:w="2532"/>
        <w:gridCol w:w="1404"/>
        <w:gridCol w:w="1704"/>
      </w:tblGrid>
      <w:tr w:rsidR="00B179C4" w:rsidRPr="00AE0DB5" w14:paraId="5F7177E0" w14:textId="77777777" w:rsidTr="00603362">
        <w:tc>
          <w:tcPr>
            <w:tcW w:w="6397" w:type="dxa"/>
            <w:gridSpan w:val="4"/>
          </w:tcPr>
          <w:p w14:paraId="5F7177DF" w14:textId="77777777" w:rsidR="00B179C4" w:rsidRPr="00DE76D5" w:rsidRDefault="00390989" w:rsidP="000A3D28">
            <w:pPr>
              <w:kinsoku w:val="0"/>
              <w:overflowPunct w:val="0"/>
              <w:autoSpaceDE w:val="0"/>
              <w:autoSpaceDN w:val="0"/>
              <w:ind w:left="0"/>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lastRenderedPageBreak/>
              <w:t>客观工作负荷评估单编号：</w:t>
            </w:r>
          </w:p>
        </w:tc>
      </w:tr>
      <w:tr w:rsidR="00B179C4" w:rsidRPr="00AE0DB5" w14:paraId="5F7177E2" w14:textId="77777777" w:rsidTr="00603362">
        <w:trPr>
          <w:trHeight w:val="559"/>
        </w:trPr>
        <w:tc>
          <w:tcPr>
            <w:tcW w:w="6397" w:type="dxa"/>
            <w:gridSpan w:val="4"/>
          </w:tcPr>
          <w:p w14:paraId="5F7177E1" w14:textId="77777777" w:rsidR="00B179C4" w:rsidRPr="00DE76D5" w:rsidRDefault="00390989" w:rsidP="000A3D28">
            <w:pPr>
              <w:kinsoku w:val="0"/>
              <w:overflowPunct w:val="0"/>
              <w:autoSpaceDE w:val="0"/>
              <w:autoSpaceDN w:val="0"/>
              <w:ind w:left="0"/>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评估员：×××日期：×年×月×日</w:t>
            </w:r>
          </w:p>
        </w:tc>
      </w:tr>
      <w:tr w:rsidR="00B179C4" w:rsidRPr="00AE0DB5" w14:paraId="5F7177E4" w14:textId="77777777" w:rsidTr="00603362">
        <w:trPr>
          <w:trHeight w:val="553"/>
        </w:trPr>
        <w:tc>
          <w:tcPr>
            <w:tcW w:w="6397" w:type="dxa"/>
            <w:gridSpan w:val="4"/>
          </w:tcPr>
          <w:p w14:paraId="5F7177E3" w14:textId="77777777" w:rsidR="00B179C4" w:rsidRPr="00DE76D5" w:rsidRDefault="00390989" w:rsidP="000A3D28">
            <w:pPr>
              <w:kinsoku w:val="0"/>
              <w:overflowPunct w:val="0"/>
              <w:autoSpaceDE w:val="0"/>
              <w:autoSpaceDN w:val="0"/>
              <w:ind w:left="0"/>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席位：签派员：×××</w:t>
            </w:r>
          </w:p>
        </w:tc>
      </w:tr>
      <w:tr w:rsidR="00B179C4" w:rsidRPr="00AE0DB5" w14:paraId="5F7177E9" w14:textId="77777777" w:rsidTr="00281510">
        <w:tc>
          <w:tcPr>
            <w:tcW w:w="704" w:type="dxa"/>
          </w:tcPr>
          <w:p w14:paraId="5F7177E5"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序号</w:t>
            </w:r>
          </w:p>
        </w:tc>
        <w:tc>
          <w:tcPr>
            <w:tcW w:w="2552" w:type="dxa"/>
          </w:tcPr>
          <w:p w14:paraId="5F7177E6"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时间段</w:t>
            </w:r>
          </w:p>
        </w:tc>
        <w:tc>
          <w:tcPr>
            <w:tcW w:w="1417" w:type="dxa"/>
          </w:tcPr>
          <w:p w14:paraId="5F7177E7"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实际工作时间（分钟）</w:t>
            </w:r>
          </w:p>
        </w:tc>
        <w:tc>
          <w:tcPr>
            <w:tcW w:w="1724" w:type="dxa"/>
          </w:tcPr>
          <w:p w14:paraId="5F7177E8"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是否超过可接受水平（</w:t>
            </w:r>
            <w:r w:rsidRPr="00DE76D5">
              <w:rPr>
                <w:rFonts w:asciiTheme="minorEastAsia" w:eastAsiaTheme="minorEastAsia" w:hAnsiTheme="minorEastAsia"/>
                <w:color w:val="000000" w:themeColor="text1"/>
                <w:szCs w:val="21"/>
              </w:rPr>
              <w:t>80%</w:t>
            </w:r>
            <w:r w:rsidRPr="00DE76D5">
              <w:rPr>
                <w:rFonts w:asciiTheme="minorEastAsia" w:eastAsiaTheme="minorEastAsia" w:hAnsiTheme="minorEastAsia" w:hint="eastAsia"/>
                <w:color w:val="000000" w:themeColor="text1"/>
                <w:szCs w:val="21"/>
              </w:rPr>
              <w:t>）</w:t>
            </w:r>
          </w:p>
        </w:tc>
      </w:tr>
      <w:tr w:rsidR="00B179C4" w:rsidRPr="00AE0DB5" w14:paraId="5F7177EE" w14:textId="77777777" w:rsidTr="00281510">
        <w:tc>
          <w:tcPr>
            <w:tcW w:w="704" w:type="dxa"/>
          </w:tcPr>
          <w:p w14:paraId="5F7177EA"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1</w:t>
            </w:r>
          </w:p>
        </w:tc>
        <w:tc>
          <w:tcPr>
            <w:tcW w:w="2552" w:type="dxa"/>
          </w:tcPr>
          <w:p w14:paraId="5F7177EB"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8:30-9:30</w:t>
            </w:r>
          </w:p>
        </w:tc>
        <w:tc>
          <w:tcPr>
            <w:tcW w:w="1417" w:type="dxa"/>
          </w:tcPr>
          <w:p w14:paraId="5F7177EC"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503</w:t>
            </w:r>
          </w:p>
        </w:tc>
        <w:tc>
          <w:tcPr>
            <w:tcW w:w="1724" w:type="dxa"/>
          </w:tcPr>
          <w:p w14:paraId="5F7177ED"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是</w:t>
            </w:r>
          </w:p>
        </w:tc>
      </w:tr>
      <w:tr w:rsidR="00B179C4" w:rsidRPr="00AE0DB5" w14:paraId="5F7177F3" w14:textId="77777777" w:rsidTr="00281510">
        <w:tc>
          <w:tcPr>
            <w:tcW w:w="704" w:type="dxa"/>
          </w:tcPr>
          <w:p w14:paraId="5F7177EF"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2</w:t>
            </w:r>
          </w:p>
        </w:tc>
        <w:tc>
          <w:tcPr>
            <w:tcW w:w="2552" w:type="dxa"/>
          </w:tcPr>
          <w:p w14:paraId="5F7177F0"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9:30-10:30</w:t>
            </w:r>
          </w:p>
        </w:tc>
        <w:tc>
          <w:tcPr>
            <w:tcW w:w="1417" w:type="dxa"/>
          </w:tcPr>
          <w:p w14:paraId="5F7177F1"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553</w:t>
            </w:r>
          </w:p>
        </w:tc>
        <w:tc>
          <w:tcPr>
            <w:tcW w:w="1724" w:type="dxa"/>
          </w:tcPr>
          <w:p w14:paraId="5F7177F2"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是</w:t>
            </w:r>
          </w:p>
        </w:tc>
      </w:tr>
      <w:tr w:rsidR="00B179C4" w:rsidRPr="00AE0DB5" w14:paraId="5F7177F8" w14:textId="77777777" w:rsidTr="00281510">
        <w:tc>
          <w:tcPr>
            <w:tcW w:w="704" w:type="dxa"/>
          </w:tcPr>
          <w:p w14:paraId="5F7177F4"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3</w:t>
            </w:r>
          </w:p>
        </w:tc>
        <w:tc>
          <w:tcPr>
            <w:tcW w:w="2552" w:type="dxa"/>
          </w:tcPr>
          <w:p w14:paraId="5F7177F5"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10:30-11:30</w:t>
            </w:r>
          </w:p>
        </w:tc>
        <w:tc>
          <w:tcPr>
            <w:tcW w:w="1417" w:type="dxa"/>
          </w:tcPr>
          <w:p w14:paraId="5F7177F6"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48:</w:t>
            </w:r>
          </w:p>
        </w:tc>
        <w:tc>
          <w:tcPr>
            <w:tcW w:w="1724" w:type="dxa"/>
          </w:tcPr>
          <w:p w14:paraId="5F7177F7"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否</w:t>
            </w:r>
          </w:p>
        </w:tc>
      </w:tr>
      <w:tr w:rsidR="00B179C4" w:rsidRPr="00AE0DB5" w14:paraId="5F7177FD" w14:textId="77777777" w:rsidTr="00281510">
        <w:tc>
          <w:tcPr>
            <w:tcW w:w="704" w:type="dxa"/>
          </w:tcPr>
          <w:p w14:paraId="5F7177F9"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4</w:t>
            </w:r>
          </w:p>
        </w:tc>
        <w:tc>
          <w:tcPr>
            <w:tcW w:w="2552" w:type="dxa"/>
          </w:tcPr>
          <w:p w14:paraId="5F7177FA"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11:30-12:30</w:t>
            </w:r>
          </w:p>
        </w:tc>
        <w:tc>
          <w:tcPr>
            <w:tcW w:w="1417" w:type="dxa"/>
          </w:tcPr>
          <w:p w14:paraId="5F7177FB"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36:</w:t>
            </w:r>
          </w:p>
        </w:tc>
        <w:tc>
          <w:tcPr>
            <w:tcW w:w="1724" w:type="dxa"/>
          </w:tcPr>
          <w:p w14:paraId="5F7177FC"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否</w:t>
            </w:r>
          </w:p>
        </w:tc>
      </w:tr>
      <w:tr w:rsidR="00B179C4" w:rsidRPr="00AE0DB5" w14:paraId="5F717802" w14:textId="77777777" w:rsidTr="00281510">
        <w:tc>
          <w:tcPr>
            <w:tcW w:w="704" w:type="dxa"/>
          </w:tcPr>
          <w:p w14:paraId="5F7177FE"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5</w:t>
            </w:r>
          </w:p>
        </w:tc>
        <w:tc>
          <w:tcPr>
            <w:tcW w:w="2552" w:type="dxa"/>
          </w:tcPr>
          <w:p w14:paraId="5F7177FF"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12:30-13:30</w:t>
            </w:r>
          </w:p>
        </w:tc>
        <w:tc>
          <w:tcPr>
            <w:tcW w:w="1417" w:type="dxa"/>
          </w:tcPr>
          <w:p w14:paraId="5F717800"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30:</w:t>
            </w:r>
          </w:p>
        </w:tc>
        <w:tc>
          <w:tcPr>
            <w:tcW w:w="1724" w:type="dxa"/>
          </w:tcPr>
          <w:p w14:paraId="5F717801"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否</w:t>
            </w:r>
          </w:p>
        </w:tc>
      </w:tr>
      <w:tr w:rsidR="00B179C4" w:rsidRPr="00AE0DB5" w14:paraId="5F717807" w14:textId="77777777" w:rsidTr="00281510">
        <w:tc>
          <w:tcPr>
            <w:tcW w:w="704" w:type="dxa"/>
          </w:tcPr>
          <w:p w14:paraId="5F717803"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6</w:t>
            </w:r>
          </w:p>
        </w:tc>
        <w:tc>
          <w:tcPr>
            <w:tcW w:w="2552" w:type="dxa"/>
          </w:tcPr>
          <w:p w14:paraId="5F717804"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13:30-14:30</w:t>
            </w:r>
          </w:p>
        </w:tc>
        <w:tc>
          <w:tcPr>
            <w:tcW w:w="1417" w:type="dxa"/>
          </w:tcPr>
          <w:p w14:paraId="5F717805"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46:</w:t>
            </w:r>
          </w:p>
        </w:tc>
        <w:tc>
          <w:tcPr>
            <w:tcW w:w="1724" w:type="dxa"/>
          </w:tcPr>
          <w:p w14:paraId="5F717806"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否</w:t>
            </w:r>
          </w:p>
        </w:tc>
      </w:tr>
      <w:tr w:rsidR="00B179C4" w:rsidRPr="00AE0DB5" w14:paraId="5F71780C" w14:textId="77777777" w:rsidTr="00281510">
        <w:tc>
          <w:tcPr>
            <w:tcW w:w="704" w:type="dxa"/>
          </w:tcPr>
          <w:p w14:paraId="5F717808"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7</w:t>
            </w:r>
          </w:p>
        </w:tc>
        <w:tc>
          <w:tcPr>
            <w:tcW w:w="2552" w:type="dxa"/>
          </w:tcPr>
          <w:p w14:paraId="5F717809"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14:30-15:30</w:t>
            </w:r>
          </w:p>
        </w:tc>
        <w:tc>
          <w:tcPr>
            <w:tcW w:w="1417" w:type="dxa"/>
          </w:tcPr>
          <w:p w14:paraId="5F71780A" w14:textId="77777777" w:rsidR="00B179C4" w:rsidRPr="00DE76D5" w:rsidRDefault="00390989" w:rsidP="000A3D28">
            <w:pPr>
              <w:kinsoku w:val="0"/>
              <w:overflowPunct w:val="0"/>
              <w:autoSpaceDE w:val="0"/>
              <w:autoSpaceDN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37:</w:t>
            </w:r>
          </w:p>
        </w:tc>
        <w:tc>
          <w:tcPr>
            <w:tcW w:w="1724" w:type="dxa"/>
          </w:tcPr>
          <w:p w14:paraId="5F71780B"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否</w:t>
            </w:r>
          </w:p>
        </w:tc>
      </w:tr>
      <w:tr w:rsidR="00B179C4" w:rsidRPr="00AE0DB5" w14:paraId="5F717811" w14:textId="77777777" w:rsidTr="00281510">
        <w:tc>
          <w:tcPr>
            <w:tcW w:w="704" w:type="dxa"/>
          </w:tcPr>
          <w:p w14:paraId="5F71780D"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8</w:t>
            </w:r>
          </w:p>
        </w:tc>
        <w:tc>
          <w:tcPr>
            <w:tcW w:w="2552" w:type="dxa"/>
          </w:tcPr>
          <w:p w14:paraId="5F71780E"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15:30-16:30</w:t>
            </w:r>
          </w:p>
        </w:tc>
        <w:tc>
          <w:tcPr>
            <w:tcW w:w="1417" w:type="dxa"/>
          </w:tcPr>
          <w:p w14:paraId="5F71780F"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40:</w:t>
            </w:r>
          </w:p>
        </w:tc>
        <w:tc>
          <w:tcPr>
            <w:tcW w:w="1724" w:type="dxa"/>
          </w:tcPr>
          <w:p w14:paraId="5F717810"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否</w:t>
            </w:r>
          </w:p>
        </w:tc>
      </w:tr>
      <w:tr w:rsidR="00B179C4" w:rsidRPr="00AE0DB5" w14:paraId="5F717816" w14:textId="77777777" w:rsidTr="00281510">
        <w:tc>
          <w:tcPr>
            <w:tcW w:w="704" w:type="dxa"/>
          </w:tcPr>
          <w:p w14:paraId="5F717812"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9</w:t>
            </w:r>
          </w:p>
        </w:tc>
        <w:tc>
          <w:tcPr>
            <w:tcW w:w="2552" w:type="dxa"/>
          </w:tcPr>
          <w:p w14:paraId="5F717813"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16:30-17:30</w:t>
            </w:r>
          </w:p>
        </w:tc>
        <w:tc>
          <w:tcPr>
            <w:tcW w:w="1417" w:type="dxa"/>
          </w:tcPr>
          <w:p w14:paraId="5F717814"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28:</w:t>
            </w:r>
          </w:p>
        </w:tc>
        <w:tc>
          <w:tcPr>
            <w:tcW w:w="1724" w:type="dxa"/>
          </w:tcPr>
          <w:p w14:paraId="5F717815"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否</w:t>
            </w:r>
          </w:p>
        </w:tc>
      </w:tr>
      <w:tr w:rsidR="00B179C4" w:rsidRPr="00AE0DB5" w14:paraId="5F71781B" w14:textId="77777777" w:rsidTr="00281510">
        <w:tc>
          <w:tcPr>
            <w:tcW w:w="704" w:type="dxa"/>
          </w:tcPr>
          <w:p w14:paraId="5F717817"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10</w:t>
            </w:r>
          </w:p>
        </w:tc>
        <w:tc>
          <w:tcPr>
            <w:tcW w:w="2552" w:type="dxa"/>
          </w:tcPr>
          <w:p w14:paraId="5F717818"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17:30-18:30</w:t>
            </w:r>
          </w:p>
        </w:tc>
        <w:tc>
          <w:tcPr>
            <w:tcW w:w="1417" w:type="dxa"/>
          </w:tcPr>
          <w:p w14:paraId="5F717819"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39:</w:t>
            </w:r>
          </w:p>
        </w:tc>
        <w:tc>
          <w:tcPr>
            <w:tcW w:w="1724" w:type="dxa"/>
          </w:tcPr>
          <w:p w14:paraId="5F71781A"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否</w:t>
            </w:r>
          </w:p>
        </w:tc>
      </w:tr>
      <w:tr w:rsidR="00B179C4" w:rsidRPr="00AE0DB5" w14:paraId="5F71781F" w14:textId="77777777" w:rsidTr="00281510">
        <w:tc>
          <w:tcPr>
            <w:tcW w:w="3256" w:type="dxa"/>
            <w:gridSpan w:val="2"/>
          </w:tcPr>
          <w:p w14:paraId="5F71781C"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合计</w:t>
            </w:r>
          </w:p>
        </w:tc>
        <w:tc>
          <w:tcPr>
            <w:tcW w:w="1417" w:type="dxa"/>
          </w:tcPr>
          <w:p w14:paraId="5F71781D"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color w:val="000000" w:themeColor="text1"/>
                <w:szCs w:val="21"/>
              </w:rPr>
              <w:t>4093</w:t>
            </w:r>
          </w:p>
        </w:tc>
        <w:tc>
          <w:tcPr>
            <w:tcW w:w="1724" w:type="dxa"/>
          </w:tcPr>
          <w:p w14:paraId="5F71781E" w14:textId="77777777" w:rsidR="00B179C4" w:rsidRPr="00DE76D5" w:rsidRDefault="00390989" w:rsidP="000A3D28">
            <w:pPr>
              <w:tabs>
                <w:tab w:val="center" w:pos="4153"/>
                <w:tab w:val="right" w:pos="8306"/>
              </w:tabs>
              <w:kinsoku w:val="0"/>
              <w:overflowPunct w:val="0"/>
              <w:autoSpaceDE w:val="0"/>
              <w:autoSpaceDN w:val="0"/>
              <w:snapToGrid w:val="0"/>
              <w:ind w:left="0"/>
              <w:jc w:val="center"/>
              <w:rPr>
                <w:rFonts w:asciiTheme="minorEastAsia" w:eastAsiaTheme="minorEastAsia" w:hAnsiTheme="minorEastAsia"/>
                <w:color w:val="000000" w:themeColor="text1"/>
                <w:szCs w:val="21"/>
              </w:rPr>
            </w:pPr>
            <w:r w:rsidRPr="00DE76D5">
              <w:rPr>
                <w:rFonts w:asciiTheme="minorEastAsia" w:eastAsiaTheme="minorEastAsia" w:hAnsiTheme="minorEastAsia" w:hint="eastAsia"/>
                <w:color w:val="000000" w:themeColor="text1"/>
                <w:szCs w:val="21"/>
              </w:rPr>
              <w:t>否</w:t>
            </w:r>
          </w:p>
        </w:tc>
      </w:tr>
    </w:tbl>
    <w:p w14:paraId="5F717820" w14:textId="77777777" w:rsidR="00B179C4" w:rsidRPr="005F09EC" w:rsidRDefault="00B179C4" w:rsidP="005F09EC">
      <w:pPr>
        <w:kinsoku w:val="0"/>
        <w:overflowPunct w:val="0"/>
        <w:autoSpaceDE w:val="0"/>
        <w:autoSpaceDN w:val="0"/>
        <w:ind w:left="851"/>
        <w:rPr>
          <w:color w:val="000000" w:themeColor="text1"/>
        </w:rPr>
      </w:pPr>
      <w:r w:rsidRPr="00AE0DB5">
        <w:rPr>
          <w:rFonts w:hint="eastAsia"/>
        </w:rPr>
        <w:t>通过</w:t>
      </w:r>
      <w:r w:rsidRPr="005F09EC">
        <w:rPr>
          <w:rFonts w:hint="eastAsia"/>
          <w:color w:val="000000" w:themeColor="text1"/>
        </w:rPr>
        <w:t>客观负荷评估校验表，得出结论如下：</w:t>
      </w:r>
    </w:p>
    <w:p w14:paraId="5F717821" w14:textId="77777777" w:rsidR="00B179C4" w:rsidRPr="00AE0DB5" w:rsidRDefault="00B179C4" w:rsidP="005F09EC">
      <w:pPr>
        <w:kinsoku w:val="0"/>
        <w:overflowPunct w:val="0"/>
        <w:autoSpaceDE w:val="0"/>
        <w:autoSpaceDN w:val="0"/>
        <w:ind w:left="851"/>
      </w:pPr>
      <w:r w:rsidRPr="005F09EC">
        <w:rPr>
          <w:rFonts w:hint="eastAsia"/>
          <w:color w:val="000000" w:themeColor="text1"/>
        </w:rPr>
        <w:t>××席位，×年×月×日，签派员在整个排班周期的总体工作</w:t>
      </w:r>
      <w:r w:rsidRPr="00AE0DB5">
        <w:rPr>
          <w:rFonts w:hint="eastAsia"/>
        </w:rPr>
        <w:t>负荷可接受，但在上午</w:t>
      </w:r>
      <w:r w:rsidRPr="00AE0DB5">
        <w:rPr>
          <w:rFonts w:hint="eastAsia"/>
        </w:rPr>
        <w:t>8:30-10:30</w:t>
      </w:r>
      <w:r w:rsidRPr="00AE0DB5">
        <w:rPr>
          <w:rFonts w:hint="eastAsia"/>
        </w:rPr>
        <w:t>的两个小时内的工作</w:t>
      </w:r>
      <w:r w:rsidRPr="00AE0DB5">
        <w:rPr>
          <w:rFonts w:hint="eastAsia"/>
        </w:rPr>
        <w:lastRenderedPageBreak/>
        <w:t>负荷过高，超出可接受水平。承运人需要采取措施调整。</w:t>
      </w:r>
    </w:p>
    <w:p w14:paraId="5F717822" w14:textId="77777777" w:rsidR="00390989" w:rsidRPr="00AE0DB5" w:rsidRDefault="00B179C4" w:rsidP="005F09EC">
      <w:pPr>
        <w:kinsoku w:val="0"/>
        <w:overflowPunct w:val="0"/>
        <w:autoSpaceDE w:val="0"/>
        <w:autoSpaceDN w:val="0"/>
        <w:ind w:left="851"/>
      </w:pPr>
      <w:r w:rsidRPr="00AE0DB5">
        <w:rPr>
          <w:rFonts w:hint="eastAsia"/>
        </w:rPr>
        <w:t>注：以上表格作为样例只采样一名签派员的一个排班周期，仅供承运人参考。实际中，为了得到更为有效的评估结果，承运人应采集足够合适的数据，以统计各席位工作负荷，将统计结果填入表</w:t>
      </w:r>
      <w:r w:rsidRPr="00AE0DB5">
        <w:rPr>
          <w:rFonts w:hint="eastAsia"/>
        </w:rPr>
        <w:t>1</w:t>
      </w:r>
      <w:r w:rsidRPr="00AE0DB5">
        <w:rPr>
          <w:rFonts w:hint="eastAsia"/>
        </w:rPr>
        <w:t>中</w:t>
      </w:r>
    </w:p>
    <w:p w14:paraId="5F717823" w14:textId="77777777" w:rsidR="00390989" w:rsidRDefault="00390989"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4"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5"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6"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7"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8"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9"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A"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B"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C"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D"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E"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2F"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30"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31"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32" w14:textId="77777777" w:rsidR="002A2D6F"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33" w14:textId="77777777" w:rsidR="005F09EC" w:rsidRDefault="005F09EC"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34" w14:textId="77777777" w:rsidR="005F09EC" w:rsidRDefault="005F09EC"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35" w14:textId="77777777" w:rsidR="005F09EC" w:rsidRDefault="005F09EC"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36" w14:textId="77777777" w:rsidR="005F09EC" w:rsidRDefault="005F09EC"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37" w14:textId="77777777" w:rsidR="002A2D6F" w:rsidRPr="00AE0DB5" w:rsidRDefault="002A2D6F" w:rsidP="000A3D28">
      <w:pPr>
        <w:pStyle w:val="aa"/>
        <w:kinsoku w:val="0"/>
        <w:overflowPunct w:val="0"/>
        <w:autoSpaceDE w:val="0"/>
        <w:autoSpaceDN w:val="0"/>
        <w:adjustRightInd w:val="0"/>
        <w:snapToGrid w:val="0"/>
        <w:spacing w:line="312" w:lineRule="auto"/>
        <w:ind w:leftChars="7" w:left="645" w:hangingChars="350" w:hanging="630"/>
        <w:rPr>
          <w:color w:val="000000" w:themeColor="text1"/>
          <w:sz w:val="18"/>
          <w:szCs w:val="18"/>
        </w:rPr>
      </w:pPr>
    </w:p>
    <w:p w14:paraId="5F717838" w14:textId="77777777" w:rsidR="00390989" w:rsidRPr="00603362" w:rsidRDefault="00390989" w:rsidP="000A3D28">
      <w:pPr>
        <w:kinsoku w:val="0"/>
        <w:overflowPunct w:val="0"/>
        <w:autoSpaceDE w:val="0"/>
        <w:autoSpaceDN w:val="0"/>
        <w:rPr>
          <w:b/>
        </w:rPr>
      </w:pPr>
      <w:r w:rsidRPr="00603362">
        <w:rPr>
          <w:rFonts w:hint="eastAsia"/>
          <w:b/>
        </w:rPr>
        <w:lastRenderedPageBreak/>
        <w:t>表</w:t>
      </w:r>
      <w:r w:rsidRPr="00603362">
        <w:rPr>
          <w:b/>
        </w:rPr>
        <w:t>2</w:t>
      </w:r>
      <w:r w:rsidRPr="00603362">
        <w:rPr>
          <w:rFonts w:hint="eastAsia"/>
          <w:b/>
        </w:rPr>
        <w:t>：客观负荷评估校验</w:t>
      </w:r>
      <w:r w:rsidRPr="00603362">
        <w:rPr>
          <w:rFonts w:hint="eastAsia"/>
          <w:b/>
          <w:u w:val="single"/>
        </w:rPr>
        <w:t>席位</w:t>
      </w:r>
      <w:r w:rsidRPr="00603362">
        <w:rPr>
          <w:rFonts w:hint="eastAsia"/>
          <w:b/>
        </w:rPr>
        <w:t>表</w:t>
      </w: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81"/>
        <w:gridCol w:w="1550"/>
        <w:gridCol w:w="1401"/>
        <w:gridCol w:w="1562"/>
      </w:tblGrid>
      <w:tr w:rsidR="00B179C4" w:rsidRPr="00AE0DB5" w14:paraId="5F71783A" w14:textId="77777777" w:rsidTr="00281510">
        <w:trPr>
          <w:trHeight w:val="20"/>
        </w:trPr>
        <w:tc>
          <w:tcPr>
            <w:tcW w:w="5551" w:type="dxa"/>
            <w:gridSpan w:val="4"/>
          </w:tcPr>
          <w:p w14:paraId="5F717839" w14:textId="77777777" w:rsidR="00B179C4" w:rsidRPr="00DE76D5" w:rsidRDefault="00390989" w:rsidP="000A3D28">
            <w:pPr>
              <w:kinsoku w:val="0"/>
              <w:overflowPunct w:val="0"/>
              <w:autoSpaceDE w:val="0"/>
              <w:autoSpaceDN w:val="0"/>
              <w:spacing w:line="240" w:lineRule="auto"/>
              <w:ind w:left="0"/>
              <w:rPr>
                <w:color w:val="000000" w:themeColor="text1"/>
                <w:sz w:val="18"/>
                <w:szCs w:val="18"/>
              </w:rPr>
            </w:pPr>
            <w:r w:rsidRPr="00DE76D5">
              <w:rPr>
                <w:rFonts w:hint="eastAsia"/>
                <w:color w:val="000000" w:themeColor="text1"/>
                <w:sz w:val="18"/>
                <w:szCs w:val="18"/>
              </w:rPr>
              <w:t>客观工作负荷评估单编号：</w:t>
            </w:r>
          </w:p>
        </w:tc>
      </w:tr>
      <w:tr w:rsidR="00B179C4" w:rsidRPr="00AE0DB5" w14:paraId="5F71783C" w14:textId="77777777" w:rsidTr="00281510">
        <w:trPr>
          <w:trHeight w:val="20"/>
        </w:trPr>
        <w:tc>
          <w:tcPr>
            <w:tcW w:w="5551" w:type="dxa"/>
            <w:gridSpan w:val="4"/>
          </w:tcPr>
          <w:p w14:paraId="5F71783B" w14:textId="77777777" w:rsidR="00B179C4" w:rsidRPr="00DE76D5" w:rsidRDefault="00390989" w:rsidP="000A3D28">
            <w:pPr>
              <w:kinsoku w:val="0"/>
              <w:overflowPunct w:val="0"/>
              <w:autoSpaceDE w:val="0"/>
              <w:autoSpaceDN w:val="0"/>
              <w:spacing w:line="240" w:lineRule="auto"/>
              <w:ind w:left="0"/>
              <w:rPr>
                <w:color w:val="000000" w:themeColor="text1"/>
                <w:sz w:val="18"/>
                <w:szCs w:val="18"/>
              </w:rPr>
            </w:pPr>
            <w:r w:rsidRPr="00DE76D5">
              <w:rPr>
                <w:rFonts w:hint="eastAsia"/>
                <w:color w:val="000000" w:themeColor="text1"/>
                <w:sz w:val="18"/>
                <w:szCs w:val="18"/>
              </w:rPr>
              <w:t>评估员：</w:t>
            </w:r>
            <w:r w:rsidRPr="00DE76D5">
              <w:rPr>
                <w:rFonts w:ascii="宋体" w:hAnsi="宋体" w:hint="eastAsia"/>
                <w:color w:val="000000" w:themeColor="text1"/>
                <w:sz w:val="18"/>
                <w:szCs w:val="18"/>
              </w:rPr>
              <w:t>×××</w:t>
            </w:r>
            <w:r w:rsidRPr="00DE76D5">
              <w:rPr>
                <w:rFonts w:hint="eastAsia"/>
                <w:color w:val="000000" w:themeColor="text1"/>
                <w:sz w:val="18"/>
                <w:szCs w:val="18"/>
              </w:rPr>
              <w:t>日期：</w:t>
            </w:r>
            <w:r w:rsidRPr="00DE76D5">
              <w:rPr>
                <w:rFonts w:ascii="宋体" w:hAnsi="宋体" w:hint="eastAsia"/>
                <w:color w:val="000000" w:themeColor="text1"/>
                <w:sz w:val="18"/>
                <w:szCs w:val="18"/>
              </w:rPr>
              <w:t>×</w:t>
            </w:r>
            <w:r w:rsidRPr="00DE76D5">
              <w:rPr>
                <w:rFonts w:hint="eastAsia"/>
                <w:color w:val="000000" w:themeColor="text1"/>
                <w:sz w:val="18"/>
                <w:szCs w:val="18"/>
              </w:rPr>
              <w:t>年</w:t>
            </w:r>
            <w:r w:rsidRPr="00DE76D5">
              <w:rPr>
                <w:rFonts w:ascii="宋体" w:hAnsi="宋体" w:hint="eastAsia"/>
                <w:color w:val="000000" w:themeColor="text1"/>
                <w:sz w:val="18"/>
                <w:szCs w:val="18"/>
              </w:rPr>
              <w:t>×</w:t>
            </w:r>
            <w:r w:rsidRPr="00DE76D5">
              <w:rPr>
                <w:rFonts w:hint="eastAsia"/>
                <w:color w:val="000000" w:themeColor="text1"/>
                <w:sz w:val="18"/>
                <w:szCs w:val="18"/>
              </w:rPr>
              <w:t>月</w:t>
            </w:r>
            <w:r w:rsidRPr="00DE76D5">
              <w:rPr>
                <w:rFonts w:ascii="宋体" w:hAnsi="宋体" w:hint="eastAsia"/>
                <w:color w:val="000000" w:themeColor="text1"/>
                <w:sz w:val="18"/>
                <w:szCs w:val="18"/>
              </w:rPr>
              <w:t>×</w:t>
            </w:r>
            <w:r w:rsidRPr="00DE76D5">
              <w:rPr>
                <w:rFonts w:hint="eastAsia"/>
                <w:color w:val="000000" w:themeColor="text1"/>
                <w:sz w:val="18"/>
                <w:szCs w:val="18"/>
              </w:rPr>
              <w:t>日</w:t>
            </w:r>
          </w:p>
        </w:tc>
      </w:tr>
      <w:tr w:rsidR="00B179C4" w:rsidRPr="00AE0DB5" w14:paraId="5F71783E" w14:textId="77777777" w:rsidTr="00281510">
        <w:trPr>
          <w:trHeight w:val="20"/>
        </w:trPr>
        <w:tc>
          <w:tcPr>
            <w:tcW w:w="5551" w:type="dxa"/>
            <w:gridSpan w:val="4"/>
          </w:tcPr>
          <w:p w14:paraId="5F71783D"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rPr>
                <w:rFonts w:ascii="宋体"/>
                <w:color w:val="000000" w:themeColor="text1"/>
                <w:sz w:val="18"/>
                <w:szCs w:val="18"/>
              </w:rPr>
            </w:pPr>
            <w:r w:rsidRPr="00DE76D5">
              <w:rPr>
                <w:rFonts w:hint="eastAsia"/>
                <w:color w:val="000000" w:themeColor="text1"/>
                <w:sz w:val="18"/>
                <w:szCs w:val="18"/>
              </w:rPr>
              <w:t>席位：签派员：</w:t>
            </w:r>
            <w:r w:rsidRPr="00DE76D5">
              <w:rPr>
                <w:rFonts w:ascii="宋体" w:hAnsi="宋体" w:hint="eastAsia"/>
                <w:color w:val="000000" w:themeColor="text1"/>
                <w:sz w:val="18"/>
                <w:szCs w:val="18"/>
              </w:rPr>
              <w:t>×××</w:t>
            </w:r>
          </w:p>
        </w:tc>
      </w:tr>
      <w:tr w:rsidR="00B179C4" w:rsidRPr="00AE0DB5" w14:paraId="5F717843" w14:textId="77777777" w:rsidTr="00281510">
        <w:tc>
          <w:tcPr>
            <w:tcW w:w="992" w:type="dxa"/>
          </w:tcPr>
          <w:p w14:paraId="5F71783F"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序号</w:t>
            </w:r>
          </w:p>
        </w:tc>
        <w:tc>
          <w:tcPr>
            <w:tcW w:w="1559" w:type="dxa"/>
          </w:tcPr>
          <w:p w14:paraId="5F717840"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时间段</w:t>
            </w:r>
          </w:p>
        </w:tc>
        <w:tc>
          <w:tcPr>
            <w:tcW w:w="1418" w:type="dxa"/>
          </w:tcPr>
          <w:p w14:paraId="5F717841"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实际工作时间（分钟）</w:t>
            </w:r>
          </w:p>
        </w:tc>
        <w:tc>
          <w:tcPr>
            <w:tcW w:w="1582" w:type="dxa"/>
          </w:tcPr>
          <w:p w14:paraId="5F717842"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是否超过可接受水平（</w:t>
            </w:r>
            <w:r w:rsidRPr="00DE76D5">
              <w:rPr>
                <w:color w:val="000000" w:themeColor="text1"/>
                <w:sz w:val="18"/>
                <w:szCs w:val="18"/>
              </w:rPr>
              <w:t>80%</w:t>
            </w:r>
            <w:r w:rsidRPr="00DE76D5">
              <w:rPr>
                <w:rFonts w:hint="eastAsia"/>
                <w:color w:val="000000" w:themeColor="text1"/>
                <w:sz w:val="18"/>
                <w:szCs w:val="18"/>
              </w:rPr>
              <w:t>）</w:t>
            </w:r>
          </w:p>
        </w:tc>
      </w:tr>
      <w:tr w:rsidR="00B179C4" w:rsidRPr="00AE0DB5" w14:paraId="5F717848" w14:textId="77777777" w:rsidTr="00281510">
        <w:tc>
          <w:tcPr>
            <w:tcW w:w="992" w:type="dxa"/>
          </w:tcPr>
          <w:p w14:paraId="5F717844"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w:t>
            </w:r>
          </w:p>
        </w:tc>
        <w:tc>
          <w:tcPr>
            <w:tcW w:w="1559" w:type="dxa"/>
          </w:tcPr>
          <w:p w14:paraId="5F717845"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0:30-1:30</w:t>
            </w:r>
          </w:p>
        </w:tc>
        <w:tc>
          <w:tcPr>
            <w:tcW w:w="1418" w:type="dxa"/>
          </w:tcPr>
          <w:p w14:paraId="5F717846"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30’</w:t>
            </w:r>
          </w:p>
        </w:tc>
        <w:tc>
          <w:tcPr>
            <w:tcW w:w="1582" w:type="dxa"/>
          </w:tcPr>
          <w:p w14:paraId="5F717847"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4D" w14:textId="77777777" w:rsidTr="00281510">
        <w:tc>
          <w:tcPr>
            <w:tcW w:w="992" w:type="dxa"/>
          </w:tcPr>
          <w:p w14:paraId="5F717849"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w:t>
            </w:r>
          </w:p>
        </w:tc>
        <w:tc>
          <w:tcPr>
            <w:tcW w:w="1559" w:type="dxa"/>
          </w:tcPr>
          <w:p w14:paraId="5F71784A"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1:30-2:30</w:t>
            </w:r>
          </w:p>
        </w:tc>
        <w:tc>
          <w:tcPr>
            <w:tcW w:w="1418" w:type="dxa"/>
          </w:tcPr>
          <w:p w14:paraId="5F71784B"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25’</w:t>
            </w:r>
          </w:p>
        </w:tc>
        <w:tc>
          <w:tcPr>
            <w:tcW w:w="1582" w:type="dxa"/>
          </w:tcPr>
          <w:p w14:paraId="5F71784C"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52" w14:textId="77777777" w:rsidTr="00281510">
        <w:tc>
          <w:tcPr>
            <w:tcW w:w="992" w:type="dxa"/>
          </w:tcPr>
          <w:p w14:paraId="5F71784E"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3</w:t>
            </w:r>
          </w:p>
        </w:tc>
        <w:tc>
          <w:tcPr>
            <w:tcW w:w="1559" w:type="dxa"/>
          </w:tcPr>
          <w:p w14:paraId="5F71784F"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2:30-3:30</w:t>
            </w:r>
          </w:p>
        </w:tc>
        <w:tc>
          <w:tcPr>
            <w:tcW w:w="1418" w:type="dxa"/>
          </w:tcPr>
          <w:p w14:paraId="5F717850"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15’</w:t>
            </w:r>
          </w:p>
        </w:tc>
        <w:tc>
          <w:tcPr>
            <w:tcW w:w="1582" w:type="dxa"/>
          </w:tcPr>
          <w:p w14:paraId="5F717851"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57" w14:textId="77777777" w:rsidTr="00281510">
        <w:tc>
          <w:tcPr>
            <w:tcW w:w="992" w:type="dxa"/>
          </w:tcPr>
          <w:p w14:paraId="5F717853"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4</w:t>
            </w:r>
          </w:p>
        </w:tc>
        <w:tc>
          <w:tcPr>
            <w:tcW w:w="1559" w:type="dxa"/>
          </w:tcPr>
          <w:p w14:paraId="5F717854"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3:30-4:30</w:t>
            </w:r>
          </w:p>
        </w:tc>
        <w:tc>
          <w:tcPr>
            <w:tcW w:w="1418" w:type="dxa"/>
          </w:tcPr>
          <w:p w14:paraId="5F717855"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16’</w:t>
            </w:r>
          </w:p>
        </w:tc>
        <w:tc>
          <w:tcPr>
            <w:tcW w:w="1582" w:type="dxa"/>
          </w:tcPr>
          <w:p w14:paraId="5F717856"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5C" w14:textId="77777777" w:rsidTr="00281510">
        <w:tc>
          <w:tcPr>
            <w:tcW w:w="992" w:type="dxa"/>
          </w:tcPr>
          <w:p w14:paraId="5F717858"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5</w:t>
            </w:r>
          </w:p>
        </w:tc>
        <w:tc>
          <w:tcPr>
            <w:tcW w:w="1559" w:type="dxa"/>
          </w:tcPr>
          <w:p w14:paraId="5F717859"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4:30-5:30</w:t>
            </w:r>
          </w:p>
        </w:tc>
        <w:tc>
          <w:tcPr>
            <w:tcW w:w="1418" w:type="dxa"/>
          </w:tcPr>
          <w:p w14:paraId="5F71785A"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10’</w:t>
            </w:r>
          </w:p>
        </w:tc>
        <w:tc>
          <w:tcPr>
            <w:tcW w:w="1582" w:type="dxa"/>
          </w:tcPr>
          <w:p w14:paraId="5F71785B"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61" w14:textId="77777777" w:rsidTr="00281510">
        <w:tc>
          <w:tcPr>
            <w:tcW w:w="992" w:type="dxa"/>
          </w:tcPr>
          <w:p w14:paraId="5F71785D"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6</w:t>
            </w:r>
          </w:p>
        </w:tc>
        <w:tc>
          <w:tcPr>
            <w:tcW w:w="1559" w:type="dxa"/>
          </w:tcPr>
          <w:p w14:paraId="5F71785E"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5:30-6:30</w:t>
            </w:r>
          </w:p>
        </w:tc>
        <w:tc>
          <w:tcPr>
            <w:tcW w:w="1418" w:type="dxa"/>
          </w:tcPr>
          <w:p w14:paraId="5F71785F"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26’</w:t>
            </w:r>
          </w:p>
        </w:tc>
        <w:tc>
          <w:tcPr>
            <w:tcW w:w="1582" w:type="dxa"/>
          </w:tcPr>
          <w:p w14:paraId="5F717860"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66" w14:textId="77777777" w:rsidTr="00281510">
        <w:tc>
          <w:tcPr>
            <w:tcW w:w="992" w:type="dxa"/>
          </w:tcPr>
          <w:p w14:paraId="5F717862"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7</w:t>
            </w:r>
          </w:p>
        </w:tc>
        <w:tc>
          <w:tcPr>
            <w:tcW w:w="1559" w:type="dxa"/>
          </w:tcPr>
          <w:p w14:paraId="5F717863"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6:30-7:30</w:t>
            </w:r>
          </w:p>
        </w:tc>
        <w:tc>
          <w:tcPr>
            <w:tcW w:w="1418" w:type="dxa"/>
          </w:tcPr>
          <w:p w14:paraId="5F717864"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37’</w:t>
            </w:r>
          </w:p>
        </w:tc>
        <w:tc>
          <w:tcPr>
            <w:tcW w:w="1582" w:type="dxa"/>
          </w:tcPr>
          <w:p w14:paraId="5F717865"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6B" w14:textId="77777777" w:rsidTr="00281510">
        <w:tc>
          <w:tcPr>
            <w:tcW w:w="992" w:type="dxa"/>
          </w:tcPr>
          <w:p w14:paraId="5F717867"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8</w:t>
            </w:r>
          </w:p>
        </w:tc>
        <w:tc>
          <w:tcPr>
            <w:tcW w:w="1559" w:type="dxa"/>
          </w:tcPr>
          <w:p w14:paraId="5F717868"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7:30-8:30</w:t>
            </w:r>
          </w:p>
        </w:tc>
        <w:tc>
          <w:tcPr>
            <w:tcW w:w="1418" w:type="dxa"/>
          </w:tcPr>
          <w:p w14:paraId="5F717869"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40’</w:t>
            </w:r>
          </w:p>
        </w:tc>
        <w:tc>
          <w:tcPr>
            <w:tcW w:w="1582" w:type="dxa"/>
          </w:tcPr>
          <w:p w14:paraId="5F71786A"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70" w14:textId="77777777" w:rsidTr="00281510">
        <w:tc>
          <w:tcPr>
            <w:tcW w:w="992" w:type="dxa"/>
          </w:tcPr>
          <w:p w14:paraId="5F71786C"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9</w:t>
            </w:r>
          </w:p>
        </w:tc>
        <w:tc>
          <w:tcPr>
            <w:tcW w:w="1559" w:type="dxa"/>
          </w:tcPr>
          <w:p w14:paraId="5F71786D"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8:30-9:30</w:t>
            </w:r>
          </w:p>
        </w:tc>
        <w:tc>
          <w:tcPr>
            <w:tcW w:w="1418" w:type="dxa"/>
          </w:tcPr>
          <w:p w14:paraId="5F71786E"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50’</w:t>
            </w:r>
          </w:p>
        </w:tc>
        <w:tc>
          <w:tcPr>
            <w:tcW w:w="1582" w:type="dxa"/>
          </w:tcPr>
          <w:p w14:paraId="5F71786F"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是</w:t>
            </w:r>
          </w:p>
        </w:tc>
      </w:tr>
      <w:tr w:rsidR="00B179C4" w:rsidRPr="00AE0DB5" w14:paraId="5F717875" w14:textId="77777777" w:rsidTr="00281510">
        <w:tc>
          <w:tcPr>
            <w:tcW w:w="992" w:type="dxa"/>
          </w:tcPr>
          <w:p w14:paraId="5F717871"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10</w:t>
            </w:r>
          </w:p>
        </w:tc>
        <w:tc>
          <w:tcPr>
            <w:tcW w:w="1559" w:type="dxa"/>
          </w:tcPr>
          <w:p w14:paraId="5F717872"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9:30-10:30</w:t>
            </w:r>
          </w:p>
        </w:tc>
        <w:tc>
          <w:tcPr>
            <w:tcW w:w="1418" w:type="dxa"/>
          </w:tcPr>
          <w:p w14:paraId="5F717873"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55’</w:t>
            </w:r>
          </w:p>
        </w:tc>
        <w:tc>
          <w:tcPr>
            <w:tcW w:w="1582" w:type="dxa"/>
          </w:tcPr>
          <w:p w14:paraId="5F717874"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是</w:t>
            </w:r>
          </w:p>
        </w:tc>
      </w:tr>
      <w:tr w:rsidR="00B179C4" w:rsidRPr="00AE0DB5" w14:paraId="5F71787A" w14:textId="77777777" w:rsidTr="00281510">
        <w:tc>
          <w:tcPr>
            <w:tcW w:w="992" w:type="dxa"/>
          </w:tcPr>
          <w:p w14:paraId="5F717876"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11</w:t>
            </w:r>
          </w:p>
        </w:tc>
        <w:tc>
          <w:tcPr>
            <w:tcW w:w="1559" w:type="dxa"/>
          </w:tcPr>
          <w:p w14:paraId="5F717877"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10:30-11:30</w:t>
            </w:r>
          </w:p>
        </w:tc>
        <w:tc>
          <w:tcPr>
            <w:tcW w:w="1418" w:type="dxa"/>
          </w:tcPr>
          <w:p w14:paraId="5F717878"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48’</w:t>
            </w:r>
          </w:p>
        </w:tc>
        <w:tc>
          <w:tcPr>
            <w:tcW w:w="1582" w:type="dxa"/>
          </w:tcPr>
          <w:p w14:paraId="5F717879"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7F" w14:textId="77777777" w:rsidTr="00281510">
        <w:tc>
          <w:tcPr>
            <w:tcW w:w="992" w:type="dxa"/>
          </w:tcPr>
          <w:p w14:paraId="5F71787B"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12</w:t>
            </w:r>
          </w:p>
        </w:tc>
        <w:tc>
          <w:tcPr>
            <w:tcW w:w="1559" w:type="dxa"/>
          </w:tcPr>
          <w:p w14:paraId="5F71787C"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11:30-12:30</w:t>
            </w:r>
          </w:p>
        </w:tc>
        <w:tc>
          <w:tcPr>
            <w:tcW w:w="1418" w:type="dxa"/>
          </w:tcPr>
          <w:p w14:paraId="5F71787D"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46’</w:t>
            </w:r>
          </w:p>
        </w:tc>
        <w:tc>
          <w:tcPr>
            <w:tcW w:w="1582" w:type="dxa"/>
          </w:tcPr>
          <w:p w14:paraId="5F71787E"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84" w14:textId="77777777" w:rsidTr="00281510">
        <w:tc>
          <w:tcPr>
            <w:tcW w:w="992" w:type="dxa"/>
          </w:tcPr>
          <w:p w14:paraId="5F717880"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13</w:t>
            </w:r>
          </w:p>
        </w:tc>
        <w:tc>
          <w:tcPr>
            <w:tcW w:w="1559" w:type="dxa"/>
          </w:tcPr>
          <w:p w14:paraId="5F717881"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12:30-13:30</w:t>
            </w:r>
          </w:p>
        </w:tc>
        <w:tc>
          <w:tcPr>
            <w:tcW w:w="1418" w:type="dxa"/>
          </w:tcPr>
          <w:p w14:paraId="5F717882"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50’</w:t>
            </w:r>
          </w:p>
        </w:tc>
        <w:tc>
          <w:tcPr>
            <w:tcW w:w="1582" w:type="dxa"/>
          </w:tcPr>
          <w:p w14:paraId="5F717883"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是</w:t>
            </w:r>
          </w:p>
        </w:tc>
      </w:tr>
      <w:tr w:rsidR="00B179C4" w:rsidRPr="00AE0DB5" w14:paraId="5F717889" w14:textId="77777777" w:rsidTr="00281510">
        <w:tc>
          <w:tcPr>
            <w:tcW w:w="992" w:type="dxa"/>
          </w:tcPr>
          <w:p w14:paraId="5F717885"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14</w:t>
            </w:r>
          </w:p>
        </w:tc>
        <w:tc>
          <w:tcPr>
            <w:tcW w:w="1559" w:type="dxa"/>
          </w:tcPr>
          <w:p w14:paraId="5F717886"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13:30-14:30</w:t>
            </w:r>
          </w:p>
        </w:tc>
        <w:tc>
          <w:tcPr>
            <w:tcW w:w="1418" w:type="dxa"/>
          </w:tcPr>
          <w:p w14:paraId="5F717887"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56’</w:t>
            </w:r>
          </w:p>
        </w:tc>
        <w:tc>
          <w:tcPr>
            <w:tcW w:w="1582" w:type="dxa"/>
          </w:tcPr>
          <w:p w14:paraId="5F717888"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是</w:t>
            </w:r>
          </w:p>
        </w:tc>
      </w:tr>
      <w:tr w:rsidR="00B179C4" w:rsidRPr="00AE0DB5" w14:paraId="5F71788E" w14:textId="77777777" w:rsidTr="00281510">
        <w:tc>
          <w:tcPr>
            <w:tcW w:w="992" w:type="dxa"/>
          </w:tcPr>
          <w:p w14:paraId="5F71788A" w14:textId="77777777" w:rsidR="00390989" w:rsidRPr="00DE76D5" w:rsidRDefault="00390989" w:rsidP="000A3D28">
            <w:pPr>
              <w:kinsoku w:val="0"/>
              <w:overflowPunct w:val="0"/>
              <w:autoSpaceDE w:val="0"/>
              <w:autoSpaceDN w:val="0"/>
              <w:spacing w:line="240" w:lineRule="auto"/>
              <w:ind w:left="0" w:firstLineChars="100" w:firstLine="180"/>
              <w:jc w:val="left"/>
              <w:rPr>
                <w:color w:val="000000" w:themeColor="text1"/>
                <w:sz w:val="18"/>
                <w:szCs w:val="18"/>
              </w:rPr>
            </w:pPr>
            <w:r w:rsidRPr="00DE76D5">
              <w:rPr>
                <w:color w:val="000000" w:themeColor="text1"/>
                <w:sz w:val="18"/>
                <w:szCs w:val="18"/>
              </w:rPr>
              <w:t>15</w:t>
            </w:r>
          </w:p>
        </w:tc>
        <w:tc>
          <w:tcPr>
            <w:tcW w:w="1559" w:type="dxa"/>
          </w:tcPr>
          <w:p w14:paraId="5F71788B"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14:30-15:30</w:t>
            </w:r>
          </w:p>
        </w:tc>
        <w:tc>
          <w:tcPr>
            <w:tcW w:w="1418" w:type="dxa"/>
          </w:tcPr>
          <w:p w14:paraId="5F71788C"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47’</w:t>
            </w:r>
          </w:p>
        </w:tc>
        <w:tc>
          <w:tcPr>
            <w:tcW w:w="1582" w:type="dxa"/>
          </w:tcPr>
          <w:p w14:paraId="5F71788D"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93" w14:textId="77777777" w:rsidTr="00281510">
        <w:tc>
          <w:tcPr>
            <w:tcW w:w="992" w:type="dxa"/>
          </w:tcPr>
          <w:p w14:paraId="5F71788F"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16</w:t>
            </w:r>
          </w:p>
        </w:tc>
        <w:tc>
          <w:tcPr>
            <w:tcW w:w="1559" w:type="dxa"/>
          </w:tcPr>
          <w:p w14:paraId="5F717890"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15:30-16:30</w:t>
            </w:r>
          </w:p>
        </w:tc>
        <w:tc>
          <w:tcPr>
            <w:tcW w:w="1418" w:type="dxa"/>
          </w:tcPr>
          <w:p w14:paraId="5F717891"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40’</w:t>
            </w:r>
          </w:p>
        </w:tc>
        <w:tc>
          <w:tcPr>
            <w:tcW w:w="1582" w:type="dxa"/>
          </w:tcPr>
          <w:p w14:paraId="5F717892"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98" w14:textId="77777777" w:rsidTr="00281510">
        <w:tc>
          <w:tcPr>
            <w:tcW w:w="992" w:type="dxa"/>
          </w:tcPr>
          <w:p w14:paraId="5F717894"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17</w:t>
            </w:r>
          </w:p>
        </w:tc>
        <w:tc>
          <w:tcPr>
            <w:tcW w:w="1559" w:type="dxa"/>
          </w:tcPr>
          <w:p w14:paraId="5F717895"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16:30-17:30</w:t>
            </w:r>
          </w:p>
        </w:tc>
        <w:tc>
          <w:tcPr>
            <w:tcW w:w="1418" w:type="dxa"/>
          </w:tcPr>
          <w:p w14:paraId="5F717896"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28’</w:t>
            </w:r>
          </w:p>
        </w:tc>
        <w:tc>
          <w:tcPr>
            <w:tcW w:w="1582" w:type="dxa"/>
          </w:tcPr>
          <w:p w14:paraId="5F717897"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9D" w14:textId="77777777" w:rsidTr="00281510">
        <w:tc>
          <w:tcPr>
            <w:tcW w:w="992" w:type="dxa"/>
          </w:tcPr>
          <w:p w14:paraId="5F717899"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18</w:t>
            </w:r>
          </w:p>
        </w:tc>
        <w:tc>
          <w:tcPr>
            <w:tcW w:w="1559" w:type="dxa"/>
          </w:tcPr>
          <w:p w14:paraId="5F71789A"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17:30-18:30</w:t>
            </w:r>
          </w:p>
        </w:tc>
        <w:tc>
          <w:tcPr>
            <w:tcW w:w="1418" w:type="dxa"/>
          </w:tcPr>
          <w:p w14:paraId="5F71789B"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49’</w:t>
            </w:r>
          </w:p>
        </w:tc>
        <w:tc>
          <w:tcPr>
            <w:tcW w:w="1582" w:type="dxa"/>
          </w:tcPr>
          <w:p w14:paraId="5F71789C"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是</w:t>
            </w:r>
          </w:p>
        </w:tc>
      </w:tr>
      <w:tr w:rsidR="00B179C4" w:rsidRPr="00AE0DB5" w14:paraId="5F7178A2" w14:textId="77777777" w:rsidTr="00281510">
        <w:tc>
          <w:tcPr>
            <w:tcW w:w="992" w:type="dxa"/>
          </w:tcPr>
          <w:p w14:paraId="5F71789E"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19</w:t>
            </w:r>
          </w:p>
        </w:tc>
        <w:tc>
          <w:tcPr>
            <w:tcW w:w="1559" w:type="dxa"/>
          </w:tcPr>
          <w:p w14:paraId="5F71789F"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19:30-20:30</w:t>
            </w:r>
          </w:p>
        </w:tc>
        <w:tc>
          <w:tcPr>
            <w:tcW w:w="1418" w:type="dxa"/>
          </w:tcPr>
          <w:p w14:paraId="5F7178A0"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55’</w:t>
            </w:r>
          </w:p>
        </w:tc>
        <w:tc>
          <w:tcPr>
            <w:tcW w:w="1582" w:type="dxa"/>
          </w:tcPr>
          <w:p w14:paraId="5F7178A1"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是</w:t>
            </w:r>
          </w:p>
        </w:tc>
      </w:tr>
      <w:tr w:rsidR="00B179C4" w:rsidRPr="00AE0DB5" w14:paraId="5F7178A7" w14:textId="77777777" w:rsidTr="00281510">
        <w:tc>
          <w:tcPr>
            <w:tcW w:w="992" w:type="dxa"/>
          </w:tcPr>
          <w:p w14:paraId="5F7178A3"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20</w:t>
            </w:r>
          </w:p>
        </w:tc>
        <w:tc>
          <w:tcPr>
            <w:tcW w:w="1559" w:type="dxa"/>
          </w:tcPr>
          <w:p w14:paraId="5F7178A4"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20:30-21:30</w:t>
            </w:r>
          </w:p>
        </w:tc>
        <w:tc>
          <w:tcPr>
            <w:tcW w:w="1418" w:type="dxa"/>
          </w:tcPr>
          <w:p w14:paraId="5F7178A5"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48’</w:t>
            </w:r>
          </w:p>
        </w:tc>
        <w:tc>
          <w:tcPr>
            <w:tcW w:w="1582" w:type="dxa"/>
          </w:tcPr>
          <w:p w14:paraId="5F7178A6"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AC" w14:textId="77777777" w:rsidTr="00281510">
        <w:tc>
          <w:tcPr>
            <w:tcW w:w="992" w:type="dxa"/>
          </w:tcPr>
          <w:p w14:paraId="5F7178A8"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21</w:t>
            </w:r>
          </w:p>
        </w:tc>
        <w:tc>
          <w:tcPr>
            <w:tcW w:w="1559" w:type="dxa"/>
          </w:tcPr>
          <w:p w14:paraId="5F7178A9"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21:30-22:30</w:t>
            </w:r>
          </w:p>
        </w:tc>
        <w:tc>
          <w:tcPr>
            <w:tcW w:w="1418" w:type="dxa"/>
          </w:tcPr>
          <w:p w14:paraId="5F7178AA"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36’</w:t>
            </w:r>
          </w:p>
        </w:tc>
        <w:tc>
          <w:tcPr>
            <w:tcW w:w="1582" w:type="dxa"/>
          </w:tcPr>
          <w:p w14:paraId="5F7178AB"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B1" w14:textId="77777777" w:rsidTr="00281510">
        <w:tc>
          <w:tcPr>
            <w:tcW w:w="992" w:type="dxa"/>
          </w:tcPr>
          <w:p w14:paraId="5F7178AD"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22</w:t>
            </w:r>
          </w:p>
        </w:tc>
        <w:tc>
          <w:tcPr>
            <w:tcW w:w="1559" w:type="dxa"/>
          </w:tcPr>
          <w:p w14:paraId="5F7178AE"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22:30-23:30</w:t>
            </w:r>
          </w:p>
        </w:tc>
        <w:tc>
          <w:tcPr>
            <w:tcW w:w="1418" w:type="dxa"/>
          </w:tcPr>
          <w:p w14:paraId="5F7178AF"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30’</w:t>
            </w:r>
          </w:p>
        </w:tc>
        <w:tc>
          <w:tcPr>
            <w:tcW w:w="1582" w:type="dxa"/>
          </w:tcPr>
          <w:p w14:paraId="5F7178B0"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B6" w14:textId="77777777" w:rsidTr="00281510">
        <w:tc>
          <w:tcPr>
            <w:tcW w:w="992" w:type="dxa"/>
          </w:tcPr>
          <w:p w14:paraId="5F7178B2"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23</w:t>
            </w:r>
          </w:p>
        </w:tc>
        <w:tc>
          <w:tcPr>
            <w:tcW w:w="1559" w:type="dxa"/>
          </w:tcPr>
          <w:p w14:paraId="5F7178B3"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23:30-0:30</w:t>
            </w:r>
          </w:p>
        </w:tc>
        <w:tc>
          <w:tcPr>
            <w:tcW w:w="1418" w:type="dxa"/>
          </w:tcPr>
          <w:p w14:paraId="5F7178B4"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46’</w:t>
            </w:r>
          </w:p>
        </w:tc>
        <w:tc>
          <w:tcPr>
            <w:tcW w:w="1582" w:type="dxa"/>
          </w:tcPr>
          <w:p w14:paraId="5F7178B5"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r w:rsidR="00B179C4" w:rsidRPr="00AE0DB5" w14:paraId="5F7178BA" w14:textId="77777777" w:rsidTr="00281510">
        <w:tc>
          <w:tcPr>
            <w:tcW w:w="2551" w:type="dxa"/>
            <w:gridSpan w:val="2"/>
          </w:tcPr>
          <w:p w14:paraId="5F7178B7"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合计</w:t>
            </w:r>
          </w:p>
        </w:tc>
        <w:tc>
          <w:tcPr>
            <w:tcW w:w="1418" w:type="dxa"/>
          </w:tcPr>
          <w:p w14:paraId="5F7178B8"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color w:val="000000" w:themeColor="text1"/>
                <w:sz w:val="18"/>
                <w:szCs w:val="18"/>
              </w:rPr>
              <w:t>807’</w:t>
            </w:r>
          </w:p>
        </w:tc>
        <w:tc>
          <w:tcPr>
            <w:tcW w:w="1582" w:type="dxa"/>
          </w:tcPr>
          <w:p w14:paraId="5F7178B9" w14:textId="77777777" w:rsidR="00B179C4" w:rsidRPr="00DE76D5" w:rsidRDefault="00390989" w:rsidP="000A3D28">
            <w:pPr>
              <w:tabs>
                <w:tab w:val="center" w:pos="4153"/>
                <w:tab w:val="right" w:pos="8306"/>
              </w:tabs>
              <w:kinsoku w:val="0"/>
              <w:overflowPunct w:val="0"/>
              <w:autoSpaceDE w:val="0"/>
              <w:autoSpaceDN w:val="0"/>
              <w:snapToGrid w:val="0"/>
              <w:spacing w:line="240" w:lineRule="auto"/>
              <w:ind w:left="0"/>
              <w:jc w:val="center"/>
              <w:rPr>
                <w:color w:val="000000" w:themeColor="text1"/>
                <w:sz w:val="18"/>
                <w:szCs w:val="18"/>
              </w:rPr>
            </w:pPr>
            <w:r w:rsidRPr="00DE76D5">
              <w:rPr>
                <w:rFonts w:hint="eastAsia"/>
                <w:color w:val="000000" w:themeColor="text1"/>
                <w:sz w:val="18"/>
                <w:szCs w:val="18"/>
              </w:rPr>
              <w:t>否</w:t>
            </w:r>
          </w:p>
        </w:tc>
      </w:tr>
    </w:tbl>
    <w:p w14:paraId="5F7178BB" w14:textId="77777777" w:rsidR="00390989" w:rsidRDefault="00390989" w:rsidP="000A3D28">
      <w:pPr>
        <w:kinsoku w:val="0"/>
        <w:overflowPunct w:val="0"/>
        <w:autoSpaceDE w:val="0"/>
        <w:autoSpaceDN w:val="0"/>
        <w:ind w:left="360"/>
        <w:rPr>
          <w:rFonts w:ascii="宋体"/>
          <w:color w:val="000000" w:themeColor="text1"/>
          <w:sz w:val="18"/>
          <w:szCs w:val="18"/>
        </w:rPr>
      </w:pPr>
    </w:p>
    <w:p w14:paraId="5F7178BC" w14:textId="77777777" w:rsidR="00D102C5" w:rsidRPr="00DE76D5" w:rsidRDefault="00D102C5" w:rsidP="000A3D28">
      <w:pPr>
        <w:kinsoku w:val="0"/>
        <w:overflowPunct w:val="0"/>
        <w:autoSpaceDE w:val="0"/>
        <w:autoSpaceDN w:val="0"/>
        <w:ind w:left="360"/>
        <w:rPr>
          <w:rFonts w:ascii="宋体"/>
          <w:color w:val="000000" w:themeColor="text1"/>
          <w:sz w:val="18"/>
          <w:szCs w:val="18"/>
        </w:rPr>
      </w:pPr>
    </w:p>
    <w:p w14:paraId="5F7178BD" w14:textId="77777777" w:rsidR="00390989" w:rsidRPr="00603362" w:rsidRDefault="00C8412E" w:rsidP="000A3D28">
      <w:pPr>
        <w:kinsoku w:val="0"/>
        <w:overflowPunct w:val="0"/>
        <w:autoSpaceDE w:val="0"/>
        <w:autoSpaceDN w:val="0"/>
      </w:pPr>
      <w:r w:rsidRPr="00AE0DB5">
        <w:rPr>
          <w:rFonts w:hint="eastAsia"/>
        </w:rPr>
        <w:lastRenderedPageBreak/>
        <w:t>各公司还可以根据以上表</w:t>
      </w:r>
      <w:r w:rsidRPr="00AE0DB5">
        <w:rPr>
          <w:rFonts w:hint="eastAsia"/>
        </w:rPr>
        <w:t>1</w:t>
      </w:r>
      <w:r w:rsidRPr="00AE0DB5">
        <w:rPr>
          <w:rFonts w:hint="eastAsia"/>
        </w:rPr>
        <w:t>和表</w:t>
      </w:r>
      <w:r w:rsidRPr="00AE0DB5">
        <w:rPr>
          <w:rFonts w:hint="eastAsia"/>
        </w:rPr>
        <w:t>2</w:t>
      </w:r>
      <w:r w:rsidRPr="00AE0DB5">
        <w:rPr>
          <w:rFonts w:hint="eastAsia"/>
        </w:rPr>
        <w:t>制作“签派员客观工作负荷校验总表”，以统计整个航空公司各时段席位数以及对应的签派员工作总负荷</w:t>
      </w:r>
    </w:p>
    <w:p w14:paraId="5F7178BE" w14:textId="77777777" w:rsidR="00390989" w:rsidRPr="00AE0DB5" w:rsidRDefault="00390989" w:rsidP="000A3D28">
      <w:pPr>
        <w:kinsoku w:val="0"/>
        <w:overflowPunct w:val="0"/>
        <w:autoSpaceDE w:val="0"/>
        <w:autoSpaceDN w:val="0"/>
      </w:pPr>
      <w:r w:rsidRPr="00DE76D5">
        <w:rPr>
          <w:rFonts w:hint="eastAsia"/>
        </w:rPr>
        <w:t>附录二</w:t>
      </w:r>
    </w:p>
    <w:p w14:paraId="5F7178BF" w14:textId="77777777" w:rsidR="00390989" w:rsidRPr="00DE76D5" w:rsidRDefault="00390989" w:rsidP="000A3D28">
      <w:pPr>
        <w:kinsoku w:val="0"/>
        <w:overflowPunct w:val="0"/>
        <w:autoSpaceDE w:val="0"/>
        <w:autoSpaceDN w:val="0"/>
      </w:pPr>
      <w:r w:rsidRPr="00DE76D5">
        <w:rPr>
          <w:rFonts w:hint="eastAsia"/>
        </w:rPr>
        <w:t>主观工作负荷评估校验样例</w:t>
      </w:r>
    </w:p>
    <w:p w14:paraId="5F7178C0" w14:textId="77777777" w:rsidR="00390989" w:rsidRPr="00603362" w:rsidRDefault="00390989" w:rsidP="000A3D28">
      <w:pPr>
        <w:kinsoku w:val="0"/>
        <w:overflowPunct w:val="0"/>
        <w:autoSpaceDE w:val="0"/>
        <w:autoSpaceDN w:val="0"/>
        <w:jc w:val="center"/>
        <w:rPr>
          <w:b/>
        </w:rPr>
      </w:pPr>
      <w:r w:rsidRPr="00603362">
        <w:rPr>
          <w:rFonts w:hint="eastAsia"/>
          <w:b/>
        </w:rPr>
        <w:t>表</w:t>
      </w:r>
      <w:r w:rsidRPr="00603362">
        <w:rPr>
          <w:b/>
        </w:rPr>
        <w:t>1</w:t>
      </w:r>
      <w:r w:rsidRPr="00603362">
        <w:rPr>
          <w:rFonts w:hint="eastAsia"/>
          <w:b/>
        </w:rPr>
        <w:t>：主观负荷因素说明表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9"/>
        <w:gridCol w:w="4421"/>
      </w:tblGrid>
      <w:tr w:rsidR="00B179C4" w:rsidRPr="00AE0DB5" w14:paraId="5F7178C3" w14:textId="77777777" w:rsidTr="002A2D6F">
        <w:trPr>
          <w:trHeight w:val="20"/>
        </w:trPr>
        <w:tc>
          <w:tcPr>
            <w:tcW w:w="2518" w:type="dxa"/>
            <w:vAlign w:val="center"/>
          </w:tcPr>
          <w:p w14:paraId="5F7178C1" w14:textId="77777777" w:rsidR="00B179C4" w:rsidRPr="00DE76D5" w:rsidRDefault="00390989" w:rsidP="000A3D28">
            <w:pPr>
              <w:kinsoku w:val="0"/>
              <w:overflowPunct w:val="0"/>
              <w:autoSpaceDE w:val="0"/>
              <w:autoSpaceDN w:val="0"/>
              <w:spacing w:line="360" w:lineRule="auto"/>
              <w:ind w:left="0"/>
              <w:jc w:val="left"/>
              <w:rPr>
                <w:b/>
                <w:color w:val="000000" w:themeColor="text1"/>
                <w:sz w:val="18"/>
                <w:szCs w:val="18"/>
              </w:rPr>
            </w:pPr>
            <w:r w:rsidRPr="00DE76D5">
              <w:rPr>
                <w:rFonts w:hint="eastAsia"/>
                <w:b/>
                <w:color w:val="000000" w:themeColor="text1"/>
                <w:sz w:val="18"/>
                <w:szCs w:val="18"/>
              </w:rPr>
              <w:t>负荷因素名称</w:t>
            </w:r>
          </w:p>
        </w:tc>
        <w:tc>
          <w:tcPr>
            <w:tcW w:w="6004" w:type="dxa"/>
            <w:vAlign w:val="center"/>
          </w:tcPr>
          <w:p w14:paraId="5F7178C2" w14:textId="77777777" w:rsidR="00B179C4" w:rsidRPr="00DE76D5" w:rsidRDefault="00390989" w:rsidP="000A3D28">
            <w:pPr>
              <w:kinsoku w:val="0"/>
              <w:overflowPunct w:val="0"/>
              <w:autoSpaceDE w:val="0"/>
              <w:autoSpaceDN w:val="0"/>
              <w:spacing w:line="360" w:lineRule="auto"/>
              <w:ind w:left="0"/>
              <w:jc w:val="left"/>
              <w:rPr>
                <w:b/>
                <w:color w:val="000000" w:themeColor="text1"/>
                <w:sz w:val="18"/>
                <w:szCs w:val="18"/>
              </w:rPr>
            </w:pPr>
            <w:r w:rsidRPr="00DE76D5">
              <w:rPr>
                <w:rFonts w:hint="eastAsia"/>
                <w:b/>
                <w:color w:val="000000" w:themeColor="text1"/>
                <w:sz w:val="18"/>
                <w:szCs w:val="18"/>
              </w:rPr>
              <w:t>说明</w:t>
            </w:r>
          </w:p>
        </w:tc>
      </w:tr>
      <w:tr w:rsidR="00B179C4" w:rsidRPr="00AE0DB5" w14:paraId="5F7178C6" w14:textId="77777777" w:rsidTr="002A2D6F">
        <w:trPr>
          <w:trHeight w:val="20"/>
        </w:trPr>
        <w:tc>
          <w:tcPr>
            <w:tcW w:w="2518" w:type="dxa"/>
            <w:vAlign w:val="center"/>
          </w:tcPr>
          <w:p w14:paraId="5F7178C4"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脑力需求</w:t>
            </w:r>
          </w:p>
        </w:tc>
        <w:tc>
          <w:tcPr>
            <w:tcW w:w="6004" w:type="dxa"/>
            <w:vAlign w:val="center"/>
          </w:tcPr>
          <w:p w14:paraId="5F7178C5"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指签派员执行工作时思考，决策和观察的脑力需求。如，完成工作过程中需付出多大的脑力活动（如思考、决策、计算、记忆、观察、搜查等）？该工作从脑力方面对个人而言有多困难？多复杂？多容易忘记？</w:t>
            </w:r>
          </w:p>
        </w:tc>
      </w:tr>
      <w:tr w:rsidR="00B179C4" w:rsidRPr="00AE0DB5" w14:paraId="5F7178C9" w14:textId="77777777" w:rsidTr="002A2D6F">
        <w:trPr>
          <w:trHeight w:val="20"/>
        </w:trPr>
        <w:tc>
          <w:tcPr>
            <w:tcW w:w="2518" w:type="dxa"/>
            <w:vAlign w:val="center"/>
          </w:tcPr>
          <w:p w14:paraId="5F7178C7"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体力需求</w:t>
            </w:r>
          </w:p>
        </w:tc>
        <w:tc>
          <w:tcPr>
            <w:tcW w:w="6004" w:type="dxa"/>
            <w:vAlign w:val="center"/>
          </w:tcPr>
          <w:p w14:paraId="5F7178C8"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指运行控制过程中签派员所需消耗的身体能量。如，完成工作过程中需付出多大的体力活动（如推、拉、转身、控制活动等）？该工作从体力方面对个人而言有多困难？动作消耗多少费力？</w:t>
            </w:r>
          </w:p>
        </w:tc>
      </w:tr>
      <w:tr w:rsidR="00B179C4" w:rsidRPr="00AE0DB5" w14:paraId="5F7178CC" w14:textId="77777777" w:rsidTr="002A2D6F">
        <w:trPr>
          <w:trHeight w:val="20"/>
        </w:trPr>
        <w:tc>
          <w:tcPr>
            <w:tcW w:w="2518" w:type="dxa"/>
            <w:vAlign w:val="center"/>
          </w:tcPr>
          <w:p w14:paraId="5F7178CA"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时间需求</w:t>
            </w:r>
          </w:p>
        </w:tc>
        <w:tc>
          <w:tcPr>
            <w:tcW w:w="6004" w:type="dxa"/>
            <w:vAlign w:val="center"/>
          </w:tcPr>
          <w:p w14:paraId="5F7178CB"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指签派员工作过程中所承受的时间压力。由于工作的速度节奏使人感到多大的时间压力，如：节奏缓慢使人感到从容不迫，还是快速而令人感到紧张？</w:t>
            </w:r>
          </w:p>
        </w:tc>
      </w:tr>
      <w:tr w:rsidR="00B179C4" w:rsidRPr="00AE0DB5" w14:paraId="5F7178CF" w14:textId="77777777" w:rsidTr="002A2D6F">
        <w:trPr>
          <w:trHeight w:val="20"/>
        </w:trPr>
        <w:tc>
          <w:tcPr>
            <w:tcW w:w="2518" w:type="dxa"/>
            <w:vAlign w:val="center"/>
          </w:tcPr>
          <w:p w14:paraId="5F7178CD"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努力程度</w:t>
            </w:r>
          </w:p>
        </w:tc>
        <w:tc>
          <w:tcPr>
            <w:tcW w:w="6004" w:type="dxa"/>
            <w:vAlign w:val="center"/>
          </w:tcPr>
          <w:p w14:paraId="5F7178CE"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指签派员在完成其工作目标时需要付出的努力程度有多大？</w:t>
            </w:r>
          </w:p>
        </w:tc>
      </w:tr>
      <w:tr w:rsidR="00B179C4" w:rsidRPr="00AE0DB5" w14:paraId="5F7178D2" w14:textId="77777777" w:rsidTr="002A2D6F">
        <w:trPr>
          <w:trHeight w:val="20"/>
        </w:trPr>
        <w:tc>
          <w:tcPr>
            <w:tcW w:w="2518" w:type="dxa"/>
            <w:vAlign w:val="center"/>
          </w:tcPr>
          <w:p w14:paraId="5F7178D0"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绩效水平</w:t>
            </w:r>
          </w:p>
        </w:tc>
        <w:tc>
          <w:tcPr>
            <w:tcW w:w="6004" w:type="dxa"/>
            <w:vAlign w:val="center"/>
          </w:tcPr>
          <w:p w14:paraId="5F7178D1"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指签派员认为自己完成工作目标取得的成绩如何？对自己的绩效的满意程度有多高？</w:t>
            </w:r>
          </w:p>
        </w:tc>
      </w:tr>
      <w:tr w:rsidR="00B179C4" w:rsidRPr="00AE0DB5" w14:paraId="5F7178D5" w14:textId="77777777" w:rsidTr="002A2D6F">
        <w:trPr>
          <w:trHeight w:val="20"/>
        </w:trPr>
        <w:tc>
          <w:tcPr>
            <w:tcW w:w="2518" w:type="dxa"/>
            <w:vAlign w:val="center"/>
          </w:tcPr>
          <w:p w14:paraId="5F7178D3"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受挫程度</w:t>
            </w:r>
          </w:p>
        </w:tc>
        <w:tc>
          <w:tcPr>
            <w:tcW w:w="6004" w:type="dxa"/>
            <w:vAlign w:val="center"/>
          </w:tcPr>
          <w:p w14:paraId="5F7178D4" w14:textId="77777777" w:rsidR="00B179C4" w:rsidRPr="00DE76D5" w:rsidRDefault="00390989" w:rsidP="000A3D28">
            <w:pPr>
              <w:kinsoku w:val="0"/>
              <w:overflowPunct w:val="0"/>
              <w:autoSpaceDE w:val="0"/>
              <w:autoSpaceDN w:val="0"/>
              <w:spacing w:line="360" w:lineRule="auto"/>
              <w:ind w:left="0"/>
              <w:jc w:val="left"/>
              <w:rPr>
                <w:color w:val="000000" w:themeColor="text1"/>
                <w:sz w:val="18"/>
                <w:szCs w:val="18"/>
              </w:rPr>
            </w:pPr>
            <w:r w:rsidRPr="00DE76D5">
              <w:rPr>
                <w:rFonts w:hint="eastAsia"/>
                <w:color w:val="000000" w:themeColor="text1"/>
                <w:sz w:val="18"/>
                <w:szCs w:val="18"/>
              </w:rPr>
              <w:t>指签派员在工作中，感到沮丧感、烦恼程度有多高？</w:t>
            </w:r>
          </w:p>
        </w:tc>
      </w:tr>
    </w:tbl>
    <w:p w14:paraId="5F7178D6" w14:textId="77777777" w:rsidR="00390989" w:rsidRPr="00DE76D5" w:rsidRDefault="00390989" w:rsidP="00D102C5">
      <w:pPr>
        <w:kinsoku w:val="0"/>
        <w:overflowPunct w:val="0"/>
        <w:autoSpaceDE w:val="0"/>
        <w:autoSpaceDN w:val="0"/>
        <w:ind w:left="0"/>
        <w:rPr>
          <w:rFonts w:asciiTheme="minorEastAsia" w:eastAsiaTheme="minorEastAsia" w:hAnsiTheme="minorEastAsia"/>
          <w:b/>
          <w:color w:val="000000" w:themeColor="text1"/>
          <w:szCs w:val="21"/>
        </w:rPr>
      </w:pPr>
      <w:r w:rsidRPr="00DE76D5">
        <w:rPr>
          <w:rFonts w:asciiTheme="minorEastAsia" w:eastAsiaTheme="minorEastAsia" w:hAnsiTheme="minorEastAsia" w:hint="eastAsia"/>
          <w:b/>
          <w:color w:val="000000" w:themeColor="text1"/>
          <w:szCs w:val="21"/>
        </w:rPr>
        <w:lastRenderedPageBreak/>
        <w:t>表</w:t>
      </w:r>
      <w:r w:rsidRPr="00DE76D5">
        <w:rPr>
          <w:rFonts w:asciiTheme="minorEastAsia" w:eastAsiaTheme="minorEastAsia" w:hAnsiTheme="minorEastAsia"/>
          <w:b/>
          <w:color w:val="000000" w:themeColor="text1"/>
          <w:szCs w:val="21"/>
        </w:rPr>
        <w:t>2</w:t>
      </w:r>
      <w:r w:rsidRPr="00DE76D5">
        <w:rPr>
          <w:rFonts w:asciiTheme="minorEastAsia" w:eastAsiaTheme="minorEastAsia" w:hAnsiTheme="minorEastAsia" w:hint="eastAsia"/>
          <w:b/>
          <w:color w:val="000000" w:themeColor="text1"/>
          <w:szCs w:val="21"/>
        </w:rPr>
        <w:t>：主观负荷因素评分表</w:t>
      </w:r>
    </w:p>
    <w:p w14:paraId="5F7178D7" w14:textId="77777777" w:rsidR="003C6951" w:rsidRDefault="00390989" w:rsidP="000A3D28">
      <w:pPr>
        <w:kinsoku w:val="0"/>
        <w:overflowPunct w:val="0"/>
        <w:autoSpaceDE w:val="0"/>
        <w:autoSpaceDN w:val="0"/>
      </w:pPr>
      <w:r w:rsidRPr="00DE76D5">
        <w:rPr>
          <w:rFonts w:hint="eastAsia"/>
        </w:rPr>
        <w:t>测试者：</w:t>
      </w:r>
    </w:p>
    <w:p w14:paraId="5F7178D8" w14:textId="77777777" w:rsidR="00603362" w:rsidRPr="00DE76D5" w:rsidRDefault="00603362" w:rsidP="000A3D28">
      <w:pPr>
        <w:kinsoku w:val="0"/>
        <w:overflowPunct w:val="0"/>
        <w:autoSpaceDE w:val="0"/>
        <w:autoSpaceDN w:val="0"/>
      </w:pPr>
    </w:p>
    <w:p w14:paraId="5F7178D9" w14:textId="77777777" w:rsidR="003C6951" w:rsidRPr="00DE76D5" w:rsidRDefault="00E633C3" w:rsidP="000A3D28">
      <w:pPr>
        <w:kinsoku w:val="0"/>
        <w:overflowPunct w:val="0"/>
        <w:autoSpaceDE w:val="0"/>
        <w:autoSpaceDN w:val="0"/>
        <w:spacing w:line="600" w:lineRule="exact"/>
      </w:pPr>
      <w:r>
        <w:rPr>
          <w:noProof/>
        </w:rPr>
        <w:pict w14:anchorId="5F717E16">
          <v:shape id="Text Box 1273" o:spid="_x0000_s1029" type="#_x0000_t202" style="position:absolute;left:0;text-align:left;margin-left:121.05pt;margin-top:5.4pt;width:213.75pt;height:181.1pt;z-index:-251658231;visibility:visible;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" stroked="f">
            <v:fill r:id="rId150" o:title="" recolor="t" rotate="t" type="frame"/>
            <v:textbox style="mso-next-textbox:#Text Box 1273">
              <w:txbxContent>
                <w:p w14:paraId="5F717F24" w14:textId="77777777" w:rsidR="00E05939" w:rsidRDefault="00E05939" w:rsidP="003C6951">
                  <w:pPr>
                    <w:ind w:left="360"/>
                    <w:rPr>
                      <w:szCs w:val="21"/>
                    </w:rPr>
                  </w:pPr>
                </w:p>
                <w:p w14:paraId="5F717F25" w14:textId="77777777" w:rsidR="00E05939" w:rsidRDefault="00E05939" w:rsidP="003C6951">
                  <w:pPr>
                    <w:ind w:left="360"/>
                    <w:rPr>
                      <w:szCs w:val="21"/>
                    </w:rPr>
                  </w:pPr>
                </w:p>
                <w:p w14:paraId="5F717F26" w14:textId="77777777" w:rsidR="00E05939" w:rsidRPr="00DE76D5" w:rsidRDefault="00E05939" w:rsidP="003C6951">
                  <w:pPr>
                    <w:ind w:left="360"/>
                    <w:rPr>
                      <w:szCs w:val="21"/>
                    </w:rPr>
                  </w:pPr>
                </w:p>
              </w:txbxContent>
            </v:textbox>
          </v:shape>
        </w:pict>
      </w:r>
      <w:r w:rsidR="00390989" w:rsidRPr="00DE76D5">
        <w:rPr>
          <w:rFonts w:hint="eastAsia"/>
        </w:rPr>
        <w:t>脑力需求</w:t>
      </w:r>
    </w:p>
    <w:p w14:paraId="5F7178DA" w14:textId="77777777" w:rsidR="003C6951" w:rsidRPr="00DE76D5" w:rsidRDefault="00390989" w:rsidP="000A3D28">
      <w:pPr>
        <w:kinsoku w:val="0"/>
        <w:overflowPunct w:val="0"/>
        <w:autoSpaceDE w:val="0"/>
        <w:autoSpaceDN w:val="0"/>
        <w:spacing w:line="600" w:lineRule="exact"/>
      </w:pPr>
      <w:r w:rsidRPr="00DE76D5">
        <w:rPr>
          <w:rFonts w:hint="eastAsia"/>
        </w:rPr>
        <w:t>体力需求</w:t>
      </w:r>
    </w:p>
    <w:p w14:paraId="5F7178DB" w14:textId="77777777" w:rsidR="003C6951" w:rsidRPr="00DE76D5" w:rsidRDefault="00390989" w:rsidP="000A3D28">
      <w:pPr>
        <w:kinsoku w:val="0"/>
        <w:overflowPunct w:val="0"/>
        <w:autoSpaceDE w:val="0"/>
        <w:autoSpaceDN w:val="0"/>
        <w:spacing w:line="600" w:lineRule="exact"/>
      </w:pPr>
      <w:r w:rsidRPr="00DE76D5">
        <w:rPr>
          <w:rFonts w:hint="eastAsia"/>
        </w:rPr>
        <w:t>时间需求</w:t>
      </w:r>
    </w:p>
    <w:p w14:paraId="5F7178DC" w14:textId="77777777" w:rsidR="003C6951" w:rsidRPr="00DE76D5" w:rsidRDefault="00390989" w:rsidP="000A3D28">
      <w:pPr>
        <w:kinsoku w:val="0"/>
        <w:overflowPunct w:val="0"/>
        <w:autoSpaceDE w:val="0"/>
        <w:autoSpaceDN w:val="0"/>
        <w:spacing w:line="600" w:lineRule="exact"/>
      </w:pPr>
      <w:r w:rsidRPr="00DE76D5">
        <w:rPr>
          <w:rFonts w:hint="eastAsia"/>
        </w:rPr>
        <w:t>绩效水平</w:t>
      </w:r>
    </w:p>
    <w:p w14:paraId="5F7178DD" w14:textId="77777777" w:rsidR="003C6951" w:rsidRPr="00DE76D5" w:rsidRDefault="00390989" w:rsidP="000A3D28">
      <w:pPr>
        <w:kinsoku w:val="0"/>
        <w:overflowPunct w:val="0"/>
        <w:autoSpaceDE w:val="0"/>
        <w:autoSpaceDN w:val="0"/>
        <w:spacing w:line="600" w:lineRule="exact"/>
      </w:pPr>
      <w:r w:rsidRPr="00DE76D5">
        <w:rPr>
          <w:rFonts w:hint="eastAsia"/>
        </w:rPr>
        <w:t>努力程度</w:t>
      </w:r>
    </w:p>
    <w:p w14:paraId="5F7178DE" w14:textId="77777777" w:rsidR="003C6951" w:rsidRPr="00DE76D5" w:rsidRDefault="00390989" w:rsidP="000A3D28">
      <w:pPr>
        <w:kinsoku w:val="0"/>
        <w:overflowPunct w:val="0"/>
        <w:autoSpaceDE w:val="0"/>
        <w:autoSpaceDN w:val="0"/>
        <w:spacing w:line="600" w:lineRule="exact"/>
      </w:pPr>
      <w:r w:rsidRPr="00DE76D5">
        <w:rPr>
          <w:rFonts w:hint="eastAsia"/>
        </w:rPr>
        <w:t>受挫程度</w:t>
      </w:r>
    </w:p>
    <w:p w14:paraId="5F7178DF" w14:textId="77777777" w:rsidR="00390989" w:rsidRPr="00AE0DB5" w:rsidRDefault="00390989" w:rsidP="000A3D28">
      <w:pPr>
        <w:pStyle w:val="aa"/>
        <w:kinsoku w:val="0"/>
        <w:overflowPunct w:val="0"/>
        <w:autoSpaceDE w:val="0"/>
        <w:autoSpaceDN w:val="0"/>
        <w:adjustRightInd w:val="0"/>
        <w:snapToGrid w:val="0"/>
        <w:spacing w:line="312" w:lineRule="auto"/>
        <w:ind w:left="360" w:firstLineChars="50" w:firstLine="90"/>
        <w:rPr>
          <w:color w:val="000000" w:themeColor="text1"/>
          <w:sz w:val="18"/>
          <w:szCs w:val="18"/>
        </w:rPr>
      </w:pPr>
    </w:p>
    <w:p w14:paraId="5F7178E0" w14:textId="77777777" w:rsidR="003C6951" w:rsidRPr="00AE0DB5" w:rsidRDefault="003C6951" w:rsidP="000A3D28">
      <w:pPr>
        <w:kinsoku w:val="0"/>
        <w:overflowPunct w:val="0"/>
        <w:autoSpaceDE w:val="0"/>
        <w:autoSpaceDN w:val="0"/>
      </w:pPr>
      <w:r w:rsidRPr="00AE0DB5">
        <w:rPr>
          <w:rFonts w:hint="eastAsia"/>
        </w:rPr>
        <w:t>注：【</w:t>
      </w:r>
      <w:r w:rsidRPr="00AE0DB5">
        <w:rPr>
          <w:rFonts w:hint="eastAsia"/>
        </w:rPr>
        <w:t>0-2</w:t>
      </w:r>
      <w:r w:rsidRPr="00AE0DB5">
        <w:rPr>
          <w:rFonts w:hint="eastAsia"/>
        </w:rPr>
        <w:t>】表示负荷程度为很低</w:t>
      </w:r>
    </w:p>
    <w:p w14:paraId="5F7178E1" w14:textId="77777777" w:rsidR="00390989" w:rsidRPr="00AE0DB5" w:rsidRDefault="003C6951" w:rsidP="000A3D28">
      <w:pPr>
        <w:kinsoku w:val="0"/>
        <w:overflowPunct w:val="0"/>
        <w:autoSpaceDE w:val="0"/>
        <w:autoSpaceDN w:val="0"/>
      </w:pPr>
      <w:r w:rsidRPr="00AE0DB5">
        <w:rPr>
          <w:rFonts w:hint="eastAsia"/>
        </w:rPr>
        <w:t>【</w:t>
      </w:r>
      <w:r w:rsidRPr="00AE0DB5">
        <w:rPr>
          <w:rFonts w:hint="eastAsia"/>
        </w:rPr>
        <w:t>3-6</w:t>
      </w:r>
      <w:r w:rsidRPr="00AE0DB5">
        <w:rPr>
          <w:rFonts w:hint="eastAsia"/>
        </w:rPr>
        <w:t>】表示负荷程度为适中</w:t>
      </w:r>
    </w:p>
    <w:p w14:paraId="5F7178E2" w14:textId="77777777" w:rsidR="00390989" w:rsidRPr="00AE0DB5" w:rsidRDefault="003C6951" w:rsidP="000A3D28">
      <w:pPr>
        <w:kinsoku w:val="0"/>
        <w:overflowPunct w:val="0"/>
        <w:autoSpaceDE w:val="0"/>
        <w:autoSpaceDN w:val="0"/>
      </w:pPr>
      <w:r w:rsidRPr="00AE0DB5">
        <w:rPr>
          <w:rFonts w:hint="eastAsia"/>
        </w:rPr>
        <w:t>【</w:t>
      </w:r>
      <w:r w:rsidRPr="00AE0DB5">
        <w:rPr>
          <w:rFonts w:hint="eastAsia"/>
        </w:rPr>
        <w:t>7-8</w:t>
      </w:r>
      <w:r w:rsidRPr="00AE0DB5">
        <w:rPr>
          <w:rFonts w:hint="eastAsia"/>
        </w:rPr>
        <w:t>】表示负荷程度为较高</w:t>
      </w:r>
    </w:p>
    <w:p w14:paraId="5F7178E3" w14:textId="77777777" w:rsidR="00390989" w:rsidRPr="00AE0DB5" w:rsidRDefault="003C6951" w:rsidP="000A3D28">
      <w:pPr>
        <w:kinsoku w:val="0"/>
        <w:overflowPunct w:val="0"/>
        <w:autoSpaceDE w:val="0"/>
        <w:autoSpaceDN w:val="0"/>
      </w:pPr>
      <w:r w:rsidRPr="00AE0DB5">
        <w:rPr>
          <w:rFonts w:hint="eastAsia"/>
        </w:rPr>
        <w:t>【</w:t>
      </w:r>
      <w:r w:rsidRPr="00AE0DB5">
        <w:rPr>
          <w:rFonts w:hint="eastAsia"/>
        </w:rPr>
        <w:t>9-10</w:t>
      </w:r>
      <w:r w:rsidRPr="00AE0DB5">
        <w:rPr>
          <w:rFonts w:hint="eastAsia"/>
        </w:rPr>
        <w:t>】表示负荷程度为超负荷</w:t>
      </w:r>
    </w:p>
    <w:p w14:paraId="5F7178E4" w14:textId="77777777" w:rsidR="00390989" w:rsidRPr="00AE0DB5" w:rsidRDefault="003C6951" w:rsidP="000A3D28">
      <w:pPr>
        <w:kinsoku w:val="0"/>
        <w:overflowPunct w:val="0"/>
        <w:autoSpaceDE w:val="0"/>
        <w:autoSpaceDN w:val="0"/>
      </w:pPr>
      <w:r w:rsidRPr="00AE0DB5">
        <w:rPr>
          <w:rFonts w:hint="eastAsia"/>
        </w:rPr>
        <w:t>评分结果计入表</w:t>
      </w:r>
      <w:r w:rsidRPr="00AE0DB5">
        <w:rPr>
          <w:rFonts w:hint="eastAsia"/>
        </w:rPr>
        <w:t>5.</w:t>
      </w:r>
    </w:p>
    <w:p w14:paraId="5F7178E5" w14:textId="77777777" w:rsidR="00390989" w:rsidRDefault="00390989" w:rsidP="000A3D28">
      <w:pPr>
        <w:pStyle w:val="aa"/>
        <w:kinsoku w:val="0"/>
        <w:overflowPunct w:val="0"/>
        <w:autoSpaceDE w:val="0"/>
        <w:autoSpaceDN w:val="0"/>
        <w:adjustRightInd w:val="0"/>
        <w:snapToGrid w:val="0"/>
        <w:spacing w:line="312" w:lineRule="auto"/>
        <w:ind w:left="360" w:firstLineChars="250" w:firstLine="450"/>
        <w:rPr>
          <w:rFonts w:hAnsi="宋体"/>
          <w:color w:val="000000" w:themeColor="text1"/>
          <w:sz w:val="18"/>
          <w:szCs w:val="18"/>
        </w:rPr>
      </w:pPr>
    </w:p>
    <w:p w14:paraId="5F7178E6" w14:textId="77777777" w:rsidR="00603362" w:rsidRPr="00AE0DB5" w:rsidRDefault="00603362" w:rsidP="000A3D28">
      <w:pPr>
        <w:pStyle w:val="aa"/>
        <w:kinsoku w:val="0"/>
        <w:overflowPunct w:val="0"/>
        <w:autoSpaceDE w:val="0"/>
        <w:autoSpaceDN w:val="0"/>
        <w:adjustRightInd w:val="0"/>
        <w:snapToGrid w:val="0"/>
        <w:spacing w:line="312" w:lineRule="auto"/>
        <w:ind w:left="360" w:firstLineChars="250" w:firstLine="450"/>
        <w:rPr>
          <w:rFonts w:hAnsi="宋体"/>
          <w:color w:val="000000" w:themeColor="text1"/>
          <w:sz w:val="18"/>
          <w:szCs w:val="18"/>
        </w:rPr>
      </w:pPr>
    </w:p>
    <w:p w14:paraId="5F7178E7" w14:textId="77777777" w:rsidR="00390989" w:rsidRPr="00AE0DB5" w:rsidRDefault="00390989" w:rsidP="000A3D28">
      <w:pPr>
        <w:pStyle w:val="aa"/>
        <w:kinsoku w:val="0"/>
        <w:overflowPunct w:val="0"/>
        <w:autoSpaceDE w:val="0"/>
        <w:autoSpaceDN w:val="0"/>
        <w:adjustRightInd w:val="0"/>
        <w:snapToGrid w:val="0"/>
        <w:spacing w:line="312" w:lineRule="auto"/>
        <w:ind w:left="360" w:firstLineChars="250" w:firstLine="450"/>
        <w:rPr>
          <w:rFonts w:hAnsi="宋体"/>
          <w:color w:val="000000" w:themeColor="text1"/>
          <w:sz w:val="18"/>
          <w:szCs w:val="18"/>
        </w:rPr>
      </w:pPr>
    </w:p>
    <w:p w14:paraId="5F7178E8" w14:textId="77777777" w:rsidR="00390989" w:rsidRPr="00AE0DB5" w:rsidRDefault="00390989" w:rsidP="000A3D28">
      <w:pPr>
        <w:pStyle w:val="aa"/>
        <w:kinsoku w:val="0"/>
        <w:overflowPunct w:val="0"/>
        <w:autoSpaceDE w:val="0"/>
        <w:autoSpaceDN w:val="0"/>
        <w:adjustRightInd w:val="0"/>
        <w:snapToGrid w:val="0"/>
        <w:spacing w:line="312" w:lineRule="auto"/>
        <w:ind w:left="360" w:firstLineChars="250" w:firstLine="450"/>
        <w:rPr>
          <w:rFonts w:hAnsi="宋体"/>
          <w:color w:val="000000" w:themeColor="text1"/>
          <w:sz w:val="18"/>
          <w:szCs w:val="18"/>
        </w:rPr>
      </w:pPr>
    </w:p>
    <w:p w14:paraId="5F7178E9" w14:textId="77777777" w:rsidR="00390989" w:rsidRPr="00DE76D5" w:rsidRDefault="00390989" w:rsidP="000A3D28">
      <w:pPr>
        <w:kinsoku w:val="0"/>
        <w:overflowPunct w:val="0"/>
        <w:autoSpaceDE w:val="0"/>
        <w:autoSpaceDN w:val="0"/>
        <w:ind w:left="360"/>
        <w:jc w:val="center"/>
        <w:rPr>
          <w:rFonts w:ascii="宋体"/>
          <w:b/>
          <w:color w:val="000000" w:themeColor="text1"/>
          <w:szCs w:val="21"/>
        </w:rPr>
      </w:pPr>
      <w:r w:rsidRPr="00DE76D5">
        <w:rPr>
          <w:rFonts w:ascii="宋体" w:hAnsi="宋体" w:hint="eastAsia"/>
          <w:b/>
          <w:color w:val="000000" w:themeColor="text1"/>
          <w:szCs w:val="21"/>
        </w:rPr>
        <w:lastRenderedPageBreak/>
        <w:t>表</w:t>
      </w:r>
      <w:r w:rsidRPr="00DE76D5">
        <w:rPr>
          <w:rFonts w:ascii="宋体" w:hAnsi="宋体"/>
          <w:b/>
          <w:color w:val="000000" w:themeColor="text1"/>
          <w:szCs w:val="21"/>
        </w:rPr>
        <w:t>3</w:t>
      </w:r>
      <w:r w:rsidRPr="00DE76D5">
        <w:rPr>
          <w:rFonts w:ascii="宋体" w:hAnsi="宋体" w:hint="eastAsia"/>
          <w:b/>
          <w:color w:val="000000" w:themeColor="text1"/>
          <w:szCs w:val="21"/>
        </w:rPr>
        <w:t>：主观负荷权重分析两两比较问题样例</w:t>
      </w:r>
    </w:p>
    <w:p w14:paraId="5F7178EA" w14:textId="77777777" w:rsidR="00390989" w:rsidRPr="00AE0DB5" w:rsidRDefault="00390989" w:rsidP="000A3D28">
      <w:pPr>
        <w:pStyle w:val="aa"/>
        <w:kinsoku w:val="0"/>
        <w:overflowPunct w:val="0"/>
        <w:autoSpaceDE w:val="0"/>
        <w:autoSpaceDN w:val="0"/>
        <w:adjustRightInd w:val="0"/>
        <w:snapToGrid w:val="0"/>
        <w:spacing w:line="312" w:lineRule="auto"/>
        <w:ind w:left="360" w:firstLineChars="250" w:firstLine="450"/>
        <w:rPr>
          <w:rFonts w:hAnsi="宋体"/>
          <w:color w:val="000000" w:themeColor="text1"/>
          <w:sz w:val="18"/>
          <w:szCs w:val="18"/>
        </w:rPr>
      </w:pPr>
    </w:p>
    <w:tbl>
      <w:tblPr>
        <w:tblW w:w="4671"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0"/>
        <w:gridCol w:w="4215"/>
        <w:gridCol w:w="1288"/>
      </w:tblGrid>
      <w:tr w:rsidR="0080733B" w:rsidRPr="00AE0DB5" w14:paraId="5F7178EE" w14:textId="77777777" w:rsidTr="00281510">
        <w:trPr>
          <w:trHeight w:val="821"/>
        </w:trPr>
        <w:tc>
          <w:tcPr>
            <w:tcW w:w="355" w:type="pct"/>
            <w:vAlign w:val="center"/>
          </w:tcPr>
          <w:p w14:paraId="5F7178EB" w14:textId="77777777" w:rsidR="0080733B" w:rsidRPr="00DE76D5" w:rsidRDefault="00390989" w:rsidP="000A3D28">
            <w:pPr>
              <w:kinsoku w:val="0"/>
              <w:overflowPunct w:val="0"/>
              <w:autoSpaceDE w:val="0"/>
              <w:autoSpaceDN w:val="0"/>
              <w:adjustRightInd w:val="0"/>
              <w:snapToGrid w:val="0"/>
              <w:ind w:left="0"/>
              <w:jc w:val="center"/>
              <w:rPr>
                <w:rFonts w:asciiTheme="minorEastAsia" w:eastAsiaTheme="minorEastAsia" w:hAnsiTheme="minorEastAsia"/>
                <w:b/>
                <w:color w:val="000000" w:themeColor="text1"/>
                <w:sz w:val="18"/>
                <w:szCs w:val="18"/>
              </w:rPr>
            </w:pPr>
            <w:r w:rsidRPr="00DE76D5">
              <w:rPr>
                <w:rFonts w:asciiTheme="minorEastAsia" w:eastAsiaTheme="minorEastAsia" w:hAnsiTheme="minorEastAsia" w:hint="eastAsia"/>
                <w:b/>
                <w:color w:val="000000" w:themeColor="text1"/>
                <w:sz w:val="18"/>
                <w:szCs w:val="18"/>
              </w:rPr>
              <w:t>序号</w:t>
            </w:r>
          </w:p>
        </w:tc>
        <w:tc>
          <w:tcPr>
            <w:tcW w:w="3558" w:type="pct"/>
            <w:vAlign w:val="center"/>
          </w:tcPr>
          <w:p w14:paraId="5F7178EC" w14:textId="77777777" w:rsidR="0080733B" w:rsidRPr="00DE76D5" w:rsidRDefault="00390989" w:rsidP="000A3D28">
            <w:pPr>
              <w:kinsoku w:val="0"/>
              <w:overflowPunct w:val="0"/>
              <w:autoSpaceDE w:val="0"/>
              <w:autoSpaceDN w:val="0"/>
              <w:adjustRightInd w:val="0"/>
              <w:snapToGrid w:val="0"/>
              <w:ind w:left="0"/>
              <w:jc w:val="center"/>
              <w:rPr>
                <w:rFonts w:asciiTheme="minorEastAsia" w:eastAsiaTheme="minorEastAsia" w:hAnsiTheme="minorEastAsia"/>
                <w:b/>
                <w:color w:val="000000" w:themeColor="text1"/>
                <w:sz w:val="18"/>
                <w:szCs w:val="18"/>
              </w:rPr>
            </w:pPr>
            <w:r w:rsidRPr="00DE76D5">
              <w:rPr>
                <w:rFonts w:asciiTheme="minorEastAsia" w:eastAsiaTheme="minorEastAsia" w:hAnsiTheme="minorEastAsia" w:hint="eastAsia"/>
                <w:b/>
                <w:color w:val="000000" w:themeColor="text1"/>
                <w:sz w:val="18"/>
                <w:szCs w:val="18"/>
              </w:rPr>
              <w:t>问题</w:t>
            </w:r>
          </w:p>
        </w:tc>
        <w:tc>
          <w:tcPr>
            <w:tcW w:w="1087" w:type="pct"/>
            <w:vAlign w:val="center"/>
          </w:tcPr>
          <w:p w14:paraId="5F7178ED" w14:textId="77777777" w:rsidR="00390989" w:rsidRPr="00DE76D5" w:rsidRDefault="00390989" w:rsidP="000A3D28">
            <w:pPr>
              <w:kinsoku w:val="0"/>
              <w:overflowPunct w:val="0"/>
              <w:autoSpaceDE w:val="0"/>
              <w:autoSpaceDN w:val="0"/>
              <w:adjustRightInd w:val="0"/>
              <w:snapToGrid w:val="0"/>
              <w:ind w:left="0" w:rightChars="120" w:right="252"/>
              <w:rPr>
                <w:rFonts w:asciiTheme="minorEastAsia" w:eastAsiaTheme="minorEastAsia" w:hAnsiTheme="minorEastAsia"/>
                <w:b/>
                <w:color w:val="000000" w:themeColor="text1"/>
                <w:sz w:val="18"/>
                <w:szCs w:val="18"/>
              </w:rPr>
            </w:pPr>
            <w:r w:rsidRPr="00DE76D5">
              <w:rPr>
                <w:rFonts w:asciiTheme="minorEastAsia" w:eastAsiaTheme="minorEastAsia" w:hAnsiTheme="minorEastAsia" w:hint="eastAsia"/>
                <w:b/>
                <w:color w:val="000000" w:themeColor="text1"/>
                <w:sz w:val="18"/>
                <w:szCs w:val="18"/>
              </w:rPr>
              <w:t>回答</w:t>
            </w:r>
          </w:p>
        </w:tc>
      </w:tr>
      <w:tr w:rsidR="0080733B" w:rsidRPr="00AE0DB5" w14:paraId="5F7178F2" w14:textId="77777777" w:rsidTr="00281510">
        <w:tc>
          <w:tcPr>
            <w:tcW w:w="355" w:type="pct"/>
          </w:tcPr>
          <w:p w14:paraId="5F7178EF"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1</w:t>
            </w:r>
          </w:p>
        </w:tc>
        <w:tc>
          <w:tcPr>
            <w:tcW w:w="3558" w:type="pct"/>
          </w:tcPr>
          <w:p w14:paraId="5F7178F0"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这项工作需要更多的脑力需求（思考，决定，记忆等等）还是更多的体力需求（身体消耗）？</w:t>
            </w:r>
          </w:p>
        </w:tc>
        <w:tc>
          <w:tcPr>
            <w:tcW w:w="1087" w:type="pct"/>
          </w:tcPr>
          <w:p w14:paraId="5F7178F1"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脑力需求√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体力需求</w:t>
            </w:r>
          </w:p>
        </w:tc>
      </w:tr>
      <w:tr w:rsidR="0080733B" w:rsidRPr="00AE0DB5" w14:paraId="5F7178F6" w14:textId="77777777" w:rsidTr="00281510">
        <w:tc>
          <w:tcPr>
            <w:tcW w:w="355" w:type="pct"/>
          </w:tcPr>
          <w:p w14:paraId="5F7178F3"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2</w:t>
            </w:r>
          </w:p>
        </w:tc>
        <w:tc>
          <w:tcPr>
            <w:tcW w:w="3558" w:type="pct"/>
          </w:tcPr>
          <w:p w14:paraId="5F7178F4"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这项工作需要更多的脑力需求（思考，决定，记忆等等）还是更多的时间需求（时间压力）？</w:t>
            </w:r>
          </w:p>
        </w:tc>
        <w:tc>
          <w:tcPr>
            <w:tcW w:w="1087" w:type="pct"/>
          </w:tcPr>
          <w:p w14:paraId="5F7178F5"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脑力需求√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时间需求</w:t>
            </w:r>
          </w:p>
        </w:tc>
      </w:tr>
      <w:tr w:rsidR="0080733B" w:rsidRPr="00AE0DB5" w14:paraId="5F7178FA" w14:textId="77777777" w:rsidTr="00281510">
        <w:tc>
          <w:tcPr>
            <w:tcW w:w="355" w:type="pct"/>
          </w:tcPr>
          <w:p w14:paraId="5F7178F7"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3</w:t>
            </w:r>
          </w:p>
        </w:tc>
        <w:tc>
          <w:tcPr>
            <w:tcW w:w="3558" w:type="pct"/>
          </w:tcPr>
          <w:p w14:paraId="5F7178F8"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这项工作需要更多的脑力需求（思考，决定，记忆等等）还是需要更多的努力（工作困难程度）？</w:t>
            </w:r>
          </w:p>
        </w:tc>
        <w:tc>
          <w:tcPr>
            <w:tcW w:w="1087" w:type="pct"/>
          </w:tcPr>
          <w:p w14:paraId="5F7178F9"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脑力需求√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努力程度</w:t>
            </w:r>
          </w:p>
        </w:tc>
      </w:tr>
      <w:tr w:rsidR="0080733B" w:rsidRPr="00AE0DB5" w14:paraId="5F7178FE" w14:textId="77777777" w:rsidTr="00281510">
        <w:tc>
          <w:tcPr>
            <w:tcW w:w="355" w:type="pct"/>
          </w:tcPr>
          <w:p w14:paraId="5F7178FB"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4</w:t>
            </w:r>
          </w:p>
        </w:tc>
        <w:tc>
          <w:tcPr>
            <w:tcW w:w="3558" w:type="pct"/>
          </w:tcPr>
          <w:p w14:paraId="5F7178FC"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这项工作需要更多的脑力需求（思考，决定，记忆等等）还是需要更多种类的能力（成功的完成工作）？</w:t>
            </w:r>
          </w:p>
        </w:tc>
        <w:tc>
          <w:tcPr>
            <w:tcW w:w="1087" w:type="pct"/>
          </w:tcPr>
          <w:p w14:paraId="5F7178FD"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脑力需求√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绩效水平</w:t>
            </w:r>
          </w:p>
        </w:tc>
      </w:tr>
      <w:tr w:rsidR="0080733B" w:rsidRPr="00AE0DB5" w14:paraId="5F717902" w14:textId="77777777" w:rsidTr="00281510">
        <w:tc>
          <w:tcPr>
            <w:tcW w:w="355" w:type="pct"/>
          </w:tcPr>
          <w:p w14:paraId="5F7178FF"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5</w:t>
            </w:r>
          </w:p>
        </w:tc>
        <w:tc>
          <w:tcPr>
            <w:tcW w:w="3558" w:type="pct"/>
          </w:tcPr>
          <w:p w14:paraId="5F717900"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这项工作需要更多的脑力需求（思考，决定，记忆等等）还是导致更能多的挫败感（愤怒，气馁）？</w:t>
            </w:r>
          </w:p>
        </w:tc>
        <w:tc>
          <w:tcPr>
            <w:tcW w:w="1087" w:type="pct"/>
          </w:tcPr>
          <w:p w14:paraId="5F717901"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脑力需求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受挫程度√</w:t>
            </w:r>
          </w:p>
        </w:tc>
      </w:tr>
      <w:tr w:rsidR="0080733B" w:rsidRPr="00AE0DB5" w14:paraId="5F717906" w14:textId="77777777" w:rsidTr="00281510">
        <w:tc>
          <w:tcPr>
            <w:tcW w:w="355" w:type="pct"/>
          </w:tcPr>
          <w:p w14:paraId="5F717903"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6</w:t>
            </w:r>
          </w:p>
        </w:tc>
        <w:tc>
          <w:tcPr>
            <w:tcW w:w="3558" w:type="pct"/>
          </w:tcPr>
          <w:p w14:paraId="5F717904"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这项工作需要更多的体力需求（身体消耗）还是更多的时间需求（时间压力）？</w:t>
            </w:r>
          </w:p>
        </w:tc>
        <w:tc>
          <w:tcPr>
            <w:tcW w:w="1087" w:type="pct"/>
          </w:tcPr>
          <w:p w14:paraId="5F717905"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体力需求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时间需求√</w:t>
            </w:r>
          </w:p>
        </w:tc>
      </w:tr>
      <w:tr w:rsidR="0080733B" w:rsidRPr="00AE0DB5" w14:paraId="5F71790A" w14:textId="77777777" w:rsidTr="00281510">
        <w:tc>
          <w:tcPr>
            <w:tcW w:w="355" w:type="pct"/>
          </w:tcPr>
          <w:p w14:paraId="5F717907"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7</w:t>
            </w:r>
          </w:p>
        </w:tc>
        <w:tc>
          <w:tcPr>
            <w:tcW w:w="3558" w:type="pct"/>
          </w:tcPr>
          <w:p w14:paraId="5F717908"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这项工作需要更多的体力需求（身体消耗）还是需要更多的努力（工作困难程度）？</w:t>
            </w:r>
          </w:p>
        </w:tc>
        <w:tc>
          <w:tcPr>
            <w:tcW w:w="1087" w:type="pct"/>
          </w:tcPr>
          <w:p w14:paraId="5F717909"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体力需求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努力程度√</w:t>
            </w:r>
          </w:p>
        </w:tc>
      </w:tr>
      <w:tr w:rsidR="0080733B" w:rsidRPr="00AE0DB5" w14:paraId="5F71790E" w14:textId="77777777" w:rsidTr="00281510">
        <w:tc>
          <w:tcPr>
            <w:tcW w:w="355" w:type="pct"/>
          </w:tcPr>
          <w:p w14:paraId="5F71790B"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8</w:t>
            </w:r>
          </w:p>
        </w:tc>
        <w:tc>
          <w:tcPr>
            <w:tcW w:w="3558" w:type="pct"/>
          </w:tcPr>
          <w:p w14:paraId="5F71790C"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这项工作需要更多的体力需求（身体消耗）还是更</w:t>
            </w:r>
            <w:r w:rsidRPr="00DE76D5">
              <w:rPr>
                <w:rFonts w:asciiTheme="minorEastAsia" w:eastAsiaTheme="minorEastAsia" w:hAnsiTheme="minorEastAsia" w:hint="eastAsia"/>
                <w:color w:val="000000" w:themeColor="text1"/>
                <w:sz w:val="18"/>
                <w:szCs w:val="18"/>
              </w:rPr>
              <w:lastRenderedPageBreak/>
              <w:t>能体现自己的能力（成功的完成工作）？</w:t>
            </w:r>
          </w:p>
        </w:tc>
        <w:tc>
          <w:tcPr>
            <w:tcW w:w="1087" w:type="pct"/>
          </w:tcPr>
          <w:p w14:paraId="5F71790D"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lastRenderedPageBreak/>
              <w:t>体力需求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绩</w:t>
            </w:r>
            <w:r w:rsidRPr="00DE76D5">
              <w:rPr>
                <w:rFonts w:asciiTheme="minorEastAsia" w:eastAsiaTheme="minorEastAsia" w:hAnsiTheme="minorEastAsia" w:hint="eastAsia"/>
                <w:color w:val="000000" w:themeColor="text1"/>
                <w:sz w:val="18"/>
                <w:szCs w:val="18"/>
              </w:rPr>
              <w:lastRenderedPageBreak/>
              <w:t>效水平√</w:t>
            </w:r>
          </w:p>
        </w:tc>
      </w:tr>
      <w:tr w:rsidR="0080733B" w:rsidRPr="00AE0DB5" w14:paraId="5F717912" w14:textId="77777777" w:rsidTr="00281510">
        <w:tc>
          <w:tcPr>
            <w:tcW w:w="355" w:type="pct"/>
          </w:tcPr>
          <w:p w14:paraId="5F71790F"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lastRenderedPageBreak/>
              <w:t>9</w:t>
            </w:r>
          </w:p>
        </w:tc>
        <w:tc>
          <w:tcPr>
            <w:tcW w:w="3558" w:type="pct"/>
          </w:tcPr>
          <w:p w14:paraId="5F717910"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这项工作需要更多的体力需求（身体消耗）还是更多的承受挫折能力（愤怒，气馁）？</w:t>
            </w:r>
          </w:p>
        </w:tc>
        <w:tc>
          <w:tcPr>
            <w:tcW w:w="1087" w:type="pct"/>
          </w:tcPr>
          <w:p w14:paraId="5F717911" w14:textId="77777777" w:rsidR="0080733B" w:rsidRPr="00DE76D5" w:rsidRDefault="00390989" w:rsidP="000A3D28">
            <w:pPr>
              <w:kinsoku w:val="0"/>
              <w:overflowPunct w:val="0"/>
              <w:autoSpaceDE w:val="0"/>
              <w:autoSpaceDN w:val="0"/>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体力需求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受挫程度√</w:t>
            </w:r>
          </w:p>
        </w:tc>
      </w:tr>
      <w:tr w:rsidR="0080733B" w:rsidRPr="00AE0DB5" w14:paraId="5F717916" w14:textId="77777777" w:rsidTr="00281510">
        <w:tc>
          <w:tcPr>
            <w:tcW w:w="355" w:type="pct"/>
          </w:tcPr>
          <w:p w14:paraId="5F717913" w14:textId="77777777" w:rsidR="0080733B" w:rsidRPr="00DE76D5" w:rsidRDefault="00390989" w:rsidP="00603362">
            <w:pPr>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10</w:t>
            </w:r>
          </w:p>
        </w:tc>
        <w:tc>
          <w:tcPr>
            <w:tcW w:w="3558" w:type="pct"/>
          </w:tcPr>
          <w:p w14:paraId="5F717914"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这项工作需要更多的时间需求（时间压力）还是要更多的努力（工作困难程度）？</w:t>
            </w:r>
          </w:p>
        </w:tc>
        <w:tc>
          <w:tcPr>
            <w:tcW w:w="1087" w:type="pct"/>
          </w:tcPr>
          <w:p w14:paraId="5F717915"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时间需求√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努力程度</w:t>
            </w:r>
          </w:p>
        </w:tc>
      </w:tr>
      <w:tr w:rsidR="0080733B" w:rsidRPr="00AE0DB5" w14:paraId="5F71791A" w14:textId="77777777" w:rsidTr="00281510">
        <w:tc>
          <w:tcPr>
            <w:tcW w:w="355" w:type="pct"/>
          </w:tcPr>
          <w:p w14:paraId="5F717917" w14:textId="77777777" w:rsidR="0080733B" w:rsidRPr="00DE76D5" w:rsidRDefault="00390989" w:rsidP="00603362">
            <w:pPr>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11</w:t>
            </w:r>
          </w:p>
        </w:tc>
        <w:tc>
          <w:tcPr>
            <w:tcW w:w="3558" w:type="pct"/>
          </w:tcPr>
          <w:p w14:paraId="5F717918"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这项工作需要更多的时间需求（时间压力）还是更能体现自己的能力（成功的完成工作）？</w:t>
            </w:r>
          </w:p>
        </w:tc>
        <w:tc>
          <w:tcPr>
            <w:tcW w:w="1087" w:type="pct"/>
          </w:tcPr>
          <w:p w14:paraId="5F717919"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时间需求√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绩效水平</w:t>
            </w:r>
          </w:p>
        </w:tc>
      </w:tr>
      <w:tr w:rsidR="0080733B" w:rsidRPr="00AE0DB5" w14:paraId="5F71791E" w14:textId="77777777" w:rsidTr="00281510">
        <w:tc>
          <w:tcPr>
            <w:tcW w:w="355" w:type="pct"/>
          </w:tcPr>
          <w:p w14:paraId="5F71791B" w14:textId="77777777" w:rsidR="0080733B" w:rsidRPr="00DE76D5" w:rsidRDefault="00390989" w:rsidP="00603362">
            <w:pPr>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12</w:t>
            </w:r>
          </w:p>
        </w:tc>
        <w:tc>
          <w:tcPr>
            <w:tcW w:w="3558" w:type="pct"/>
          </w:tcPr>
          <w:p w14:paraId="5F71791C"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这项工作需要更多的时间需求（时间压力）还是导致更多的挫败感（愤怒，气馁）？</w:t>
            </w:r>
          </w:p>
        </w:tc>
        <w:tc>
          <w:tcPr>
            <w:tcW w:w="1087" w:type="pct"/>
          </w:tcPr>
          <w:p w14:paraId="5F71791D"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时间需求√</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受挫程度</w:t>
            </w:r>
          </w:p>
        </w:tc>
      </w:tr>
      <w:tr w:rsidR="0080733B" w:rsidRPr="00AE0DB5" w14:paraId="5F717922" w14:textId="77777777" w:rsidTr="00281510">
        <w:tc>
          <w:tcPr>
            <w:tcW w:w="355" w:type="pct"/>
          </w:tcPr>
          <w:p w14:paraId="5F71791F" w14:textId="77777777" w:rsidR="0080733B" w:rsidRPr="00DE76D5" w:rsidRDefault="00390989" w:rsidP="00603362">
            <w:pPr>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13</w:t>
            </w:r>
          </w:p>
        </w:tc>
        <w:tc>
          <w:tcPr>
            <w:tcW w:w="3558" w:type="pct"/>
          </w:tcPr>
          <w:p w14:paraId="5F717920"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这项工作需要更多的努力（工作困难程度）还是更能体现自己的能力（成功的完成工作）？</w:t>
            </w:r>
          </w:p>
        </w:tc>
        <w:tc>
          <w:tcPr>
            <w:tcW w:w="1087" w:type="pct"/>
          </w:tcPr>
          <w:p w14:paraId="5F717921"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努力程度√</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绩效水平</w:t>
            </w:r>
          </w:p>
        </w:tc>
      </w:tr>
      <w:tr w:rsidR="0080733B" w:rsidRPr="00AE0DB5" w14:paraId="5F717926" w14:textId="77777777" w:rsidTr="00281510">
        <w:tc>
          <w:tcPr>
            <w:tcW w:w="355" w:type="pct"/>
          </w:tcPr>
          <w:p w14:paraId="5F717923" w14:textId="77777777" w:rsidR="0080733B" w:rsidRPr="00DE76D5" w:rsidRDefault="00390989" w:rsidP="00603362">
            <w:pPr>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14</w:t>
            </w:r>
          </w:p>
        </w:tc>
        <w:tc>
          <w:tcPr>
            <w:tcW w:w="3558" w:type="pct"/>
          </w:tcPr>
          <w:p w14:paraId="5F717924"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这项工作需要更多的努力（工作困难程度）还是导致更多的挫败感（愤怒，气馁）？</w:t>
            </w:r>
          </w:p>
        </w:tc>
        <w:tc>
          <w:tcPr>
            <w:tcW w:w="1087" w:type="pct"/>
          </w:tcPr>
          <w:p w14:paraId="5F717925"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努力程度√</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受挫程度</w:t>
            </w:r>
          </w:p>
        </w:tc>
      </w:tr>
      <w:tr w:rsidR="0080733B" w:rsidRPr="00AE0DB5" w14:paraId="5F71792A" w14:textId="77777777" w:rsidTr="00281510">
        <w:tc>
          <w:tcPr>
            <w:tcW w:w="355" w:type="pct"/>
          </w:tcPr>
          <w:p w14:paraId="5F717927" w14:textId="77777777" w:rsidR="0080733B" w:rsidRPr="00DE76D5" w:rsidRDefault="00390989" w:rsidP="00603362">
            <w:pPr>
              <w:adjustRightInd w:val="0"/>
              <w:snapToGrid w:val="0"/>
              <w:ind w:left="0"/>
              <w:rPr>
                <w:rFonts w:asciiTheme="minorEastAsia" w:eastAsiaTheme="minorEastAsia" w:hAnsiTheme="minorEastAsia"/>
                <w:b/>
                <w:color w:val="000000" w:themeColor="text1"/>
                <w:sz w:val="18"/>
                <w:szCs w:val="18"/>
              </w:rPr>
            </w:pPr>
            <w:r w:rsidRPr="00DE76D5">
              <w:rPr>
                <w:rFonts w:asciiTheme="minorEastAsia" w:eastAsiaTheme="minorEastAsia" w:hAnsiTheme="minorEastAsia"/>
                <w:b/>
                <w:color w:val="000000" w:themeColor="text1"/>
                <w:sz w:val="18"/>
                <w:szCs w:val="18"/>
              </w:rPr>
              <w:t>15</w:t>
            </w:r>
          </w:p>
        </w:tc>
        <w:tc>
          <w:tcPr>
            <w:tcW w:w="3558" w:type="pct"/>
          </w:tcPr>
          <w:p w14:paraId="5F717928"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这项工作更能体现自己的能力（成功的完成工作）还是导致更多的挫败感（愤怒，气馁）？</w:t>
            </w:r>
          </w:p>
        </w:tc>
        <w:tc>
          <w:tcPr>
            <w:tcW w:w="1087" w:type="pct"/>
          </w:tcPr>
          <w:p w14:paraId="5F717929" w14:textId="77777777" w:rsidR="0080733B" w:rsidRPr="00DE76D5" w:rsidRDefault="00390989" w:rsidP="00603362">
            <w:pPr>
              <w:adjustRightInd w:val="0"/>
              <w:snapToGrid w:val="0"/>
              <w:ind w:left="0"/>
              <w:rPr>
                <w:rFonts w:asciiTheme="minorEastAsia" w:eastAsiaTheme="minorEastAsia" w:hAnsiTheme="minorEastAsia"/>
                <w:color w:val="000000" w:themeColor="text1"/>
                <w:sz w:val="18"/>
                <w:szCs w:val="18"/>
              </w:rPr>
            </w:pPr>
            <w:r w:rsidRPr="00DE76D5">
              <w:rPr>
                <w:rFonts w:asciiTheme="minorEastAsia" w:eastAsiaTheme="minorEastAsia" w:hAnsiTheme="minorEastAsia" w:hint="eastAsia"/>
                <w:color w:val="000000" w:themeColor="text1"/>
                <w:sz w:val="18"/>
                <w:szCs w:val="18"/>
              </w:rPr>
              <w:t>绩效水平√</w:t>
            </w:r>
            <w:r w:rsidRPr="00DE76D5">
              <w:rPr>
                <w:rFonts w:asciiTheme="minorEastAsia" w:eastAsiaTheme="minorEastAsia" w:hAnsiTheme="minorEastAsia"/>
                <w:color w:val="000000" w:themeColor="text1"/>
                <w:sz w:val="18"/>
                <w:szCs w:val="18"/>
              </w:rPr>
              <w:t>/</w:t>
            </w:r>
            <w:r w:rsidRPr="00DE76D5">
              <w:rPr>
                <w:rFonts w:asciiTheme="minorEastAsia" w:eastAsiaTheme="minorEastAsia" w:hAnsiTheme="minorEastAsia" w:hint="eastAsia"/>
                <w:color w:val="000000" w:themeColor="text1"/>
                <w:sz w:val="18"/>
                <w:szCs w:val="18"/>
              </w:rPr>
              <w:t>受挫程度</w:t>
            </w:r>
          </w:p>
        </w:tc>
      </w:tr>
    </w:tbl>
    <w:p w14:paraId="5F71792B" w14:textId="77777777" w:rsidR="00390989" w:rsidRPr="00DE76D5" w:rsidRDefault="00390989" w:rsidP="00281510">
      <w:r w:rsidRPr="00DE76D5">
        <w:rPr>
          <w:rFonts w:hint="eastAsia"/>
        </w:rPr>
        <w:t>签派员利用权重分析两两比较表中的</w:t>
      </w:r>
      <w:r w:rsidRPr="00DE76D5">
        <w:t>15</w:t>
      </w:r>
      <w:r w:rsidRPr="00DE76D5">
        <w:rPr>
          <w:rFonts w:hint="eastAsia"/>
        </w:rPr>
        <w:t>个问题对六个工作负荷因素进行两两比较，选择出对主观负荷影响较大的符合的负荷因素，并将结果计入表</w:t>
      </w:r>
      <w:r w:rsidRPr="00DE76D5">
        <w:t>4</w:t>
      </w:r>
      <w:r w:rsidRPr="00DE76D5">
        <w:rPr>
          <w:rFonts w:hint="eastAsia"/>
        </w:rPr>
        <w:t>中。</w:t>
      </w:r>
    </w:p>
    <w:p w14:paraId="5F71792C" w14:textId="77777777" w:rsidR="00281510" w:rsidRDefault="00281510" w:rsidP="00DE76D5">
      <w:pPr>
        <w:pStyle w:val="aa"/>
        <w:adjustRightInd w:val="0"/>
        <w:snapToGrid w:val="0"/>
        <w:spacing w:line="312" w:lineRule="auto"/>
        <w:ind w:left="360" w:firstLineChars="650" w:firstLine="1370"/>
        <w:rPr>
          <w:rFonts w:hAnsi="宋体"/>
          <w:b/>
          <w:color w:val="000000" w:themeColor="text1"/>
          <w:szCs w:val="21"/>
        </w:rPr>
      </w:pPr>
    </w:p>
    <w:p w14:paraId="5F71792D" w14:textId="77777777" w:rsidR="00281510" w:rsidRDefault="00281510" w:rsidP="00D102C5">
      <w:pPr>
        <w:ind w:left="0"/>
        <w:rPr>
          <w:b/>
        </w:rPr>
      </w:pPr>
    </w:p>
    <w:p w14:paraId="5F71792E" w14:textId="77777777" w:rsidR="00390989" w:rsidRPr="00281510" w:rsidRDefault="00390989" w:rsidP="00281510">
      <w:pPr>
        <w:rPr>
          <w:b/>
        </w:rPr>
      </w:pPr>
      <w:r w:rsidRPr="00281510">
        <w:rPr>
          <w:rFonts w:hint="eastAsia"/>
          <w:b/>
        </w:rPr>
        <w:t>表</w:t>
      </w:r>
      <w:r w:rsidRPr="00281510">
        <w:rPr>
          <w:b/>
        </w:rPr>
        <w:t>4</w:t>
      </w:r>
      <w:r w:rsidRPr="00281510">
        <w:rPr>
          <w:b/>
        </w:rPr>
        <w:t>：主观负荷权重测量样例</w:t>
      </w:r>
    </w:p>
    <w:p w14:paraId="5F71792F" w14:textId="77777777" w:rsidR="00390989" w:rsidRPr="00DE76D5" w:rsidRDefault="00390989" w:rsidP="00DE76D5">
      <w:pPr>
        <w:pStyle w:val="aa"/>
        <w:adjustRightInd w:val="0"/>
        <w:snapToGrid w:val="0"/>
        <w:spacing w:line="312" w:lineRule="auto"/>
        <w:ind w:left="360" w:firstLineChars="650" w:firstLine="1370"/>
        <w:rPr>
          <w:rFonts w:hAnsi="宋体"/>
          <w:b/>
          <w:color w:val="000000" w:themeColor="text1"/>
          <w:szCs w:val="21"/>
        </w:rPr>
      </w:pPr>
    </w:p>
    <w:tbl>
      <w:tblPr>
        <w:tblW w:w="5435" w:type="dxa"/>
        <w:tblInd w:w="988" w:type="dxa"/>
        <w:tblLook w:val="00A0" w:firstRow="1" w:lastRow="0" w:firstColumn="1" w:lastColumn="0" w:noHBand="0" w:noVBand="0"/>
      </w:tblPr>
      <w:tblGrid>
        <w:gridCol w:w="1275"/>
        <w:gridCol w:w="1276"/>
        <w:gridCol w:w="851"/>
        <w:gridCol w:w="992"/>
        <w:gridCol w:w="1041"/>
      </w:tblGrid>
      <w:tr w:rsidR="00115F94" w:rsidRPr="00AE0DB5" w14:paraId="5F717934" w14:textId="77777777" w:rsidTr="00A66875">
        <w:trPr>
          <w:trHeight w:val="491"/>
        </w:trPr>
        <w:tc>
          <w:tcPr>
            <w:tcW w:w="1275" w:type="dxa"/>
            <w:tcBorders>
              <w:top w:val="single" w:sz="4" w:space="0" w:color="auto"/>
              <w:left w:val="single" w:sz="4" w:space="0" w:color="auto"/>
              <w:bottom w:val="single" w:sz="4" w:space="0" w:color="auto"/>
              <w:right w:val="single" w:sz="4" w:space="0" w:color="auto"/>
            </w:tcBorders>
            <w:noWrap/>
            <w:vAlign w:val="center"/>
          </w:tcPr>
          <w:p w14:paraId="5F717930" w14:textId="77777777" w:rsidR="00115F94" w:rsidRPr="00DE76D5" w:rsidRDefault="00115F94" w:rsidP="00115F94">
            <w:pPr>
              <w:widowControl/>
              <w:adjustRightInd w:val="0"/>
              <w:snapToGrid w:val="0"/>
              <w:ind w:left="0"/>
              <w:jc w:val="center"/>
              <w:rPr>
                <w:rFonts w:ascii="宋体" w:cs="宋体"/>
                <w:color w:val="000000" w:themeColor="text1"/>
                <w:kern w:val="0"/>
                <w:szCs w:val="21"/>
              </w:rPr>
            </w:pPr>
            <w:bookmarkStart w:id="1329" w:name="_Hlk499990897"/>
            <w:r>
              <w:rPr>
                <w:rFonts w:ascii="宋体" w:cs="宋体" w:hint="eastAsia"/>
                <w:color w:val="000000" w:themeColor="text1"/>
                <w:kern w:val="0"/>
                <w:szCs w:val="21"/>
              </w:rPr>
              <w:t>签派员</w:t>
            </w:r>
          </w:p>
        </w:tc>
        <w:tc>
          <w:tcPr>
            <w:tcW w:w="1276" w:type="dxa"/>
            <w:tcBorders>
              <w:top w:val="single" w:sz="4" w:space="0" w:color="auto"/>
              <w:left w:val="single" w:sz="4" w:space="0" w:color="auto"/>
              <w:bottom w:val="single" w:sz="4" w:space="0" w:color="auto"/>
              <w:right w:val="single" w:sz="4" w:space="0" w:color="auto"/>
            </w:tcBorders>
            <w:vAlign w:val="center"/>
          </w:tcPr>
          <w:p w14:paraId="5F717931" w14:textId="77777777" w:rsidR="00115F94" w:rsidRPr="00DE76D5" w:rsidRDefault="00115F94" w:rsidP="00115F94">
            <w:pPr>
              <w:widowControl/>
              <w:adjustRightInd w:val="0"/>
              <w:snapToGrid w:val="0"/>
              <w:ind w:left="0"/>
              <w:jc w:val="center"/>
              <w:rPr>
                <w:rFonts w:ascii="宋体" w:cs="宋体"/>
                <w:color w:val="000000" w:themeColor="text1"/>
                <w:kern w:val="0"/>
                <w:szCs w:val="21"/>
              </w:rPr>
            </w:pP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5F717932" w14:textId="77777777" w:rsidR="00115F94" w:rsidRPr="00DE76D5" w:rsidRDefault="00115F94" w:rsidP="00115F94">
            <w:pPr>
              <w:widowControl/>
              <w:adjustRightInd w:val="0"/>
              <w:snapToGrid w:val="0"/>
              <w:ind w:left="0"/>
              <w:jc w:val="center"/>
              <w:rPr>
                <w:rFonts w:ascii="宋体" w:cs="宋体"/>
                <w:color w:val="000000" w:themeColor="text1"/>
                <w:kern w:val="0"/>
                <w:szCs w:val="21"/>
              </w:rPr>
            </w:pPr>
            <w:r>
              <w:rPr>
                <w:rFonts w:ascii="宋体" w:cs="宋体" w:hint="eastAsia"/>
                <w:color w:val="000000" w:themeColor="text1"/>
                <w:kern w:val="0"/>
                <w:szCs w:val="21"/>
              </w:rPr>
              <w:t>日期</w:t>
            </w:r>
          </w:p>
        </w:tc>
        <w:tc>
          <w:tcPr>
            <w:tcW w:w="1041" w:type="dxa"/>
            <w:tcBorders>
              <w:top w:val="single" w:sz="4" w:space="0" w:color="auto"/>
              <w:left w:val="single" w:sz="4" w:space="0" w:color="auto"/>
              <w:bottom w:val="single" w:sz="4" w:space="0" w:color="auto"/>
              <w:right w:val="single" w:sz="4" w:space="0" w:color="auto"/>
            </w:tcBorders>
            <w:vAlign w:val="center"/>
          </w:tcPr>
          <w:p w14:paraId="5F717933" w14:textId="77777777" w:rsidR="00115F94" w:rsidRPr="00DE76D5" w:rsidRDefault="00115F94" w:rsidP="00115F94">
            <w:pPr>
              <w:widowControl/>
              <w:adjustRightInd w:val="0"/>
              <w:snapToGrid w:val="0"/>
              <w:ind w:left="0"/>
              <w:jc w:val="center"/>
              <w:rPr>
                <w:rFonts w:ascii="宋体" w:cs="宋体"/>
                <w:color w:val="000000" w:themeColor="text1"/>
                <w:kern w:val="0"/>
                <w:szCs w:val="21"/>
              </w:rPr>
            </w:pPr>
          </w:p>
        </w:tc>
      </w:tr>
      <w:tr w:rsidR="00115F94" w:rsidRPr="00AE0DB5" w14:paraId="5F717936" w14:textId="77777777" w:rsidTr="00A66875">
        <w:trPr>
          <w:trHeight w:val="940"/>
        </w:trPr>
        <w:tc>
          <w:tcPr>
            <w:tcW w:w="5435" w:type="dxa"/>
            <w:gridSpan w:val="5"/>
            <w:tcBorders>
              <w:top w:val="single" w:sz="4" w:space="0" w:color="auto"/>
              <w:left w:val="single" w:sz="4" w:space="0" w:color="auto"/>
              <w:bottom w:val="single" w:sz="4" w:space="0" w:color="auto"/>
              <w:right w:val="single" w:sz="4" w:space="0" w:color="auto"/>
            </w:tcBorders>
            <w:noWrap/>
            <w:vAlign w:val="center"/>
          </w:tcPr>
          <w:p w14:paraId="5F717935" w14:textId="77777777" w:rsidR="00115F94" w:rsidRPr="00115F94" w:rsidRDefault="00115F94" w:rsidP="00115F94">
            <w:pPr>
              <w:widowControl/>
              <w:adjustRightInd w:val="0"/>
              <w:snapToGrid w:val="0"/>
              <w:ind w:left="0"/>
              <w:jc w:val="center"/>
              <w:rPr>
                <w:rFonts w:ascii="宋体" w:cs="宋体"/>
                <w:b/>
                <w:color w:val="000000" w:themeColor="text1"/>
                <w:kern w:val="0"/>
                <w:szCs w:val="21"/>
              </w:rPr>
            </w:pPr>
            <w:r w:rsidRPr="00115F94">
              <w:rPr>
                <w:rFonts w:ascii="宋体" w:cs="宋体" w:hint="eastAsia"/>
                <w:b/>
                <w:color w:val="000000" w:themeColor="text1"/>
                <w:kern w:val="0"/>
                <w:sz w:val="28"/>
                <w:szCs w:val="21"/>
              </w:rPr>
              <w:t>主观负荷权重测量</w:t>
            </w:r>
          </w:p>
        </w:tc>
      </w:tr>
      <w:bookmarkEnd w:id="1329"/>
      <w:tr w:rsidR="00115F94" w:rsidRPr="00DE76D5" w14:paraId="5F71793A" w14:textId="77777777" w:rsidTr="00A66875">
        <w:trPr>
          <w:trHeight w:val="491"/>
        </w:trPr>
        <w:tc>
          <w:tcPr>
            <w:tcW w:w="2551" w:type="dxa"/>
            <w:gridSpan w:val="2"/>
            <w:tcBorders>
              <w:top w:val="single" w:sz="4" w:space="0" w:color="auto"/>
              <w:left w:val="single" w:sz="4" w:space="0" w:color="auto"/>
              <w:bottom w:val="single" w:sz="4" w:space="0" w:color="auto"/>
              <w:right w:val="single" w:sz="4" w:space="0" w:color="auto"/>
            </w:tcBorders>
            <w:noWrap/>
            <w:vAlign w:val="center"/>
          </w:tcPr>
          <w:p w14:paraId="5F717937" w14:textId="77777777" w:rsidR="00115F94" w:rsidRPr="00DE76D5" w:rsidRDefault="00115F94" w:rsidP="00115F94">
            <w:pPr>
              <w:widowControl/>
              <w:adjustRightInd w:val="0"/>
              <w:snapToGrid w:val="0"/>
              <w:ind w:left="0"/>
              <w:jc w:val="left"/>
              <w:rPr>
                <w:rFonts w:ascii="宋体" w:cs="宋体"/>
                <w:color w:val="000000" w:themeColor="text1"/>
                <w:kern w:val="0"/>
                <w:szCs w:val="21"/>
              </w:rPr>
            </w:pPr>
            <w:r w:rsidRPr="00DE76D5">
              <w:rPr>
                <w:rFonts w:ascii="宋体" w:hAnsi="宋体" w:cs="宋体" w:hint="eastAsia"/>
                <w:color w:val="000000" w:themeColor="text1"/>
                <w:kern w:val="0"/>
                <w:szCs w:val="21"/>
              </w:rPr>
              <w:t>负荷因素名称</w:t>
            </w:r>
          </w:p>
        </w:tc>
        <w:tc>
          <w:tcPr>
            <w:tcW w:w="851" w:type="dxa"/>
            <w:tcBorders>
              <w:top w:val="single" w:sz="4" w:space="0" w:color="auto"/>
              <w:left w:val="single" w:sz="4" w:space="0" w:color="auto"/>
              <w:bottom w:val="single" w:sz="4" w:space="0" w:color="auto"/>
              <w:right w:val="single" w:sz="4" w:space="0" w:color="auto"/>
            </w:tcBorders>
            <w:noWrap/>
            <w:vAlign w:val="center"/>
          </w:tcPr>
          <w:p w14:paraId="5F717938" w14:textId="77777777" w:rsidR="00115F94" w:rsidRPr="00DE76D5" w:rsidRDefault="00115F94" w:rsidP="00115F94">
            <w:pPr>
              <w:widowControl/>
              <w:adjustRightInd w:val="0"/>
              <w:snapToGrid w:val="0"/>
              <w:ind w:left="0"/>
              <w:jc w:val="center"/>
              <w:rPr>
                <w:rFonts w:ascii="宋体" w:cs="宋体"/>
                <w:color w:val="000000" w:themeColor="text1"/>
                <w:kern w:val="0"/>
                <w:szCs w:val="21"/>
              </w:rPr>
            </w:pPr>
            <w:r w:rsidRPr="00DE76D5">
              <w:rPr>
                <w:rFonts w:ascii="宋体" w:hAnsi="宋体" w:cs="宋体" w:hint="eastAsia"/>
                <w:color w:val="000000" w:themeColor="text1"/>
                <w:kern w:val="0"/>
                <w:szCs w:val="21"/>
              </w:rPr>
              <w:t>计数</w:t>
            </w:r>
          </w:p>
        </w:tc>
        <w:tc>
          <w:tcPr>
            <w:tcW w:w="2033" w:type="dxa"/>
            <w:gridSpan w:val="2"/>
            <w:tcBorders>
              <w:top w:val="single" w:sz="4" w:space="0" w:color="auto"/>
              <w:left w:val="single" w:sz="4" w:space="0" w:color="auto"/>
              <w:bottom w:val="single" w:sz="4" w:space="0" w:color="auto"/>
              <w:right w:val="single" w:sz="4" w:space="0" w:color="auto"/>
            </w:tcBorders>
            <w:noWrap/>
            <w:vAlign w:val="center"/>
          </w:tcPr>
          <w:p w14:paraId="5F717939" w14:textId="77777777" w:rsidR="00115F94" w:rsidRPr="00DE76D5" w:rsidRDefault="00115F94" w:rsidP="00115F94">
            <w:pPr>
              <w:widowControl/>
              <w:adjustRightInd w:val="0"/>
              <w:snapToGrid w:val="0"/>
              <w:ind w:left="0"/>
              <w:jc w:val="center"/>
              <w:rPr>
                <w:rFonts w:ascii="宋体" w:cs="宋体"/>
                <w:color w:val="000000" w:themeColor="text1"/>
                <w:kern w:val="0"/>
                <w:szCs w:val="21"/>
              </w:rPr>
            </w:pPr>
            <w:r w:rsidRPr="00DE76D5">
              <w:rPr>
                <w:rFonts w:ascii="宋体" w:hAnsi="宋体" w:cs="宋体" w:hint="eastAsia"/>
                <w:color w:val="000000" w:themeColor="text1"/>
                <w:kern w:val="0"/>
                <w:szCs w:val="21"/>
              </w:rPr>
              <w:t>权重值（计数</w:t>
            </w:r>
            <w:r w:rsidRPr="00DE76D5">
              <w:rPr>
                <w:rFonts w:ascii="宋体" w:hAnsi="宋体" w:cs="宋体"/>
                <w:color w:val="000000" w:themeColor="text1"/>
                <w:kern w:val="0"/>
                <w:szCs w:val="21"/>
              </w:rPr>
              <w:t>/15</w:t>
            </w:r>
            <w:r w:rsidRPr="00DE76D5">
              <w:rPr>
                <w:rFonts w:ascii="宋体" w:hAnsi="宋体" w:cs="宋体" w:hint="eastAsia"/>
                <w:color w:val="000000" w:themeColor="text1"/>
                <w:kern w:val="0"/>
                <w:szCs w:val="21"/>
              </w:rPr>
              <w:t>）</w:t>
            </w:r>
          </w:p>
        </w:tc>
      </w:tr>
      <w:tr w:rsidR="0080733B" w:rsidRPr="00AE0DB5" w14:paraId="5F71793E" w14:textId="77777777" w:rsidTr="00A66875">
        <w:trPr>
          <w:trHeight w:val="491"/>
        </w:trPr>
        <w:tc>
          <w:tcPr>
            <w:tcW w:w="2551" w:type="dxa"/>
            <w:gridSpan w:val="2"/>
            <w:tcBorders>
              <w:top w:val="single" w:sz="4" w:space="0" w:color="auto"/>
              <w:left w:val="single" w:sz="4" w:space="0" w:color="auto"/>
              <w:bottom w:val="single" w:sz="4" w:space="0" w:color="auto"/>
              <w:right w:val="single" w:sz="4" w:space="0" w:color="auto"/>
            </w:tcBorders>
            <w:noWrap/>
            <w:vAlign w:val="center"/>
          </w:tcPr>
          <w:p w14:paraId="5F71793B" w14:textId="77777777" w:rsidR="0080733B" w:rsidRPr="00DE76D5" w:rsidRDefault="00390989" w:rsidP="00115F94">
            <w:pPr>
              <w:widowControl/>
              <w:adjustRightInd w:val="0"/>
              <w:snapToGrid w:val="0"/>
              <w:ind w:left="0"/>
              <w:jc w:val="left"/>
              <w:rPr>
                <w:rFonts w:ascii="宋体" w:cs="宋体"/>
                <w:color w:val="000000" w:themeColor="text1"/>
                <w:kern w:val="0"/>
                <w:szCs w:val="21"/>
              </w:rPr>
            </w:pPr>
            <w:r w:rsidRPr="00DE76D5">
              <w:rPr>
                <w:rFonts w:ascii="宋体" w:hAnsi="宋体" w:cs="宋体" w:hint="eastAsia"/>
                <w:color w:val="000000" w:themeColor="text1"/>
                <w:kern w:val="0"/>
                <w:szCs w:val="21"/>
              </w:rPr>
              <w:t>脑力需求</w:t>
            </w:r>
          </w:p>
        </w:tc>
        <w:tc>
          <w:tcPr>
            <w:tcW w:w="851" w:type="dxa"/>
            <w:tcBorders>
              <w:top w:val="single" w:sz="4" w:space="0" w:color="auto"/>
              <w:left w:val="single" w:sz="4" w:space="0" w:color="auto"/>
              <w:bottom w:val="single" w:sz="4" w:space="0" w:color="auto"/>
              <w:right w:val="single" w:sz="4" w:space="0" w:color="auto"/>
            </w:tcBorders>
            <w:noWrap/>
            <w:vAlign w:val="center"/>
          </w:tcPr>
          <w:p w14:paraId="5F71793C"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4</w:t>
            </w:r>
          </w:p>
        </w:tc>
        <w:tc>
          <w:tcPr>
            <w:tcW w:w="2033" w:type="dxa"/>
            <w:gridSpan w:val="2"/>
            <w:tcBorders>
              <w:top w:val="single" w:sz="4" w:space="0" w:color="auto"/>
              <w:left w:val="single" w:sz="4" w:space="0" w:color="auto"/>
              <w:bottom w:val="single" w:sz="4" w:space="0" w:color="auto"/>
              <w:right w:val="single" w:sz="4" w:space="0" w:color="auto"/>
            </w:tcBorders>
            <w:noWrap/>
            <w:vAlign w:val="center"/>
          </w:tcPr>
          <w:p w14:paraId="5F71793D"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4/15</w:t>
            </w:r>
          </w:p>
        </w:tc>
      </w:tr>
      <w:tr w:rsidR="0080733B" w:rsidRPr="00AE0DB5" w14:paraId="5F717942" w14:textId="77777777" w:rsidTr="00A66875">
        <w:trPr>
          <w:trHeight w:val="491"/>
        </w:trPr>
        <w:tc>
          <w:tcPr>
            <w:tcW w:w="2551" w:type="dxa"/>
            <w:gridSpan w:val="2"/>
            <w:tcBorders>
              <w:top w:val="single" w:sz="4" w:space="0" w:color="auto"/>
              <w:left w:val="single" w:sz="4" w:space="0" w:color="auto"/>
              <w:bottom w:val="single" w:sz="4" w:space="0" w:color="auto"/>
              <w:right w:val="single" w:sz="4" w:space="0" w:color="auto"/>
            </w:tcBorders>
            <w:noWrap/>
            <w:vAlign w:val="center"/>
          </w:tcPr>
          <w:p w14:paraId="5F71793F" w14:textId="77777777" w:rsidR="0080733B" w:rsidRPr="00DE76D5" w:rsidRDefault="00390989" w:rsidP="00115F94">
            <w:pPr>
              <w:widowControl/>
              <w:adjustRightInd w:val="0"/>
              <w:snapToGrid w:val="0"/>
              <w:ind w:left="0"/>
              <w:jc w:val="left"/>
              <w:rPr>
                <w:rFonts w:ascii="宋体" w:cs="宋体"/>
                <w:color w:val="000000" w:themeColor="text1"/>
                <w:kern w:val="0"/>
                <w:szCs w:val="21"/>
              </w:rPr>
            </w:pPr>
            <w:r w:rsidRPr="00DE76D5">
              <w:rPr>
                <w:rFonts w:ascii="宋体" w:hAnsi="宋体" w:cs="宋体" w:hint="eastAsia"/>
                <w:color w:val="000000" w:themeColor="text1"/>
                <w:kern w:val="0"/>
                <w:szCs w:val="21"/>
              </w:rPr>
              <w:t>体力需求</w:t>
            </w:r>
          </w:p>
        </w:tc>
        <w:tc>
          <w:tcPr>
            <w:tcW w:w="851" w:type="dxa"/>
            <w:tcBorders>
              <w:top w:val="single" w:sz="4" w:space="0" w:color="auto"/>
              <w:left w:val="single" w:sz="4" w:space="0" w:color="auto"/>
              <w:bottom w:val="single" w:sz="4" w:space="0" w:color="auto"/>
              <w:right w:val="single" w:sz="4" w:space="0" w:color="auto"/>
            </w:tcBorders>
            <w:noWrap/>
            <w:vAlign w:val="center"/>
          </w:tcPr>
          <w:p w14:paraId="5F717940"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cs="宋体"/>
                <w:color w:val="000000" w:themeColor="text1"/>
                <w:kern w:val="0"/>
                <w:szCs w:val="21"/>
              </w:rPr>
              <w:t>0</w:t>
            </w:r>
          </w:p>
        </w:tc>
        <w:tc>
          <w:tcPr>
            <w:tcW w:w="2033" w:type="dxa"/>
            <w:gridSpan w:val="2"/>
            <w:tcBorders>
              <w:top w:val="single" w:sz="4" w:space="0" w:color="auto"/>
              <w:left w:val="single" w:sz="4" w:space="0" w:color="auto"/>
              <w:bottom w:val="single" w:sz="4" w:space="0" w:color="auto"/>
              <w:right w:val="single" w:sz="4" w:space="0" w:color="auto"/>
            </w:tcBorders>
            <w:noWrap/>
            <w:vAlign w:val="center"/>
          </w:tcPr>
          <w:p w14:paraId="5F717941"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0/15</w:t>
            </w:r>
          </w:p>
        </w:tc>
      </w:tr>
      <w:tr w:rsidR="0080733B" w:rsidRPr="00AE0DB5" w14:paraId="5F717946" w14:textId="77777777" w:rsidTr="00A66875">
        <w:trPr>
          <w:trHeight w:val="491"/>
        </w:trPr>
        <w:tc>
          <w:tcPr>
            <w:tcW w:w="2551" w:type="dxa"/>
            <w:gridSpan w:val="2"/>
            <w:tcBorders>
              <w:top w:val="single" w:sz="4" w:space="0" w:color="auto"/>
              <w:left w:val="single" w:sz="4" w:space="0" w:color="auto"/>
              <w:bottom w:val="single" w:sz="4" w:space="0" w:color="auto"/>
              <w:right w:val="single" w:sz="4" w:space="0" w:color="auto"/>
            </w:tcBorders>
            <w:noWrap/>
            <w:vAlign w:val="center"/>
          </w:tcPr>
          <w:p w14:paraId="5F717943" w14:textId="77777777" w:rsidR="0080733B" w:rsidRPr="00DE76D5" w:rsidRDefault="00390989" w:rsidP="00115F94">
            <w:pPr>
              <w:widowControl/>
              <w:adjustRightInd w:val="0"/>
              <w:snapToGrid w:val="0"/>
              <w:ind w:left="0"/>
              <w:jc w:val="left"/>
              <w:rPr>
                <w:rFonts w:ascii="宋体" w:cs="宋体"/>
                <w:color w:val="000000" w:themeColor="text1"/>
                <w:kern w:val="0"/>
                <w:szCs w:val="21"/>
              </w:rPr>
            </w:pPr>
            <w:r w:rsidRPr="00DE76D5">
              <w:rPr>
                <w:rFonts w:ascii="宋体" w:hAnsi="宋体" w:cs="宋体" w:hint="eastAsia"/>
                <w:color w:val="000000" w:themeColor="text1"/>
                <w:kern w:val="0"/>
                <w:szCs w:val="21"/>
              </w:rPr>
              <w:t>时间需求</w:t>
            </w:r>
          </w:p>
        </w:tc>
        <w:tc>
          <w:tcPr>
            <w:tcW w:w="851" w:type="dxa"/>
            <w:tcBorders>
              <w:top w:val="single" w:sz="4" w:space="0" w:color="auto"/>
              <w:left w:val="single" w:sz="4" w:space="0" w:color="auto"/>
              <w:bottom w:val="single" w:sz="4" w:space="0" w:color="auto"/>
              <w:right w:val="single" w:sz="4" w:space="0" w:color="auto"/>
            </w:tcBorders>
            <w:noWrap/>
            <w:vAlign w:val="center"/>
          </w:tcPr>
          <w:p w14:paraId="5F717944"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4</w:t>
            </w:r>
          </w:p>
        </w:tc>
        <w:tc>
          <w:tcPr>
            <w:tcW w:w="2033" w:type="dxa"/>
            <w:gridSpan w:val="2"/>
            <w:tcBorders>
              <w:top w:val="single" w:sz="4" w:space="0" w:color="auto"/>
              <w:left w:val="single" w:sz="4" w:space="0" w:color="auto"/>
              <w:bottom w:val="single" w:sz="4" w:space="0" w:color="auto"/>
              <w:right w:val="single" w:sz="4" w:space="0" w:color="auto"/>
            </w:tcBorders>
            <w:noWrap/>
            <w:vAlign w:val="center"/>
          </w:tcPr>
          <w:p w14:paraId="5F717945"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4/15</w:t>
            </w:r>
          </w:p>
        </w:tc>
      </w:tr>
      <w:tr w:rsidR="0080733B" w:rsidRPr="00AE0DB5" w14:paraId="5F71794A" w14:textId="77777777" w:rsidTr="00A66875">
        <w:trPr>
          <w:trHeight w:val="491"/>
        </w:trPr>
        <w:tc>
          <w:tcPr>
            <w:tcW w:w="2551" w:type="dxa"/>
            <w:gridSpan w:val="2"/>
            <w:tcBorders>
              <w:top w:val="single" w:sz="4" w:space="0" w:color="auto"/>
              <w:left w:val="single" w:sz="4" w:space="0" w:color="auto"/>
              <w:bottom w:val="single" w:sz="4" w:space="0" w:color="auto"/>
              <w:right w:val="single" w:sz="4" w:space="0" w:color="auto"/>
            </w:tcBorders>
            <w:noWrap/>
            <w:vAlign w:val="center"/>
          </w:tcPr>
          <w:p w14:paraId="5F717947" w14:textId="77777777" w:rsidR="0080733B" w:rsidRPr="00DE76D5" w:rsidRDefault="00390989" w:rsidP="00115F94">
            <w:pPr>
              <w:widowControl/>
              <w:adjustRightInd w:val="0"/>
              <w:snapToGrid w:val="0"/>
              <w:ind w:left="0"/>
              <w:jc w:val="left"/>
              <w:rPr>
                <w:rFonts w:ascii="宋体" w:cs="宋体"/>
                <w:color w:val="000000" w:themeColor="text1"/>
                <w:kern w:val="0"/>
                <w:szCs w:val="21"/>
              </w:rPr>
            </w:pPr>
            <w:r w:rsidRPr="00DE76D5">
              <w:rPr>
                <w:rFonts w:ascii="宋体" w:hAnsi="宋体" w:cs="宋体" w:hint="eastAsia"/>
                <w:color w:val="000000" w:themeColor="text1"/>
                <w:kern w:val="0"/>
                <w:szCs w:val="21"/>
              </w:rPr>
              <w:t>绩效水平</w:t>
            </w:r>
          </w:p>
        </w:tc>
        <w:tc>
          <w:tcPr>
            <w:tcW w:w="851" w:type="dxa"/>
            <w:tcBorders>
              <w:top w:val="single" w:sz="4" w:space="0" w:color="auto"/>
              <w:left w:val="single" w:sz="4" w:space="0" w:color="auto"/>
              <w:bottom w:val="single" w:sz="4" w:space="0" w:color="auto"/>
              <w:right w:val="single" w:sz="4" w:space="0" w:color="auto"/>
            </w:tcBorders>
            <w:noWrap/>
            <w:vAlign w:val="center"/>
          </w:tcPr>
          <w:p w14:paraId="5F717948"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2</w:t>
            </w:r>
          </w:p>
        </w:tc>
        <w:tc>
          <w:tcPr>
            <w:tcW w:w="2033" w:type="dxa"/>
            <w:gridSpan w:val="2"/>
            <w:tcBorders>
              <w:top w:val="single" w:sz="4" w:space="0" w:color="auto"/>
              <w:left w:val="single" w:sz="4" w:space="0" w:color="auto"/>
              <w:bottom w:val="single" w:sz="4" w:space="0" w:color="auto"/>
              <w:right w:val="single" w:sz="4" w:space="0" w:color="auto"/>
            </w:tcBorders>
            <w:noWrap/>
            <w:vAlign w:val="center"/>
          </w:tcPr>
          <w:p w14:paraId="5F717949"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2/15</w:t>
            </w:r>
          </w:p>
        </w:tc>
      </w:tr>
      <w:tr w:rsidR="0080733B" w:rsidRPr="00AE0DB5" w14:paraId="5F71794E" w14:textId="77777777" w:rsidTr="00A66875">
        <w:trPr>
          <w:trHeight w:val="491"/>
        </w:trPr>
        <w:tc>
          <w:tcPr>
            <w:tcW w:w="2551" w:type="dxa"/>
            <w:gridSpan w:val="2"/>
            <w:tcBorders>
              <w:top w:val="single" w:sz="4" w:space="0" w:color="auto"/>
              <w:left w:val="single" w:sz="4" w:space="0" w:color="auto"/>
              <w:bottom w:val="single" w:sz="4" w:space="0" w:color="auto"/>
              <w:right w:val="single" w:sz="4" w:space="0" w:color="auto"/>
            </w:tcBorders>
            <w:noWrap/>
            <w:vAlign w:val="center"/>
          </w:tcPr>
          <w:p w14:paraId="5F71794B" w14:textId="77777777" w:rsidR="0080733B" w:rsidRPr="00DE76D5" w:rsidRDefault="00390989" w:rsidP="00115F94">
            <w:pPr>
              <w:widowControl/>
              <w:adjustRightInd w:val="0"/>
              <w:snapToGrid w:val="0"/>
              <w:ind w:left="0"/>
              <w:jc w:val="left"/>
              <w:rPr>
                <w:rFonts w:ascii="宋体" w:cs="宋体"/>
                <w:color w:val="000000" w:themeColor="text1"/>
                <w:kern w:val="0"/>
                <w:szCs w:val="21"/>
              </w:rPr>
            </w:pPr>
            <w:r w:rsidRPr="00DE76D5">
              <w:rPr>
                <w:rFonts w:ascii="宋体" w:hAnsi="宋体" w:cs="宋体" w:hint="eastAsia"/>
                <w:color w:val="000000" w:themeColor="text1"/>
                <w:kern w:val="0"/>
                <w:szCs w:val="21"/>
              </w:rPr>
              <w:t>努力程度</w:t>
            </w:r>
          </w:p>
        </w:tc>
        <w:tc>
          <w:tcPr>
            <w:tcW w:w="851" w:type="dxa"/>
            <w:tcBorders>
              <w:top w:val="single" w:sz="4" w:space="0" w:color="auto"/>
              <w:left w:val="single" w:sz="4" w:space="0" w:color="auto"/>
              <w:bottom w:val="single" w:sz="4" w:space="0" w:color="auto"/>
              <w:right w:val="single" w:sz="4" w:space="0" w:color="auto"/>
            </w:tcBorders>
            <w:noWrap/>
            <w:vAlign w:val="center"/>
          </w:tcPr>
          <w:p w14:paraId="5F71794C"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3</w:t>
            </w:r>
          </w:p>
        </w:tc>
        <w:tc>
          <w:tcPr>
            <w:tcW w:w="2033" w:type="dxa"/>
            <w:gridSpan w:val="2"/>
            <w:tcBorders>
              <w:top w:val="single" w:sz="4" w:space="0" w:color="auto"/>
              <w:left w:val="single" w:sz="4" w:space="0" w:color="auto"/>
              <w:bottom w:val="single" w:sz="4" w:space="0" w:color="auto"/>
              <w:right w:val="single" w:sz="4" w:space="0" w:color="auto"/>
            </w:tcBorders>
            <w:noWrap/>
            <w:vAlign w:val="center"/>
          </w:tcPr>
          <w:p w14:paraId="5F71794D"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3/15</w:t>
            </w:r>
          </w:p>
        </w:tc>
      </w:tr>
      <w:tr w:rsidR="0080733B" w:rsidRPr="00AE0DB5" w14:paraId="5F717952" w14:textId="77777777" w:rsidTr="00A66875">
        <w:trPr>
          <w:trHeight w:val="491"/>
        </w:trPr>
        <w:tc>
          <w:tcPr>
            <w:tcW w:w="2551" w:type="dxa"/>
            <w:gridSpan w:val="2"/>
            <w:tcBorders>
              <w:top w:val="single" w:sz="4" w:space="0" w:color="auto"/>
              <w:left w:val="single" w:sz="4" w:space="0" w:color="auto"/>
              <w:bottom w:val="single" w:sz="4" w:space="0" w:color="auto"/>
              <w:right w:val="single" w:sz="4" w:space="0" w:color="auto"/>
            </w:tcBorders>
            <w:noWrap/>
            <w:vAlign w:val="center"/>
          </w:tcPr>
          <w:p w14:paraId="5F71794F" w14:textId="77777777" w:rsidR="0080733B" w:rsidRPr="00DE76D5" w:rsidRDefault="00390989" w:rsidP="00115F94">
            <w:pPr>
              <w:widowControl/>
              <w:adjustRightInd w:val="0"/>
              <w:snapToGrid w:val="0"/>
              <w:ind w:left="0"/>
              <w:jc w:val="left"/>
              <w:rPr>
                <w:rFonts w:ascii="宋体" w:cs="宋体"/>
                <w:color w:val="000000" w:themeColor="text1"/>
                <w:kern w:val="0"/>
                <w:szCs w:val="21"/>
              </w:rPr>
            </w:pPr>
            <w:r w:rsidRPr="00DE76D5">
              <w:rPr>
                <w:rFonts w:ascii="宋体" w:hAnsi="宋体" w:cs="宋体" w:hint="eastAsia"/>
                <w:color w:val="000000" w:themeColor="text1"/>
                <w:kern w:val="0"/>
                <w:szCs w:val="21"/>
              </w:rPr>
              <w:t>受挫程度</w:t>
            </w:r>
          </w:p>
        </w:tc>
        <w:tc>
          <w:tcPr>
            <w:tcW w:w="851" w:type="dxa"/>
            <w:tcBorders>
              <w:top w:val="single" w:sz="4" w:space="0" w:color="auto"/>
              <w:left w:val="single" w:sz="4" w:space="0" w:color="auto"/>
              <w:bottom w:val="single" w:sz="4" w:space="0" w:color="auto"/>
              <w:right w:val="single" w:sz="4" w:space="0" w:color="auto"/>
            </w:tcBorders>
            <w:noWrap/>
            <w:vAlign w:val="center"/>
          </w:tcPr>
          <w:p w14:paraId="5F717950"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2</w:t>
            </w:r>
          </w:p>
        </w:tc>
        <w:tc>
          <w:tcPr>
            <w:tcW w:w="2033" w:type="dxa"/>
            <w:gridSpan w:val="2"/>
            <w:tcBorders>
              <w:top w:val="single" w:sz="4" w:space="0" w:color="auto"/>
              <w:left w:val="single" w:sz="4" w:space="0" w:color="auto"/>
              <w:bottom w:val="single" w:sz="4" w:space="0" w:color="auto"/>
              <w:right w:val="single" w:sz="4" w:space="0" w:color="auto"/>
            </w:tcBorders>
            <w:noWrap/>
            <w:vAlign w:val="center"/>
          </w:tcPr>
          <w:p w14:paraId="5F717951"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color w:val="000000" w:themeColor="text1"/>
                <w:kern w:val="0"/>
                <w:szCs w:val="21"/>
              </w:rPr>
              <w:t>2/15</w:t>
            </w:r>
          </w:p>
        </w:tc>
      </w:tr>
      <w:tr w:rsidR="0080733B" w:rsidRPr="00AE0DB5" w14:paraId="5F717954" w14:textId="77777777" w:rsidTr="00A66875">
        <w:trPr>
          <w:trHeight w:val="491"/>
        </w:trPr>
        <w:tc>
          <w:tcPr>
            <w:tcW w:w="5435" w:type="dxa"/>
            <w:gridSpan w:val="5"/>
            <w:tcBorders>
              <w:top w:val="single" w:sz="4" w:space="0" w:color="auto"/>
              <w:left w:val="single" w:sz="4" w:space="0" w:color="auto"/>
              <w:bottom w:val="single" w:sz="4" w:space="0" w:color="auto"/>
              <w:right w:val="single" w:sz="4" w:space="0" w:color="auto"/>
            </w:tcBorders>
            <w:noWrap/>
            <w:vAlign w:val="center"/>
          </w:tcPr>
          <w:p w14:paraId="5F717953" w14:textId="77777777" w:rsidR="0080733B" w:rsidRPr="00DE76D5" w:rsidRDefault="00390989" w:rsidP="00115F94">
            <w:pPr>
              <w:widowControl/>
              <w:adjustRightInd w:val="0"/>
              <w:snapToGrid w:val="0"/>
              <w:ind w:left="0"/>
              <w:jc w:val="left"/>
              <w:rPr>
                <w:rFonts w:ascii="宋体" w:cs="宋体"/>
                <w:color w:val="000000" w:themeColor="text1"/>
                <w:kern w:val="0"/>
                <w:szCs w:val="21"/>
              </w:rPr>
            </w:pPr>
            <w:r w:rsidRPr="00DE76D5">
              <w:rPr>
                <w:rFonts w:ascii="宋体" w:hAnsi="宋体" w:cs="宋体" w:hint="eastAsia"/>
                <w:color w:val="000000" w:themeColor="text1"/>
                <w:kern w:val="0"/>
                <w:szCs w:val="21"/>
              </w:rPr>
              <w:t>合计：</w:t>
            </w:r>
            <w:r w:rsidRPr="00DE76D5">
              <w:rPr>
                <w:rFonts w:ascii="宋体" w:hAnsi="宋体" w:cs="宋体"/>
                <w:color w:val="000000" w:themeColor="text1"/>
                <w:kern w:val="0"/>
                <w:szCs w:val="21"/>
              </w:rPr>
              <w:t>15</w:t>
            </w:r>
          </w:p>
        </w:tc>
      </w:tr>
      <w:tr w:rsidR="0080733B" w:rsidRPr="00AE0DB5" w14:paraId="5F717956" w14:textId="77777777" w:rsidTr="00A66875">
        <w:trPr>
          <w:trHeight w:val="568"/>
        </w:trPr>
        <w:tc>
          <w:tcPr>
            <w:tcW w:w="5435" w:type="dxa"/>
            <w:gridSpan w:val="5"/>
            <w:tcBorders>
              <w:top w:val="single" w:sz="4" w:space="0" w:color="auto"/>
              <w:left w:val="single" w:sz="4" w:space="0" w:color="auto"/>
              <w:bottom w:val="single" w:sz="4" w:space="0" w:color="auto"/>
              <w:right w:val="single" w:sz="4" w:space="0" w:color="auto"/>
            </w:tcBorders>
            <w:vAlign w:val="center"/>
          </w:tcPr>
          <w:p w14:paraId="5F717955" w14:textId="77777777" w:rsidR="0080733B" w:rsidRPr="00DE76D5" w:rsidRDefault="00390989" w:rsidP="00115F94">
            <w:pPr>
              <w:widowControl/>
              <w:adjustRightInd w:val="0"/>
              <w:snapToGrid w:val="0"/>
              <w:ind w:left="0"/>
              <w:jc w:val="center"/>
              <w:rPr>
                <w:rFonts w:ascii="宋体" w:cs="宋体"/>
                <w:color w:val="000000" w:themeColor="text1"/>
                <w:kern w:val="0"/>
                <w:szCs w:val="21"/>
              </w:rPr>
            </w:pPr>
            <w:r w:rsidRPr="00DE76D5">
              <w:rPr>
                <w:rFonts w:ascii="宋体" w:hAnsi="宋体" w:cs="宋体" w:hint="eastAsia"/>
                <w:color w:val="000000" w:themeColor="text1"/>
                <w:kern w:val="0"/>
                <w:szCs w:val="21"/>
              </w:rPr>
              <w:t>注意：合计的目的是为了检查，如果合计数值不等于</w:t>
            </w:r>
            <w:r w:rsidRPr="00DE76D5">
              <w:rPr>
                <w:rFonts w:ascii="宋体" w:hAnsi="宋体" w:cs="宋体"/>
                <w:color w:val="000000" w:themeColor="text1"/>
                <w:kern w:val="0"/>
                <w:szCs w:val="21"/>
              </w:rPr>
              <w:t>15</w:t>
            </w:r>
            <w:r w:rsidRPr="00DE76D5">
              <w:rPr>
                <w:rFonts w:ascii="宋体" w:hAnsi="宋体" w:cs="宋体" w:hint="eastAsia"/>
                <w:color w:val="000000" w:themeColor="text1"/>
                <w:kern w:val="0"/>
                <w:szCs w:val="21"/>
              </w:rPr>
              <w:t>，那么计数中数值出现错误。同样，也不会有一个单一的权重值大于</w:t>
            </w:r>
            <w:r w:rsidRPr="00DE76D5">
              <w:rPr>
                <w:rFonts w:ascii="宋体" w:hAnsi="宋体" w:cs="宋体"/>
                <w:color w:val="000000" w:themeColor="text1"/>
                <w:kern w:val="0"/>
                <w:szCs w:val="21"/>
              </w:rPr>
              <w:t>5/15</w:t>
            </w:r>
            <w:r w:rsidRPr="00DE76D5">
              <w:rPr>
                <w:rFonts w:ascii="宋体" w:hAnsi="宋体" w:cs="宋体" w:hint="eastAsia"/>
                <w:color w:val="000000" w:themeColor="text1"/>
                <w:kern w:val="0"/>
                <w:szCs w:val="21"/>
              </w:rPr>
              <w:t>。</w:t>
            </w:r>
          </w:p>
        </w:tc>
      </w:tr>
    </w:tbl>
    <w:p w14:paraId="5F717957" w14:textId="77777777" w:rsidR="00390989" w:rsidRPr="00AE0DB5" w:rsidRDefault="00390989" w:rsidP="00DE76D5">
      <w:pPr>
        <w:pStyle w:val="aa"/>
        <w:adjustRightInd w:val="0"/>
        <w:snapToGrid w:val="0"/>
        <w:spacing w:line="312" w:lineRule="auto"/>
        <w:ind w:left="360" w:firstLineChars="250" w:firstLine="450"/>
        <w:rPr>
          <w:rFonts w:hAnsi="宋体"/>
          <w:color w:val="000000" w:themeColor="text1"/>
          <w:sz w:val="18"/>
          <w:szCs w:val="18"/>
        </w:rPr>
      </w:pPr>
    </w:p>
    <w:p w14:paraId="5F717958" w14:textId="77777777" w:rsidR="00390989" w:rsidRPr="00AE0DB5" w:rsidRDefault="00390989" w:rsidP="00DE76D5">
      <w:pPr>
        <w:pStyle w:val="aa"/>
        <w:adjustRightInd w:val="0"/>
        <w:snapToGrid w:val="0"/>
        <w:spacing w:line="312" w:lineRule="auto"/>
        <w:ind w:left="360" w:firstLineChars="250" w:firstLine="450"/>
        <w:rPr>
          <w:rFonts w:hAnsi="宋体"/>
          <w:color w:val="000000" w:themeColor="text1"/>
          <w:sz w:val="18"/>
          <w:szCs w:val="18"/>
        </w:rPr>
      </w:pPr>
    </w:p>
    <w:p w14:paraId="5F717959" w14:textId="77777777" w:rsidR="00390989" w:rsidRPr="00DE76D5" w:rsidRDefault="00390989" w:rsidP="00115F94">
      <w:pPr>
        <w:pStyle w:val="aa"/>
        <w:adjustRightInd w:val="0"/>
        <w:snapToGrid w:val="0"/>
        <w:spacing w:line="312" w:lineRule="auto"/>
        <w:ind w:left="360" w:firstLineChars="250" w:firstLine="527"/>
        <w:jc w:val="center"/>
        <w:rPr>
          <w:rFonts w:hAnsi="宋体"/>
          <w:b/>
          <w:color w:val="000000" w:themeColor="text1"/>
          <w:szCs w:val="21"/>
        </w:rPr>
      </w:pPr>
      <w:r w:rsidRPr="00DE76D5">
        <w:rPr>
          <w:rFonts w:hAnsi="宋体" w:hint="eastAsia"/>
          <w:b/>
          <w:color w:val="000000" w:themeColor="text1"/>
          <w:szCs w:val="21"/>
        </w:rPr>
        <w:lastRenderedPageBreak/>
        <w:t>表</w:t>
      </w:r>
      <w:r w:rsidRPr="00DE76D5">
        <w:rPr>
          <w:rFonts w:hAnsi="宋体"/>
          <w:b/>
          <w:color w:val="000000" w:themeColor="text1"/>
          <w:szCs w:val="21"/>
        </w:rPr>
        <w:t>5：主观负荷加权平均值测量样例</w:t>
      </w:r>
    </w:p>
    <w:tbl>
      <w:tblPr>
        <w:tblW w:w="602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417"/>
        <w:gridCol w:w="709"/>
        <w:gridCol w:w="2197"/>
      </w:tblGrid>
      <w:tr w:rsidR="00115F94" w:rsidRPr="00AE0DB5" w14:paraId="5F71795E" w14:textId="77777777" w:rsidTr="00A66875">
        <w:trPr>
          <w:trHeight w:val="597"/>
        </w:trPr>
        <w:tc>
          <w:tcPr>
            <w:tcW w:w="1701" w:type="dxa"/>
            <w:vAlign w:val="center"/>
          </w:tcPr>
          <w:p w14:paraId="5F71795A" w14:textId="77777777" w:rsidR="00115F94" w:rsidRPr="00AE0DB5" w:rsidRDefault="00C8412E" w:rsidP="00115F94">
            <w:pPr>
              <w:widowControl/>
              <w:ind w:left="0"/>
              <w:jc w:val="left"/>
              <w:rPr>
                <w:rFonts w:ascii="宋体" w:hAnsi="宋体" w:cs="宋体"/>
                <w:color w:val="000000" w:themeColor="text1"/>
                <w:kern w:val="0"/>
                <w:sz w:val="22"/>
              </w:rPr>
            </w:pPr>
            <w:r w:rsidRPr="00AE0DB5">
              <w:rPr>
                <w:rFonts w:hAnsi="宋体"/>
                <w:color w:val="000000" w:themeColor="text1"/>
                <w:szCs w:val="21"/>
              </w:rPr>
              <w:tab/>
            </w:r>
            <w:r w:rsidR="00115F94" w:rsidRPr="00115F94">
              <w:rPr>
                <w:rFonts w:ascii="宋体" w:hAnsi="宋体" w:cs="宋体" w:hint="eastAsia"/>
                <w:color w:val="000000" w:themeColor="text1"/>
                <w:kern w:val="0"/>
                <w:sz w:val="22"/>
              </w:rPr>
              <w:t>签派员</w:t>
            </w:r>
          </w:p>
        </w:tc>
        <w:tc>
          <w:tcPr>
            <w:tcW w:w="1417" w:type="dxa"/>
            <w:vAlign w:val="center"/>
          </w:tcPr>
          <w:p w14:paraId="5F71795B" w14:textId="77777777" w:rsidR="00115F94" w:rsidRPr="00AE0DB5" w:rsidRDefault="00115F94" w:rsidP="00115F94">
            <w:pPr>
              <w:widowControl/>
              <w:ind w:left="0"/>
              <w:jc w:val="left"/>
              <w:rPr>
                <w:rFonts w:ascii="宋体" w:hAnsi="宋体" w:cs="宋体"/>
                <w:color w:val="000000" w:themeColor="text1"/>
                <w:kern w:val="0"/>
                <w:sz w:val="22"/>
              </w:rPr>
            </w:pPr>
          </w:p>
        </w:tc>
        <w:tc>
          <w:tcPr>
            <w:tcW w:w="709" w:type="dxa"/>
            <w:noWrap/>
            <w:vAlign w:val="center"/>
          </w:tcPr>
          <w:p w14:paraId="5F71795C" w14:textId="77777777" w:rsidR="00115F94" w:rsidRPr="00AE0DB5" w:rsidRDefault="00115F94" w:rsidP="00115F94">
            <w:pPr>
              <w:widowControl/>
              <w:ind w:left="0"/>
              <w:jc w:val="left"/>
              <w:rPr>
                <w:rFonts w:ascii="宋体" w:hAnsi="宋体" w:cs="宋体"/>
                <w:color w:val="000000" w:themeColor="text1"/>
                <w:kern w:val="0"/>
                <w:sz w:val="22"/>
              </w:rPr>
            </w:pPr>
            <w:r w:rsidRPr="00115F94">
              <w:rPr>
                <w:rFonts w:ascii="宋体" w:hAnsi="宋体" w:cs="宋体" w:hint="eastAsia"/>
                <w:color w:val="000000" w:themeColor="text1"/>
                <w:kern w:val="0"/>
                <w:sz w:val="22"/>
              </w:rPr>
              <w:t>日期</w:t>
            </w:r>
          </w:p>
        </w:tc>
        <w:tc>
          <w:tcPr>
            <w:tcW w:w="2197" w:type="dxa"/>
            <w:vAlign w:val="center"/>
          </w:tcPr>
          <w:p w14:paraId="5F71795D" w14:textId="77777777" w:rsidR="00115F94" w:rsidRPr="00AE0DB5" w:rsidRDefault="00115F94" w:rsidP="00115F94">
            <w:pPr>
              <w:widowControl/>
              <w:ind w:left="0"/>
              <w:jc w:val="left"/>
              <w:rPr>
                <w:rFonts w:ascii="宋体" w:hAnsi="宋体" w:cs="宋体"/>
                <w:color w:val="000000" w:themeColor="text1"/>
                <w:kern w:val="0"/>
                <w:sz w:val="22"/>
              </w:rPr>
            </w:pPr>
          </w:p>
        </w:tc>
      </w:tr>
      <w:tr w:rsidR="00115F94" w:rsidRPr="00AE0DB5" w14:paraId="5F717960" w14:textId="77777777" w:rsidTr="00A66875">
        <w:trPr>
          <w:trHeight w:val="1144"/>
        </w:trPr>
        <w:tc>
          <w:tcPr>
            <w:tcW w:w="6024" w:type="dxa"/>
            <w:gridSpan w:val="4"/>
            <w:vAlign w:val="center"/>
          </w:tcPr>
          <w:p w14:paraId="5F71795F" w14:textId="77777777" w:rsidR="00115F94" w:rsidRPr="00115F94" w:rsidRDefault="00115F94" w:rsidP="00115F94">
            <w:pPr>
              <w:widowControl/>
              <w:ind w:left="0"/>
              <w:jc w:val="center"/>
              <w:rPr>
                <w:rFonts w:ascii="宋体" w:hAnsi="宋体" w:cs="宋体"/>
                <w:b/>
                <w:color w:val="000000" w:themeColor="text1"/>
                <w:kern w:val="0"/>
                <w:sz w:val="28"/>
                <w:szCs w:val="28"/>
              </w:rPr>
            </w:pPr>
            <w:r w:rsidRPr="00115F94">
              <w:rPr>
                <w:rFonts w:ascii="宋体" w:hAnsi="宋体" w:cs="宋体" w:hint="eastAsia"/>
                <w:b/>
                <w:color w:val="000000" w:themeColor="text1"/>
                <w:kern w:val="0"/>
                <w:sz w:val="28"/>
                <w:szCs w:val="28"/>
              </w:rPr>
              <w:t>主观负荷加权平均值表</w:t>
            </w:r>
          </w:p>
        </w:tc>
      </w:tr>
      <w:tr w:rsidR="0080733B" w:rsidRPr="00AE0DB5" w14:paraId="5F717965" w14:textId="77777777" w:rsidTr="00A66875">
        <w:trPr>
          <w:trHeight w:val="1144"/>
        </w:trPr>
        <w:tc>
          <w:tcPr>
            <w:tcW w:w="1701" w:type="dxa"/>
            <w:vAlign w:val="center"/>
          </w:tcPr>
          <w:p w14:paraId="5F717961" w14:textId="77777777" w:rsidR="0080733B" w:rsidRPr="00AE0DB5" w:rsidRDefault="0080733B" w:rsidP="00115F94">
            <w:pPr>
              <w:widowControl/>
              <w:ind w:left="0"/>
              <w:jc w:val="left"/>
              <w:rPr>
                <w:rFonts w:ascii="宋体" w:cs="宋体"/>
                <w:color w:val="000000" w:themeColor="text1"/>
                <w:kern w:val="0"/>
                <w:sz w:val="22"/>
              </w:rPr>
            </w:pPr>
            <w:r w:rsidRPr="00AE0DB5">
              <w:rPr>
                <w:rFonts w:ascii="宋体" w:hAnsi="宋体" w:cs="宋体" w:hint="eastAsia"/>
                <w:color w:val="000000" w:themeColor="text1"/>
                <w:kern w:val="0"/>
                <w:sz w:val="22"/>
              </w:rPr>
              <w:t>负荷因素名称</w:t>
            </w:r>
          </w:p>
        </w:tc>
        <w:tc>
          <w:tcPr>
            <w:tcW w:w="1417" w:type="dxa"/>
            <w:vAlign w:val="center"/>
          </w:tcPr>
          <w:p w14:paraId="5F717962" w14:textId="77777777" w:rsidR="0080733B" w:rsidRPr="00AE0DB5" w:rsidRDefault="0080733B" w:rsidP="00115F94">
            <w:pPr>
              <w:widowControl/>
              <w:ind w:left="0"/>
              <w:jc w:val="left"/>
              <w:rPr>
                <w:rFonts w:ascii="宋体" w:cs="宋体"/>
                <w:color w:val="000000" w:themeColor="text1"/>
                <w:kern w:val="0"/>
                <w:sz w:val="22"/>
              </w:rPr>
            </w:pPr>
            <w:r w:rsidRPr="00AE0DB5">
              <w:rPr>
                <w:rFonts w:ascii="宋体" w:hAnsi="宋体" w:cs="宋体" w:hint="eastAsia"/>
                <w:color w:val="000000" w:themeColor="text1"/>
                <w:kern w:val="0"/>
                <w:sz w:val="22"/>
              </w:rPr>
              <w:t>权重值（计数</w:t>
            </w:r>
            <w:r w:rsidRPr="00AE0DB5">
              <w:rPr>
                <w:rFonts w:ascii="宋体" w:hAnsi="宋体" w:cs="宋体"/>
                <w:color w:val="000000" w:themeColor="text1"/>
                <w:kern w:val="0"/>
                <w:sz w:val="22"/>
              </w:rPr>
              <w:t>/15</w:t>
            </w:r>
            <w:r w:rsidRPr="00AE0DB5">
              <w:rPr>
                <w:rFonts w:ascii="宋体" w:hAnsi="宋体" w:cs="宋体" w:hint="eastAsia"/>
                <w:color w:val="000000" w:themeColor="text1"/>
                <w:kern w:val="0"/>
                <w:sz w:val="22"/>
              </w:rPr>
              <w:t>）</w:t>
            </w:r>
          </w:p>
        </w:tc>
        <w:tc>
          <w:tcPr>
            <w:tcW w:w="709" w:type="dxa"/>
            <w:noWrap/>
            <w:vAlign w:val="center"/>
          </w:tcPr>
          <w:p w14:paraId="5F717963" w14:textId="77777777" w:rsidR="0080733B" w:rsidRPr="00AE0DB5" w:rsidRDefault="0080733B" w:rsidP="00115F94">
            <w:pPr>
              <w:widowControl/>
              <w:ind w:left="0"/>
              <w:jc w:val="left"/>
              <w:rPr>
                <w:rFonts w:ascii="宋体" w:cs="宋体"/>
                <w:color w:val="000000" w:themeColor="text1"/>
                <w:kern w:val="0"/>
                <w:sz w:val="22"/>
              </w:rPr>
            </w:pPr>
            <w:r w:rsidRPr="00AE0DB5">
              <w:rPr>
                <w:rFonts w:ascii="宋体" w:hAnsi="宋体" w:cs="宋体" w:hint="eastAsia"/>
                <w:color w:val="000000" w:themeColor="text1"/>
                <w:kern w:val="0"/>
                <w:sz w:val="22"/>
              </w:rPr>
              <w:t>评分值</w:t>
            </w:r>
          </w:p>
        </w:tc>
        <w:tc>
          <w:tcPr>
            <w:tcW w:w="2197" w:type="dxa"/>
            <w:vAlign w:val="center"/>
          </w:tcPr>
          <w:p w14:paraId="5F717964" w14:textId="77777777" w:rsidR="0080733B" w:rsidRPr="00AE0DB5" w:rsidRDefault="0080733B" w:rsidP="00115F94">
            <w:pPr>
              <w:widowControl/>
              <w:ind w:left="0"/>
              <w:jc w:val="left"/>
              <w:rPr>
                <w:rFonts w:ascii="宋体" w:cs="宋体"/>
                <w:color w:val="000000" w:themeColor="text1"/>
                <w:kern w:val="0"/>
                <w:sz w:val="22"/>
              </w:rPr>
            </w:pPr>
            <w:r w:rsidRPr="00AE0DB5">
              <w:rPr>
                <w:rFonts w:ascii="宋体" w:hAnsi="宋体" w:cs="宋体" w:hint="eastAsia"/>
                <w:color w:val="000000" w:themeColor="text1"/>
                <w:kern w:val="0"/>
                <w:sz w:val="22"/>
              </w:rPr>
              <w:t>调整后的评分值（权重值</w:t>
            </w:r>
            <w:r w:rsidRPr="00AE0DB5">
              <w:rPr>
                <w:rFonts w:ascii="宋体" w:hAnsi="宋体" w:cs="宋体"/>
                <w:color w:val="000000" w:themeColor="text1"/>
                <w:kern w:val="0"/>
                <w:sz w:val="22"/>
              </w:rPr>
              <w:t>*</w:t>
            </w:r>
            <w:r w:rsidRPr="00AE0DB5">
              <w:rPr>
                <w:rFonts w:ascii="宋体" w:hAnsi="宋体" w:cs="宋体" w:hint="eastAsia"/>
                <w:color w:val="000000" w:themeColor="text1"/>
                <w:kern w:val="0"/>
                <w:sz w:val="22"/>
              </w:rPr>
              <w:t>评分值</w:t>
            </w:r>
            <w:r w:rsidR="00A66875">
              <w:rPr>
                <w:rFonts w:ascii="宋体" w:hAnsi="宋体" w:cs="宋体"/>
                <w:color w:val="000000" w:themeColor="text1"/>
                <w:kern w:val="0"/>
                <w:sz w:val="22"/>
              </w:rPr>
              <w:t>）</w:t>
            </w:r>
          </w:p>
        </w:tc>
      </w:tr>
      <w:tr w:rsidR="0080733B" w:rsidRPr="00AE0DB5" w14:paraId="5F71796A" w14:textId="77777777" w:rsidTr="00A66875">
        <w:trPr>
          <w:trHeight w:val="381"/>
        </w:trPr>
        <w:tc>
          <w:tcPr>
            <w:tcW w:w="1701" w:type="dxa"/>
            <w:noWrap/>
            <w:vAlign w:val="center"/>
          </w:tcPr>
          <w:p w14:paraId="5F717966" w14:textId="77777777" w:rsidR="0080733B" w:rsidRPr="00AE0DB5" w:rsidRDefault="0080733B" w:rsidP="00115F94">
            <w:pPr>
              <w:widowControl/>
              <w:ind w:left="0"/>
              <w:jc w:val="left"/>
              <w:rPr>
                <w:rFonts w:ascii="宋体" w:cs="宋体"/>
                <w:color w:val="000000" w:themeColor="text1"/>
                <w:kern w:val="0"/>
                <w:sz w:val="22"/>
              </w:rPr>
            </w:pPr>
            <w:r w:rsidRPr="00AE0DB5">
              <w:rPr>
                <w:rFonts w:ascii="宋体" w:hAnsi="宋体" w:cs="宋体" w:hint="eastAsia"/>
                <w:color w:val="000000" w:themeColor="text1"/>
                <w:kern w:val="0"/>
                <w:sz w:val="22"/>
              </w:rPr>
              <w:t>脑力需求</w:t>
            </w:r>
          </w:p>
        </w:tc>
        <w:tc>
          <w:tcPr>
            <w:tcW w:w="1417" w:type="dxa"/>
            <w:noWrap/>
            <w:vAlign w:val="center"/>
          </w:tcPr>
          <w:p w14:paraId="5F717967"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4/15</w:t>
            </w:r>
          </w:p>
        </w:tc>
        <w:tc>
          <w:tcPr>
            <w:tcW w:w="709" w:type="dxa"/>
            <w:noWrap/>
            <w:vAlign w:val="center"/>
          </w:tcPr>
          <w:p w14:paraId="5F717968"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8</w:t>
            </w:r>
          </w:p>
        </w:tc>
        <w:tc>
          <w:tcPr>
            <w:tcW w:w="2197" w:type="dxa"/>
            <w:noWrap/>
            <w:vAlign w:val="center"/>
          </w:tcPr>
          <w:p w14:paraId="5F717969"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2.1</w:t>
            </w:r>
          </w:p>
        </w:tc>
      </w:tr>
      <w:tr w:rsidR="0080733B" w:rsidRPr="00AE0DB5" w14:paraId="5F71796F" w14:textId="77777777" w:rsidTr="00A66875">
        <w:trPr>
          <w:trHeight w:val="381"/>
        </w:trPr>
        <w:tc>
          <w:tcPr>
            <w:tcW w:w="1701" w:type="dxa"/>
            <w:noWrap/>
            <w:vAlign w:val="center"/>
          </w:tcPr>
          <w:p w14:paraId="5F71796B" w14:textId="77777777" w:rsidR="0080733B" w:rsidRPr="00AE0DB5" w:rsidRDefault="0080733B" w:rsidP="00115F94">
            <w:pPr>
              <w:widowControl/>
              <w:ind w:left="0"/>
              <w:jc w:val="left"/>
              <w:rPr>
                <w:rFonts w:ascii="宋体" w:cs="宋体"/>
                <w:color w:val="000000" w:themeColor="text1"/>
                <w:kern w:val="0"/>
                <w:sz w:val="22"/>
              </w:rPr>
            </w:pPr>
            <w:r w:rsidRPr="00AE0DB5">
              <w:rPr>
                <w:rFonts w:ascii="宋体" w:hAnsi="宋体" w:cs="宋体" w:hint="eastAsia"/>
                <w:color w:val="000000" w:themeColor="text1"/>
                <w:kern w:val="0"/>
                <w:sz w:val="22"/>
              </w:rPr>
              <w:t>体力需求</w:t>
            </w:r>
          </w:p>
        </w:tc>
        <w:tc>
          <w:tcPr>
            <w:tcW w:w="1417" w:type="dxa"/>
            <w:noWrap/>
            <w:vAlign w:val="center"/>
          </w:tcPr>
          <w:p w14:paraId="5F71796C"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0/15</w:t>
            </w:r>
          </w:p>
        </w:tc>
        <w:tc>
          <w:tcPr>
            <w:tcW w:w="709" w:type="dxa"/>
            <w:noWrap/>
            <w:vAlign w:val="center"/>
          </w:tcPr>
          <w:p w14:paraId="5F71796D"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3</w:t>
            </w:r>
          </w:p>
        </w:tc>
        <w:tc>
          <w:tcPr>
            <w:tcW w:w="2197" w:type="dxa"/>
            <w:noWrap/>
            <w:vAlign w:val="center"/>
          </w:tcPr>
          <w:p w14:paraId="5F71796E"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cs="宋体"/>
                <w:color w:val="000000" w:themeColor="text1"/>
                <w:kern w:val="0"/>
                <w:sz w:val="22"/>
              </w:rPr>
              <w:t>0</w:t>
            </w:r>
          </w:p>
        </w:tc>
      </w:tr>
      <w:tr w:rsidR="0080733B" w:rsidRPr="00AE0DB5" w14:paraId="5F717974" w14:textId="77777777" w:rsidTr="00A66875">
        <w:trPr>
          <w:trHeight w:val="381"/>
        </w:trPr>
        <w:tc>
          <w:tcPr>
            <w:tcW w:w="1701" w:type="dxa"/>
            <w:noWrap/>
            <w:vAlign w:val="center"/>
          </w:tcPr>
          <w:p w14:paraId="5F717970" w14:textId="77777777" w:rsidR="0080733B" w:rsidRPr="00AE0DB5" w:rsidRDefault="0080733B" w:rsidP="00115F94">
            <w:pPr>
              <w:widowControl/>
              <w:ind w:left="0"/>
              <w:jc w:val="left"/>
              <w:rPr>
                <w:rFonts w:ascii="宋体" w:cs="宋体"/>
                <w:color w:val="000000" w:themeColor="text1"/>
                <w:kern w:val="0"/>
                <w:sz w:val="22"/>
              </w:rPr>
            </w:pPr>
            <w:r w:rsidRPr="00AE0DB5">
              <w:rPr>
                <w:rFonts w:ascii="宋体" w:hAnsi="宋体" w:cs="宋体" w:hint="eastAsia"/>
                <w:color w:val="000000" w:themeColor="text1"/>
                <w:kern w:val="0"/>
                <w:sz w:val="22"/>
              </w:rPr>
              <w:t>时间需求</w:t>
            </w:r>
          </w:p>
        </w:tc>
        <w:tc>
          <w:tcPr>
            <w:tcW w:w="1417" w:type="dxa"/>
            <w:noWrap/>
            <w:vAlign w:val="center"/>
          </w:tcPr>
          <w:p w14:paraId="5F717971"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4/15</w:t>
            </w:r>
          </w:p>
        </w:tc>
        <w:tc>
          <w:tcPr>
            <w:tcW w:w="709" w:type="dxa"/>
            <w:noWrap/>
            <w:vAlign w:val="center"/>
          </w:tcPr>
          <w:p w14:paraId="5F717972"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9</w:t>
            </w:r>
          </w:p>
        </w:tc>
        <w:tc>
          <w:tcPr>
            <w:tcW w:w="2197" w:type="dxa"/>
            <w:noWrap/>
            <w:vAlign w:val="center"/>
          </w:tcPr>
          <w:p w14:paraId="5F717973"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2.4</w:t>
            </w:r>
          </w:p>
        </w:tc>
      </w:tr>
      <w:tr w:rsidR="0080733B" w:rsidRPr="00AE0DB5" w14:paraId="5F717979" w14:textId="77777777" w:rsidTr="00A66875">
        <w:trPr>
          <w:trHeight w:val="381"/>
        </w:trPr>
        <w:tc>
          <w:tcPr>
            <w:tcW w:w="1701" w:type="dxa"/>
            <w:noWrap/>
            <w:vAlign w:val="center"/>
          </w:tcPr>
          <w:p w14:paraId="5F717975" w14:textId="77777777" w:rsidR="0080733B" w:rsidRPr="00AE0DB5" w:rsidRDefault="0080733B" w:rsidP="00115F94">
            <w:pPr>
              <w:widowControl/>
              <w:ind w:left="0"/>
              <w:jc w:val="left"/>
              <w:rPr>
                <w:rFonts w:ascii="宋体" w:cs="宋体"/>
                <w:color w:val="000000" w:themeColor="text1"/>
                <w:kern w:val="0"/>
                <w:sz w:val="22"/>
              </w:rPr>
            </w:pPr>
            <w:r w:rsidRPr="00AE0DB5">
              <w:rPr>
                <w:rFonts w:ascii="宋体" w:hAnsi="宋体" w:cs="宋体" w:hint="eastAsia"/>
                <w:color w:val="000000" w:themeColor="text1"/>
                <w:kern w:val="0"/>
                <w:sz w:val="22"/>
              </w:rPr>
              <w:t>绩效水平</w:t>
            </w:r>
          </w:p>
        </w:tc>
        <w:tc>
          <w:tcPr>
            <w:tcW w:w="1417" w:type="dxa"/>
            <w:noWrap/>
            <w:vAlign w:val="center"/>
          </w:tcPr>
          <w:p w14:paraId="5F717976"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2/15</w:t>
            </w:r>
          </w:p>
        </w:tc>
        <w:tc>
          <w:tcPr>
            <w:tcW w:w="709" w:type="dxa"/>
            <w:noWrap/>
            <w:vAlign w:val="center"/>
          </w:tcPr>
          <w:p w14:paraId="5F717977"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9</w:t>
            </w:r>
          </w:p>
        </w:tc>
        <w:tc>
          <w:tcPr>
            <w:tcW w:w="2197" w:type="dxa"/>
            <w:noWrap/>
            <w:vAlign w:val="center"/>
          </w:tcPr>
          <w:p w14:paraId="5F717978"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1.2</w:t>
            </w:r>
          </w:p>
        </w:tc>
      </w:tr>
      <w:tr w:rsidR="0080733B" w:rsidRPr="00AE0DB5" w14:paraId="5F71797E" w14:textId="77777777" w:rsidTr="00A66875">
        <w:trPr>
          <w:trHeight w:val="381"/>
        </w:trPr>
        <w:tc>
          <w:tcPr>
            <w:tcW w:w="1701" w:type="dxa"/>
            <w:noWrap/>
            <w:vAlign w:val="center"/>
          </w:tcPr>
          <w:p w14:paraId="5F71797A" w14:textId="77777777" w:rsidR="0080733B" w:rsidRPr="00AE0DB5" w:rsidRDefault="0080733B" w:rsidP="00115F94">
            <w:pPr>
              <w:widowControl/>
              <w:ind w:left="0"/>
              <w:jc w:val="left"/>
              <w:rPr>
                <w:rFonts w:ascii="宋体" w:cs="宋体"/>
                <w:color w:val="000000" w:themeColor="text1"/>
                <w:kern w:val="0"/>
                <w:sz w:val="22"/>
              </w:rPr>
            </w:pPr>
            <w:r w:rsidRPr="00AE0DB5">
              <w:rPr>
                <w:rFonts w:ascii="宋体" w:hAnsi="宋体" w:cs="宋体" w:hint="eastAsia"/>
                <w:color w:val="000000" w:themeColor="text1"/>
                <w:kern w:val="0"/>
                <w:sz w:val="22"/>
              </w:rPr>
              <w:t>努力程度</w:t>
            </w:r>
          </w:p>
        </w:tc>
        <w:tc>
          <w:tcPr>
            <w:tcW w:w="1417" w:type="dxa"/>
            <w:noWrap/>
            <w:vAlign w:val="center"/>
          </w:tcPr>
          <w:p w14:paraId="5F71797B"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3/15</w:t>
            </w:r>
          </w:p>
        </w:tc>
        <w:tc>
          <w:tcPr>
            <w:tcW w:w="709" w:type="dxa"/>
            <w:noWrap/>
            <w:vAlign w:val="center"/>
          </w:tcPr>
          <w:p w14:paraId="5F71797C"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8</w:t>
            </w:r>
          </w:p>
        </w:tc>
        <w:tc>
          <w:tcPr>
            <w:tcW w:w="2197" w:type="dxa"/>
            <w:noWrap/>
            <w:vAlign w:val="center"/>
          </w:tcPr>
          <w:p w14:paraId="5F71797D"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1.6</w:t>
            </w:r>
          </w:p>
        </w:tc>
      </w:tr>
      <w:tr w:rsidR="0080733B" w:rsidRPr="00AE0DB5" w14:paraId="5F717983" w14:textId="77777777" w:rsidTr="00A66875">
        <w:trPr>
          <w:trHeight w:val="381"/>
        </w:trPr>
        <w:tc>
          <w:tcPr>
            <w:tcW w:w="1701" w:type="dxa"/>
            <w:noWrap/>
            <w:vAlign w:val="center"/>
          </w:tcPr>
          <w:p w14:paraId="5F71797F" w14:textId="77777777" w:rsidR="0080733B" w:rsidRPr="00AE0DB5" w:rsidRDefault="0080733B" w:rsidP="00115F94">
            <w:pPr>
              <w:widowControl/>
              <w:ind w:left="0"/>
              <w:jc w:val="left"/>
              <w:rPr>
                <w:rFonts w:ascii="宋体" w:cs="宋体"/>
                <w:color w:val="000000" w:themeColor="text1"/>
                <w:kern w:val="0"/>
                <w:sz w:val="22"/>
              </w:rPr>
            </w:pPr>
            <w:r w:rsidRPr="00AE0DB5">
              <w:rPr>
                <w:rFonts w:ascii="宋体" w:hAnsi="宋体" w:cs="宋体" w:hint="eastAsia"/>
                <w:color w:val="000000" w:themeColor="text1"/>
                <w:kern w:val="0"/>
                <w:sz w:val="22"/>
              </w:rPr>
              <w:t>受挫程度</w:t>
            </w:r>
          </w:p>
        </w:tc>
        <w:tc>
          <w:tcPr>
            <w:tcW w:w="1417" w:type="dxa"/>
            <w:noWrap/>
            <w:vAlign w:val="center"/>
          </w:tcPr>
          <w:p w14:paraId="5F717980"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2/15</w:t>
            </w:r>
          </w:p>
        </w:tc>
        <w:tc>
          <w:tcPr>
            <w:tcW w:w="709" w:type="dxa"/>
            <w:noWrap/>
            <w:vAlign w:val="center"/>
          </w:tcPr>
          <w:p w14:paraId="5F717981"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6</w:t>
            </w:r>
          </w:p>
        </w:tc>
        <w:tc>
          <w:tcPr>
            <w:tcW w:w="2197" w:type="dxa"/>
            <w:noWrap/>
            <w:vAlign w:val="center"/>
          </w:tcPr>
          <w:p w14:paraId="5F717982" w14:textId="77777777" w:rsidR="00390989" w:rsidRPr="00AE0DB5" w:rsidRDefault="0080733B" w:rsidP="00115F94">
            <w:pPr>
              <w:widowControl/>
              <w:ind w:left="0"/>
              <w:jc w:val="center"/>
              <w:rPr>
                <w:rFonts w:ascii="宋体" w:cs="宋体"/>
                <w:color w:val="000000" w:themeColor="text1"/>
                <w:kern w:val="0"/>
                <w:sz w:val="22"/>
              </w:rPr>
            </w:pPr>
            <w:r w:rsidRPr="00AE0DB5">
              <w:rPr>
                <w:rFonts w:ascii="宋体" w:hAnsi="宋体" w:cs="宋体"/>
                <w:color w:val="000000" w:themeColor="text1"/>
                <w:kern w:val="0"/>
                <w:sz w:val="22"/>
              </w:rPr>
              <w:t>0.8</w:t>
            </w:r>
          </w:p>
        </w:tc>
      </w:tr>
    </w:tbl>
    <w:p w14:paraId="5F717984" w14:textId="77777777" w:rsidR="00E776B1" w:rsidRPr="00AE0DB5" w:rsidRDefault="00E776B1">
      <w:pPr>
        <w:pStyle w:val="aa"/>
        <w:adjustRightInd w:val="0"/>
        <w:snapToGrid w:val="0"/>
        <w:spacing w:line="312" w:lineRule="auto"/>
        <w:ind w:left="360"/>
        <w:rPr>
          <w:rFonts w:hAnsi="宋体"/>
          <w:color w:val="000000" w:themeColor="text1"/>
          <w:sz w:val="18"/>
          <w:szCs w:val="18"/>
        </w:rPr>
      </w:pPr>
    </w:p>
    <w:p w14:paraId="5F717985" w14:textId="77777777" w:rsidR="0080733B" w:rsidRPr="00AE0DB5" w:rsidRDefault="0080733B" w:rsidP="00AB352A">
      <w:pPr>
        <w:ind w:left="851"/>
        <w:rPr>
          <w:color w:val="000000" w:themeColor="text1"/>
          <w:u w:val="single"/>
        </w:rPr>
      </w:pPr>
      <w:r w:rsidRPr="00AE0DB5">
        <w:rPr>
          <w:rFonts w:hint="eastAsia"/>
          <w:color w:val="000000" w:themeColor="text1"/>
        </w:rPr>
        <w:t>调整后的评分值栏合计：</w:t>
      </w:r>
      <w:r w:rsidRPr="00AE0DB5">
        <w:rPr>
          <w:color w:val="000000" w:themeColor="text1"/>
          <w:u w:val="single"/>
        </w:rPr>
        <w:t xml:space="preserve"> 8.1</w:t>
      </w:r>
    </w:p>
    <w:p w14:paraId="5F717986" w14:textId="77777777" w:rsidR="00E776B1" w:rsidRPr="00AE0DB5" w:rsidRDefault="00E633C3" w:rsidP="00AB352A">
      <w:pPr>
        <w:pStyle w:val="aa"/>
        <w:adjustRightInd w:val="0"/>
        <w:snapToGrid w:val="0"/>
        <w:spacing w:line="312" w:lineRule="auto"/>
        <w:ind w:left="851"/>
        <w:rPr>
          <w:rFonts w:hAnsi="宋体"/>
          <w:color w:val="000000" w:themeColor="text1"/>
          <w:sz w:val="18"/>
          <w:szCs w:val="18"/>
        </w:rPr>
      </w:pPr>
      <w:r>
        <w:rPr>
          <w:rFonts w:hAnsi="宋体" w:cs="宋体"/>
          <w:noProof/>
          <w:color w:val="000000" w:themeColor="text1"/>
          <w:kern w:val="0"/>
          <w:sz w:val="22"/>
        </w:rPr>
        <w:pict w14:anchorId="5F717E17">
          <v:rect id="Rectangle 1274" o:spid="_x0000_s1030" style="position:absolute;left:0;text-align:left;margin-left:167.25pt;margin-top:5.55pt;width:79.9pt;height:38.25pt;z-index:2516582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">
            <v:textbox style="mso-next-textbox:#Rectangle 1274">
              <w:txbxContent>
                <w:p w14:paraId="5F717F27" w14:textId="77777777" w:rsidR="00E05939" w:rsidRPr="00DE76D5" w:rsidRDefault="00E05939" w:rsidP="00115F94">
                  <w:pPr>
                    <w:ind w:left="0"/>
                    <w:jc w:val="left"/>
                    <w:rPr>
                      <w:szCs w:val="21"/>
                    </w:rPr>
                  </w:pPr>
                  <w:r>
                    <w:rPr>
                      <w:rFonts w:hint="eastAsia"/>
                      <w:szCs w:val="21"/>
                    </w:rPr>
                    <w:t>8.1</w:t>
                  </w:r>
                </w:p>
              </w:txbxContent>
            </v:textbox>
          </v:rect>
        </w:pict>
      </w:r>
    </w:p>
    <w:p w14:paraId="5F717987" w14:textId="77777777" w:rsidR="00E776B1" w:rsidRPr="00AE0DB5" w:rsidRDefault="0080733B" w:rsidP="00AB352A">
      <w:pPr>
        <w:pStyle w:val="aa"/>
        <w:adjustRightInd w:val="0"/>
        <w:snapToGrid w:val="0"/>
        <w:spacing w:line="312" w:lineRule="auto"/>
        <w:ind w:left="851"/>
        <w:rPr>
          <w:rFonts w:hAnsi="宋体" w:cs="宋体"/>
          <w:color w:val="000000" w:themeColor="text1"/>
          <w:kern w:val="0"/>
          <w:sz w:val="22"/>
        </w:rPr>
      </w:pPr>
      <w:r w:rsidRPr="00AE0DB5">
        <w:rPr>
          <w:rFonts w:hAnsi="宋体" w:cs="宋体" w:hint="eastAsia"/>
          <w:color w:val="000000" w:themeColor="text1"/>
          <w:kern w:val="0"/>
          <w:sz w:val="22"/>
        </w:rPr>
        <w:t>主观负荷加权平均值</w:t>
      </w:r>
    </w:p>
    <w:p w14:paraId="5F717988" w14:textId="77777777" w:rsidR="00E776B1" w:rsidRPr="00AE0DB5" w:rsidRDefault="00E776B1" w:rsidP="00AB352A">
      <w:pPr>
        <w:pStyle w:val="aa"/>
        <w:adjustRightInd w:val="0"/>
        <w:snapToGrid w:val="0"/>
        <w:spacing w:line="312" w:lineRule="auto"/>
        <w:ind w:left="851"/>
        <w:rPr>
          <w:rFonts w:hAnsi="宋体" w:cs="宋体"/>
          <w:color w:val="000000" w:themeColor="text1"/>
          <w:kern w:val="0"/>
          <w:sz w:val="22"/>
        </w:rPr>
      </w:pPr>
    </w:p>
    <w:p w14:paraId="5F717989" w14:textId="77777777" w:rsidR="006B1ADD" w:rsidRPr="00AE0DB5" w:rsidRDefault="0080733B" w:rsidP="00AB352A">
      <w:pPr>
        <w:pStyle w:val="aa"/>
        <w:adjustRightInd w:val="0"/>
        <w:snapToGrid w:val="0"/>
        <w:spacing w:line="312" w:lineRule="auto"/>
        <w:ind w:left="851"/>
        <w:rPr>
          <w:color w:val="000000" w:themeColor="text1"/>
          <w:sz w:val="24"/>
        </w:rPr>
      </w:pPr>
      <w:r w:rsidRPr="00AE0DB5">
        <w:rPr>
          <w:rFonts w:hint="eastAsia"/>
          <w:color w:val="000000" w:themeColor="text1"/>
          <w:sz w:val="24"/>
        </w:rPr>
        <w:t>评估结论：改签派员的主观负荷评估结果是</w:t>
      </w:r>
      <w:r w:rsidRPr="00AE0DB5">
        <w:rPr>
          <w:color w:val="000000" w:themeColor="text1"/>
          <w:sz w:val="24"/>
        </w:rPr>
        <w:t>8.1</w:t>
      </w:r>
      <w:r w:rsidRPr="00AE0DB5">
        <w:rPr>
          <w:rFonts w:hint="eastAsia"/>
          <w:color w:val="000000" w:themeColor="text1"/>
          <w:sz w:val="24"/>
        </w:rPr>
        <w:t>，承运人的可接受水平为</w:t>
      </w:r>
      <w:r w:rsidRPr="00AE0DB5">
        <w:rPr>
          <w:color w:val="000000" w:themeColor="text1"/>
          <w:sz w:val="24"/>
        </w:rPr>
        <w:t>8</w:t>
      </w:r>
      <w:r w:rsidRPr="00AE0DB5">
        <w:rPr>
          <w:rFonts w:hint="eastAsia"/>
          <w:color w:val="000000" w:themeColor="text1"/>
          <w:sz w:val="24"/>
        </w:rPr>
        <w:t>，主观负荷评估结果为不</w:t>
      </w:r>
      <w:r w:rsidRPr="00AE0DB5">
        <w:rPr>
          <w:rFonts w:hint="eastAsia"/>
          <w:color w:val="000000" w:themeColor="text1"/>
          <w:sz w:val="24"/>
        </w:rPr>
        <w:lastRenderedPageBreak/>
        <w:t>可接受</w:t>
      </w:r>
    </w:p>
    <w:p w14:paraId="5F71798A" w14:textId="77777777" w:rsidR="00390989" w:rsidRPr="005F09EC" w:rsidRDefault="00390989" w:rsidP="005959F9">
      <w:pPr>
        <w:pStyle w:val="aff0"/>
        <w:numPr>
          <w:ilvl w:val="1"/>
          <w:numId w:val="250"/>
        </w:numPr>
        <w:ind w:firstLineChars="0" w:hanging="851"/>
        <w:outlineLvl w:val="1"/>
        <w:rPr>
          <w:b/>
        </w:rPr>
      </w:pPr>
      <w:bookmarkStart w:id="1330" w:name="_Toc503360908"/>
      <w:r w:rsidRPr="005F09EC">
        <w:rPr>
          <w:rFonts w:hint="eastAsia"/>
          <w:b/>
        </w:rPr>
        <w:t>签派员</w:t>
      </w:r>
      <w:r w:rsidR="006B1ADD" w:rsidRPr="005F09EC">
        <w:rPr>
          <w:b/>
        </w:rPr>
        <w:t>资质能力评估方案</w:t>
      </w:r>
      <w:bookmarkEnd w:id="1330"/>
    </w:p>
    <w:p w14:paraId="5F71798B" w14:textId="77777777" w:rsidR="006B1ADD" w:rsidRPr="00AE0DB5" w:rsidRDefault="006B1ADD" w:rsidP="005959F9">
      <w:pPr>
        <w:pStyle w:val="3"/>
        <w:keepNext w:val="0"/>
        <w:numPr>
          <w:ilvl w:val="2"/>
          <w:numId w:val="253"/>
        </w:numPr>
        <w:kinsoku w:val="0"/>
        <w:overflowPunct w:val="0"/>
        <w:autoSpaceDE w:val="0"/>
        <w:autoSpaceDN w:val="0"/>
        <w:ind w:leftChars="150" w:left="1166" w:hanging="851"/>
      </w:pPr>
      <w:bookmarkStart w:id="1331" w:name="_Toc503360909"/>
      <w:r w:rsidRPr="00AE0DB5">
        <w:rPr>
          <w:rFonts w:hint="eastAsia"/>
        </w:rPr>
        <w:t>总则</w:t>
      </w:r>
      <w:bookmarkEnd w:id="1331"/>
    </w:p>
    <w:p w14:paraId="5F71798C" w14:textId="77777777" w:rsidR="00390989" w:rsidRPr="00AB352A" w:rsidRDefault="006B1ADD" w:rsidP="00AB352A">
      <w:pPr>
        <w:kinsoku w:val="0"/>
        <w:overflowPunct w:val="0"/>
        <w:autoSpaceDE w:val="0"/>
        <w:autoSpaceDN w:val="0"/>
        <w:ind w:left="851"/>
      </w:pPr>
      <w:r w:rsidRPr="00AE0DB5">
        <w:rPr>
          <w:rFonts w:hint="eastAsia"/>
        </w:rPr>
        <w:t>根据局方明传电报［</w:t>
      </w:r>
      <w:r w:rsidRPr="00AE0DB5">
        <w:rPr>
          <w:rFonts w:hint="eastAsia"/>
        </w:rPr>
        <w:t>2015</w:t>
      </w:r>
      <w:r w:rsidRPr="00AE0DB5">
        <w:rPr>
          <w:rFonts w:hint="eastAsia"/>
        </w:rPr>
        <w:t>］</w:t>
      </w:r>
      <w:r w:rsidRPr="00AE0DB5">
        <w:rPr>
          <w:rFonts w:hint="eastAsia"/>
        </w:rPr>
        <w:t>2877</w:t>
      </w:r>
      <w:r w:rsidRPr="00AE0DB5">
        <w:rPr>
          <w:rFonts w:hint="eastAsia"/>
        </w:rPr>
        <w:t>号文件关于下发《飞行签派员资质能力评估办法》的通知要求</w:t>
      </w:r>
      <w:r w:rsidRPr="00AE0DB5">
        <w:t>，</w:t>
      </w:r>
      <w:r w:rsidRPr="00AE0DB5">
        <w:rPr>
          <w:rFonts w:hint="eastAsia"/>
        </w:rPr>
        <w:t>为了</w:t>
      </w:r>
      <w:r w:rsidRPr="00AE0DB5">
        <w:t>加强我公司飞行签派员的资质管理</w:t>
      </w:r>
      <w:r w:rsidRPr="00AE0DB5">
        <w:rPr>
          <w:rFonts w:hint="eastAsia"/>
        </w:rPr>
        <w:t>。</w:t>
      </w:r>
      <w:r w:rsidRPr="00AE0DB5">
        <w:t>通过</w:t>
      </w:r>
      <w:r w:rsidRPr="00AE0DB5">
        <w:rPr>
          <w:rFonts w:hint="eastAsia"/>
        </w:rPr>
        <w:t>系统性</w:t>
      </w:r>
      <w:r w:rsidRPr="00AE0DB5">
        <w:t>评估提升签派员训练的针对性和实效性，确保签派员资质能力持续满足规章要求，</w:t>
      </w:r>
      <w:r w:rsidRPr="00AE0DB5">
        <w:rPr>
          <w:rFonts w:hint="eastAsia"/>
        </w:rPr>
        <w:t>同时</w:t>
      </w:r>
      <w:r w:rsidRPr="00AE0DB5">
        <w:t>更好</w:t>
      </w:r>
      <w:r w:rsidRPr="00AE0DB5">
        <w:rPr>
          <w:rFonts w:hint="eastAsia"/>
        </w:rPr>
        <w:t>地</w:t>
      </w:r>
      <w:r w:rsidRPr="00AE0DB5">
        <w:t>适应我公司的实际运行和发展要求</w:t>
      </w:r>
      <w:r w:rsidRPr="00AE0DB5">
        <w:rPr>
          <w:rFonts w:hint="eastAsia"/>
        </w:rPr>
        <w:t>。</w:t>
      </w:r>
    </w:p>
    <w:p w14:paraId="5F71798D" w14:textId="77777777" w:rsidR="006B1ADD" w:rsidRPr="00DE76D5" w:rsidRDefault="006B1ADD" w:rsidP="005959F9">
      <w:pPr>
        <w:pStyle w:val="3"/>
        <w:keepNext w:val="0"/>
        <w:numPr>
          <w:ilvl w:val="2"/>
          <w:numId w:val="253"/>
        </w:numPr>
        <w:kinsoku w:val="0"/>
        <w:overflowPunct w:val="0"/>
        <w:autoSpaceDE w:val="0"/>
        <w:autoSpaceDN w:val="0"/>
        <w:ind w:leftChars="150" w:left="1166" w:hanging="851"/>
      </w:pPr>
      <w:bookmarkStart w:id="1332" w:name="_Toc503360910"/>
      <w:r w:rsidRPr="00AE0DB5">
        <w:rPr>
          <w:rFonts w:hint="eastAsia"/>
        </w:rPr>
        <w:t>评估组织及职责</w:t>
      </w:r>
      <w:bookmarkEnd w:id="1332"/>
    </w:p>
    <w:p w14:paraId="5F71798E" w14:textId="77777777" w:rsidR="006B1ADD" w:rsidRPr="00AE0DB5" w:rsidRDefault="006B1ADD" w:rsidP="005959F9">
      <w:pPr>
        <w:pStyle w:val="3"/>
        <w:keepNext w:val="0"/>
        <w:numPr>
          <w:ilvl w:val="2"/>
          <w:numId w:val="254"/>
        </w:numPr>
        <w:kinsoku w:val="0"/>
        <w:overflowPunct w:val="0"/>
        <w:autoSpaceDE w:val="0"/>
        <w:autoSpaceDN w:val="0"/>
      </w:pPr>
      <w:bookmarkStart w:id="1333" w:name="_Toc503360911"/>
      <w:r w:rsidRPr="00AE0DB5">
        <w:rPr>
          <w:rFonts w:hint="eastAsia"/>
        </w:rPr>
        <w:t>组织机构</w:t>
      </w:r>
      <w:bookmarkEnd w:id="1333"/>
    </w:p>
    <w:p w14:paraId="5F71798F" w14:textId="77777777" w:rsidR="006B1ADD" w:rsidRPr="00AE0DB5" w:rsidRDefault="006B1ADD" w:rsidP="00AB352A">
      <w:pPr>
        <w:kinsoku w:val="0"/>
        <w:overflowPunct w:val="0"/>
        <w:autoSpaceDE w:val="0"/>
        <w:autoSpaceDN w:val="0"/>
        <w:ind w:left="851"/>
      </w:pPr>
      <w:r w:rsidRPr="00AE0DB5">
        <w:rPr>
          <w:rFonts w:hint="eastAsia"/>
        </w:rPr>
        <w:t>为保证本次评估工作顺利开展，特设立飞行签派员资质能力</w:t>
      </w:r>
    </w:p>
    <w:p w14:paraId="5F717990" w14:textId="77777777" w:rsidR="006B1ADD" w:rsidRPr="00AE0DB5" w:rsidRDefault="006B1ADD" w:rsidP="00AB352A">
      <w:pPr>
        <w:kinsoku w:val="0"/>
        <w:overflowPunct w:val="0"/>
        <w:autoSpaceDE w:val="0"/>
        <w:autoSpaceDN w:val="0"/>
        <w:ind w:left="851"/>
      </w:pPr>
      <w:r w:rsidRPr="00AE0DB5">
        <w:rPr>
          <w:rFonts w:hint="eastAsia"/>
        </w:rPr>
        <w:t>专项评估小组：</w:t>
      </w:r>
    </w:p>
    <w:p w14:paraId="5F717991" w14:textId="77777777" w:rsidR="006B1ADD" w:rsidRPr="0067731B" w:rsidRDefault="006B1ADD" w:rsidP="00AB352A">
      <w:pPr>
        <w:kinsoku w:val="0"/>
        <w:overflowPunct w:val="0"/>
        <w:autoSpaceDE w:val="0"/>
        <w:autoSpaceDN w:val="0"/>
        <w:ind w:left="851"/>
        <w:rPr>
          <w:highlight w:val="yellow"/>
        </w:rPr>
      </w:pPr>
      <w:r w:rsidRPr="0067731B">
        <w:rPr>
          <w:rFonts w:hint="eastAsia"/>
          <w:highlight w:val="yellow"/>
        </w:rPr>
        <w:t>专项评估小组组长：顾均超</w:t>
      </w:r>
    </w:p>
    <w:p w14:paraId="5F717992" w14:textId="77777777" w:rsidR="006B1ADD" w:rsidRPr="0067731B" w:rsidRDefault="006B1ADD" w:rsidP="00AB352A">
      <w:pPr>
        <w:kinsoku w:val="0"/>
        <w:overflowPunct w:val="0"/>
        <w:autoSpaceDE w:val="0"/>
        <w:autoSpaceDN w:val="0"/>
        <w:ind w:left="851"/>
        <w:rPr>
          <w:highlight w:val="yellow"/>
        </w:rPr>
      </w:pPr>
      <w:r w:rsidRPr="0067731B">
        <w:rPr>
          <w:rFonts w:hint="eastAsia"/>
          <w:highlight w:val="yellow"/>
        </w:rPr>
        <w:t>专项评估小组副组长王克春</w:t>
      </w:r>
    </w:p>
    <w:p w14:paraId="5F717993" w14:textId="77777777" w:rsidR="006B1ADD" w:rsidRPr="00AE0DB5" w:rsidRDefault="006B1ADD" w:rsidP="00AB352A">
      <w:pPr>
        <w:kinsoku w:val="0"/>
        <w:overflowPunct w:val="0"/>
        <w:autoSpaceDE w:val="0"/>
        <w:autoSpaceDN w:val="0"/>
        <w:ind w:left="851"/>
      </w:pPr>
      <w:r w:rsidRPr="0067731B">
        <w:rPr>
          <w:rFonts w:hint="eastAsia"/>
          <w:highlight w:val="yellow"/>
        </w:rPr>
        <w:t>各项指标评估专家：顾均超、王克春、欧阳瑶</w:t>
      </w:r>
    </w:p>
    <w:p w14:paraId="5F717994" w14:textId="77777777" w:rsidR="006B1ADD" w:rsidRPr="00AE0DB5" w:rsidRDefault="006B1ADD" w:rsidP="005959F9">
      <w:pPr>
        <w:pStyle w:val="3"/>
        <w:keepNext w:val="0"/>
        <w:numPr>
          <w:ilvl w:val="2"/>
          <w:numId w:val="254"/>
        </w:numPr>
        <w:kinsoku w:val="0"/>
        <w:overflowPunct w:val="0"/>
        <w:autoSpaceDE w:val="0"/>
        <w:autoSpaceDN w:val="0"/>
      </w:pPr>
      <w:bookmarkStart w:id="1334" w:name="_Toc503360912"/>
      <w:r w:rsidRPr="00AE0DB5">
        <w:rPr>
          <w:rFonts w:hint="eastAsia"/>
        </w:rPr>
        <w:t>工作组职责</w:t>
      </w:r>
      <w:bookmarkEnd w:id="1334"/>
    </w:p>
    <w:p w14:paraId="5F717995" w14:textId="77777777" w:rsidR="006B1ADD" w:rsidRPr="00AE0DB5" w:rsidRDefault="006B1ADD" w:rsidP="005959F9">
      <w:pPr>
        <w:pStyle w:val="aff0"/>
        <w:numPr>
          <w:ilvl w:val="2"/>
          <w:numId w:val="129"/>
        </w:numPr>
        <w:kinsoku w:val="0"/>
        <w:overflowPunct w:val="0"/>
        <w:autoSpaceDE w:val="0"/>
        <w:autoSpaceDN w:val="0"/>
        <w:ind w:left="851" w:firstLineChars="0" w:hanging="851"/>
      </w:pPr>
      <w:r w:rsidRPr="00AE0DB5">
        <w:rPr>
          <w:rFonts w:hint="eastAsia"/>
        </w:rPr>
        <w:t>负责飞行签派员资质能力工作的总体部署及各项工作的审核；</w:t>
      </w:r>
    </w:p>
    <w:p w14:paraId="5F717996" w14:textId="77777777" w:rsidR="006B1ADD" w:rsidRPr="00AE0DB5" w:rsidRDefault="006B1ADD" w:rsidP="005959F9">
      <w:pPr>
        <w:pStyle w:val="aff0"/>
        <w:numPr>
          <w:ilvl w:val="2"/>
          <w:numId w:val="129"/>
        </w:numPr>
        <w:kinsoku w:val="0"/>
        <w:overflowPunct w:val="0"/>
        <w:autoSpaceDE w:val="0"/>
        <w:autoSpaceDN w:val="0"/>
        <w:ind w:left="851" w:firstLineChars="0" w:hanging="851"/>
      </w:pPr>
      <w:r w:rsidRPr="00AE0DB5">
        <w:rPr>
          <w:rFonts w:hint="eastAsia"/>
        </w:rPr>
        <w:t>对签派员各项考核进行评估；</w:t>
      </w:r>
    </w:p>
    <w:p w14:paraId="5F717997" w14:textId="77777777" w:rsidR="006B1ADD" w:rsidRPr="00AE0DB5" w:rsidRDefault="006B1ADD" w:rsidP="005959F9">
      <w:pPr>
        <w:pStyle w:val="aff0"/>
        <w:numPr>
          <w:ilvl w:val="2"/>
          <w:numId w:val="129"/>
        </w:numPr>
        <w:kinsoku w:val="0"/>
        <w:overflowPunct w:val="0"/>
        <w:autoSpaceDE w:val="0"/>
        <w:autoSpaceDN w:val="0"/>
        <w:ind w:left="851" w:firstLineChars="0" w:hanging="851"/>
      </w:pPr>
      <w:r w:rsidRPr="00AE0DB5">
        <w:rPr>
          <w:rFonts w:hint="eastAsia"/>
        </w:rPr>
        <w:lastRenderedPageBreak/>
        <w:t>收集汇总各项评估数据</w:t>
      </w:r>
      <w:r w:rsidRPr="00AE0DB5">
        <w:rPr>
          <w:rFonts w:hint="eastAsia"/>
        </w:rPr>
        <w:t>;</w:t>
      </w:r>
    </w:p>
    <w:p w14:paraId="5F717998" w14:textId="77777777" w:rsidR="006B1ADD" w:rsidRPr="00AE0DB5" w:rsidRDefault="006B1ADD" w:rsidP="005959F9">
      <w:pPr>
        <w:pStyle w:val="aff0"/>
        <w:numPr>
          <w:ilvl w:val="2"/>
          <w:numId w:val="129"/>
        </w:numPr>
        <w:kinsoku w:val="0"/>
        <w:overflowPunct w:val="0"/>
        <w:autoSpaceDE w:val="0"/>
        <w:autoSpaceDN w:val="0"/>
        <w:ind w:left="851" w:firstLineChars="0" w:hanging="851"/>
      </w:pPr>
      <w:r w:rsidRPr="00AE0DB5">
        <w:rPr>
          <w:rFonts w:hint="eastAsia"/>
        </w:rPr>
        <w:t>计算并分析资质能力评估结果；</w:t>
      </w:r>
    </w:p>
    <w:p w14:paraId="5F717999" w14:textId="77777777" w:rsidR="006B1ADD" w:rsidRPr="00AE0DB5" w:rsidRDefault="006B1ADD" w:rsidP="005959F9">
      <w:pPr>
        <w:pStyle w:val="aff0"/>
        <w:numPr>
          <w:ilvl w:val="2"/>
          <w:numId w:val="129"/>
        </w:numPr>
        <w:kinsoku w:val="0"/>
        <w:overflowPunct w:val="0"/>
        <w:autoSpaceDE w:val="0"/>
        <w:autoSpaceDN w:val="0"/>
        <w:ind w:left="851" w:firstLineChars="0" w:hanging="851"/>
      </w:pPr>
      <w:r w:rsidRPr="00AE0DB5">
        <w:rPr>
          <w:rFonts w:hint="eastAsia"/>
        </w:rPr>
        <w:t>建立信息管理机制来实施各评估阶段工作</w:t>
      </w:r>
    </w:p>
    <w:p w14:paraId="5F71799A" w14:textId="77777777" w:rsidR="006B1ADD" w:rsidRPr="00AE0DB5" w:rsidRDefault="006B1ADD" w:rsidP="005959F9">
      <w:pPr>
        <w:pStyle w:val="3"/>
        <w:keepNext w:val="0"/>
        <w:numPr>
          <w:ilvl w:val="2"/>
          <w:numId w:val="253"/>
        </w:numPr>
        <w:kinsoku w:val="0"/>
        <w:overflowPunct w:val="0"/>
        <w:autoSpaceDE w:val="0"/>
        <w:autoSpaceDN w:val="0"/>
        <w:ind w:leftChars="150" w:left="1166" w:hanging="851"/>
      </w:pPr>
      <w:bookmarkStart w:id="1335" w:name="_Toc503360913"/>
      <w:r w:rsidRPr="00AE0DB5">
        <w:rPr>
          <w:rFonts w:hint="eastAsia"/>
        </w:rPr>
        <w:t>评估方案及体系</w:t>
      </w:r>
      <w:bookmarkEnd w:id="1335"/>
    </w:p>
    <w:p w14:paraId="5F71799B" w14:textId="77777777" w:rsidR="006B1ADD" w:rsidRPr="00AE0DB5" w:rsidRDefault="00A66875" w:rsidP="005959F9">
      <w:pPr>
        <w:pStyle w:val="3"/>
        <w:keepNext w:val="0"/>
        <w:numPr>
          <w:ilvl w:val="0"/>
          <w:numId w:val="255"/>
        </w:numPr>
        <w:kinsoku w:val="0"/>
        <w:overflowPunct w:val="0"/>
        <w:autoSpaceDE w:val="0"/>
        <w:autoSpaceDN w:val="0"/>
      </w:pPr>
      <w:r w:rsidRPr="00AE0DB5">
        <w:rPr>
          <w:rFonts w:hint="eastAsia"/>
          <w:noProof/>
        </w:rPr>
        <w:drawing>
          <wp:anchor distT="0" distB="0" distL="0" distR="0" simplePos="0" relativeHeight="251658245" behindDoc="0" locked="0" layoutInCell="1" allowOverlap="1" wp14:anchorId="5F717E18" wp14:editId="5F717E19">
            <wp:simplePos x="0" y="0"/>
            <wp:positionH relativeFrom="column">
              <wp:posOffset>-77470</wp:posOffset>
            </wp:positionH>
            <wp:positionV relativeFrom="paragraph">
              <wp:posOffset>694690</wp:posOffset>
            </wp:positionV>
            <wp:extent cx="4393565" cy="3115945"/>
            <wp:effectExtent l="0" t="0" r="6985" b="8255"/>
            <wp:wrapTopAndBottom/>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rotWithShape="1">
                    <a:blip r:embed="rId151"/>
                    <a:srcRect t="6302"/>
                    <a:stretch/>
                  </pic:blipFill>
                  <pic:spPr bwMode="auto">
                    <a:xfrm>
                      <a:off x="0" y="0"/>
                      <a:ext cx="4393565" cy="3115945"/>
                    </a:xfrm>
                    <a:prstGeom prst="rect">
                      <a:avLst/>
                    </a:prstGeom>
                    <a:noFill/>
                    <a:ln>
                      <a:noFill/>
                    </a:ln>
                    <a:extLst>
                      <a:ext uri="{53640926-AAD7-44D8-BBD7-CCE9431645EC}">
                        <a14:shadowObscured xmlns:a14="http://schemas.microsoft.com/office/drawing/2010/main"/>
                      </a:ext>
                    </a:extLst>
                  </pic:spPr>
                </pic:pic>
              </a:graphicData>
            </a:graphic>
          </wp:anchor>
        </w:drawing>
      </w:r>
      <w:bookmarkStart w:id="1336" w:name="_Toc503360914"/>
      <w:r w:rsidR="006B1ADD" w:rsidRPr="00AE0DB5">
        <w:rPr>
          <w:rFonts w:hint="eastAsia"/>
        </w:rPr>
        <w:t>对签派员资质能力开展定期评估的工作，总体分为三个阶段，具体实施流程如下图所示：</w:t>
      </w:r>
      <w:bookmarkEnd w:id="1336"/>
    </w:p>
    <w:p w14:paraId="5F71799C" w14:textId="77777777" w:rsidR="006B1ADD" w:rsidRPr="00AE0DB5" w:rsidRDefault="006B1ADD" w:rsidP="000A3D28">
      <w:pPr>
        <w:pStyle w:val="aa"/>
        <w:kinsoku w:val="0"/>
        <w:overflowPunct w:val="0"/>
        <w:autoSpaceDE w:val="0"/>
        <w:autoSpaceDN w:val="0"/>
        <w:adjustRightInd w:val="0"/>
        <w:snapToGrid w:val="0"/>
        <w:spacing w:line="312" w:lineRule="auto"/>
        <w:ind w:leftChars="54" w:left="113" w:right="-29"/>
        <w:rPr>
          <w:rFonts w:hAnsi="宋体"/>
          <w:color w:val="000000" w:themeColor="text1"/>
          <w:szCs w:val="21"/>
        </w:rPr>
      </w:pPr>
    </w:p>
    <w:p w14:paraId="5F71799D" w14:textId="77777777" w:rsidR="006B1ADD" w:rsidRPr="00AE0DB5" w:rsidRDefault="006B1ADD" w:rsidP="005959F9">
      <w:pPr>
        <w:pStyle w:val="3"/>
        <w:keepNext w:val="0"/>
        <w:numPr>
          <w:ilvl w:val="0"/>
          <w:numId w:val="255"/>
        </w:numPr>
        <w:kinsoku w:val="0"/>
        <w:overflowPunct w:val="0"/>
        <w:autoSpaceDE w:val="0"/>
        <w:autoSpaceDN w:val="0"/>
        <w:sectPr w:rsidR="006B1ADD" w:rsidRPr="00AE0DB5" w:rsidSect="005F09EC">
          <w:headerReference w:type="even" r:id="rId152"/>
          <w:headerReference w:type="default" r:id="rId153"/>
          <w:footerReference w:type="even" r:id="rId154"/>
          <w:footerReference w:type="default" r:id="rId155"/>
          <w:pgSz w:w="8392" w:h="11907" w:code="11"/>
          <w:pgMar w:top="1418" w:right="1134" w:bottom="1418" w:left="1134" w:header="850" w:footer="992" w:gutter="0"/>
          <w:pgNumType w:start="1"/>
          <w:cols w:space="720"/>
          <w:noEndnote/>
          <w:docGrid w:linePitch="286"/>
        </w:sectPr>
      </w:pPr>
      <w:bookmarkStart w:id="1337" w:name="_Toc503360915"/>
      <w:r w:rsidRPr="00AE0DB5">
        <w:rPr>
          <w:rFonts w:hint="eastAsia"/>
        </w:rPr>
        <w:t>评估体系具体从资格、知识、能力、经历、工作绩效及工</w:t>
      </w:r>
      <w:r w:rsidRPr="00AE0DB5">
        <w:rPr>
          <w:rFonts w:hint="eastAsia"/>
        </w:rPr>
        <w:lastRenderedPageBreak/>
        <w:t>作态度等</w:t>
      </w:r>
      <w:r w:rsidRPr="00AE0DB5">
        <w:rPr>
          <w:rFonts w:hint="eastAsia"/>
        </w:rPr>
        <w:t>6</w:t>
      </w:r>
      <w:r w:rsidRPr="00AE0DB5">
        <w:rPr>
          <w:rFonts w:hint="eastAsia"/>
        </w:rPr>
        <w:t>个方面</w:t>
      </w:r>
      <w:r w:rsidRPr="00AE0DB5">
        <w:rPr>
          <w:rFonts w:hint="eastAsia"/>
        </w:rPr>
        <w:t>3</w:t>
      </w:r>
      <w:r w:rsidRPr="00AE0DB5">
        <w:rPr>
          <w:rFonts w:hint="eastAsia"/>
        </w:rPr>
        <w:t>层分级共计</w:t>
      </w:r>
      <w:r w:rsidRPr="00AE0DB5">
        <w:rPr>
          <w:rFonts w:hint="eastAsia"/>
        </w:rPr>
        <w:t>55</w:t>
      </w:r>
      <w:r w:rsidRPr="00AE0DB5">
        <w:rPr>
          <w:rFonts w:hint="eastAsia"/>
        </w:rPr>
        <w:t>个子指标，见下图一。体系结合不同级别签派员岗位特点，通过专家评估打分，量化指标体系，构建不同岗位签派员资质能力模型，通过系统性评估提升签派员训练的针对性和实效性，确保签派员资质能力持续满足规章要求。</w:t>
      </w:r>
      <w:bookmarkEnd w:id="1337"/>
    </w:p>
    <w:p w14:paraId="5F71799E" w14:textId="77777777" w:rsidR="006B1ADD" w:rsidRPr="00AE0DB5" w:rsidRDefault="006B1ADD" w:rsidP="006B1ADD">
      <w:pPr>
        <w:pStyle w:val="aa"/>
        <w:adjustRightInd w:val="0"/>
        <w:snapToGrid w:val="0"/>
        <w:spacing w:line="312" w:lineRule="auto"/>
        <w:ind w:left="360" w:right="-29"/>
        <w:rPr>
          <w:rFonts w:hAnsi="宋体"/>
          <w:color w:val="000000" w:themeColor="text1"/>
          <w:szCs w:val="21"/>
        </w:rPr>
        <w:sectPr w:rsidR="006B1ADD" w:rsidRPr="00AE0DB5" w:rsidSect="006B1ADD">
          <w:footerReference w:type="default" r:id="rId156"/>
          <w:pgSz w:w="11907" w:h="8392" w:orient="landscape" w:code="11"/>
          <w:pgMar w:top="1134" w:right="1134" w:bottom="851" w:left="777" w:header="720" w:footer="720" w:gutter="0"/>
          <w:cols w:space="720"/>
          <w:noEndnote/>
        </w:sectPr>
      </w:pPr>
      <w:r w:rsidRPr="00AE0DB5">
        <w:rPr>
          <w:noProof/>
          <w:color w:val="000000" w:themeColor="text1"/>
          <w:sz w:val="24"/>
        </w:rPr>
        <w:lastRenderedPageBreak/>
        <w:drawing>
          <wp:anchor distT="0" distB="0" distL="114300" distR="114300" simplePos="0" relativeHeight="251658246" behindDoc="0" locked="0" layoutInCell="1" allowOverlap="1" wp14:anchorId="5F717E1A" wp14:editId="5F717E1B">
            <wp:simplePos x="0" y="0"/>
            <wp:positionH relativeFrom="column">
              <wp:posOffset>9525</wp:posOffset>
            </wp:positionH>
            <wp:positionV relativeFrom="paragraph">
              <wp:posOffset>227330</wp:posOffset>
            </wp:positionV>
            <wp:extent cx="6703060" cy="3395980"/>
            <wp:effectExtent l="19050" t="0" r="2540" b="0"/>
            <wp:wrapTopAndBottom/>
            <wp:docPr id="10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
                    <pic:cNvPicPr>
                      <a:picLocks noChangeAspect="1" noChangeArrowheads="1"/>
                    </pic:cNvPicPr>
                  </pic:nvPicPr>
                  <pic:blipFill>
                    <a:blip r:embed="rId157"/>
                    <a:srcRect/>
                    <a:stretch>
                      <a:fillRect/>
                    </a:stretch>
                  </pic:blipFill>
                  <pic:spPr bwMode="auto">
                    <a:xfrm>
                      <a:off x="0" y="0"/>
                      <a:ext cx="6703060" cy="3395980"/>
                    </a:xfrm>
                    <a:prstGeom prst="rect">
                      <a:avLst/>
                    </a:prstGeom>
                    <a:noFill/>
                  </pic:spPr>
                </pic:pic>
              </a:graphicData>
            </a:graphic>
          </wp:anchor>
        </w:drawing>
      </w:r>
    </w:p>
    <w:p w14:paraId="5F71799F" w14:textId="77777777" w:rsidR="006B1ADD" w:rsidRPr="00AE0DB5" w:rsidRDefault="006B1ADD" w:rsidP="005959F9">
      <w:pPr>
        <w:pStyle w:val="3"/>
        <w:keepNext w:val="0"/>
        <w:numPr>
          <w:ilvl w:val="2"/>
          <w:numId w:val="253"/>
        </w:numPr>
        <w:kinsoku w:val="0"/>
        <w:overflowPunct w:val="0"/>
        <w:autoSpaceDE w:val="0"/>
        <w:autoSpaceDN w:val="0"/>
        <w:ind w:leftChars="150" w:left="1166" w:hanging="851"/>
      </w:pPr>
      <w:bookmarkStart w:id="1338" w:name="_Toc503360916"/>
      <w:r w:rsidRPr="00AE0DB5">
        <w:rPr>
          <w:rFonts w:hint="eastAsia"/>
        </w:rPr>
        <w:lastRenderedPageBreak/>
        <w:t>评估内容</w:t>
      </w:r>
      <w:bookmarkEnd w:id="1338"/>
    </w:p>
    <w:p w14:paraId="5F7179A0" w14:textId="77777777" w:rsidR="006B1ADD" w:rsidRPr="00AE0DB5" w:rsidRDefault="006B1ADD" w:rsidP="00AB352A">
      <w:pPr>
        <w:kinsoku w:val="0"/>
        <w:overflowPunct w:val="0"/>
        <w:autoSpaceDE w:val="0"/>
        <w:autoSpaceDN w:val="0"/>
        <w:ind w:left="851"/>
      </w:pPr>
      <w:r w:rsidRPr="00AE0DB5">
        <w:rPr>
          <w:rFonts w:hint="eastAsia"/>
        </w:rPr>
        <w:t>从签派员的资格、知识、能力、经历、工作绩效及工作态度方面进行评估：</w:t>
      </w:r>
    </w:p>
    <w:p w14:paraId="5F7179A1" w14:textId="77777777" w:rsidR="006B1ADD" w:rsidRPr="00AE0DB5" w:rsidRDefault="006B1ADD" w:rsidP="005959F9">
      <w:pPr>
        <w:pStyle w:val="aff0"/>
        <w:numPr>
          <w:ilvl w:val="3"/>
          <w:numId w:val="130"/>
        </w:numPr>
        <w:kinsoku w:val="0"/>
        <w:overflowPunct w:val="0"/>
        <w:autoSpaceDE w:val="0"/>
        <w:autoSpaceDN w:val="0"/>
        <w:ind w:left="851" w:firstLineChars="0" w:hanging="851"/>
      </w:pPr>
      <w:r w:rsidRPr="00AE0DB5">
        <w:rPr>
          <w:rFonts w:hint="eastAsia"/>
        </w:rPr>
        <w:t>资格类包括签派员执照、资格类训练、其他补充训练、公司签派员技术级别；</w:t>
      </w:r>
    </w:p>
    <w:p w14:paraId="5F7179A2" w14:textId="77777777" w:rsidR="006B1ADD" w:rsidRPr="00AE0DB5" w:rsidRDefault="006B1ADD" w:rsidP="005959F9">
      <w:pPr>
        <w:pStyle w:val="aff0"/>
        <w:numPr>
          <w:ilvl w:val="3"/>
          <w:numId w:val="130"/>
        </w:numPr>
        <w:kinsoku w:val="0"/>
        <w:overflowPunct w:val="0"/>
        <w:autoSpaceDE w:val="0"/>
        <w:autoSpaceDN w:val="0"/>
        <w:ind w:left="851" w:firstLineChars="0" w:hanging="851"/>
      </w:pPr>
      <w:r w:rsidRPr="00AE0DB5">
        <w:rPr>
          <w:rFonts w:hint="eastAsia"/>
        </w:rPr>
        <w:t>知识类包括民航法规知识、公司运行政策与程序、民航专业知识；</w:t>
      </w:r>
    </w:p>
    <w:p w14:paraId="5F7179A3" w14:textId="77777777" w:rsidR="006B1ADD" w:rsidRPr="00AE0DB5" w:rsidRDefault="006B1ADD" w:rsidP="005959F9">
      <w:pPr>
        <w:pStyle w:val="aff0"/>
        <w:numPr>
          <w:ilvl w:val="3"/>
          <w:numId w:val="130"/>
        </w:numPr>
        <w:kinsoku w:val="0"/>
        <w:overflowPunct w:val="0"/>
        <w:autoSpaceDE w:val="0"/>
        <w:autoSpaceDN w:val="0"/>
        <w:ind w:left="851" w:firstLineChars="0" w:hanging="851"/>
      </w:pPr>
      <w:r w:rsidRPr="00AE0DB5">
        <w:rPr>
          <w:rFonts w:hint="eastAsia"/>
        </w:rPr>
        <w:t>能力类包括签派资源管理能力、风险管理能力、应急处置能力、实操能力；</w:t>
      </w:r>
    </w:p>
    <w:p w14:paraId="5F7179A4" w14:textId="77777777" w:rsidR="006B1ADD" w:rsidRPr="00AE0DB5" w:rsidRDefault="006B1ADD" w:rsidP="005959F9">
      <w:pPr>
        <w:pStyle w:val="aff0"/>
        <w:numPr>
          <w:ilvl w:val="3"/>
          <w:numId w:val="130"/>
        </w:numPr>
        <w:kinsoku w:val="0"/>
        <w:overflowPunct w:val="0"/>
        <w:autoSpaceDE w:val="0"/>
        <w:autoSpaceDN w:val="0"/>
        <w:ind w:left="851" w:firstLineChars="0" w:hanging="851"/>
      </w:pPr>
      <w:r w:rsidRPr="00AE0DB5">
        <w:rPr>
          <w:rFonts w:hint="eastAsia"/>
        </w:rPr>
        <w:t>经历类包括运行控制经历、放行经历；</w:t>
      </w:r>
    </w:p>
    <w:p w14:paraId="5F7179A5" w14:textId="77777777" w:rsidR="006B1ADD" w:rsidRPr="00AE0DB5" w:rsidRDefault="006B1ADD" w:rsidP="005959F9">
      <w:pPr>
        <w:pStyle w:val="aff0"/>
        <w:numPr>
          <w:ilvl w:val="3"/>
          <w:numId w:val="130"/>
        </w:numPr>
        <w:kinsoku w:val="0"/>
        <w:overflowPunct w:val="0"/>
        <w:autoSpaceDE w:val="0"/>
        <w:autoSpaceDN w:val="0"/>
        <w:ind w:left="851" w:firstLineChars="0" w:hanging="851"/>
      </w:pPr>
      <w:r w:rsidRPr="00AE0DB5">
        <w:rPr>
          <w:rFonts w:hint="eastAsia"/>
        </w:rPr>
        <w:t>工作绩效类包括效益指标、工作质量；</w:t>
      </w:r>
    </w:p>
    <w:p w14:paraId="5F7179A6" w14:textId="77777777" w:rsidR="006B1ADD" w:rsidRPr="00AB352A" w:rsidRDefault="006B1ADD" w:rsidP="005959F9">
      <w:pPr>
        <w:pStyle w:val="aff0"/>
        <w:numPr>
          <w:ilvl w:val="3"/>
          <w:numId w:val="130"/>
        </w:numPr>
        <w:kinsoku w:val="0"/>
        <w:overflowPunct w:val="0"/>
        <w:autoSpaceDE w:val="0"/>
        <w:autoSpaceDN w:val="0"/>
        <w:ind w:left="851" w:firstLineChars="0" w:hanging="851"/>
        <w:rPr>
          <w:b/>
        </w:rPr>
      </w:pPr>
      <w:r w:rsidRPr="00AE0DB5">
        <w:rPr>
          <w:rFonts w:hint="eastAsia"/>
        </w:rPr>
        <w:t>工作态度类包括责任心、安全意识、服务意识、团队意识</w:t>
      </w:r>
      <w:r w:rsidRPr="00115F94">
        <w:rPr>
          <w:rFonts w:hint="eastAsia"/>
          <w:b/>
        </w:rPr>
        <w:t>。</w:t>
      </w:r>
    </w:p>
    <w:p w14:paraId="5F7179A7" w14:textId="77777777" w:rsidR="006B1ADD" w:rsidRPr="00AE0DB5" w:rsidRDefault="006B1ADD" w:rsidP="005959F9">
      <w:pPr>
        <w:pStyle w:val="3"/>
        <w:keepNext w:val="0"/>
        <w:numPr>
          <w:ilvl w:val="2"/>
          <w:numId w:val="253"/>
        </w:numPr>
        <w:kinsoku w:val="0"/>
        <w:overflowPunct w:val="0"/>
        <w:autoSpaceDE w:val="0"/>
        <w:autoSpaceDN w:val="0"/>
        <w:ind w:leftChars="150" w:left="1166" w:hanging="851"/>
      </w:pPr>
      <w:bookmarkStart w:id="1339" w:name="_Toc503360917"/>
      <w:r w:rsidRPr="00AE0DB5">
        <w:rPr>
          <w:rFonts w:hint="eastAsia"/>
        </w:rPr>
        <w:t>评估对象</w:t>
      </w:r>
      <w:bookmarkEnd w:id="1339"/>
    </w:p>
    <w:p w14:paraId="5F7179A8" w14:textId="77777777" w:rsidR="006B1ADD" w:rsidRPr="00AE0DB5" w:rsidRDefault="006B1ADD" w:rsidP="00AB352A">
      <w:pPr>
        <w:kinsoku w:val="0"/>
        <w:overflowPunct w:val="0"/>
        <w:autoSpaceDE w:val="0"/>
        <w:autoSpaceDN w:val="0"/>
        <w:ind w:left="851"/>
      </w:pPr>
      <w:r w:rsidRPr="00AE0DB5">
        <w:rPr>
          <w:rFonts w:hint="eastAsia"/>
        </w:rPr>
        <w:t>运控中心全体持照签派员</w:t>
      </w:r>
    </w:p>
    <w:p w14:paraId="5F7179A9" w14:textId="77777777" w:rsidR="006B1ADD" w:rsidRPr="00AE0DB5" w:rsidRDefault="006B1ADD" w:rsidP="005959F9">
      <w:pPr>
        <w:pStyle w:val="3"/>
        <w:keepNext w:val="0"/>
        <w:numPr>
          <w:ilvl w:val="2"/>
          <w:numId w:val="253"/>
        </w:numPr>
        <w:kinsoku w:val="0"/>
        <w:overflowPunct w:val="0"/>
        <w:autoSpaceDE w:val="0"/>
        <w:autoSpaceDN w:val="0"/>
        <w:ind w:leftChars="150" w:left="1166" w:hanging="851"/>
      </w:pPr>
      <w:bookmarkStart w:id="1340" w:name="_Toc503360918"/>
      <w:r w:rsidRPr="00AE0DB5">
        <w:rPr>
          <w:rFonts w:hint="eastAsia"/>
        </w:rPr>
        <w:t>评估办法</w:t>
      </w:r>
      <w:bookmarkEnd w:id="1340"/>
    </w:p>
    <w:p w14:paraId="5F7179AA" w14:textId="77777777" w:rsidR="006B1ADD" w:rsidRPr="00AE0DB5" w:rsidRDefault="006B1ADD" w:rsidP="005959F9">
      <w:pPr>
        <w:pStyle w:val="3"/>
        <w:keepNext w:val="0"/>
        <w:numPr>
          <w:ilvl w:val="0"/>
          <w:numId w:val="256"/>
        </w:numPr>
        <w:kinsoku w:val="0"/>
        <w:overflowPunct w:val="0"/>
        <w:autoSpaceDE w:val="0"/>
        <w:autoSpaceDN w:val="0"/>
      </w:pPr>
      <w:bookmarkStart w:id="1341" w:name="_Toc503360919"/>
      <w:r w:rsidRPr="00AE0DB5">
        <w:rPr>
          <w:rFonts w:hint="eastAsia"/>
        </w:rPr>
        <w:t>评估方式</w:t>
      </w:r>
      <w:bookmarkEnd w:id="1341"/>
    </w:p>
    <w:p w14:paraId="5F7179AB" w14:textId="77777777" w:rsidR="006B1ADD" w:rsidRPr="00AE0DB5" w:rsidRDefault="006B1ADD" w:rsidP="005959F9">
      <w:pPr>
        <w:pStyle w:val="aff0"/>
        <w:numPr>
          <w:ilvl w:val="0"/>
          <w:numId w:val="131"/>
        </w:numPr>
        <w:kinsoku w:val="0"/>
        <w:overflowPunct w:val="0"/>
        <w:autoSpaceDE w:val="0"/>
        <w:autoSpaceDN w:val="0"/>
        <w:ind w:left="851" w:firstLineChars="0" w:hanging="851"/>
      </w:pPr>
      <w:r w:rsidRPr="00AE0DB5">
        <w:rPr>
          <w:rFonts w:hint="eastAsia"/>
        </w:rPr>
        <w:t>资格类和经历类通过查阅签派员技术档案等相关记录核实，由放行签派员负责；</w:t>
      </w:r>
    </w:p>
    <w:p w14:paraId="5F7179AC" w14:textId="77777777" w:rsidR="006B1ADD" w:rsidRPr="00AE0DB5" w:rsidRDefault="006B1ADD" w:rsidP="005959F9">
      <w:pPr>
        <w:pStyle w:val="aff0"/>
        <w:numPr>
          <w:ilvl w:val="0"/>
          <w:numId w:val="131"/>
        </w:numPr>
        <w:kinsoku w:val="0"/>
        <w:overflowPunct w:val="0"/>
        <w:autoSpaceDE w:val="0"/>
        <w:autoSpaceDN w:val="0"/>
        <w:ind w:left="851" w:firstLineChars="0" w:hanging="851"/>
      </w:pPr>
      <w:r w:rsidRPr="00AE0DB5">
        <w:rPr>
          <w:rFonts w:hint="eastAsia"/>
        </w:rPr>
        <w:t>知识类通过口试对各项评估指标进行考核打分，由签派室</w:t>
      </w:r>
      <w:r w:rsidRPr="00AE0DB5">
        <w:rPr>
          <w:rFonts w:hint="eastAsia"/>
        </w:rPr>
        <w:lastRenderedPageBreak/>
        <w:t>经理负责；</w:t>
      </w:r>
    </w:p>
    <w:p w14:paraId="5F7179AD" w14:textId="77777777" w:rsidR="006B1ADD" w:rsidRPr="00AE0DB5" w:rsidRDefault="006B1ADD" w:rsidP="005959F9">
      <w:pPr>
        <w:pStyle w:val="aff0"/>
        <w:numPr>
          <w:ilvl w:val="0"/>
          <w:numId w:val="131"/>
        </w:numPr>
        <w:kinsoku w:val="0"/>
        <w:overflowPunct w:val="0"/>
        <w:autoSpaceDE w:val="0"/>
        <w:autoSpaceDN w:val="0"/>
        <w:ind w:left="851" w:firstLineChars="0" w:hanging="851"/>
      </w:pPr>
      <w:r w:rsidRPr="00AE0DB5">
        <w:rPr>
          <w:rFonts w:hint="eastAsia"/>
        </w:rPr>
        <w:t>能力类通过日常运行岗位实操观察方式实施评估，签派室经理负责；</w:t>
      </w:r>
    </w:p>
    <w:p w14:paraId="5F7179AE" w14:textId="77777777" w:rsidR="006B1ADD" w:rsidRPr="00AE0DB5" w:rsidRDefault="006B1ADD" w:rsidP="005959F9">
      <w:pPr>
        <w:pStyle w:val="aff0"/>
        <w:numPr>
          <w:ilvl w:val="0"/>
          <w:numId w:val="131"/>
        </w:numPr>
        <w:kinsoku w:val="0"/>
        <w:overflowPunct w:val="0"/>
        <w:autoSpaceDE w:val="0"/>
        <w:autoSpaceDN w:val="0"/>
        <w:ind w:left="851" w:firstLineChars="0" w:hanging="851"/>
      </w:pPr>
      <w:r w:rsidRPr="00AE0DB5">
        <w:rPr>
          <w:rFonts w:hint="eastAsia"/>
        </w:rPr>
        <w:t>工作绩效类根据公司运行品质数据分析结果和签派员岗位实际工作表现进行评估，签派室经理负责；</w:t>
      </w:r>
    </w:p>
    <w:p w14:paraId="5F7179AF" w14:textId="77777777" w:rsidR="006B1ADD" w:rsidRPr="00AE0DB5" w:rsidRDefault="006B1ADD" w:rsidP="005959F9">
      <w:pPr>
        <w:pStyle w:val="aff0"/>
        <w:numPr>
          <w:ilvl w:val="0"/>
          <w:numId w:val="131"/>
        </w:numPr>
        <w:kinsoku w:val="0"/>
        <w:overflowPunct w:val="0"/>
        <w:autoSpaceDE w:val="0"/>
        <w:autoSpaceDN w:val="0"/>
        <w:ind w:left="851" w:firstLineChars="0" w:hanging="851"/>
      </w:pPr>
      <w:r w:rsidRPr="00AE0DB5">
        <w:rPr>
          <w:rFonts w:hint="eastAsia"/>
        </w:rPr>
        <w:t>工作态度类采用班组评价方式进行评估，由签派室经理以及相关管理人员负责；</w:t>
      </w:r>
    </w:p>
    <w:p w14:paraId="5F7179B0" w14:textId="77777777" w:rsidR="006B1ADD" w:rsidRPr="00AE0DB5" w:rsidRDefault="006B1ADD" w:rsidP="005959F9">
      <w:pPr>
        <w:pStyle w:val="aff0"/>
        <w:numPr>
          <w:ilvl w:val="0"/>
          <w:numId w:val="131"/>
        </w:numPr>
        <w:kinsoku w:val="0"/>
        <w:overflowPunct w:val="0"/>
        <w:autoSpaceDE w:val="0"/>
        <w:autoSpaceDN w:val="0"/>
        <w:ind w:left="851" w:firstLineChars="0" w:hanging="851"/>
      </w:pPr>
      <w:r w:rsidRPr="00AE0DB5">
        <w:rPr>
          <w:rFonts w:hint="eastAsia"/>
        </w:rPr>
        <w:t>数据整合以及分析工作，由运控部经理及副经理负责。</w:t>
      </w:r>
    </w:p>
    <w:p w14:paraId="5F7179B1" w14:textId="77777777" w:rsidR="006B1ADD" w:rsidRPr="00AE0DB5" w:rsidRDefault="006B1ADD" w:rsidP="005959F9">
      <w:pPr>
        <w:pStyle w:val="3"/>
        <w:keepNext w:val="0"/>
        <w:numPr>
          <w:ilvl w:val="0"/>
          <w:numId w:val="256"/>
        </w:numPr>
        <w:kinsoku w:val="0"/>
        <w:overflowPunct w:val="0"/>
        <w:autoSpaceDE w:val="0"/>
        <w:autoSpaceDN w:val="0"/>
      </w:pPr>
      <w:bookmarkStart w:id="1342" w:name="_Toc503360920"/>
      <w:r w:rsidRPr="00AE0DB5">
        <w:rPr>
          <w:rFonts w:hint="eastAsia"/>
        </w:rPr>
        <w:t>评分标准</w:t>
      </w:r>
      <w:bookmarkEnd w:id="1342"/>
    </w:p>
    <w:p w14:paraId="5F7179B2" w14:textId="77777777" w:rsidR="006B1ADD" w:rsidRPr="00AE0DB5" w:rsidRDefault="006B1ADD" w:rsidP="000A3D28">
      <w:pPr>
        <w:pStyle w:val="aa"/>
        <w:kinsoku w:val="0"/>
        <w:overflowPunct w:val="0"/>
        <w:autoSpaceDE w:val="0"/>
        <w:autoSpaceDN w:val="0"/>
        <w:adjustRightInd w:val="0"/>
        <w:snapToGrid w:val="0"/>
        <w:spacing w:line="312" w:lineRule="auto"/>
        <w:ind w:left="360" w:right="-29" w:firstLineChars="350" w:firstLine="525"/>
        <w:rPr>
          <w:rFonts w:hAnsi="宋体"/>
          <w:color w:val="000000" w:themeColor="text1"/>
          <w:sz w:val="15"/>
          <w:szCs w:val="15"/>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559"/>
        <w:gridCol w:w="4036"/>
      </w:tblGrid>
      <w:tr w:rsidR="006B1ADD" w:rsidRPr="00AE0DB5" w14:paraId="5F7179B6" w14:textId="77777777" w:rsidTr="00046BC1">
        <w:trPr>
          <w:trHeight w:val="923"/>
          <w:jc w:val="center"/>
        </w:trPr>
        <w:tc>
          <w:tcPr>
            <w:tcW w:w="704" w:type="dxa"/>
            <w:tcBorders>
              <w:bottom w:val="single" w:sz="4" w:space="0" w:color="auto"/>
            </w:tcBorders>
            <w:vAlign w:val="center"/>
          </w:tcPr>
          <w:p w14:paraId="5F7179B3"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序号</w:t>
            </w:r>
          </w:p>
        </w:tc>
        <w:tc>
          <w:tcPr>
            <w:tcW w:w="1559" w:type="dxa"/>
            <w:tcBorders>
              <w:bottom w:val="single" w:sz="4" w:space="0" w:color="auto"/>
            </w:tcBorders>
            <w:vAlign w:val="center"/>
          </w:tcPr>
          <w:p w14:paraId="5F7179B4"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评估指标</w:t>
            </w:r>
          </w:p>
        </w:tc>
        <w:tc>
          <w:tcPr>
            <w:tcW w:w="4036" w:type="dxa"/>
            <w:tcBorders>
              <w:bottom w:val="single" w:sz="4" w:space="0" w:color="auto"/>
            </w:tcBorders>
            <w:vAlign w:val="center"/>
          </w:tcPr>
          <w:p w14:paraId="5F7179B5"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评分标准</w:t>
            </w:r>
          </w:p>
        </w:tc>
      </w:tr>
      <w:tr w:rsidR="006B1ADD" w:rsidRPr="00AE0DB5" w14:paraId="5F7179BA" w14:textId="77777777" w:rsidTr="00046BC1">
        <w:trPr>
          <w:trHeight w:val="257"/>
          <w:jc w:val="center"/>
        </w:trPr>
        <w:tc>
          <w:tcPr>
            <w:tcW w:w="704" w:type="dxa"/>
            <w:shd w:val="clear" w:color="auto" w:fill="D9D9D9"/>
            <w:vAlign w:val="center"/>
          </w:tcPr>
          <w:p w14:paraId="5F7179B7"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1.</w:t>
            </w:r>
          </w:p>
        </w:tc>
        <w:tc>
          <w:tcPr>
            <w:tcW w:w="1559" w:type="dxa"/>
            <w:shd w:val="clear" w:color="auto" w:fill="D9D9D9"/>
            <w:vAlign w:val="center"/>
          </w:tcPr>
          <w:p w14:paraId="5F7179B8"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资格</w:t>
            </w:r>
          </w:p>
        </w:tc>
        <w:tc>
          <w:tcPr>
            <w:tcW w:w="4036" w:type="dxa"/>
            <w:shd w:val="clear" w:color="auto" w:fill="D9D9D9"/>
          </w:tcPr>
          <w:p w14:paraId="5F7179B9" w14:textId="77777777" w:rsidR="006B1ADD" w:rsidRPr="00AE0DB5" w:rsidRDefault="006B1ADD" w:rsidP="000A3D28">
            <w:pPr>
              <w:kinsoku w:val="0"/>
              <w:overflowPunct w:val="0"/>
              <w:autoSpaceDE w:val="0"/>
              <w:autoSpaceDN w:val="0"/>
              <w:adjustRightInd w:val="0"/>
              <w:snapToGrid w:val="0"/>
              <w:spacing w:line="360" w:lineRule="auto"/>
              <w:ind w:left="0"/>
            </w:pPr>
          </w:p>
        </w:tc>
      </w:tr>
      <w:tr w:rsidR="006B1ADD" w:rsidRPr="00AE0DB5" w14:paraId="5F7179BE" w14:textId="77777777" w:rsidTr="00046BC1">
        <w:trPr>
          <w:trHeight w:val="1132"/>
          <w:jc w:val="center"/>
        </w:trPr>
        <w:tc>
          <w:tcPr>
            <w:tcW w:w="704" w:type="dxa"/>
            <w:vAlign w:val="center"/>
          </w:tcPr>
          <w:p w14:paraId="5F7179BB"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1.1</w:t>
            </w:r>
          </w:p>
        </w:tc>
        <w:tc>
          <w:tcPr>
            <w:tcW w:w="1559" w:type="dxa"/>
            <w:vAlign w:val="center"/>
          </w:tcPr>
          <w:p w14:paraId="5F7179BC"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签派员执照</w:t>
            </w:r>
          </w:p>
        </w:tc>
        <w:tc>
          <w:tcPr>
            <w:tcW w:w="4036" w:type="dxa"/>
            <w:tcBorders>
              <w:bottom w:val="single" w:sz="4" w:space="0" w:color="auto"/>
            </w:tcBorders>
          </w:tcPr>
          <w:p w14:paraId="5F7179BD"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43" w:name="_Toc427321363"/>
            <w:r w:rsidRPr="00AE0DB5">
              <w:rPr>
                <w:rFonts w:cs="宋体" w:hint="eastAsia"/>
              </w:rPr>
              <w:t>依据相应的民航规章要求进行符合性评估，符合要求选择“符合”，不符合要求选择“不符合”。</w:t>
            </w:r>
            <w:bookmarkEnd w:id="1343"/>
          </w:p>
        </w:tc>
      </w:tr>
      <w:tr w:rsidR="006B1ADD" w:rsidRPr="00AE0DB5" w14:paraId="5F7179C2" w14:textId="77777777" w:rsidTr="00046BC1">
        <w:trPr>
          <w:trHeight w:val="433"/>
          <w:jc w:val="center"/>
        </w:trPr>
        <w:tc>
          <w:tcPr>
            <w:tcW w:w="704" w:type="dxa"/>
            <w:vAlign w:val="center"/>
          </w:tcPr>
          <w:p w14:paraId="5F7179BF"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1.2</w:t>
            </w:r>
          </w:p>
        </w:tc>
        <w:tc>
          <w:tcPr>
            <w:tcW w:w="1559" w:type="dxa"/>
            <w:vAlign w:val="center"/>
          </w:tcPr>
          <w:p w14:paraId="5F7179C0"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44" w:name="_Toc426639561"/>
            <w:bookmarkStart w:id="1345" w:name="_Toc427321364"/>
            <w:r w:rsidRPr="00AE0DB5">
              <w:rPr>
                <w:rFonts w:cs="宋体" w:hint="eastAsia"/>
              </w:rPr>
              <w:t>资格类训练</w:t>
            </w:r>
            <w:bookmarkEnd w:id="1344"/>
            <w:bookmarkEnd w:id="1345"/>
          </w:p>
        </w:tc>
        <w:tc>
          <w:tcPr>
            <w:tcW w:w="4036" w:type="dxa"/>
          </w:tcPr>
          <w:p w14:paraId="5F7179C1"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46" w:name="_Toc427321365"/>
            <w:r w:rsidRPr="00AE0DB5">
              <w:rPr>
                <w:rFonts w:cs="宋体" w:hint="eastAsia"/>
              </w:rPr>
              <w:t>依据相应的民航规章要求进行符合性评估，符合要求选择“符合”，不符合要求选择“不符合”。</w:t>
            </w:r>
            <w:bookmarkEnd w:id="1346"/>
          </w:p>
        </w:tc>
      </w:tr>
      <w:tr w:rsidR="006B1ADD" w:rsidRPr="00AE0DB5" w14:paraId="5F7179CA" w14:textId="77777777" w:rsidTr="00046BC1">
        <w:trPr>
          <w:trHeight w:val="1757"/>
          <w:jc w:val="center"/>
        </w:trPr>
        <w:tc>
          <w:tcPr>
            <w:tcW w:w="704" w:type="dxa"/>
            <w:vAlign w:val="center"/>
          </w:tcPr>
          <w:p w14:paraId="5F7179C3"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lastRenderedPageBreak/>
              <w:t>1.3</w:t>
            </w:r>
          </w:p>
        </w:tc>
        <w:tc>
          <w:tcPr>
            <w:tcW w:w="1559" w:type="dxa"/>
            <w:vAlign w:val="center"/>
          </w:tcPr>
          <w:p w14:paraId="5F7179C4"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47" w:name="_Toc426639562"/>
            <w:bookmarkStart w:id="1348" w:name="_Toc427321366"/>
            <w:r w:rsidRPr="00AE0DB5">
              <w:rPr>
                <w:rFonts w:cs="宋体" w:hint="eastAsia"/>
              </w:rPr>
              <w:t>补充训练</w:t>
            </w:r>
            <w:bookmarkEnd w:id="1347"/>
            <w:bookmarkEnd w:id="1348"/>
          </w:p>
        </w:tc>
        <w:tc>
          <w:tcPr>
            <w:tcW w:w="4036" w:type="dxa"/>
          </w:tcPr>
          <w:p w14:paraId="5F7179C5"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49" w:name="_Toc427321367"/>
            <w:r w:rsidRPr="00AE0DB5">
              <w:rPr>
                <w:rFonts w:cs="宋体" w:hint="eastAsia"/>
              </w:rPr>
              <w:t>参加训练种类</w:t>
            </w:r>
            <w:r w:rsidRPr="00AE0DB5">
              <w:rPr>
                <w:rFonts w:cs="宋体" w:hint="eastAsia"/>
              </w:rPr>
              <w:t>(</w:t>
            </w:r>
            <w:r w:rsidRPr="00AE0DB5">
              <w:rPr>
                <w:rFonts w:cs="宋体" w:hint="eastAsia"/>
              </w:rPr>
              <w:t>次数</w:t>
            </w:r>
            <w:r w:rsidRPr="00AE0DB5">
              <w:rPr>
                <w:rFonts w:cs="宋体" w:hint="eastAsia"/>
              </w:rPr>
              <w:t>)</w:t>
            </w:r>
            <w:r w:rsidRPr="00AE0DB5">
              <w:rPr>
                <w:rFonts w:cs="宋体" w:hint="eastAsia"/>
              </w:rPr>
              <w:t>越多，得分越高。</w:t>
            </w:r>
            <w:bookmarkEnd w:id="1349"/>
          </w:p>
          <w:p w14:paraId="5F7179C6"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50" w:name="_Toc427321368"/>
            <w:r w:rsidRPr="00AE0DB5">
              <w:rPr>
                <w:rFonts w:cs="宋体" w:hint="eastAsia"/>
              </w:rPr>
              <w:t>4</w:t>
            </w:r>
            <w:r w:rsidRPr="00AE0DB5">
              <w:rPr>
                <w:rFonts w:cs="宋体" w:hint="eastAsia"/>
              </w:rPr>
              <w:t>分：参加</w:t>
            </w:r>
            <w:r w:rsidRPr="00AE0DB5">
              <w:rPr>
                <w:rFonts w:cs="宋体"/>
              </w:rPr>
              <w:t>80</w:t>
            </w:r>
            <w:r w:rsidRPr="00AE0DB5">
              <w:rPr>
                <w:rFonts w:cs="宋体" w:hint="eastAsia"/>
              </w:rPr>
              <w:t>%</w:t>
            </w:r>
            <w:r w:rsidRPr="00AE0DB5">
              <w:rPr>
                <w:rFonts w:cs="宋体" w:hint="eastAsia"/>
              </w:rPr>
              <w:t>以上的补充训练</w:t>
            </w:r>
            <w:bookmarkEnd w:id="1350"/>
          </w:p>
          <w:p w14:paraId="5F7179C7"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51" w:name="_Toc427321369"/>
            <w:r w:rsidRPr="00AE0DB5">
              <w:rPr>
                <w:rFonts w:cs="宋体" w:hint="eastAsia"/>
              </w:rPr>
              <w:t>3</w:t>
            </w:r>
            <w:r w:rsidRPr="00AE0DB5">
              <w:rPr>
                <w:rFonts w:cs="宋体" w:hint="eastAsia"/>
              </w:rPr>
              <w:t>分：参加</w:t>
            </w:r>
            <w:r w:rsidRPr="00AE0DB5">
              <w:rPr>
                <w:rFonts w:cs="宋体"/>
              </w:rPr>
              <w:t>60</w:t>
            </w:r>
            <w:r w:rsidRPr="00AE0DB5">
              <w:rPr>
                <w:rFonts w:cs="宋体" w:hint="eastAsia"/>
              </w:rPr>
              <w:t>%-</w:t>
            </w:r>
            <w:r w:rsidRPr="00AE0DB5">
              <w:rPr>
                <w:rFonts w:cs="宋体"/>
              </w:rPr>
              <w:t>80</w:t>
            </w:r>
            <w:r w:rsidRPr="00AE0DB5">
              <w:rPr>
                <w:rFonts w:cs="宋体" w:hint="eastAsia"/>
              </w:rPr>
              <w:t>%</w:t>
            </w:r>
            <w:r w:rsidRPr="00AE0DB5">
              <w:rPr>
                <w:rFonts w:cs="宋体" w:hint="eastAsia"/>
              </w:rPr>
              <w:t>的补充训练</w:t>
            </w:r>
            <w:bookmarkEnd w:id="1351"/>
          </w:p>
          <w:p w14:paraId="5F7179C8"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52" w:name="_Toc427321370"/>
            <w:r w:rsidRPr="00AE0DB5">
              <w:rPr>
                <w:rFonts w:cs="宋体" w:hint="eastAsia"/>
              </w:rPr>
              <w:t>2</w:t>
            </w:r>
            <w:r w:rsidRPr="00AE0DB5">
              <w:rPr>
                <w:rFonts w:cs="宋体" w:hint="eastAsia"/>
              </w:rPr>
              <w:t>分：参加</w:t>
            </w:r>
            <w:r w:rsidRPr="00AE0DB5">
              <w:rPr>
                <w:rFonts w:cs="宋体" w:hint="eastAsia"/>
              </w:rPr>
              <w:t>30%-</w:t>
            </w:r>
            <w:r w:rsidRPr="00AE0DB5">
              <w:rPr>
                <w:rFonts w:cs="宋体"/>
              </w:rPr>
              <w:t>60</w:t>
            </w:r>
            <w:r w:rsidRPr="00AE0DB5">
              <w:rPr>
                <w:rFonts w:cs="宋体" w:hint="eastAsia"/>
              </w:rPr>
              <w:t>%</w:t>
            </w:r>
            <w:r w:rsidRPr="00AE0DB5">
              <w:rPr>
                <w:rFonts w:cs="宋体" w:hint="eastAsia"/>
              </w:rPr>
              <w:t>的补充训练</w:t>
            </w:r>
            <w:bookmarkEnd w:id="1352"/>
          </w:p>
          <w:p w14:paraId="5F7179C9"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53" w:name="_Toc427321371"/>
            <w:r w:rsidRPr="00AE0DB5">
              <w:rPr>
                <w:rFonts w:cs="宋体" w:hint="eastAsia"/>
              </w:rPr>
              <w:t>1</w:t>
            </w:r>
            <w:r w:rsidRPr="00AE0DB5">
              <w:rPr>
                <w:rFonts w:cs="宋体" w:hint="eastAsia"/>
              </w:rPr>
              <w:t>分：参加</w:t>
            </w:r>
            <w:r w:rsidRPr="00AE0DB5">
              <w:rPr>
                <w:rFonts w:cs="宋体" w:hint="eastAsia"/>
              </w:rPr>
              <w:t>30%</w:t>
            </w:r>
            <w:r w:rsidRPr="00AE0DB5">
              <w:rPr>
                <w:rFonts w:cs="宋体" w:hint="eastAsia"/>
              </w:rPr>
              <w:t>以下的补充训练</w:t>
            </w:r>
            <w:bookmarkEnd w:id="1353"/>
          </w:p>
        </w:tc>
      </w:tr>
      <w:tr w:rsidR="006B1ADD" w:rsidRPr="00AE0DB5" w14:paraId="5F7179D8" w14:textId="77777777" w:rsidTr="00A66875">
        <w:trPr>
          <w:trHeight w:val="1000"/>
          <w:jc w:val="center"/>
        </w:trPr>
        <w:tc>
          <w:tcPr>
            <w:tcW w:w="704" w:type="dxa"/>
            <w:tcBorders>
              <w:bottom w:val="single" w:sz="4" w:space="0" w:color="auto"/>
            </w:tcBorders>
            <w:vAlign w:val="center"/>
          </w:tcPr>
          <w:p w14:paraId="5F7179CB"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1.4</w:t>
            </w:r>
          </w:p>
        </w:tc>
        <w:tc>
          <w:tcPr>
            <w:tcW w:w="1559" w:type="dxa"/>
            <w:tcBorders>
              <w:bottom w:val="single" w:sz="4" w:space="0" w:color="auto"/>
            </w:tcBorders>
            <w:vAlign w:val="center"/>
          </w:tcPr>
          <w:p w14:paraId="5F7179CC"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54" w:name="_Toc426639572"/>
            <w:bookmarkStart w:id="1355" w:name="_Toc427321372"/>
            <w:r w:rsidRPr="00AE0DB5">
              <w:rPr>
                <w:rFonts w:cs="宋体" w:hint="eastAsia"/>
              </w:rPr>
              <w:t>专业资格</w:t>
            </w:r>
            <w:bookmarkEnd w:id="1354"/>
            <w:bookmarkEnd w:id="1355"/>
          </w:p>
        </w:tc>
        <w:tc>
          <w:tcPr>
            <w:tcW w:w="4036" w:type="dxa"/>
            <w:tcBorders>
              <w:bottom w:val="single" w:sz="4" w:space="0" w:color="auto"/>
            </w:tcBorders>
          </w:tcPr>
          <w:p w14:paraId="5F7179CD"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56" w:name="_Toc427321373"/>
            <w:r w:rsidRPr="00AE0DB5">
              <w:rPr>
                <w:rFonts w:cs="宋体" w:hint="eastAsia"/>
              </w:rPr>
              <w:t>公司根据自己的技术和岗位等级划分四个层次，</w:t>
            </w:r>
            <w:bookmarkEnd w:id="1356"/>
            <w:r w:rsidRPr="00AE0DB5">
              <w:rPr>
                <w:rFonts w:cs="宋体" w:hint="eastAsia"/>
              </w:rPr>
              <w:t>例如</w:t>
            </w:r>
          </w:p>
          <w:p w14:paraId="5F7179CE"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57" w:name="_Toc427321374"/>
            <w:r w:rsidRPr="00AE0DB5">
              <w:rPr>
                <w:rFonts w:cs="宋体" w:hint="eastAsia"/>
              </w:rPr>
              <w:t>技术等级评分标准：</w:t>
            </w:r>
            <w:bookmarkEnd w:id="1357"/>
          </w:p>
          <w:p w14:paraId="5F7179CF"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58" w:name="_Toc427321375"/>
            <w:r w:rsidRPr="00AE0DB5">
              <w:rPr>
                <w:rFonts w:cs="宋体" w:hint="eastAsia"/>
              </w:rPr>
              <w:t>4</w:t>
            </w:r>
            <w:r w:rsidRPr="00AE0DB5">
              <w:rPr>
                <w:rFonts w:cs="宋体" w:hint="eastAsia"/>
              </w:rPr>
              <w:t>分：签派教员、签派检查员</w:t>
            </w:r>
            <w:bookmarkEnd w:id="1358"/>
          </w:p>
          <w:p w14:paraId="5F7179D0"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59" w:name="_Toc427321376"/>
            <w:r w:rsidRPr="00AE0DB5">
              <w:rPr>
                <w:rFonts w:cs="宋体" w:hint="eastAsia"/>
              </w:rPr>
              <w:t>3</w:t>
            </w:r>
            <w:r w:rsidRPr="00AE0DB5">
              <w:rPr>
                <w:rFonts w:cs="宋体" w:hint="eastAsia"/>
              </w:rPr>
              <w:t>分：主任签派</w:t>
            </w:r>
            <w:bookmarkEnd w:id="1359"/>
            <w:r w:rsidRPr="00AE0DB5">
              <w:rPr>
                <w:rFonts w:cs="宋体" w:hint="eastAsia"/>
              </w:rPr>
              <w:t>员</w:t>
            </w:r>
          </w:p>
          <w:p w14:paraId="5F7179D1"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60" w:name="_Toc427321377"/>
            <w:r w:rsidRPr="00AE0DB5">
              <w:rPr>
                <w:rFonts w:cs="宋体" w:hint="eastAsia"/>
              </w:rPr>
              <w:t>2</w:t>
            </w:r>
            <w:r w:rsidRPr="00AE0DB5">
              <w:rPr>
                <w:rFonts w:cs="宋体" w:hint="eastAsia"/>
              </w:rPr>
              <w:t>分：放行签派</w:t>
            </w:r>
            <w:bookmarkEnd w:id="1360"/>
            <w:r w:rsidRPr="00AE0DB5">
              <w:rPr>
                <w:rFonts w:cs="宋体" w:hint="eastAsia"/>
              </w:rPr>
              <w:t>员</w:t>
            </w:r>
          </w:p>
          <w:p w14:paraId="5F7179D2"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61" w:name="_Toc427321378"/>
            <w:r w:rsidRPr="00AE0DB5">
              <w:rPr>
                <w:rFonts w:cs="宋体" w:hint="eastAsia"/>
              </w:rPr>
              <w:t>1</w:t>
            </w:r>
            <w:r w:rsidRPr="00AE0DB5">
              <w:rPr>
                <w:rFonts w:cs="宋体" w:hint="eastAsia"/>
              </w:rPr>
              <w:t>分：助理</w:t>
            </w:r>
            <w:bookmarkEnd w:id="1361"/>
            <w:r w:rsidRPr="00AE0DB5">
              <w:rPr>
                <w:rFonts w:cs="宋体" w:hint="eastAsia"/>
              </w:rPr>
              <w:t>签派员</w:t>
            </w:r>
          </w:p>
          <w:p w14:paraId="5F7179D3"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62" w:name="_Toc427321379"/>
            <w:r w:rsidRPr="00AE0DB5">
              <w:rPr>
                <w:rFonts w:cs="宋体" w:hint="eastAsia"/>
              </w:rPr>
              <w:t>岗位等级评分标准（</w:t>
            </w:r>
            <w:r w:rsidRPr="00AE0DB5">
              <w:rPr>
                <w:rFonts w:cs="宋体"/>
              </w:rPr>
              <w:t>公司可</w:t>
            </w:r>
            <w:r w:rsidRPr="00AE0DB5">
              <w:rPr>
                <w:rFonts w:cs="宋体" w:hint="eastAsia"/>
              </w:rPr>
              <w:t>根据</w:t>
            </w:r>
            <w:r w:rsidRPr="00AE0DB5">
              <w:rPr>
                <w:rFonts w:cs="宋体"/>
              </w:rPr>
              <w:t>实际情况修订</w:t>
            </w:r>
            <w:r w:rsidRPr="00AE0DB5">
              <w:rPr>
                <w:rFonts w:cs="宋体" w:hint="eastAsia"/>
              </w:rPr>
              <w:t>相应名</w:t>
            </w:r>
            <w:r w:rsidRPr="00AE0DB5">
              <w:rPr>
                <w:rFonts w:cs="宋体"/>
              </w:rPr>
              <w:t>称）</w:t>
            </w:r>
            <w:r w:rsidRPr="00AE0DB5">
              <w:rPr>
                <w:rFonts w:cs="宋体" w:hint="eastAsia"/>
              </w:rPr>
              <w:t>：</w:t>
            </w:r>
            <w:bookmarkEnd w:id="1362"/>
          </w:p>
          <w:p w14:paraId="5F7179D4"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63" w:name="_Toc427321380"/>
            <w:r w:rsidRPr="00AE0DB5">
              <w:rPr>
                <w:rFonts w:cs="宋体" w:hint="eastAsia"/>
              </w:rPr>
              <w:t>4</w:t>
            </w:r>
            <w:r w:rsidRPr="00AE0DB5">
              <w:rPr>
                <w:rFonts w:cs="宋体" w:hint="eastAsia"/>
              </w:rPr>
              <w:t>分：</w:t>
            </w:r>
            <w:bookmarkEnd w:id="1363"/>
            <w:r w:rsidRPr="00AE0DB5">
              <w:rPr>
                <w:rFonts w:cs="宋体" w:hint="eastAsia"/>
              </w:rPr>
              <w:t>高级签派员</w:t>
            </w:r>
          </w:p>
          <w:p w14:paraId="5F7179D5"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64" w:name="_Toc427321381"/>
            <w:r w:rsidRPr="00AE0DB5">
              <w:rPr>
                <w:rFonts w:cs="宋体" w:hint="eastAsia"/>
              </w:rPr>
              <w:t>3</w:t>
            </w:r>
            <w:r w:rsidRPr="00AE0DB5">
              <w:rPr>
                <w:rFonts w:cs="宋体" w:hint="eastAsia"/>
              </w:rPr>
              <w:t>分：中级签派员</w:t>
            </w:r>
            <w:bookmarkEnd w:id="1364"/>
          </w:p>
          <w:p w14:paraId="5F7179D6"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65" w:name="_Toc427321382"/>
            <w:r w:rsidRPr="00AE0DB5">
              <w:rPr>
                <w:rFonts w:cs="宋体" w:hint="eastAsia"/>
              </w:rPr>
              <w:t>2</w:t>
            </w:r>
            <w:r w:rsidRPr="00AE0DB5">
              <w:rPr>
                <w:rFonts w:cs="宋体" w:hint="eastAsia"/>
              </w:rPr>
              <w:t>分：签派员</w:t>
            </w:r>
            <w:bookmarkEnd w:id="1365"/>
          </w:p>
          <w:p w14:paraId="5F7179D7"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66" w:name="_Toc427321383"/>
            <w:r w:rsidRPr="00AE0DB5">
              <w:rPr>
                <w:rFonts w:cs="宋体" w:hint="eastAsia"/>
              </w:rPr>
              <w:t>1</w:t>
            </w:r>
            <w:r w:rsidRPr="00AE0DB5">
              <w:rPr>
                <w:rFonts w:cs="宋体" w:hint="eastAsia"/>
              </w:rPr>
              <w:t>分：助理签派员</w:t>
            </w:r>
            <w:bookmarkEnd w:id="1366"/>
          </w:p>
        </w:tc>
      </w:tr>
      <w:tr w:rsidR="006B1ADD" w:rsidRPr="00AE0DB5" w14:paraId="5F7179E2" w14:textId="77777777" w:rsidTr="00A66875">
        <w:trPr>
          <w:trHeight w:val="1812"/>
          <w:jc w:val="center"/>
        </w:trPr>
        <w:tc>
          <w:tcPr>
            <w:tcW w:w="704" w:type="dxa"/>
            <w:shd w:val="clear" w:color="auto" w:fill="FFFFFF" w:themeFill="background1"/>
            <w:vAlign w:val="center"/>
          </w:tcPr>
          <w:p w14:paraId="5F7179D9" w14:textId="77777777" w:rsidR="006B1ADD" w:rsidRPr="00A66875" w:rsidRDefault="006B1ADD" w:rsidP="000A3D28">
            <w:pPr>
              <w:kinsoku w:val="0"/>
              <w:overflowPunct w:val="0"/>
              <w:autoSpaceDE w:val="0"/>
              <w:autoSpaceDN w:val="0"/>
              <w:adjustRightInd w:val="0"/>
              <w:snapToGrid w:val="0"/>
              <w:spacing w:line="360" w:lineRule="auto"/>
              <w:ind w:left="0"/>
            </w:pPr>
            <w:r w:rsidRPr="00A66875">
              <w:rPr>
                <w:rFonts w:hint="eastAsia"/>
              </w:rPr>
              <w:lastRenderedPageBreak/>
              <w:t>2.</w:t>
            </w:r>
          </w:p>
        </w:tc>
        <w:tc>
          <w:tcPr>
            <w:tcW w:w="1559" w:type="dxa"/>
            <w:shd w:val="clear" w:color="auto" w:fill="FFFFFF" w:themeFill="background1"/>
            <w:vAlign w:val="center"/>
          </w:tcPr>
          <w:p w14:paraId="5F7179DA"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r w:rsidRPr="00A66875">
              <w:rPr>
                <w:rFonts w:cs="宋体" w:hint="eastAsia"/>
              </w:rPr>
              <w:t>知识</w:t>
            </w:r>
          </w:p>
        </w:tc>
        <w:tc>
          <w:tcPr>
            <w:tcW w:w="4036" w:type="dxa"/>
            <w:shd w:val="clear" w:color="auto" w:fill="FFFFFF" w:themeFill="background1"/>
          </w:tcPr>
          <w:p w14:paraId="5F7179DB"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bookmarkStart w:id="1367" w:name="_Toc427321384"/>
            <w:r w:rsidRPr="00A66875">
              <w:rPr>
                <w:rFonts w:cs="宋体" w:hint="eastAsia"/>
              </w:rPr>
              <w:t>一．理论考试评分标准：</w:t>
            </w:r>
            <w:bookmarkEnd w:id="1367"/>
          </w:p>
          <w:p w14:paraId="5F7179DC"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bookmarkStart w:id="1368" w:name="_Toc427321385"/>
            <w:r w:rsidRPr="00A66875">
              <w:rPr>
                <w:rFonts w:cs="宋体" w:hint="eastAsia"/>
              </w:rPr>
              <w:t>4</w:t>
            </w:r>
            <w:r w:rsidRPr="00A66875">
              <w:rPr>
                <w:rFonts w:cs="宋体" w:hint="eastAsia"/>
              </w:rPr>
              <w:t>分：考试成绩＞</w:t>
            </w:r>
            <w:r w:rsidRPr="00A66875">
              <w:rPr>
                <w:rFonts w:cs="宋体"/>
              </w:rPr>
              <w:t>85</w:t>
            </w:r>
            <w:r w:rsidRPr="00A66875">
              <w:rPr>
                <w:rFonts w:cs="宋体" w:hint="eastAsia"/>
              </w:rPr>
              <w:t>分</w:t>
            </w:r>
            <w:bookmarkEnd w:id="1368"/>
          </w:p>
          <w:p w14:paraId="5F7179DD"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bookmarkStart w:id="1369" w:name="_Toc427321386"/>
            <w:r w:rsidRPr="00A66875">
              <w:rPr>
                <w:rFonts w:cs="宋体" w:hint="eastAsia"/>
              </w:rPr>
              <w:t>3</w:t>
            </w:r>
            <w:r w:rsidRPr="00A66875">
              <w:rPr>
                <w:rFonts w:cs="宋体" w:hint="eastAsia"/>
              </w:rPr>
              <w:t>分：</w:t>
            </w:r>
            <w:r w:rsidRPr="00A66875">
              <w:rPr>
                <w:rFonts w:cs="宋体" w:hint="eastAsia"/>
              </w:rPr>
              <w:t>80</w:t>
            </w:r>
            <w:r w:rsidRPr="00A66875">
              <w:rPr>
                <w:rFonts w:cs="宋体" w:hint="eastAsia"/>
              </w:rPr>
              <w:t>分≤考试成绩≤</w:t>
            </w:r>
            <w:r w:rsidRPr="00A66875">
              <w:rPr>
                <w:rFonts w:cs="宋体"/>
              </w:rPr>
              <w:t>85</w:t>
            </w:r>
            <w:r w:rsidRPr="00A66875">
              <w:rPr>
                <w:rFonts w:cs="宋体" w:hint="eastAsia"/>
              </w:rPr>
              <w:t>分</w:t>
            </w:r>
            <w:bookmarkEnd w:id="1369"/>
          </w:p>
          <w:p w14:paraId="5F7179DE"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bookmarkStart w:id="1370" w:name="_Toc427321387"/>
            <w:r w:rsidRPr="00A66875">
              <w:rPr>
                <w:rFonts w:cs="宋体" w:hint="eastAsia"/>
              </w:rPr>
              <w:t>2</w:t>
            </w:r>
            <w:r w:rsidRPr="00A66875">
              <w:rPr>
                <w:rFonts w:cs="宋体" w:hint="eastAsia"/>
              </w:rPr>
              <w:t>分：</w:t>
            </w:r>
            <w:r w:rsidRPr="00A66875">
              <w:rPr>
                <w:rFonts w:cs="宋体" w:hint="eastAsia"/>
              </w:rPr>
              <w:t>60</w:t>
            </w:r>
            <w:r w:rsidRPr="00A66875">
              <w:rPr>
                <w:rFonts w:cs="宋体" w:hint="eastAsia"/>
              </w:rPr>
              <w:t>分≤考试成绩＜</w:t>
            </w:r>
            <w:r w:rsidRPr="00A66875">
              <w:rPr>
                <w:rFonts w:cs="宋体" w:hint="eastAsia"/>
              </w:rPr>
              <w:t>80</w:t>
            </w:r>
            <w:r w:rsidRPr="00A66875">
              <w:rPr>
                <w:rFonts w:cs="宋体" w:hint="eastAsia"/>
              </w:rPr>
              <w:t>分</w:t>
            </w:r>
            <w:bookmarkEnd w:id="1370"/>
          </w:p>
          <w:p w14:paraId="5F7179DF"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bookmarkStart w:id="1371" w:name="_Toc427321388"/>
            <w:r w:rsidRPr="00A66875">
              <w:rPr>
                <w:rFonts w:cs="宋体" w:hint="eastAsia"/>
              </w:rPr>
              <w:t>1</w:t>
            </w:r>
            <w:r w:rsidRPr="00A66875">
              <w:rPr>
                <w:rFonts w:cs="宋体" w:hint="eastAsia"/>
              </w:rPr>
              <w:t>分：考试成绩＜</w:t>
            </w:r>
            <w:r w:rsidRPr="00A66875">
              <w:rPr>
                <w:rFonts w:cs="宋体" w:hint="eastAsia"/>
              </w:rPr>
              <w:t>60</w:t>
            </w:r>
            <w:r w:rsidRPr="00A66875">
              <w:rPr>
                <w:rFonts w:cs="宋体" w:hint="eastAsia"/>
              </w:rPr>
              <w:t>分</w:t>
            </w:r>
            <w:bookmarkEnd w:id="1371"/>
          </w:p>
          <w:p w14:paraId="5F7179E0"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r w:rsidRPr="00A66875">
              <w:rPr>
                <w:rFonts w:cs="宋体" w:hint="eastAsia"/>
              </w:rPr>
              <w:t>二．口试评分标准：</w:t>
            </w:r>
          </w:p>
          <w:p w14:paraId="5F7179E1" w14:textId="77777777" w:rsidR="006B1ADD" w:rsidRPr="00A66875" w:rsidRDefault="006B1ADD" w:rsidP="000A3D28">
            <w:pPr>
              <w:kinsoku w:val="0"/>
              <w:overflowPunct w:val="0"/>
              <w:autoSpaceDE w:val="0"/>
              <w:autoSpaceDN w:val="0"/>
              <w:adjustRightInd w:val="0"/>
              <w:snapToGrid w:val="0"/>
              <w:spacing w:line="360" w:lineRule="auto"/>
              <w:ind w:left="0"/>
              <w:rPr>
                <w:rFonts w:cs="宋体"/>
                <w:i/>
              </w:rPr>
            </w:pPr>
            <w:r w:rsidRPr="00A66875">
              <w:rPr>
                <w:rFonts w:cs="宋体" w:hint="eastAsia"/>
              </w:rPr>
              <w:t>每个评估点按照优</w:t>
            </w:r>
            <w:r w:rsidRPr="00A66875">
              <w:rPr>
                <w:rFonts w:cs="宋体" w:hint="eastAsia"/>
              </w:rPr>
              <w:t>/</w:t>
            </w:r>
            <w:r w:rsidRPr="00A66875">
              <w:rPr>
                <w:rFonts w:cs="宋体" w:hint="eastAsia"/>
              </w:rPr>
              <w:t>良</w:t>
            </w:r>
            <w:r w:rsidRPr="00A66875">
              <w:rPr>
                <w:rFonts w:cs="宋体" w:hint="eastAsia"/>
              </w:rPr>
              <w:t>/</w:t>
            </w:r>
            <w:r w:rsidRPr="00A66875">
              <w:rPr>
                <w:rFonts w:cs="宋体" w:hint="eastAsia"/>
              </w:rPr>
              <w:t>中</w:t>
            </w:r>
            <w:r w:rsidRPr="00A66875">
              <w:rPr>
                <w:rFonts w:cs="宋体" w:hint="eastAsia"/>
              </w:rPr>
              <w:t>/</w:t>
            </w:r>
            <w:r w:rsidRPr="00A66875">
              <w:rPr>
                <w:rFonts w:cs="宋体" w:hint="eastAsia"/>
              </w:rPr>
              <w:t>差，对应（</w:t>
            </w:r>
            <w:r w:rsidRPr="00A66875">
              <w:rPr>
                <w:rFonts w:cs="宋体" w:hint="eastAsia"/>
              </w:rPr>
              <w:t>4/3/2/1</w:t>
            </w:r>
            <w:r w:rsidRPr="00A66875">
              <w:rPr>
                <w:rFonts w:cs="宋体" w:hint="eastAsia"/>
              </w:rPr>
              <w:t>）打分，最后计算平均分即为相应</w:t>
            </w:r>
            <w:r w:rsidRPr="00A66875">
              <w:rPr>
                <w:rFonts w:cs="宋体"/>
              </w:rPr>
              <w:t>指标得分</w:t>
            </w:r>
            <w:r w:rsidRPr="00A66875">
              <w:rPr>
                <w:rFonts w:cs="宋体" w:hint="eastAsia"/>
              </w:rPr>
              <w:t>。</w:t>
            </w:r>
          </w:p>
        </w:tc>
      </w:tr>
      <w:tr w:rsidR="006B1ADD" w:rsidRPr="00AE0DB5" w14:paraId="5F7179E7" w14:textId="77777777" w:rsidTr="00A66875">
        <w:trPr>
          <w:trHeight w:val="1008"/>
          <w:jc w:val="center"/>
        </w:trPr>
        <w:tc>
          <w:tcPr>
            <w:tcW w:w="704" w:type="dxa"/>
            <w:tcBorders>
              <w:bottom w:val="single" w:sz="4" w:space="0" w:color="auto"/>
            </w:tcBorders>
            <w:shd w:val="clear" w:color="auto" w:fill="FFFFFF" w:themeFill="background1"/>
            <w:vAlign w:val="center"/>
          </w:tcPr>
          <w:p w14:paraId="5F7179E3" w14:textId="77777777" w:rsidR="006B1ADD" w:rsidRPr="00A66875" w:rsidRDefault="006B1ADD" w:rsidP="000A3D28">
            <w:pPr>
              <w:kinsoku w:val="0"/>
              <w:overflowPunct w:val="0"/>
              <w:autoSpaceDE w:val="0"/>
              <w:autoSpaceDN w:val="0"/>
              <w:adjustRightInd w:val="0"/>
              <w:snapToGrid w:val="0"/>
              <w:spacing w:line="360" w:lineRule="auto"/>
              <w:ind w:left="0"/>
            </w:pPr>
            <w:r w:rsidRPr="00A66875">
              <w:rPr>
                <w:rFonts w:hint="eastAsia"/>
              </w:rPr>
              <w:t>3.</w:t>
            </w:r>
          </w:p>
        </w:tc>
        <w:tc>
          <w:tcPr>
            <w:tcW w:w="1559" w:type="dxa"/>
            <w:tcBorders>
              <w:bottom w:val="single" w:sz="4" w:space="0" w:color="auto"/>
            </w:tcBorders>
            <w:shd w:val="clear" w:color="auto" w:fill="FFFFFF" w:themeFill="background1"/>
            <w:vAlign w:val="center"/>
          </w:tcPr>
          <w:p w14:paraId="5F7179E4"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bookmarkStart w:id="1372" w:name="_Toc426639833"/>
            <w:bookmarkStart w:id="1373" w:name="_Toc427321407"/>
            <w:r w:rsidRPr="00A66875">
              <w:rPr>
                <w:rFonts w:cs="宋体" w:hint="eastAsia"/>
              </w:rPr>
              <w:t>能力</w:t>
            </w:r>
            <w:bookmarkEnd w:id="1372"/>
            <w:bookmarkEnd w:id="1373"/>
          </w:p>
        </w:tc>
        <w:tc>
          <w:tcPr>
            <w:tcW w:w="4036" w:type="dxa"/>
            <w:tcBorders>
              <w:bottom w:val="single" w:sz="4" w:space="0" w:color="auto"/>
            </w:tcBorders>
            <w:shd w:val="clear" w:color="auto" w:fill="FFFFFF" w:themeFill="background1"/>
          </w:tcPr>
          <w:p w14:paraId="5F7179E5"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bookmarkStart w:id="1374" w:name="_Toc427321408"/>
            <w:r w:rsidRPr="00A66875">
              <w:rPr>
                <w:rFonts w:cs="宋体" w:hint="eastAsia"/>
              </w:rPr>
              <w:t>每个评估点按照优</w:t>
            </w:r>
            <w:r w:rsidRPr="00A66875">
              <w:rPr>
                <w:rFonts w:cs="宋体" w:hint="eastAsia"/>
              </w:rPr>
              <w:t>/</w:t>
            </w:r>
            <w:r w:rsidRPr="00A66875">
              <w:rPr>
                <w:rFonts w:cs="宋体" w:hint="eastAsia"/>
              </w:rPr>
              <w:t>良</w:t>
            </w:r>
            <w:r w:rsidRPr="00A66875">
              <w:rPr>
                <w:rFonts w:cs="宋体" w:hint="eastAsia"/>
              </w:rPr>
              <w:t>/</w:t>
            </w:r>
            <w:r w:rsidRPr="00A66875">
              <w:rPr>
                <w:rFonts w:cs="宋体" w:hint="eastAsia"/>
              </w:rPr>
              <w:t>中</w:t>
            </w:r>
            <w:r w:rsidRPr="00A66875">
              <w:rPr>
                <w:rFonts w:cs="宋体" w:hint="eastAsia"/>
              </w:rPr>
              <w:t>/</w:t>
            </w:r>
            <w:r w:rsidRPr="00A66875">
              <w:rPr>
                <w:rFonts w:cs="宋体" w:hint="eastAsia"/>
              </w:rPr>
              <w:t>差，对应（</w:t>
            </w:r>
            <w:r w:rsidRPr="00A66875">
              <w:rPr>
                <w:rFonts w:cs="宋体" w:hint="eastAsia"/>
              </w:rPr>
              <w:t>4/3/2/1</w:t>
            </w:r>
            <w:r w:rsidRPr="00A66875">
              <w:rPr>
                <w:rFonts w:cs="宋体" w:hint="eastAsia"/>
              </w:rPr>
              <w:t>）打分，最后计算平均分即为相应</w:t>
            </w:r>
            <w:r w:rsidRPr="00A66875">
              <w:rPr>
                <w:rFonts w:cs="宋体"/>
              </w:rPr>
              <w:t>指标得分</w:t>
            </w:r>
            <w:r w:rsidRPr="00A66875">
              <w:rPr>
                <w:rFonts w:cs="宋体" w:hint="eastAsia"/>
              </w:rPr>
              <w:t>。</w:t>
            </w:r>
            <w:bookmarkEnd w:id="1374"/>
          </w:p>
          <w:p w14:paraId="5F7179E6" w14:textId="77777777" w:rsidR="006B1ADD" w:rsidRPr="00A66875" w:rsidRDefault="006B1ADD" w:rsidP="000A3D28">
            <w:pPr>
              <w:kinsoku w:val="0"/>
              <w:overflowPunct w:val="0"/>
              <w:autoSpaceDE w:val="0"/>
              <w:autoSpaceDN w:val="0"/>
              <w:adjustRightInd w:val="0"/>
              <w:snapToGrid w:val="0"/>
              <w:spacing w:line="360" w:lineRule="auto"/>
              <w:ind w:left="0"/>
              <w:rPr>
                <w:rFonts w:cs="宋体"/>
                <w:i/>
              </w:rPr>
            </w:pPr>
            <w:r w:rsidRPr="00A66875">
              <w:rPr>
                <w:rFonts w:cs="宋体" w:hint="eastAsia"/>
                <w:i/>
              </w:rPr>
              <w:t>次级指标评分标准相同</w:t>
            </w:r>
            <w:r w:rsidRPr="00A66875">
              <w:rPr>
                <w:rFonts w:cs="宋体"/>
                <w:i/>
              </w:rPr>
              <w:t>。</w:t>
            </w:r>
          </w:p>
        </w:tc>
      </w:tr>
      <w:tr w:rsidR="006B1ADD" w:rsidRPr="00AE0DB5" w14:paraId="5F7179EB" w14:textId="77777777" w:rsidTr="00A66875">
        <w:trPr>
          <w:jc w:val="center"/>
        </w:trPr>
        <w:tc>
          <w:tcPr>
            <w:tcW w:w="704" w:type="dxa"/>
            <w:shd w:val="clear" w:color="auto" w:fill="FFFFFF" w:themeFill="background1"/>
            <w:vAlign w:val="center"/>
          </w:tcPr>
          <w:p w14:paraId="5F7179E8" w14:textId="77777777" w:rsidR="006B1ADD" w:rsidRPr="00A66875" w:rsidRDefault="006B1ADD" w:rsidP="000A3D28">
            <w:pPr>
              <w:kinsoku w:val="0"/>
              <w:overflowPunct w:val="0"/>
              <w:autoSpaceDE w:val="0"/>
              <w:autoSpaceDN w:val="0"/>
              <w:adjustRightInd w:val="0"/>
              <w:snapToGrid w:val="0"/>
              <w:spacing w:line="360" w:lineRule="auto"/>
              <w:ind w:left="0"/>
            </w:pPr>
            <w:r w:rsidRPr="00A66875">
              <w:rPr>
                <w:rFonts w:hint="eastAsia"/>
              </w:rPr>
              <w:t>4.</w:t>
            </w:r>
          </w:p>
        </w:tc>
        <w:tc>
          <w:tcPr>
            <w:tcW w:w="1559" w:type="dxa"/>
            <w:shd w:val="clear" w:color="auto" w:fill="FFFFFF" w:themeFill="background1"/>
            <w:vAlign w:val="center"/>
          </w:tcPr>
          <w:p w14:paraId="5F7179E9"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r w:rsidRPr="00A66875">
              <w:rPr>
                <w:rFonts w:cs="宋体" w:hint="eastAsia"/>
              </w:rPr>
              <w:t>经历</w:t>
            </w:r>
          </w:p>
        </w:tc>
        <w:tc>
          <w:tcPr>
            <w:tcW w:w="4036" w:type="dxa"/>
            <w:shd w:val="clear" w:color="auto" w:fill="FFFFFF" w:themeFill="background1"/>
          </w:tcPr>
          <w:p w14:paraId="5F7179EA" w14:textId="77777777" w:rsidR="006B1ADD" w:rsidRPr="00A66875" w:rsidRDefault="006B1ADD" w:rsidP="000A3D28">
            <w:pPr>
              <w:kinsoku w:val="0"/>
              <w:overflowPunct w:val="0"/>
              <w:autoSpaceDE w:val="0"/>
              <w:autoSpaceDN w:val="0"/>
              <w:adjustRightInd w:val="0"/>
              <w:snapToGrid w:val="0"/>
              <w:spacing w:line="360" w:lineRule="auto"/>
              <w:ind w:left="0"/>
              <w:rPr>
                <w:rFonts w:cs="宋体"/>
              </w:rPr>
            </w:pPr>
          </w:p>
        </w:tc>
      </w:tr>
      <w:tr w:rsidR="006B1ADD" w:rsidRPr="00AE0DB5" w14:paraId="5F7179F4" w14:textId="77777777" w:rsidTr="00046BC1">
        <w:trPr>
          <w:jc w:val="center"/>
        </w:trPr>
        <w:tc>
          <w:tcPr>
            <w:tcW w:w="704" w:type="dxa"/>
            <w:vAlign w:val="center"/>
          </w:tcPr>
          <w:p w14:paraId="5F7179EC"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4.1</w:t>
            </w:r>
          </w:p>
        </w:tc>
        <w:tc>
          <w:tcPr>
            <w:tcW w:w="1559" w:type="dxa"/>
            <w:vAlign w:val="center"/>
          </w:tcPr>
          <w:p w14:paraId="5F7179ED"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运行控制经历</w:t>
            </w:r>
          </w:p>
        </w:tc>
        <w:tc>
          <w:tcPr>
            <w:tcW w:w="4036" w:type="dxa"/>
          </w:tcPr>
          <w:p w14:paraId="5F7179EE"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75" w:name="_Toc427321428"/>
            <w:r w:rsidRPr="00AE0DB5">
              <w:rPr>
                <w:rFonts w:cs="宋体" w:hint="eastAsia"/>
              </w:rPr>
              <w:t>起始时间由从事运行控制岗位相关工作之日起算。</w:t>
            </w:r>
            <w:bookmarkEnd w:id="1375"/>
          </w:p>
          <w:p w14:paraId="5F7179EF"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76" w:name="_Toc427321429"/>
            <w:r w:rsidRPr="00AE0DB5">
              <w:rPr>
                <w:rFonts w:cs="宋体" w:hint="eastAsia"/>
              </w:rPr>
              <w:t>4</w:t>
            </w:r>
            <w:r w:rsidRPr="00AE0DB5">
              <w:rPr>
                <w:rFonts w:cs="宋体" w:hint="eastAsia"/>
              </w:rPr>
              <w:t>分：持照年限＞</w:t>
            </w:r>
            <w:r w:rsidRPr="00AE0DB5">
              <w:rPr>
                <w:rFonts w:cs="宋体" w:hint="eastAsia"/>
              </w:rPr>
              <w:t>6</w:t>
            </w:r>
            <w:r w:rsidRPr="00AE0DB5">
              <w:rPr>
                <w:rFonts w:cs="宋体" w:hint="eastAsia"/>
              </w:rPr>
              <w:t>年</w:t>
            </w:r>
            <w:bookmarkEnd w:id="1376"/>
          </w:p>
          <w:p w14:paraId="5F7179F0"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77" w:name="_Toc427321430"/>
            <w:r w:rsidRPr="00AE0DB5">
              <w:rPr>
                <w:rFonts w:cs="宋体" w:hint="eastAsia"/>
              </w:rPr>
              <w:t>3</w:t>
            </w:r>
            <w:r w:rsidRPr="00AE0DB5">
              <w:rPr>
                <w:rFonts w:cs="宋体" w:hint="eastAsia"/>
              </w:rPr>
              <w:t>分：</w:t>
            </w:r>
            <w:r w:rsidRPr="00AE0DB5">
              <w:rPr>
                <w:rFonts w:cs="宋体" w:hint="eastAsia"/>
              </w:rPr>
              <w:t>4</w:t>
            </w:r>
            <w:r w:rsidRPr="00AE0DB5">
              <w:rPr>
                <w:rFonts w:cs="宋体" w:hint="eastAsia"/>
              </w:rPr>
              <w:t>年≤持照年限≤</w:t>
            </w:r>
            <w:r w:rsidRPr="00AE0DB5">
              <w:rPr>
                <w:rFonts w:cs="宋体" w:hint="eastAsia"/>
              </w:rPr>
              <w:t>6</w:t>
            </w:r>
            <w:r w:rsidRPr="00AE0DB5">
              <w:rPr>
                <w:rFonts w:cs="宋体" w:hint="eastAsia"/>
              </w:rPr>
              <w:t>年</w:t>
            </w:r>
            <w:bookmarkEnd w:id="1377"/>
          </w:p>
          <w:p w14:paraId="5F7179F1"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78" w:name="_Toc427321431"/>
            <w:r w:rsidRPr="00AE0DB5">
              <w:rPr>
                <w:rFonts w:cs="宋体" w:hint="eastAsia"/>
              </w:rPr>
              <w:t>2</w:t>
            </w:r>
            <w:r w:rsidRPr="00AE0DB5">
              <w:rPr>
                <w:rFonts w:cs="宋体" w:hint="eastAsia"/>
              </w:rPr>
              <w:t>分：</w:t>
            </w:r>
            <w:r w:rsidRPr="00AE0DB5">
              <w:rPr>
                <w:rFonts w:cs="宋体" w:hint="eastAsia"/>
              </w:rPr>
              <w:t>2</w:t>
            </w:r>
            <w:r w:rsidRPr="00AE0DB5">
              <w:rPr>
                <w:rFonts w:cs="宋体" w:hint="eastAsia"/>
              </w:rPr>
              <w:t>年≤持照年限＜</w:t>
            </w:r>
            <w:r w:rsidRPr="00AE0DB5">
              <w:rPr>
                <w:rFonts w:cs="宋体" w:hint="eastAsia"/>
              </w:rPr>
              <w:t>4</w:t>
            </w:r>
            <w:r w:rsidRPr="00AE0DB5">
              <w:rPr>
                <w:rFonts w:cs="宋体" w:hint="eastAsia"/>
              </w:rPr>
              <w:t>年</w:t>
            </w:r>
            <w:bookmarkEnd w:id="1378"/>
          </w:p>
          <w:p w14:paraId="5F7179F2"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79" w:name="_Toc427321432"/>
            <w:r w:rsidRPr="00AE0DB5">
              <w:rPr>
                <w:rFonts w:cs="宋体" w:hint="eastAsia"/>
              </w:rPr>
              <w:t>1</w:t>
            </w:r>
            <w:r w:rsidRPr="00AE0DB5">
              <w:rPr>
                <w:rFonts w:cs="宋体" w:hint="eastAsia"/>
              </w:rPr>
              <w:t>分：持照年限＜</w:t>
            </w:r>
            <w:r w:rsidRPr="00AE0DB5">
              <w:rPr>
                <w:rFonts w:cs="宋体" w:hint="eastAsia"/>
              </w:rPr>
              <w:t>2</w:t>
            </w:r>
            <w:r w:rsidRPr="00AE0DB5">
              <w:rPr>
                <w:rFonts w:cs="宋体" w:hint="eastAsia"/>
              </w:rPr>
              <w:t>年</w:t>
            </w:r>
            <w:bookmarkEnd w:id="1379"/>
          </w:p>
          <w:p w14:paraId="5F7179F3"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非</w:t>
            </w:r>
            <w:r w:rsidRPr="00AE0DB5">
              <w:rPr>
                <w:rFonts w:cs="宋体" w:hint="eastAsia"/>
              </w:rPr>
              <w:t>121</w:t>
            </w:r>
            <w:r w:rsidRPr="00AE0DB5">
              <w:rPr>
                <w:rFonts w:cs="宋体" w:hint="eastAsia"/>
              </w:rPr>
              <w:t>运行经历按照</w:t>
            </w:r>
            <w:r w:rsidRPr="00AE0DB5">
              <w:rPr>
                <w:rFonts w:cs="宋体" w:hint="eastAsia"/>
              </w:rPr>
              <w:t>0.5-1</w:t>
            </w:r>
            <w:r w:rsidRPr="00AE0DB5">
              <w:rPr>
                <w:rFonts w:cs="宋体" w:hint="eastAsia"/>
              </w:rPr>
              <w:t>比例折算</w:t>
            </w:r>
          </w:p>
        </w:tc>
      </w:tr>
      <w:tr w:rsidR="006B1ADD" w:rsidRPr="00AE0DB5" w14:paraId="5F7179FD" w14:textId="77777777" w:rsidTr="00046BC1">
        <w:trPr>
          <w:trHeight w:val="1547"/>
          <w:jc w:val="center"/>
        </w:trPr>
        <w:tc>
          <w:tcPr>
            <w:tcW w:w="704" w:type="dxa"/>
            <w:tcBorders>
              <w:bottom w:val="single" w:sz="4" w:space="0" w:color="auto"/>
            </w:tcBorders>
            <w:vAlign w:val="center"/>
          </w:tcPr>
          <w:p w14:paraId="5F7179F5"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lastRenderedPageBreak/>
              <w:t>4.2</w:t>
            </w:r>
          </w:p>
        </w:tc>
        <w:tc>
          <w:tcPr>
            <w:tcW w:w="1559" w:type="dxa"/>
            <w:tcBorders>
              <w:bottom w:val="single" w:sz="4" w:space="0" w:color="auto"/>
            </w:tcBorders>
            <w:vAlign w:val="center"/>
          </w:tcPr>
          <w:p w14:paraId="5F7179F6"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80" w:name="_Toc426639967"/>
            <w:bookmarkStart w:id="1381" w:name="_Toc427321433"/>
            <w:r w:rsidRPr="00AE0DB5">
              <w:rPr>
                <w:rFonts w:cs="宋体" w:hint="eastAsia"/>
              </w:rPr>
              <w:t>放行经历</w:t>
            </w:r>
            <w:bookmarkEnd w:id="1380"/>
            <w:bookmarkEnd w:id="1381"/>
          </w:p>
        </w:tc>
        <w:tc>
          <w:tcPr>
            <w:tcW w:w="4036" w:type="dxa"/>
            <w:tcBorders>
              <w:bottom w:val="single" w:sz="4" w:space="0" w:color="auto"/>
            </w:tcBorders>
          </w:tcPr>
          <w:p w14:paraId="5F7179F7"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82" w:name="_Toc427321434"/>
            <w:r w:rsidRPr="00AE0DB5">
              <w:rPr>
                <w:rFonts w:cs="宋体" w:hint="eastAsia"/>
              </w:rPr>
              <w:t>起始时间由被授权从事签派放行岗位工作之日起算。</w:t>
            </w:r>
            <w:bookmarkEnd w:id="1382"/>
          </w:p>
          <w:p w14:paraId="5F7179F8"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83" w:name="_Toc427321435"/>
            <w:r w:rsidRPr="00AE0DB5">
              <w:rPr>
                <w:rFonts w:cs="宋体" w:hint="eastAsia"/>
              </w:rPr>
              <w:t>4</w:t>
            </w:r>
            <w:r w:rsidRPr="00AE0DB5">
              <w:rPr>
                <w:rFonts w:cs="宋体" w:hint="eastAsia"/>
              </w:rPr>
              <w:t>分：放行年限＞</w:t>
            </w:r>
            <w:r w:rsidRPr="00AE0DB5">
              <w:rPr>
                <w:rFonts w:cs="宋体"/>
              </w:rPr>
              <w:t>4</w:t>
            </w:r>
            <w:r w:rsidRPr="00AE0DB5">
              <w:rPr>
                <w:rFonts w:cs="宋体" w:hint="eastAsia"/>
              </w:rPr>
              <w:t>年</w:t>
            </w:r>
            <w:bookmarkEnd w:id="1383"/>
          </w:p>
          <w:p w14:paraId="5F7179F9"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84" w:name="_Toc427321436"/>
            <w:r w:rsidRPr="00AE0DB5">
              <w:rPr>
                <w:rFonts w:cs="宋体" w:hint="eastAsia"/>
              </w:rPr>
              <w:t>3</w:t>
            </w:r>
            <w:r w:rsidRPr="00AE0DB5">
              <w:rPr>
                <w:rFonts w:cs="宋体" w:hint="eastAsia"/>
              </w:rPr>
              <w:t>分：</w:t>
            </w:r>
            <w:r w:rsidRPr="00AE0DB5">
              <w:rPr>
                <w:rFonts w:cs="宋体"/>
              </w:rPr>
              <w:t>3</w:t>
            </w:r>
            <w:r w:rsidRPr="00AE0DB5">
              <w:rPr>
                <w:rFonts w:cs="宋体" w:hint="eastAsia"/>
              </w:rPr>
              <w:t>年≤放行年限≤</w:t>
            </w:r>
            <w:r w:rsidRPr="00AE0DB5">
              <w:rPr>
                <w:rFonts w:cs="宋体"/>
              </w:rPr>
              <w:t>4</w:t>
            </w:r>
            <w:r w:rsidRPr="00AE0DB5">
              <w:rPr>
                <w:rFonts w:cs="宋体" w:hint="eastAsia"/>
              </w:rPr>
              <w:t>年</w:t>
            </w:r>
            <w:bookmarkEnd w:id="1384"/>
          </w:p>
          <w:p w14:paraId="5F7179FA"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85" w:name="_Toc427321437"/>
            <w:r w:rsidRPr="00AE0DB5">
              <w:rPr>
                <w:rFonts w:cs="宋体" w:hint="eastAsia"/>
              </w:rPr>
              <w:t>2</w:t>
            </w:r>
            <w:r w:rsidRPr="00AE0DB5">
              <w:rPr>
                <w:rFonts w:cs="宋体" w:hint="eastAsia"/>
              </w:rPr>
              <w:t>分：</w:t>
            </w:r>
            <w:r w:rsidRPr="00AE0DB5">
              <w:rPr>
                <w:rFonts w:cs="宋体" w:hint="eastAsia"/>
              </w:rPr>
              <w:t>2</w:t>
            </w:r>
            <w:r w:rsidRPr="00AE0DB5">
              <w:rPr>
                <w:rFonts w:cs="宋体" w:hint="eastAsia"/>
              </w:rPr>
              <w:t>年≤放行年限≤</w:t>
            </w:r>
            <w:r w:rsidRPr="00AE0DB5">
              <w:rPr>
                <w:rFonts w:cs="宋体"/>
              </w:rPr>
              <w:t>3</w:t>
            </w:r>
            <w:r w:rsidRPr="00AE0DB5">
              <w:rPr>
                <w:rFonts w:cs="宋体" w:hint="eastAsia"/>
              </w:rPr>
              <w:t>年</w:t>
            </w:r>
            <w:bookmarkEnd w:id="1385"/>
          </w:p>
          <w:p w14:paraId="5F7179FB"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86" w:name="_Toc427321438"/>
            <w:r w:rsidRPr="00AE0DB5">
              <w:rPr>
                <w:rFonts w:cs="宋体" w:hint="eastAsia"/>
              </w:rPr>
              <w:t>1</w:t>
            </w:r>
            <w:r w:rsidRPr="00AE0DB5">
              <w:rPr>
                <w:rFonts w:cs="宋体" w:hint="eastAsia"/>
              </w:rPr>
              <w:t>分：放行年限＜</w:t>
            </w:r>
            <w:r w:rsidRPr="00AE0DB5">
              <w:rPr>
                <w:rFonts w:cs="宋体"/>
              </w:rPr>
              <w:t>1</w:t>
            </w:r>
            <w:r w:rsidRPr="00AE0DB5">
              <w:rPr>
                <w:rFonts w:cs="宋体" w:hint="eastAsia"/>
              </w:rPr>
              <w:t>年</w:t>
            </w:r>
            <w:bookmarkEnd w:id="1386"/>
          </w:p>
          <w:p w14:paraId="5F7179FC"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非</w:t>
            </w:r>
            <w:r w:rsidRPr="00AE0DB5">
              <w:rPr>
                <w:rFonts w:cs="宋体" w:hint="eastAsia"/>
              </w:rPr>
              <w:t>121</w:t>
            </w:r>
            <w:r w:rsidRPr="00AE0DB5">
              <w:rPr>
                <w:rFonts w:cs="宋体" w:hint="eastAsia"/>
              </w:rPr>
              <w:t>运行经历按照</w:t>
            </w:r>
            <w:r w:rsidRPr="00AE0DB5">
              <w:rPr>
                <w:rFonts w:cs="宋体" w:hint="eastAsia"/>
              </w:rPr>
              <w:t>0.5-1</w:t>
            </w:r>
            <w:r w:rsidRPr="00AE0DB5">
              <w:rPr>
                <w:rFonts w:cs="宋体" w:hint="eastAsia"/>
              </w:rPr>
              <w:t>比例折算</w:t>
            </w:r>
          </w:p>
        </w:tc>
      </w:tr>
      <w:tr w:rsidR="006B1ADD" w:rsidRPr="00AE0DB5" w14:paraId="5F717A01" w14:textId="77777777" w:rsidTr="00046BC1">
        <w:trPr>
          <w:jc w:val="center"/>
        </w:trPr>
        <w:tc>
          <w:tcPr>
            <w:tcW w:w="704" w:type="dxa"/>
            <w:tcBorders>
              <w:bottom w:val="single" w:sz="4" w:space="0" w:color="auto"/>
            </w:tcBorders>
            <w:shd w:val="clear" w:color="auto" w:fill="D9D9D9"/>
            <w:vAlign w:val="center"/>
          </w:tcPr>
          <w:p w14:paraId="5F7179FE"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5.</w:t>
            </w:r>
          </w:p>
        </w:tc>
        <w:tc>
          <w:tcPr>
            <w:tcW w:w="1559" w:type="dxa"/>
            <w:tcBorders>
              <w:bottom w:val="single" w:sz="4" w:space="0" w:color="auto"/>
            </w:tcBorders>
            <w:shd w:val="clear" w:color="auto" w:fill="D9D9D9"/>
            <w:vAlign w:val="center"/>
          </w:tcPr>
          <w:p w14:paraId="5F7179FF"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工作绩效</w:t>
            </w:r>
          </w:p>
        </w:tc>
        <w:tc>
          <w:tcPr>
            <w:tcW w:w="4036" w:type="dxa"/>
            <w:tcBorders>
              <w:bottom w:val="single" w:sz="4" w:space="0" w:color="auto"/>
            </w:tcBorders>
            <w:shd w:val="clear" w:color="auto" w:fill="D9D9D9"/>
          </w:tcPr>
          <w:p w14:paraId="5F717A00"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p>
        </w:tc>
      </w:tr>
      <w:tr w:rsidR="006B1ADD" w:rsidRPr="00AE0DB5" w14:paraId="5F717A05" w14:textId="77777777" w:rsidTr="00046BC1">
        <w:trPr>
          <w:jc w:val="center"/>
        </w:trPr>
        <w:tc>
          <w:tcPr>
            <w:tcW w:w="704" w:type="dxa"/>
            <w:vAlign w:val="center"/>
          </w:tcPr>
          <w:p w14:paraId="5F717A02"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5.1</w:t>
            </w:r>
          </w:p>
        </w:tc>
        <w:tc>
          <w:tcPr>
            <w:tcW w:w="1559" w:type="dxa"/>
            <w:vAlign w:val="center"/>
          </w:tcPr>
          <w:p w14:paraId="5F717A03"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87" w:name="_Toc426639971"/>
            <w:bookmarkStart w:id="1388" w:name="_Toc427321439"/>
            <w:r w:rsidRPr="00AE0DB5">
              <w:rPr>
                <w:rFonts w:cs="宋体" w:hint="eastAsia"/>
              </w:rPr>
              <w:t>效益指标</w:t>
            </w:r>
            <w:bookmarkEnd w:id="1387"/>
            <w:bookmarkEnd w:id="1388"/>
          </w:p>
        </w:tc>
        <w:tc>
          <w:tcPr>
            <w:tcW w:w="4036" w:type="dxa"/>
          </w:tcPr>
          <w:p w14:paraId="5F717A04"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p>
        </w:tc>
      </w:tr>
      <w:tr w:rsidR="006B1ADD" w:rsidRPr="00AE0DB5" w14:paraId="5F717A0C" w14:textId="77777777" w:rsidTr="00046BC1">
        <w:trPr>
          <w:trHeight w:val="1245"/>
          <w:jc w:val="center"/>
        </w:trPr>
        <w:tc>
          <w:tcPr>
            <w:tcW w:w="704" w:type="dxa"/>
            <w:vAlign w:val="center"/>
          </w:tcPr>
          <w:p w14:paraId="5F717A06"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5.1.1</w:t>
            </w:r>
          </w:p>
        </w:tc>
        <w:tc>
          <w:tcPr>
            <w:tcW w:w="1559" w:type="dxa"/>
            <w:vAlign w:val="center"/>
          </w:tcPr>
          <w:p w14:paraId="5F717A07"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89" w:name="_Toc426639972"/>
            <w:bookmarkStart w:id="1390" w:name="_Toc427321444"/>
            <w:r w:rsidRPr="00AE0DB5">
              <w:rPr>
                <w:rFonts w:cs="宋体" w:hint="eastAsia"/>
              </w:rPr>
              <w:t>签派放行率</w:t>
            </w:r>
            <w:bookmarkEnd w:id="1389"/>
            <w:bookmarkEnd w:id="1390"/>
            <w:r w:rsidRPr="00AE0DB5">
              <w:rPr>
                <w:rFonts w:cs="宋体" w:hint="eastAsia"/>
              </w:rPr>
              <w:t>/</w:t>
            </w:r>
            <w:r w:rsidRPr="00AE0DB5">
              <w:rPr>
                <w:rFonts w:cs="宋体" w:hint="eastAsia"/>
              </w:rPr>
              <w:t>量</w:t>
            </w:r>
          </w:p>
        </w:tc>
        <w:tc>
          <w:tcPr>
            <w:tcW w:w="4036" w:type="dxa"/>
          </w:tcPr>
          <w:p w14:paraId="5F717A08"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91" w:name="_Toc427321440"/>
            <w:r w:rsidRPr="00AE0DB5">
              <w:rPr>
                <w:rFonts w:cs="宋体" w:hint="eastAsia"/>
              </w:rPr>
              <w:t>4</w:t>
            </w:r>
            <w:r w:rsidRPr="00AE0DB5">
              <w:rPr>
                <w:rFonts w:cs="宋体" w:hint="eastAsia"/>
              </w:rPr>
              <w:t>分：签派放行率</w:t>
            </w:r>
            <w:r w:rsidRPr="00AE0DB5">
              <w:rPr>
                <w:rFonts w:cs="宋体" w:hint="eastAsia"/>
              </w:rPr>
              <w:t>/</w:t>
            </w:r>
            <w:r w:rsidRPr="00AE0DB5">
              <w:rPr>
                <w:rFonts w:cs="宋体" w:hint="eastAsia"/>
              </w:rPr>
              <w:t>量排名前</w:t>
            </w:r>
            <w:r w:rsidRPr="00AE0DB5">
              <w:rPr>
                <w:rFonts w:cs="宋体" w:hint="eastAsia"/>
              </w:rPr>
              <w:t>25%</w:t>
            </w:r>
            <w:bookmarkEnd w:id="1391"/>
          </w:p>
          <w:p w14:paraId="5F717A09"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92" w:name="_Toc427321441"/>
            <w:r w:rsidRPr="00AE0DB5">
              <w:rPr>
                <w:rFonts w:cs="宋体" w:hint="eastAsia"/>
              </w:rPr>
              <w:t>3</w:t>
            </w:r>
            <w:r w:rsidRPr="00AE0DB5">
              <w:rPr>
                <w:rFonts w:cs="宋体" w:hint="eastAsia"/>
              </w:rPr>
              <w:t>分：签派放行率</w:t>
            </w:r>
            <w:r w:rsidRPr="00AE0DB5">
              <w:rPr>
                <w:rFonts w:cs="宋体" w:hint="eastAsia"/>
              </w:rPr>
              <w:t>/</w:t>
            </w:r>
            <w:r w:rsidRPr="00AE0DB5">
              <w:rPr>
                <w:rFonts w:cs="宋体" w:hint="eastAsia"/>
              </w:rPr>
              <w:t>量排名在</w:t>
            </w:r>
            <w:r w:rsidRPr="00AE0DB5">
              <w:rPr>
                <w:rFonts w:cs="宋体" w:hint="eastAsia"/>
              </w:rPr>
              <w:t>50%</w:t>
            </w:r>
            <w:r w:rsidRPr="00AE0DB5">
              <w:rPr>
                <w:rFonts w:cs="宋体" w:hint="eastAsia"/>
              </w:rPr>
              <w:t>至</w:t>
            </w:r>
            <w:r w:rsidRPr="00AE0DB5">
              <w:rPr>
                <w:rFonts w:cs="宋体" w:hint="eastAsia"/>
              </w:rPr>
              <w:t>75%</w:t>
            </w:r>
            <w:r w:rsidRPr="00AE0DB5">
              <w:rPr>
                <w:rFonts w:cs="宋体" w:hint="eastAsia"/>
              </w:rPr>
              <w:t>之间</w:t>
            </w:r>
            <w:bookmarkEnd w:id="1392"/>
          </w:p>
          <w:p w14:paraId="5F717A0A"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93" w:name="_Toc427321442"/>
            <w:r w:rsidRPr="00AE0DB5">
              <w:rPr>
                <w:rFonts w:cs="宋体" w:hint="eastAsia"/>
              </w:rPr>
              <w:t>2</w:t>
            </w:r>
            <w:r w:rsidRPr="00AE0DB5">
              <w:rPr>
                <w:rFonts w:cs="宋体" w:hint="eastAsia"/>
              </w:rPr>
              <w:t>分：签派放行率</w:t>
            </w:r>
            <w:r w:rsidRPr="00AE0DB5">
              <w:rPr>
                <w:rFonts w:cs="宋体" w:hint="eastAsia"/>
              </w:rPr>
              <w:t>/</w:t>
            </w:r>
            <w:r w:rsidRPr="00AE0DB5">
              <w:rPr>
                <w:rFonts w:cs="宋体" w:hint="eastAsia"/>
              </w:rPr>
              <w:t>量排名在</w:t>
            </w:r>
            <w:r w:rsidRPr="00AE0DB5">
              <w:rPr>
                <w:rFonts w:cs="宋体" w:hint="eastAsia"/>
              </w:rPr>
              <w:t>50%</w:t>
            </w:r>
            <w:r w:rsidRPr="00AE0DB5">
              <w:rPr>
                <w:rFonts w:cs="宋体" w:hint="eastAsia"/>
              </w:rPr>
              <w:t>至</w:t>
            </w:r>
            <w:r w:rsidRPr="00AE0DB5">
              <w:rPr>
                <w:rFonts w:cs="宋体" w:hint="eastAsia"/>
              </w:rPr>
              <w:t>25%</w:t>
            </w:r>
            <w:r w:rsidRPr="00AE0DB5">
              <w:rPr>
                <w:rFonts w:cs="宋体" w:hint="eastAsia"/>
              </w:rPr>
              <w:t>之间</w:t>
            </w:r>
            <w:bookmarkEnd w:id="1393"/>
          </w:p>
          <w:p w14:paraId="5F717A0B"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94" w:name="_Toc427321443"/>
            <w:r w:rsidRPr="00AE0DB5">
              <w:rPr>
                <w:rFonts w:cs="宋体" w:hint="eastAsia"/>
              </w:rPr>
              <w:t>1</w:t>
            </w:r>
            <w:r w:rsidRPr="00AE0DB5">
              <w:rPr>
                <w:rFonts w:cs="宋体" w:hint="eastAsia"/>
              </w:rPr>
              <w:t>分：签派放行率</w:t>
            </w:r>
            <w:r w:rsidRPr="00AE0DB5">
              <w:rPr>
                <w:rFonts w:cs="宋体" w:hint="eastAsia"/>
              </w:rPr>
              <w:t>/</w:t>
            </w:r>
            <w:r w:rsidRPr="00AE0DB5">
              <w:rPr>
                <w:rFonts w:cs="宋体" w:hint="eastAsia"/>
              </w:rPr>
              <w:t>量排名在后</w:t>
            </w:r>
            <w:r w:rsidRPr="00AE0DB5">
              <w:rPr>
                <w:rFonts w:cs="宋体" w:hint="eastAsia"/>
              </w:rPr>
              <w:t>25%</w:t>
            </w:r>
            <w:bookmarkEnd w:id="1394"/>
          </w:p>
        </w:tc>
      </w:tr>
      <w:tr w:rsidR="006B1ADD" w:rsidRPr="00AE0DB5" w14:paraId="5F717A14" w14:textId="77777777" w:rsidTr="00046BC1">
        <w:trPr>
          <w:trHeight w:val="1134"/>
          <w:jc w:val="center"/>
        </w:trPr>
        <w:tc>
          <w:tcPr>
            <w:tcW w:w="704" w:type="dxa"/>
            <w:tcBorders>
              <w:bottom w:val="single" w:sz="4" w:space="0" w:color="auto"/>
            </w:tcBorders>
            <w:vAlign w:val="center"/>
          </w:tcPr>
          <w:p w14:paraId="5F717A0D"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5.1.2</w:t>
            </w:r>
          </w:p>
        </w:tc>
        <w:tc>
          <w:tcPr>
            <w:tcW w:w="1559" w:type="dxa"/>
            <w:tcBorders>
              <w:bottom w:val="single" w:sz="4" w:space="0" w:color="auto"/>
            </w:tcBorders>
            <w:vAlign w:val="center"/>
          </w:tcPr>
          <w:p w14:paraId="5F717A0E"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95" w:name="_Toc426639975"/>
            <w:bookmarkStart w:id="1396" w:name="_Toc427321449"/>
            <w:r w:rsidRPr="00AE0DB5">
              <w:rPr>
                <w:rFonts w:cs="宋体" w:hint="eastAsia"/>
              </w:rPr>
              <w:t>返航备降率</w:t>
            </w:r>
            <w:bookmarkEnd w:id="1395"/>
            <w:bookmarkEnd w:id="1396"/>
          </w:p>
        </w:tc>
        <w:tc>
          <w:tcPr>
            <w:tcW w:w="4036" w:type="dxa"/>
            <w:tcBorders>
              <w:bottom w:val="single" w:sz="4" w:space="0" w:color="auto"/>
            </w:tcBorders>
          </w:tcPr>
          <w:p w14:paraId="5F717A0F"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97" w:name="_Toc427321445"/>
            <w:r w:rsidRPr="00AE0DB5">
              <w:rPr>
                <w:rFonts w:cs="宋体" w:hint="eastAsia"/>
              </w:rPr>
              <w:t>4</w:t>
            </w:r>
            <w:r w:rsidRPr="00AE0DB5">
              <w:rPr>
                <w:rFonts w:cs="宋体" w:hint="eastAsia"/>
              </w:rPr>
              <w:t>分：返航备降率排名后</w:t>
            </w:r>
            <w:r w:rsidRPr="00AE0DB5">
              <w:rPr>
                <w:rFonts w:cs="宋体" w:hint="eastAsia"/>
              </w:rPr>
              <w:t>25%</w:t>
            </w:r>
            <w:bookmarkEnd w:id="1397"/>
          </w:p>
          <w:p w14:paraId="5F717A10"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98" w:name="_Toc427321446"/>
            <w:r w:rsidRPr="00AE0DB5">
              <w:rPr>
                <w:rFonts w:cs="宋体" w:hint="eastAsia"/>
              </w:rPr>
              <w:t>3</w:t>
            </w:r>
            <w:r w:rsidRPr="00AE0DB5">
              <w:rPr>
                <w:rFonts w:cs="宋体" w:hint="eastAsia"/>
              </w:rPr>
              <w:t>分：返航备降率排名在</w:t>
            </w:r>
            <w:r w:rsidRPr="00AE0DB5">
              <w:rPr>
                <w:rFonts w:cs="宋体" w:hint="eastAsia"/>
              </w:rPr>
              <w:t>50%</w:t>
            </w:r>
            <w:r w:rsidRPr="00AE0DB5">
              <w:rPr>
                <w:rFonts w:cs="宋体" w:hint="eastAsia"/>
              </w:rPr>
              <w:t>至</w:t>
            </w:r>
            <w:r w:rsidRPr="00AE0DB5">
              <w:rPr>
                <w:rFonts w:cs="宋体"/>
              </w:rPr>
              <w:t>25</w:t>
            </w:r>
            <w:r w:rsidRPr="00AE0DB5">
              <w:rPr>
                <w:rFonts w:cs="宋体" w:hint="eastAsia"/>
              </w:rPr>
              <w:t>%</w:t>
            </w:r>
            <w:r w:rsidRPr="00AE0DB5">
              <w:rPr>
                <w:rFonts w:cs="宋体" w:hint="eastAsia"/>
              </w:rPr>
              <w:t>之间</w:t>
            </w:r>
            <w:bookmarkEnd w:id="1398"/>
          </w:p>
          <w:p w14:paraId="5F717A11"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399" w:name="_Toc427321447"/>
            <w:r w:rsidRPr="00AE0DB5">
              <w:rPr>
                <w:rFonts w:cs="宋体" w:hint="eastAsia"/>
              </w:rPr>
              <w:t>2</w:t>
            </w:r>
            <w:r w:rsidRPr="00AE0DB5">
              <w:rPr>
                <w:rFonts w:cs="宋体" w:hint="eastAsia"/>
              </w:rPr>
              <w:t>分：返航备降率排名在</w:t>
            </w:r>
            <w:r w:rsidRPr="00AE0DB5">
              <w:rPr>
                <w:rFonts w:cs="宋体" w:hint="eastAsia"/>
              </w:rPr>
              <w:t>50%</w:t>
            </w:r>
            <w:r w:rsidRPr="00AE0DB5">
              <w:rPr>
                <w:rFonts w:cs="宋体" w:hint="eastAsia"/>
              </w:rPr>
              <w:t>至</w:t>
            </w:r>
            <w:r w:rsidRPr="00AE0DB5">
              <w:rPr>
                <w:rFonts w:cs="宋体"/>
              </w:rPr>
              <w:t>75</w:t>
            </w:r>
            <w:r w:rsidRPr="00AE0DB5">
              <w:rPr>
                <w:rFonts w:cs="宋体" w:hint="eastAsia"/>
              </w:rPr>
              <w:t>%</w:t>
            </w:r>
            <w:r w:rsidRPr="00AE0DB5">
              <w:rPr>
                <w:rFonts w:cs="宋体" w:hint="eastAsia"/>
              </w:rPr>
              <w:t>之间</w:t>
            </w:r>
            <w:bookmarkEnd w:id="1399"/>
          </w:p>
          <w:p w14:paraId="5F717A12"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00" w:name="_Toc427321448"/>
            <w:r w:rsidRPr="00AE0DB5">
              <w:rPr>
                <w:rFonts w:cs="宋体" w:hint="eastAsia"/>
              </w:rPr>
              <w:t>1</w:t>
            </w:r>
            <w:r w:rsidRPr="00AE0DB5">
              <w:rPr>
                <w:rFonts w:cs="宋体" w:hint="eastAsia"/>
              </w:rPr>
              <w:t>分：返航备降率排名在前</w:t>
            </w:r>
            <w:r w:rsidRPr="00AE0DB5">
              <w:rPr>
                <w:rFonts w:cs="宋体" w:hint="eastAsia"/>
              </w:rPr>
              <w:t>25%</w:t>
            </w:r>
            <w:bookmarkEnd w:id="1400"/>
          </w:p>
          <w:p w14:paraId="5F717A13"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（仅限天气原因）</w:t>
            </w:r>
          </w:p>
        </w:tc>
      </w:tr>
      <w:tr w:rsidR="006B1ADD" w:rsidRPr="00AE0DB5" w14:paraId="5F717A18" w14:textId="77777777" w:rsidTr="00046BC1">
        <w:trPr>
          <w:trHeight w:val="555"/>
          <w:jc w:val="center"/>
        </w:trPr>
        <w:tc>
          <w:tcPr>
            <w:tcW w:w="704" w:type="dxa"/>
            <w:vAlign w:val="center"/>
          </w:tcPr>
          <w:p w14:paraId="5F717A15"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5.2</w:t>
            </w:r>
          </w:p>
        </w:tc>
        <w:tc>
          <w:tcPr>
            <w:tcW w:w="1559" w:type="dxa"/>
            <w:vAlign w:val="center"/>
          </w:tcPr>
          <w:p w14:paraId="5F717A16"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01" w:name="_Toc426639977"/>
            <w:bookmarkStart w:id="1402" w:name="_Toc427321451"/>
            <w:r w:rsidRPr="00AE0DB5">
              <w:rPr>
                <w:rFonts w:cs="宋体" w:hint="eastAsia"/>
              </w:rPr>
              <w:t>工作质量</w:t>
            </w:r>
            <w:bookmarkEnd w:id="1401"/>
            <w:bookmarkEnd w:id="1402"/>
          </w:p>
        </w:tc>
        <w:tc>
          <w:tcPr>
            <w:tcW w:w="4036" w:type="dxa"/>
          </w:tcPr>
          <w:p w14:paraId="5F717A17"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p>
        </w:tc>
      </w:tr>
      <w:tr w:rsidR="006B1ADD" w:rsidRPr="00AE0DB5" w14:paraId="5F717A1F" w14:textId="77777777" w:rsidTr="00046BC1">
        <w:trPr>
          <w:trHeight w:val="992"/>
          <w:jc w:val="center"/>
        </w:trPr>
        <w:tc>
          <w:tcPr>
            <w:tcW w:w="704" w:type="dxa"/>
            <w:vAlign w:val="center"/>
          </w:tcPr>
          <w:p w14:paraId="5F717A19"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lastRenderedPageBreak/>
              <w:t>5.2.1</w:t>
            </w:r>
          </w:p>
        </w:tc>
        <w:tc>
          <w:tcPr>
            <w:tcW w:w="1559" w:type="dxa"/>
            <w:vAlign w:val="center"/>
          </w:tcPr>
          <w:p w14:paraId="5F717A1A"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03" w:name="_Toc426639978"/>
            <w:bookmarkStart w:id="1404" w:name="_Toc427321454"/>
            <w:r w:rsidRPr="00AE0DB5">
              <w:rPr>
                <w:rFonts w:cs="宋体" w:hint="eastAsia"/>
              </w:rPr>
              <w:t>资料提供的</w:t>
            </w:r>
            <w:r w:rsidRPr="00AE0DB5">
              <w:rPr>
                <w:rFonts w:cs="宋体"/>
              </w:rPr>
              <w:t>完整有效性</w:t>
            </w:r>
            <w:bookmarkEnd w:id="1403"/>
            <w:bookmarkEnd w:id="1404"/>
          </w:p>
        </w:tc>
        <w:tc>
          <w:tcPr>
            <w:tcW w:w="4036" w:type="dxa"/>
          </w:tcPr>
          <w:p w14:paraId="5F717A1B"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4</w:t>
            </w:r>
            <w:r w:rsidRPr="00AE0DB5">
              <w:rPr>
                <w:rFonts w:cs="宋体" w:hint="eastAsia"/>
              </w:rPr>
              <w:t>分：提供资料</w:t>
            </w:r>
            <w:r w:rsidRPr="00AE0DB5">
              <w:rPr>
                <w:rFonts w:cs="宋体"/>
              </w:rPr>
              <w:t>完整有效</w:t>
            </w:r>
          </w:p>
          <w:p w14:paraId="5F717A1C"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3</w:t>
            </w:r>
            <w:r w:rsidRPr="00AE0DB5">
              <w:rPr>
                <w:rFonts w:cs="宋体" w:hint="eastAsia"/>
              </w:rPr>
              <w:t>分：提供的个别资料</w:t>
            </w:r>
            <w:r w:rsidRPr="00AE0DB5">
              <w:rPr>
                <w:rFonts w:cs="宋体"/>
              </w:rPr>
              <w:t>完整有效</w:t>
            </w:r>
            <w:r w:rsidRPr="00AE0DB5">
              <w:rPr>
                <w:rFonts w:cs="宋体" w:hint="eastAsia"/>
              </w:rPr>
              <w:t>性存在</w:t>
            </w:r>
            <w:r w:rsidRPr="00AE0DB5">
              <w:rPr>
                <w:rFonts w:cs="宋体"/>
              </w:rPr>
              <w:t>问题</w:t>
            </w:r>
          </w:p>
          <w:p w14:paraId="5F717A1D"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2</w:t>
            </w:r>
            <w:r w:rsidRPr="00AE0DB5">
              <w:rPr>
                <w:rFonts w:cs="宋体" w:hint="eastAsia"/>
              </w:rPr>
              <w:t>分：提供的少数资料</w:t>
            </w:r>
            <w:r w:rsidRPr="00AE0DB5">
              <w:rPr>
                <w:rFonts w:cs="宋体"/>
              </w:rPr>
              <w:t>完整有效</w:t>
            </w:r>
            <w:r w:rsidRPr="00AE0DB5">
              <w:rPr>
                <w:rFonts w:cs="宋体" w:hint="eastAsia"/>
              </w:rPr>
              <w:t>性存在</w:t>
            </w:r>
            <w:r w:rsidRPr="00AE0DB5">
              <w:rPr>
                <w:rFonts w:cs="宋体"/>
              </w:rPr>
              <w:t>问题</w:t>
            </w:r>
          </w:p>
          <w:p w14:paraId="5F717A1E"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1</w:t>
            </w:r>
            <w:r w:rsidRPr="00AE0DB5">
              <w:rPr>
                <w:rFonts w:cs="宋体" w:hint="eastAsia"/>
              </w:rPr>
              <w:t>分：提供资料</w:t>
            </w:r>
            <w:r w:rsidRPr="00AE0DB5">
              <w:rPr>
                <w:rFonts w:cs="宋体"/>
              </w:rPr>
              <w:t>完整有效</w:t>
            </w:r>
            <w:r w:rsidRPr="00AE0DB5">
              <w:rPr>
                <w:rFonts w:cs="宋体" w:hint="eastAsia"/>
              </w:rPr>
              <w:t>性存在严重</w:t>
            </w:r>
            <w:r w:rsidRPr="00AE0DB5">
              <w:rPr>
                <w:rFonts w:cs="宋体"/>
              </w:rPr>
              <w:t>问题</w:t>
            </w:r>
          </w:p>
        </w:tc>
      </w:tr>
      <w:tr w:rsidR="006B1ADD" w:rsidRPr="00AE0DB5" w14:paraId="5F717A26" w14:textId="77777777" w:rsidTr="00046BC1">
        <w:trPr>
          <w:trHeight w:val="966"/>
          <w:jc w:val="center"/>
        </w:trPr>
        <w:tc>
          <w:tcPr>
            <w:tcW w:w="704" w:type="dxa"/>
            <w:vAlign w:val="center"/>
          </w:tcPr>
          <w:p w14:paraId="5F717A20"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5.2.2</w:t>
            </w:r>
          </w:p>
        </w:tc>
        <w:tc>
          <w:tcPr>
            <w:tcW w:w="1559" w:type="dxa"/>
            <w:vAlign w:val="center"/>
          </w:tcPr>
          <w:p w14:paraId="5F717A21"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05" w:name="_Toc426639981"/>
            <w:bookmarkStart w:id="1406" w:name="_Toc427321459"/>
            <w:r w:rsidRPr="00AE0DB5">
              <w:rPr>
                <w:rFonts w:cs="宋体" w:hint="eastAsia"/>
              </w:rPr>
              <w:t>签派信息上传回复率</w:t>
            </w:r>
            <w:bookmarkEnd w:id="1405"/>
            <w:bookmarkEnd w:id="1406"/>
          </w:p>
        </w:tc>
        <w:tc>
          <w:tcPr>
            <w:tcW w:w="4036" w:type="dxa"/>
          </w:tcPr>
          <w:p w14:paraId="5F717A22"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07" w:name="_Toc427321455"/>
            <w:r w:rsidRPr="00AE0DB5">
              <w:rPr>
                <w:rFonts w:cs="宋体" w:hint="eastAsia"/>
              </w:rPr>
              <w:t>4</w:t>
            </w:r>
            <w:r w:rsidRPr="00AE0DB5">
              <w:rPr>
                <w:rFonts w:cs="宋体" w:hint="eastAsia"/>
              </w:rPr>
              <w:t>分：上传回复率排名前</w:t>
            </w:r>
            <w:r w:rsidRPr="00AE0DB5">
              <w:rPr>
                <w:rFonts w:cs="宋体" w:hint="eastAsia"/>
              </w:rPr>
              <w:t>25%</w:t>
            </w:r>
            <w:bookmarkEnd w:id="1407"/>
          </w:p>
          <w:p w14:paraId="5F717A23"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08" w:name="_Toc427321456"/>
            <w:r w:rsidRPr="00AE0DB5">
              <w:rPr>
                <w:rFonts w:cs="宋体" w:hint="eastAsia"/>
              </w:rPr>
              <w:t>3</w:t>
            </w:r>
            <w:r w:rsidRPr="00AE0DB5">
              <w:rPr>
                <w:rFonts w:cs="宋体" w:hint="eastAsia"/>
              </w:rPr>
              <w:t>分：上传回复率</w:t>
            </w:r>
            <w:bookmarkEnd w:id="1408"/>
            <w:r w:rsidRPr="00AE0DB5">
              <w:rPr>
                <w:rFonts w:cs="宋体" w:hint="eastAsia"/>
              </w:rPr>
              <w:t>排名在</w:t>
            </w:r>
            <w:r w:rsidRPr="00AE0DB5">
              <w:rPr>
                <w:rFonts w:cs="宋体" w:hint="eastAsia"/>
              </w:rPr>
              <w:t>50%</w:t>
            </w:r>
            <w:r w:rsidRPr="00AE0DB5">
              <w:rPr>
                <w:rFonts w:cs="宋体" w:hint="eastAsia"/>
              </w:rPr>
              <w:t>至</w:t>
            </w:r>
            <w:r w:rsidRPr="00AE0DB5">
              <w:rPr>
                <w:rFonts w:cs="宋体" w:hint="eastAsia"/>
              </w:rPr>
              <w:t>75%</w:t>
            </w:r>
            <w:r w:rsidRPr="00AE0DB5">
              <w:rPr>
                <w:rFonts w:cs="宋体" w:hint="eastAsia"/>
              </w:rPr>
              <w:t>之间</w:t>
            </w:r>
            <w:bookmarkStart w:id="1409" w:name="_Toc427321457"/>
          </w:p>
          <w:p w14:paraId="5F717A24"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2</w:t>
            </w:r>
            <w:r w:rsidRPr="00AE0DB5">
              <w:rPr>
                <w:rFonts w:cs="宋体" w:hint="eastAsia"/>
              </w:rPr>
              <w:t>分：上传回复率排名在</w:t>
            </w:r>
            <w:r w:rsidRPr="00AE0DB5">
              <w:rPr>
                <w:rFonts w:cs="宋体" w:hint="eastAsia"/>
              </w:rPr>
              <w:t>50%</w:t>
            </w:r>
            <w:r w:rsidRPr="00AE0DB5">
              <w:rPr>
                <w:rFonts w:cs="宋体" w:hint="eastAsia"/>
              </w:rPr>
              <w:t>至</w:t>
            </w:r>
            <w:r w:rsidRPr="00AE0DB5">
              <w:rPr>
                <w:rFonts w:cs="宋体" w:hint="eastAsia"/>
              </w:rPr>
              <w:t>25%</w:t>
            </w:r>
            <w:r w:rsidRPr="00AE0DB5">
              <w:rPr>
                <w:rFonts w:cs="宋体" w:hint="eastAsia"/>
              </w:rPr>
              <w:t>之间</w:t>
            </w:r>
            <w:bookmarkEnd w:id="1409"/>
          </w:p>
          <w:p w14:paraId="5F717A25"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10" w:name="_Toc427321458"/>
            <w:r w:rsidRPr="00AE0DB5">
              <w:rPr>
                <w:rFonts w:cs="宋体" w:hint="eastAsia"/>
              </w:rPr>
              <w:t>1</w:t>
            </w:r>
            <w:r w:rsidRPr="00AE0DB5">
              <w:rPr>
                <w:rFonts w:cs="宋体" w:hint="eastAsia"/>
              </w:rPr>
              <w:t>分：上传回复率排名在后</w:t>
            </w:r>
            <w:r w:rsidRPr="00AE0DB5">
              <w:rPr>
                <w:rFonts w:cs="宋体" w:hint="eastAsia"/>
              </w:rPr>
              <w:t>25%</w:t>
            </w:r>
            <w:bookmarkEnd w:id="1410"/>
          </w:p>
        </w:tc>
      </w:tr>
      <w:tr w:rsidR="006B1ADD" w:rsidRPr="00AE0DB5" w14:paraId="5F717A2D" w14:textId="77777777" w:rsidTr="00046BC1">
        <w:trPr>
          <w:trHeight w:val="1134"/>
          <w:jc w:val="center"/>
        </w:trPr>
        <w:tc>
          <w:tcPr>
            <w:tcW w:w="704" w:type="dxa"/>
            <w:vAlign w:val="center"/>
          </w:tcPr>
          <w:p w14:paraId="5F717A27"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5.2.3</w:t>
            </w:r>
          </w:p>
        </w:tc>
        <w:tc>
          <w:tcPr>
            <w:tcW w:w="1559" w:type="dxa"/>
            <w:vAlign w:val="center"/>
          </w:tcPr>
          <w:p w14:paraId="5F717A28"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11" w:name="_Toc426639985"/>
            <w:bookmarkStart w:id="1412" w:name="_Toc427321460"/>
            <w:r w:rsidRPr="00AE0DB5">
              <w:rPr>
                <w:rFonts w:cs="宋体" w:hint="eastAsia"/>
              </w:rPr>
              <w:t>下传信息签派回复率</w:t>
            </w:r>
            <w:bookmarkEnd w:id="1411"/>
            <w:bookmarkEnd w:id="1412"/>
          </w:p>
        </w:tc>
        <w:tc>
          <w:tcPr>
            <w:tcW w:w="4036" w:type="dxa"/>
          </w:tcPr>
          <w:p w14:paraId="5F717A29"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4</w:t>
            </w:r>
            <w:r w:rsidRPr="00AE0DB5">
              <w:rPr>
                <w:rFonts w:cs="宋体" w:hint="eastAsia"/>
              </w:rPr>
              <w:t>分：下传回复率排名前</w:t>
            </w:r>
            <w:r w:rsidRPr="00AE0DB5">
              <w:rPr>
                <w:rFonts w:cs="宋体" w:hint="eastAsia"/>
              </w:rPr>
              <w:t>25%</w:t>
            </w:r>
          </w:p>
          <w:p w14:paraId="5F717A2A"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3</w:t>
            </w:r>
            <w:r w:rsidRPr="00AE0DB5">
              <w:rPr>
                <w:rFonts w:cs="宋体" w:hint="eastAsia"/>
              </w:rPr>
              <w:t>分：下传回复率排名在</w:t>
            </w:r>
            <w:r w:rsidRPr="00AE0DB5">
              <w:rPr>
                <w:rFonts w:cs="宋体" w:hint="eastAsia"/>
              </w:rPr>
              <w:t>50%</w:t>
            </w:r>
            <w:r w:rsidRPr="00AE0DB5">
              <w:rPr>
                <w:rFonts w:cs="宋体" w:hint="eastAsia"/>
              </w:rPr>
              <w:t>至</w:t>
            </w:r>
            <w:r w:rsidRPr="00AE0DB5">
              <w:rPr>
                <w:rFonts w:cs="宋体" w:hint="eastAsia"/>
              </w:rPr>
              <w:t>75%</w:t>
            </w:r>
            <w:r w:rsidRPr="00AE0DB5">
              <w:rPr>
                <w:rFonts w:cs="宋体" w:hint="eastAsia"/>
              </w:rPr>
              <w:t>之间</w:t>
            </w:r>
          </w:p>
          <w:p w14:paraId="5F717A2B"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2</w:t>
            </w:r>
            <w:r w:rsidRPr="00AE0DB5">
              <w:rPr>
                <w:rFonts w:cs="宋体" w:hint="eastAsia"/>
              </w:rPr>
              <w:t>分：下传回复率排名在</w:t>
            </w:r>
            <w:r w:rsidRPr="00AE0DB5">
              <w:rPr>
                <w:rFonts w:cs="宋体" w:hint="eastAsia"/>
              </w:rPr>
              <w:t>50%</w:t>
            </w:r>
            <w:r w:rsidRPr="00AE0DB5">
              <w:rPr>
                <w:rFonts w:cs="宋体" w:hint="eastAsia"/>
              </w:rPr>
              <w:t>至</w:t>
            </w:r>
            <w:r w:rsidRPr="00AE0DB5">
              <w:rPr>
                <w:rFonts w:cs="宋体" w:hint="eastAsia"/>
              </w:rPr>
              <w:t>25%</w:t>
            </w:r>
            <w:r w:rsidRPr="00AE0DB5">
              <w:rPr>
                <w:rFonts w:cs="宋体" w:hint="eastAsia"/>
              </w:rPr>
              <w:t>之间</w:t>
            </w:r>
          </w:p>
          <w:p w14:paraId="5F717A2C"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1</w:t>
            </w:r>
            <w:r w:rsidRPr="00AE0DB5">
              <w:rPr>
                <w:rFonts w:cs="宋体" w:hint="eastAsia"/>
              </w:rPr>
              <w:t>分：下传回复率排名在后</w:t>
            </w:r>
            <w:r w:rsidRPr="00AE0DB5">
              <w:rPr>
                <w:rFonts w:cs="宋体" w:hint="eastAsia"/>
              </w:rPr>
              <w:t>25%</w:t>
            </w:r>
          </w:p>
        </w:tc>
      </w:tr>
      <w:tr w:rsidR="006B1ADD" w:rsidRPr="00AE0DB5" w14:paraId="5F717A34" w14:textId="77777777" w:rsidTr="00046BC1">
        <w:trPr>
          <w:trHeight w:val="976"/>
          <w:jc w:val="center"/>
        </w:trPr>
        <w:tc>
          <w:tcPr>
            <w:tcW w:w="704" w:type="dxa"/>
            <w:tcBorders>
              <w:bottom w:val="single" w:sz="4" w:space="0" w:color="auto"/>
            </w:tcBorders>
            <w:vAlign w:val="center"/>
          </w:tcPr>
          <w:p w14:paraId="5F717A2E"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5.2.4</w:t>
            </w:r>
          </w:p>
        </w:tc>
        <w:tc>
          <w:tcPr>
            <w:tcW w:w="1559" w:type="dxa"/>
            <w:tcBorders>
              <w:bottom w:val="single" w:sz="4" w:space="0" w:color="auto"/>
            </w:tcBorders>
            <w:vAlign w:val="center"/>
          </w:tcPr>
          <w:p w14:paraId="5F717A2F"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13" w:name="_Toc426639987"/>
            <w:bookmarkStart w:id="1414" w:name="_Toc427321465"/>
            <w:r w:rsidRPr="00AE0DB5">
              <w:rPr>
                <w:rFonts w:cs="宋体" w:hint="eastAsia"/>
              </w:rPr>
              <w:t>回收资料的完整性</w:t>
            </w:r>
            <w:bookmarkEnd w:id="1413"/>
            <w:bookmarkEnd w:id="1414"/>
          </w:p>
        </w:tc>
        <w:tc>
          <w:tcPr>
            <w:tcW w:w="4036" w:type="dxa"/>
            <w:tcBorders>
              <w:bottom w:val="single" w:sz="4" w:space="0" w:color="auto"/>
            </w:tcBorders>
          </w:tcPr>
          <w:p w14:paraId="5F717A30"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15" w:name="_Toc427321461"/>
            <w:r w:rsidRPr="00AE0DB5">
              <w:rPr>
                <w:rFonts w:cs="宋体" w:hint="eastAsia"/>
              </w:rPr>
              <w:t>4</w:t>
            </w:r>
            <w:r w:rsidRPr="00AE0DB5">
              <w:rPr>
                <w:rFonts w:cs="宋体" w:hint="eastAsia"/>
              </w:rPr>
              <w:t>分：回收资料没有缺失</w:t>
            </w:r>
            <w:bookmarkStart w:id="1416" w:name="_Toc427321462"/>
            <w:bookmarkEnd w:id="1415"/>
          </w:p>
          <w:p w14:paraId="5F717A31"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3</w:t>
            </w:r>
            <w:r w:rsidRPr="00AE0DB5">
              <w:rPr>
                <w:rFonts w:cs="宋体" w:hint="eastAsia"/>
              </w:rPr>
              <w:t>分：回收资料个别</w:t>
            </w:r>
            <w:r w:rsidRPr="00AE0DB5">
              <w:rPr>
                <w:rFonts w:cs="宋体"/>
              </w:rPr>
              <w:t>有缺失</w:t>
            </w:r>
            <w:bookmarkEnd w:id="1416"/>
          </w:p>
          <w:p w14:paraId="5F717A32"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17" w:name="_Toc427321463"/>
            <w:r w:rsidRPr="00AE0DB5">
              <w:rPr>
                <w:rFonts w:cs="宋体" w:hint="eastAsia"/>
              </w:rPr>
              <w:t>2</w:t>
            </w:r>
            <w:r w:rsidRPr="00AE0DB5">
              <w:rPr>
                <w:rFonts w:cs="宋体" w:hint="eastAsia"/>
              </w:rPr>
              <w:t>分：回收资料部分</w:t>
            </w:r>
            <w:r w:rsidRPr="00AE0DB5">
              <w:rPr>
                <w:rFonts w:cs="宋体"/>
              </w:rPr>
              <w:t>有缺失</w:t>
            </w:r>
            <w:bookmarkStart w:id="1418" w:name="_Toc427321464"/>
            <w:bookmarkEnd w:id="1417"/>
          </w:p>
          <w:p w14:paraId="5F717A33"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1</w:t>
            </w:r>
            <w:r w:rsidRPr="00AE0DB5">
              <w:rPr>
                <w:rFonts w:cs="宋体" w:hint="eastAsia"/>
              </w:rPr>
              <w:t>分：回收资料严重</w:t>
            </w:r>
            <w:bookmarkEnd w:id="1418"/>
            <w:r w:rsidRPr="00AE0DB5">
              <w:rPr>
                <w:rFonts w:cs="宋体" w:hint="eastAsia"/>
              </w:rPr>
              <w:t>缺失</w:t>
            </w:r>
          </w:p>
        </w:tc>
      </w:tr>
      <w:tr w:rsidR="006B1ADD" w:rsidRPr="00AE0DB5" w14:paraId="5F717A3B" w14:textId="77777777" w:rsidTr="00046BC1">
        <w:trPr>
          <w:trHeight w:val="848"/>
          <w:jc w:val="center"/>
        </w:trPr>
        <w:tc>
          <w:tcPr>
            <w:tcW w:w="704" w:type="dxa"/>
            <w:tcBorders>
              <w:bottom w:val="single" w:sz="4" w:space="0" w:color="auto"/>
            </w:tcBorders>
            <w:vAlign w:val="center"/>
          </w:tcPr>
          <w:p w14:paraId="5F717A35"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t>5.2.5</w:t>
            </w:r>
          </w:p>
        </w:tc>
        <w:tc>
          <w:tcPr>
            <w:tcW w:w="1559" w:type="dxa"/>
            <w:tcBorders>
              <w:bottom w:val="single" w:sz="4" w:space="0" w:color="auto"/>
            </w:tcBorders>
            <w:vAlign w:val="center"/>
          </w:tcPr>
          <w:p w14:paraId="5F717A36"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19" w:name="_Toc426639990"/>
            <w:bookmarkStart w:id="1420" w:name="_Toc427321468"/>
            <w:r w:rsidRPr="00AE0DB5">
              <w:rPr>
                <w:rFonts w:cs="宋体" w:hint="eastAsia"/>
              </w:rPr>
              <w:t>差错</w:t>
            </w:r>
            <w:bookmarkEnd w:id="1419"/>
            <w:bookmarkEnd w:id="1420"/>
            <w:r w:rsidRPr="00AE0DB5">
              <w:rPr>
                <w:rFonts w:cs="宋体" w:hint="eastAsia"/>
              </w:rPr>
              <w:t>情况</w:t>
            </w:r>
          </w:p>
        </w:tc>
        <w:tc>
          <w:tcPr>
            <w:tcW w:w="4036" w:type="dxa"/>
            <w:tcBorders>
              <w:bottom w:val="single" w:sz="4" w:space="0" w:color="auto"/>
            </w:tcBorders>
          </w:tcPr>
          <w:p w14:paraId="5F717A37"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21" w:name="_Toc427321466"/>
            <w:r w:rsidRPr="00AE0DB5">
              <w:rPr>
                <w:rFonts w:cs="宋体" w:hint="eastAsia"/>
              </w:rPr>
              <w:t>4</w:t>
            </w:r>
            <w:r w:rsidRPr="00AE0DB5">
              <w:rPr>
                <w:rFonts w:cs="宋体" w:hint="eastAsia"/>
              </w:rPr>
              <w:t>分：</w:t>
            </w:r>
            <w:r w:rsidRPr="00AE0DB5">
              <w:rPr>
                <w:rFonts w:cs="宋体" w:hint="eastAsia"/>
              </w:rPr>
              <w:t>5</w:t>
            </w:r>
            <w:r w:rsidRPr="00AE0DB5">
              <w:rPr>
                <w:rFonts w:cs="宋体" w:hint="eastAsia"/>
              </w:rPr>
              <w:t>年</w:t>
            </w:r>
            <w:r w:rsidRPr="00AE0DB5">
              <w:rPr>
                <w:rFonts w:cs="宋体"/>
              </w:rPr>
              <w:t>内</w:t>
            </w:r>
            <w:r w:rsidRPr="00AE0DB5">
              <w:rPr>
                <w:rFonts w:cs="宋体" w:hint="eastAsia"/>
              </w:rPr>
              <w:t>无差错</w:t>
            </w:r>
            <w:bookmarkEnd w:id="1421"/>
          </w:p>
          <w:p w14:paraId="5F717A38"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3</w:t>
            </w:r>
            <w:r w:rsidRPr="00AE0DB5">
              <w:rPr>
                <w:rFonts w:cs="宋体" w:hint="eastAsia"/>
              </w:rPr>
              <w:t>分</w:t>
            </w:r>
            <w:r w:rsidRPr="00AE0DB5">
              <w:rPr>
                <w:rFonts w:cs="宋体"/>
              </w:rPr>
              <w:t>：</w:t>
            </w:r>
            <w:r w:rsidRPr="00AE0DB5">
              <w:rPr>
                <w:rFonts w:cs="宋体" w:hint="eastAsia"/>
              </w:rPr>
              <w:t>3</w:t>
            </w:r>
            <w:r w:rsidRPr="00AE0DB5">
              <w:rPr>
                <w:rFonts w:cs="宋体" w:hint="eastAsia"/>
              </w:rPr>
              <w:t>年</w:t>
            </w:r>
            <w:r w:rsidRPr="00AE0DB5">
              <w:rPr>
                <w:rFonts w:cs="宋体"/>
              </w:rPr>
              <w:t>内无差错</w:t>
            </w:r>
          </w:p>
          <w:p w14:paraId="5F717A39"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2</w:t>
            </w:r>
            <w:r w:rsidRPr="00AE0DB5">
              <w:rPr>
                <w:rFonts w:cs="宋体" w:hint="eastAsia"/>
              </w:rPr>
              <w:t>分：最近</w:t>
            </w:r>
            <w:r w:rsidRPr="00AE0DB5">
              <w:rPr>
                <w:rFonts w:cs="宋体" w:hint="eastAsia"/>
              </w:rPr>
              <w:t>2</w:t>
            </w:r>
            <w:r w:rsidRPr="00AE0DB5">
              <w:rPr>
                <w:rFonts w:cs="宋体" w:hint="eastAsia"/>
              </w:rPr>
              <w:t>年</w:t>
            </w:r>
            <w:r w:rsidRPr="00AE0DB5">
              <w:rPr>
                <w:rFonts w:cs="宋体"/>
              </w:rPr>
              <w:t>有差错</w:t>
            </w:r>
          </w:p>
          <w:p w14:paraId="5F717A3A"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22" w:name="_Toc427321467"/>
            <w:r w:rsidRPr="00AE0DB5">
              <w:rPr>
                <w:rFonts w:cs="宋体" w:hint="eastAsia"/>
              </w:rPr>
              <w:t>1</w:t>
            </w:r>
            <w:r w:rsidRPr="00AE0DB5">
              <w:rPr>
                <w:rFonts w:cs="宋体" w:hint="eastAsia"/>
              </w:rPr>
              <w:t>分：最近</w:t>
            </w:r>
            <w:r w:rsidRPr="00AE0DB5">
              <w:rPr>
                <w:rFonts w:cs="宋体" w:hint="eastAsia"/>
              </w:rPr>
              <w:t>1</w:t>
            </w:r>
            <w:r w:rsidRPr="00AE0DB5">
              <w:rPr>
                <w:rFonts w:cs="宋体" w:hint="eastAsia"/>
              </w:rPr>
              <w:t>年有差错</w:t>
            </w:r>
            <w:bookmarkEnd w:id="1422"/>
          </w:p>
        </w:tc>
      </w:tr>
      <w:tr w:rsidR="006B1ADD" w:rsidRPr="00AE0DB5" w14:paraId="5F717A3F" w14:textId="77777777" w:rsidTr="00046BC1">
        <w:trPr>
          <w:trHeight w:val="549"/>
          <w:jc w:val="center"/>
        </w:trPr>
        <w:tc>
          <w:tcPr>
            <w:tcW w:w="704" w:type="dxa"/>
            <w:shd w:val="clear" w:color="auto" w:fill="D9D9D9"/>
            <w:vAlign w:val="center"/>
          </w:tcPr>
          <w:p w14:paraId="5F717A3C" w14:textId="77777777" w:rsidR="006B1ADD" w:rsidRPr="00AE0DB5" w:rsidRDefault="006B1ADD" w:rsidP="000A3D28">
            <w:pPr>
              <w:kinsoku w:val="0"/>
              <w:overflowPunct w:val="0"/>
              <w:autoSpaceDE w:val="0"/>
              <w:autoSpaceDN w:val="0"/>
              <w:adjustRightInd w:val="0"/>
              <w:snapToGrid w:val="0"/>
              <w:spacing w:line="360" w:lineRule="auto"/>
              <w:ind w:left="0"/>
            </w:pPr>
            <w:r w:rsidRPr="00AE0DB5">
              <w:rPr>
                <w:rFonts w:hint="eastAsia"/>
              </w:rPr>
              <w:lastRenderedPageBreak/>
              <w:t>6.</w:t>
            </w:r>
          </w:p>
        </w:tc>
        <w:tc>
          <w:tcPr>
            <w:tcW w:w="1559" w:type="dxa"/>
            <w:shd w:val="clear" w:color="auto" w:fill="D9D9D9"/>
            <w:vAlign w:val="center"/>
          </w:tcPr>
          <w:p w14:paraId="5F717A3D"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r w:rsidRPr="00AE0DB5">
              <w:rPr>
                <w:rFonts w:cs="宋体" w:hint="eastAsia"/>
              </w:rPr>
              <w:t>工作态度</w:t>
            </w:r>
          </w:p>
        </w:tc>
        <w:tc>
          <w:tcPr>
            <w:tcW w:w="4036" w:type="dxa"/>
            <w:shd w:val="clear" w:color="auto" w:fill="D9D9D9"/>
          </w:tcPr>
          <w:p w14:paraId="5F717A3E" w14:textId="77777777" w:rsidR="006B1ADD" w:rsidRPr="00AE0DB5" w:rsidRDefault="006B1ADD" w:rsidP="000A3D28">
            <w:pPr>
              <w:kinsoku w:val="0"/>
              <w:overflowPunct w:val="0"/>
              <w:autoSpaceDE w:val="0"/>
              <w:autoSpaceDN w:val="0"/>
              <w:adjustRightInd w:val="0"/>
              <w:snapToGrid w:val="0"/>
              <w:spacing w:line="360" w:lineRule="auto"/>
              <w:ind w:left="0"/>
              <w:rPr>
                <w:rFonts w:cs="宋体"/>
              </w:rPr>
            </w:pPr>
            <w:bookmarkStart w:id="1423" w:name="_Toc427321469"/>
            <w:r w:rsidRPr="00AE0DB5">
              <w:rPr>
                <w:rFonts w:cs="宋体" w:hint="eastAsia"/>
              </w:rPr>
              <w:t>每个评估点按照优</w:t>
            </w:r>
            <w:r w:rsidRPr="00AE0DB5">
              <w:rPr>
                <w:rFonts w:cs="宋体" w:hint="eastAsia"/>
              </w:rPr>
              <w:t>/</w:t>
            </w:r>
            <w:r w:rsidRPr="00AE0DB5">
              <w:rPr>
                <w:rFonts w:cs="宋体" w:hint="eastAsia"/>
              </w:rPr>
              <w:t>良</w:t>
            </w:r>
            <w:r w:rsidRPr="00AE0DB5">
              <w:rPr>
                <w:rFonts w:cs="宋体" w:hint="eastAsia"/>
              </w:rPr>
              <w:t>/</w:t>
            </w:r>
            <w:r w:rsidRPr="00AE0DB5">
              <w:rPr>
                <w:rFonts w:cs="宋体" w:hint="eastAsia"/>
              </w:rPr>
              <w:t>中</w:t>
            </w:r>
            <w:r w:rsidRPr="00AE0DB5">
              <w:rPr>
                <w:rFonts w:cs="宋体" w:hint="eastAsia"/>
              </w:rPr>
              <w:t>/</w:t>
            </w:r>
            <w:r w:rsidRPr="00AE0DB5">
              <w:rPr>
                <w:rFonts w:cs="宋体" w:hint="eastAsia"/>
              </w:rPr>
              <w:t>差，对应（</w:t>
            </w:r>
            <w:r w:rsidRPr="00AE0DB5">
              <w:rPr>
                <w:rFonts w:cs="宋体" w:hint="eastAsia"/>
              </w:rPr>
              <w:t>4/3/2/1</w:t>
            </w:r>
            <w:r w:rsidRPr="00AE0DB5">
              <w:rPr>
                <w:rFonts w:cs="宋体" w:hint="eastAsia"/>
              </w:rPr>
              <w:t>）打分，最后计算平均分即为相应</w:t>
            </w:r>
            <w:r w:rsidRPr="00AE0DB5">
              <w:rPr>
                <w:rFonts w:cs="宋体"/>
              </w:rPr>
              <w:t>指标得分</w:t>
            </w:r>
            <w:r w:rsidRPr="00AE0DB5">
              <w:rPr>
                <w:rFonts w:cs="宋体" w:hint="eastAsia"/>
              </w:rPr>
              <w:t>。</w:t>
            </w:r>
            <w:bookmarkEnd w:id="1423"/>
          </w:p>
        </w:tc>
      </w:tr>
    </w:tbl>
    <w:p w14:paraId="5F717A40" w14:textId="77777777" w:rsidR="006B1ADD" w:rsidRPr="00AE0DB5" w:rsidRDefault="006B1ADD" w:rsidP="000A3D28">
      <w:pPr>
        <w:pStyle w:val="aa"/>
        <w:kinsoku w:val="0"/>
        <w:overflowPunct w:val="0"/>
        <w:autoSpaceDE w:val="0"/>
        <w:autoSpaceDN w:val="0"/>
        <w:adjustRightInd w:val="0"/>
        <w:snapToGrid w:val="0"/>
        <w:spacing w:line="312" w:lineRule="auto"/>
        <w:ind w:left="360"/>
        <w:rPr>
          <w:color w:val="000000" w:themeColor="text1"/>
          <w:sz w:val="24"/>
        </w:rPr>
      </w:pPr>
    </w:p>
    <w:p w14:paraId="5F717A41" w14:textId="77777777" w:rsidR="006B1ADD" w:rsidRPr="00AE0DB5" w:rsidRDefault="006B1ADD" w:rsidP="005959F9">
      <w:pPr>
        <w:pStyle w:val="3"/>
        <w:keepNext w:val="0"/>
        <w:numPr>
          <w:ilvl w:val="2"/>
          <w:numId w:val="253"/>
        </w:numPr>
        <w:kinsoku w:val="0"/>
        <w:overflowPunct w:val="0"/>
        <w:autoSpaceDE w:val="0"/>
        <w:autoSpaceDN w:val="0"/>
        <w:ind w:leftChars="150" w:left="1166" w:hanging="851"/>
      </w:pPr>
      <w:bookmarkStart w:id="1424" w:name="_Toc503360921"/>
      <w:r w:rsidRPr="00AE0DB5">
        <w:rPr>
          <w:rFonts w:hint="eastAsia"/>
        </w:rPr>
        <w:t>评估工作进度</w:t>
      </w:r>
      <w:bookmarkEnd w:id="1424"/>
    </w:p>
    <w:p w14:paraId="5F717A42" w14:textId="77777777" w:rsidR="006B1ADD" w:rsidRPr="00AE0DB5" w:rsidRDefault="006B1ADD" w:rsidP="005959F9">
      <w:pPr>
        <w:pStyle w:val="aa"/>
        <w:numPr>
          <w:ilvl w:val="0"/>
          <w:numId w:val="132"/>
        </w:numPr>
        <w:kinsoku w:val="0"/>
        <w:overflowPunct w:val="0"/>
        <w:autoSpaceDE w:val="0"/>
        <w:autoSpaceDN w:val="0"/>
        <w:adjustRightInd w:val="0"/>
        <w:snapToGrid w:val="0"/>
        <w:ind w:left="851" w:hanging="851"/>
        <w:rPr>
          <w:rFonts w:hAnsi="宋体"/>
          <w:color w:val="000000" w:themeColor="text1"/>
          <w:szCs w:val="21"/>
        </w:rPr>
      </w:pPr>
      <w:r w:rsidRPr="00AE0DB5">
        <w:rPr>
          <w:rFonts w:hAnsi="宋体" w:hint="eastAsia"/>
          <w:color w:val="000000" w:themeColor="text1"/>
          <w:szCs w:val="21"/>
        </w:rPr>
        <w:t>准备阶段：</w:t>
      </w:r>
    </w:p>
    <w:p w14:paraId="5F717A43" w14:textId="77777777" w:rsidR="006B1ADD" w:rsidRPr="00AE0DB5" w:rsidRDefault="006B1ADD" w:rsidP="00AB352A">
      <w:pPr>
        <w:kinsoku w:val="0"/>
        <w:overflowPunct w:val="0"/>
        <w:autoSpaceDE w:val="0"/>
        <w:autoSpaceDN w:val="0"/>
        <w:ind w:left="851"/>
      </w:pPr>
      <w:r w:rsidRPr="00AE0DB5">
        <w:rPr>
          <w:rFonts w:hint="eastAsia"/>
        </w:rPr>
        <w:t>2016</w:t>
      </w:r>
      <w:r w:rsidRPr="00AE0DB5">
        <w:rPr>
          <w:rFonts w:hint="eastAsia"/>
        </w:rPr>
        <w:t>年</w:t>
      </w:r>
      <w:r w:rsidRPr="00AE0DB5">
        <w:rPr>
          <w:rFonts w:hint="eastAsia"/>
        </w:rPr>
        <w:t>3</w:t>
      </w:r>
      <w:r w:rsidRPr="00AE0DB5">
        <w:rPr>
          <w:rFonts w:hint="eastAsia"/>
        </w:rPr>
        <w:t>月</w:t>
      </w:r>
      <w:r w:rsidRPr="00AE0DB5">
        <w:rPr>
          <w:rFonts w:hint="eastAsia"/>
        </w:rPr>
        <w:t>1</w:t>
      </w:r>
      <w:r w:rsidRPr="00AE0DB5">
        <w:rPr>
          <w:rFonts w:hint="eastAsia"/>
        </w:rPr>
        <w:t>日前，成立评估工作小组，讨论具体工作方法及可行性；</w:t>
      </w:r>
    </w:p>
    <w:p w14:paraId="5F717A44" w14:textId="77777777" w:rsidR="006B1ADD" w:rsidRPr="00AE0DB5" w:rsidRDefault="006B1ADD" w:rsidP="00AB352A">
      <w:pPr>
        <w:kinsoku w:val="0"/>
        <w:overflowPunct w:val="0"/>
        <w:autoSpaceDE w:val="0"/>
        <w:autoSpaceDN w:val="0"/>
        <w:ind w:left="851"/>
      </w:pPr>
      <w:r w:rsidRPr="00AE0DB5">
        <w:rPr>
          <w:rFonts w:hint="eastAsia"/>
        </w:rPr>
        <w:t>2016</w:t>
      </w:r>
      <w:r w:rsidRPr="00AE0DB5">
        <w:rPr>
          <w:rFonts w:hint="eastAsia"/>
        </w:rPr>
        <w:t>年</w:t>
      </w:r>
      <w:r w:rsidRPr="00AE0DB5">
        <w:rPr>
          <w:rFonts w:hint="eastAsia"/>
        </w:rPr>
        <w:t>3</w:t>
      </w:r>
      <w:r w:rsidRPr="00AE0DB5">
        <w:rPr>
          <w:rFonts w:hint="eastAsia"/>
        </w:rPr>
        <w:t>月</w:t>
      </w:r>
      <w:r w:rsidRPr="00AE0DB5">
        <w:rPr>
          <w:rFonts w:hint="eastAsia"/>
        </w:rPr>
        <w:t>20</w:t>
      </w:r>
      <w:r w:rsidRPr="00AE0DB5">
        <w:rPr>
          <w:rFonts w:hint="eastAsia"/>
        </w:rPr>
        <w:t>日前，对运行中心全体签派员进行评估办法宣贯；</w:t>
      </w:r>
    </w:p>
    <w:p w14:paraId="5F717A45" w14:textId="77777777" w:rsidR="006B1ADD" w:rsidRPr="00AE0DB5" w:rsidRDefault="006B1ADD" w:rsidP="005959F9">
      <w:pPr>
        <w:pStyle w:val="aa"/>
        <w:numPr>
          <w:ilvl w:val="0"/>
          <w:numId w:val="132"/>
        </w:numPr>
        <w:kinsoku w:val="0"/>
        <w:overflowPunct w:val="0"/>
        <w:autoSpaceDE w:val="0"/>
        <w:autoSpaceDN w:val="0"/>
        <w:adjustRightInd w:val="0"/>
        <w:snapToGrid w:val="0"/>
        <w:ind w:left="851" w:hanging="851"/>
        <w:rPr>
          <w:rFonts w:hAnsi="宋体"/>
          <w:color w:val="000000" w:themeColor="text1"/>
          <w:szCs w:val="21"/>
        </w:rPr>
      </w:pPr>
      <w:r w:rsidRPr="00AE0DB5">
        <w:rPr>
          <w:rFonts w:hAnsi="宋体" w:hint="eastAsia"/>
          <w:color w:val="000000" w:themeColor="text1"/>
          <w:szCs w:val="21"/>
        </w:rPr>
        <w:t>实施阶段：</w:t>
      </w:r>
    </w:p>
    <w:p w14:paraId="5F717A46" w14:textId="77777777" w:rsidR="006B1ADD" w:rsidRPr="00AE0DB5" w:rsidRDefault="006B1ADD" w:rsidP="00AB352A">
      <w:pPr>
        <w:kinsoku w:val="0"/>
        <w:overflowPunct w:val="0"/>
        <w:autoSpaceDE w:val="0"/>
        <w:autoSpaceDN w:val="0"/>
        <w:ind w:left="851"/>
      </w:pPr>
      <w:r w:rsidRPr="00AE0DB5">
        <w:rPr>
          <w:rFonts w:hint="eastAsia"/>
        </w:rPr>
        <w:t>2016</w:t>
      </w:r>
      <w:r w:rsidRPr="00AE0DB5">
        <w:rPr>
          <w:rFonts w:hint="eastAsia"/>
        </w:rPr>
        <w:t>年</w:t>
      </w:r>
      <w:r w:rsidRPr="00AE0DB5">
        <w:rPr>
          <w:rFonts w:hint="eastAsia"/>
        </w:rPr>
        <w:t>5</w:t>
      </w:r>
      <w:r w:rsidRPr="00AE0DB5">
        <w:rPr>
          <w:rFonts w:hint="eastAsia"/>
        </w:rPr>
        <w:t>月</w:t>
      </w:r>
      <w:r w:rsidRPr="00AE0DB5">
        <w:rPr>
          <w:rFonts w:hint="eastAsia"/>
        </w:rPr>
        <w:t>3</w:t>
      </w:r>
      <w:r w:rsidRPr="00AE0DB5">
        <w:rPr>
          <w:rFonts w:hint="eastAsia"/>
        </w:rPr>
        <w:t>日</w:t>
      </w:r>
      <w:r w:rsidRPr="00AE0DB5">
        <w:rPr>
          <w:rFonts w:hint="eastAsia"/>
        </w:rPr>
        <w:t>~5</w:t>
      </w:r>
      <w:r w:rsidRPr="00AE0DB5">
        <w:rPr>
          <w:rFonts w:hint="eastAsia"/>
        </w:rPr>
        <w:t>月</w:t>
      </w:r>
      <w:r w:rsidRPr="00AE0DB5">
        <w:rPr>
          <w:rFonts w:hint="eastAsia"/>
        </w:rPr>
        <w:t>15</w:t>
      </w:r>
      <w:r w:rsidRPr="00AE0DB5">
        <w:rPr>
          <w:rFonts w:hint="eastAsia"/>
        </w:rPr>
        <w:t>日，对资格进行评估</w:t>
      </w:r>
    </w:p>
    <w:p w14:paraId="5F717A47" w14:textId="77777777" w:rsidR="006B1ADD" w:rsidRPr="00AE0DB5" w:rsidRDefault="006B1ADD" w:rsidP="00AB352A">
      <w:pPr>
        <w:kinsoku w:val="0"/>
        <w:overflowPunct w:val="0"/>
        <w:autoSpaceDE w:val="0"/>
        <w:autoSpaceDN w:val="0"/>
        <w:ind w:left="851"/>
      </w:pPr>
      <w:r w:rsidRPr="00AE0DB5">
        <w:rPr>
          <w:rFonts w:hint="eastAsia"/>
        </w:rPr>
        <w:t>2016</w:t>
      </w:r>
      <w:r w:rsidRPr="00AE0DB5">
        <w:rPr>
          <w:rFonts w:hint="eastAsia"/>
        </w:rPr>
        <w:t>年</w:t>
      </w:r>
      <w:r w:rsidRPr="00AE0DB5">
        <w:rPr>
          <w:rFonts w:hint="eastAsia"/>
        </w:rPr>
        <w:t>5</w:t>
      </w:r>
      <w:r w:rsidRPr="00AE0DB5">
        <w:rPr>
          <w:rFonts w:hint="eastAsia"/>
        </w:rPr>
        <w:t>月</w:t>
      </w:r>
      <w:r w:rsidRPr="00AE0DB5">
        <w:rPr>
          <w:rFonts w:hint="eastAsia"/>
        </w:rPr>
        <w:t>16</w:t>
      </w:r>
      <w:r w:rsidRPr="00AE0DB5">
        <w:rPr>
          <w:rFonts w:hint="eastAsia"/>
        </w:rPr>
        <w:t>日</w:t>
      </w:r>
      <w:r w:rsidRPr="00AE0DB5">
        <w:rPr>
          <w:rFonts w:hint="eastAsia"/>
        </w:rPr>
        <w:t>~5</w:t>
      </w:r>
      <w:r w:rsidRPr="00AE0DB5">
        <w:rPr>
          <w:rFonts w:hint="eastAsia"/>
        </w:rPr>
        <w:t>月</w:t>
      </w:r>
      <w:r w:rsidRPr="00AE0DB5">
        <w:rPr>
          <w:rFonts w:hint="eastAsia"/>
        </w:rPr>
        <w:t>18</w:t>
      </w:r>
      <w:r w:rsidRPr="00AE0DB5">
        <w:rPr>
          <w:rFonts w:hint="eastAsia"/>
        </w:rPr>
        <w:t>日，对知识类进行评估考核；</w:t>
      </w:r>
    </w:p>
    <w:p w14:paraId="5F717A48" w14:textId="77777777" w:rsidR="006B1ADD" w:rsidRPr="00AE0DB5" w:rsidRDefault="006B1ADD" w:rsidP="00AB352A">
      <w:pPr>
        <w:kinsoku w:val="0"/>
        <w:overflowPunct w:val="0"/>
        <w:autoSpaceDE w:val="0"/>
        <w:autoSpaceDN w:val="0"/>
        <w:ind w:left="851"/>
      </w:pPr>
      <w:r w:rsidRPr="00AE0DB5">
        <w:rPr>
          <w:rFonts w:hint="eastAsia"/>
        </w:rPr>
        <w:t>2016</w:t>
      </w:r>
      <w:r w:rsidRPr="00AE0DB5">
        <w:rPr>
          <w:rFonts w:hint="eastAsia"/>
        </w:rPr>
        <w:t>年</w:t>
      </w:r>
      <w:r w:rsidRPr="00AE0DB5">
        <w:rPr>
          <w:rFonts w:hint="eastAsia"/>
        </w:rPr>
        <w:t>5</w:t>
      </w:r>
      <w:r w:rsidRPr="00AE0DB5">
        <w:rPr>
          <w:rFonts w:hint="eastAsia"/>
        </w:rPr>
        <w:t>月</w:t>
      </w:r>
      <w:r w:rsidRPr="00AE0DB5">
        <w:rPr>
          <w:rFonts w:hint="eastAsia"/>
        </w:rPr>
        <w:t>17</w:t>
      </w:r>
      <w:r w:rsidRPr="00AE0DB5">
        <w:rPr>
          <w:rFonts w:hint="eastAsia"/>
        </w:rPr>
        <w:t>日</w:t>
      </w:r>
      <w:r w:rsidRPr="00AE0DB5">
        <w:rPr>
          <w:rFonts w:hint="eastAsia"/>
        </w:rPr>
        <w:t>~5</w:t>
      </w:r>
      <w:r w:rsidRPr="00AE0DB5">
        <w:rPr>
          <w:rFonts w:hint="eastAsia"/>
        </w:rPr>
        <w:t>月</w:t>
      </w:r>
      <w:r w:rsidRPr="00AE0DB5">
        <w:rPr>
          <w:rFonts w:hint="eastAsia"/>
        </w:rPr>
        <w:t>18</w:t>
      </w:r>
      <w:r w:rsidRPr="00AE0DB5">
        <w:rPr>
          <w:rFonts w:hint="eastAsia"/>
        </w:rPr>
        <w:t>日，对能力类进行评估考核；</w:t>
      </w:r>
    </w:p>
    <w:p w14:paraId="5F717A49" w14:textId="77777777" w:rsidR="006B1ADD" w:rsidRPr="00AE0DB5" w:rsidRDefault="006B1ADD" w:rsidP="00AB352A">
      <w:pPr>
        <w:kinsoku w:val="0"/>
        <w:overflowPunct w:val="0"/>
        <w:autoSpaceDE w:val="0"/>
        <w:autoSpaceDN w:val="0"/>
        <w:ind w:left="851"/>
      </w:pPr>
      <w:r w:rsidRPr="00AE0DB5">
        <w:rPr>
          <w:rFonts w:hint="eastAsia"/>
        </w:rPr>
        <w:t>2016</w:t>
      </w:r>
      <w:r w:rsidRPr="00AE0DB5">
        <w:rPr>
          <w:rFonts w:hint="eastAsia"/>
        </w:rPr>
        <w:t>年</w:t>
      </w:r>
      <w:r w:rsidRPr="00AE0DB5">
        <w:rPr>
          <w:rFonts w:hint="eastAsia"/>
        </w:rPr>
        <w:t>5</w:t>
      </w:r>
      <w:r w:rsidRPr="00AE0DB5">
        <w:rPr>
          <w:rFonts w:hint="eastAsia"/>
        </w:rPr>
        <w:t>月</w:t>
      </w:r>
      <w:r w:rsidRPr="00AE0DB5">
        <w:rPr>
          <w:rFonts w:hint="eastAsia"/>
        </w:rPr>
        <w:t>19</w:t>
      </w:r>
      <w:r w:rsidRPr="00AE0DB5">
        <w:rPr>
          <w:rFonts w:hint="eastAsia"/>
        </w:rPr>
        <w:t>日</w:t>
      </w:r>
      <w:r w:rsidRPr="00AE0DB5">
        <w:rPr>
          <w:rFonts w:hint="eastAsia"/>
        </w:rPr>
        <w:t>~5</w:t>
      </w:r>
      <w:r w:rsidRPr="00AE0DB5">
        <w:rPr>
          <w:rFonts w:hint="eastAsia"/>
        </w:rPr>
        <w:t>月</w:t>
      </w:r>
      <w:r w:rsidRPr="00AE0DB5">
        <w:rPr>
          <w:rFonts w:hint="eastAsia"/>
        </w:rPr>
        <w:t>22</w:t>
      </w:r>
      <w:r w:rsidRPr="00AE0DB5">
        <w:rPr>
          <w:rFonts w:hint="eastAsia"/>
        </w:rPr>
        <w:t>日，对工作态度类进行评估考核；</w:t>
      </w:r>
    </w:p>
    <w:p w14:paraId="5F717A4A" w14:textId="77777777" w:rsidR="006B1ADD" w:rsidRPr="00AE0DB5" w:rsidRDefault="006B1ADD" w:rsidP="00AB352A">
      <w:pPr>
        <w:kinsoku w:val="0"/>
        <w:overflowPunct w:val="0"/>
        <w:autoSpaceDE w:val="0"/>
        <w:autoSpaceDN w:val="0"/>
        <w:ind w:left="851"/>
      </w:pPr>
      <w:r w:rsidRPr="00AE0DB5">
        <w:rPr>
          <w:rFonts w:hint="eastAsia"/>
        </w:rPr>
        <w:t>2016</w:t>
      </w:r>
      <w:r w:rsidRPr="00AE0DB5">
        <w:rPr>
          <w:rFonts w:hint="eastAsia"/>
        </w:rPr>
        <w:t>年</w:t>
      </w:r>
      <w:r w:rsidRPr="00AE0DB5">
        <w:rPr>
          <w:rFonts w:hint="eastAsia"/>
        </w:rPr>
        <w:t>5</w:t>
      </w:r>
      <w:r w:rsidRPr="00AE0DB5">
        <w:rPr>
          <w:rFonts w:hint="eastAsia"/>
        </w:rPr>
        <w:t>月</w:t>
      </w:r>
      <w:r w:rsidRPr="00AE0DB5">
        <w:rPr>
          <w:rFonts w:hint="eastAsia"/>
        </w:rPr>
        <w:t>25</w:t>
      </w:r>
      <w:r w:rsidRPr="00AE0DB5">
        <w:rPr>
          <w:rFonts w:hint="eastAsia"/>
        </w:rPr>
        <w:t>日前，完成工作绩效类数据分析评估，工作绩效类数据评估时间范围：</w:t>
      </w:r>
      <w:r w:rsidRPr="00AE0DB5">
        <w:rPr>
          <w:rFonts w:hint="eastAsia"/>
        </w:rPr>
        <w:t>2015</w:t>
      </w:r>
      <w:r w:rsidRPr="00AE0DB5">
        <w:rPr>
          <w:rFonts w:hint="eastAsia"/>
        </w:rPr>
        <w:t>年</w:t>
      </w:r>
      <w:r w:rsidRPr="00AE0DB5">
        <w:rPr>
          <w:rFonts w:hint="eastAsia"/>
        </w:rPr>
        <w:t>9</w:t>
      </w:r>
      <w:r w:rsidRPr="00AE0DB5">
        <w:rPr>
          <w:rFonts w:hint="eastAsia"/>
        </w:rPr>
        <w:t>月</w:t>
      </w:r>
      <w:r w:rsidRPr="00AE0DB5">
        <w:rPr>
          <w:rFonts w:hint="eastAsia"/>
        </w:rPr>
        <w:t>1</w:t>
      </w:r>
      <w:r w:rsidRPr="00AE0DB5">
        <w:rPr>
          <w:rFonts w:hint="eastAsia"/>
        </w:rPr>
        <w:t>日</w:t>
      </w:r>
      <w:r w:rsidRPr="00AE0DB5">
        <w:rPr>
          <w:rFonts w:hint="eastAsia"/>
        </w:rPr>
        <w:t>~2015</w:t>
      </w:r>
      <w:r w:rsidRPr="00AE0DB5">
        <w:rPr>
          <w:rFonts w:hint="eastAsia"/>
        </w:rPr>
        <w:t>年</w:t>
      </w:r>
      <w:r w:rsidRPr="00AE0DB5">
        <w:rPr>
          <w:rFonts w:hint="eastAsia"/>
        </w:rPr>
        <w:t>5</w:t>
      </w:r>
      <w:r w:rsidRPr="00AE0DB5">
        <w:rPr>
          <w:rFonts w:hint="eastAsia"/>
        </w:rPr>
        <w:t>月</w:t>
      </w:r>
      <w:r w:rsidRPr="00AE0DB5">
        <w:rPr>
          <w:rFonts w:hint="eastAsia"/>
        </w:rPr>
        <w:t>20</w:t>
      </w:r>
      <w:r w:rsidRPr="00AE0DB5">
        <w:rPr>
          <w:rFonts w:hint="eastAsia"/>
        </w:rPr>
        <w:t>日；</w:t>
      </w:r>
    </w:p>
    <w:p w14:paraId="5F717A4B" w14:textId="77777777" w:rsidR="006B1ADD" w:rsidRPr="00AE0DB5" w:rsidRDefault="006B1ADD" w:rsidP="00AB352A">
      <w:pPr>
        <w:kinsoku w:val="0"/>
        <w:overflowPunct w:val="0"/>
        <w:autoSpaceDE w:val="0"/>
        <w:autoSpaceDN w:val="0"/>
        <w:ind w:left="851"/>
      </w:pPr>
      <w:r w:rsidRPr="00AE0DB5">
        <w:rPr>
          <w:rFonts w:hint="eastAsia"/>
        </w:rPr>
        <w:t>2016</w:t>
      </w:r>
      <w:r w:rsidRPr="00AE0DB5">
        <w:rPr>
          <w:rFonts w:hint="eastAsia"/>
        </w:rPr>
        <w:t>年</w:t>
      </w:r>
      <w:r w:rsidRPr="00AE0DB5">
        <w:rPr>
          <w:rFonts w:hint="eastAsia"/>
        </w:rPr>
        <w:t>5</w:t>
      </w:r>
      <w:r w:rsidRPr="00AE0DB5">
        <w:rPr>
          <w:rFonts w:hint="eastAsia"/>
        </w:rPr>
        <w:t>月</w:t>
      </w:r>
      <w:r w:rsidRPr="00AE0DB5">
        <w:rPr>
          <w:rFonts w:hint="eastAsia"/>
        </w:rPr>
        <w:t>25</w:t>
      </w:r>
      <w:r w:rsidRPr="00AE0DB5">
        <w:rPr>
          <w:rFonts w:hint="eastAsia"/>
        </w:rPr>
        <w:t>日前，经历类数据评估。</w:t>
      </w:r>
    </w:p>
    <w:p w14:paraId="5F717A4C" w14:textId="77777777" w:rsidR="006B1ADD" w:rsidRPr="00AE0DB5" w:rsidRDefault="006B1ADD" w:rsidP="005959F9">
      <w:pPr>
        <w:pStyle w:val="aa"/>
        <w:numPr>
          <w:ilvl w:val="0"/>
          <w:numId w:val="132"/>
        </w:numPr>
        <w:kinsoku w:val="0"/>
        <w:overflowPunct w:val="0"/>
        <w:autoSpaceDE w:val="0"/>
        <w:autoSpaceDN w:val="0"/>
        <w:adjustRightInd w:val="0"/>
        <w:snapToGrid w:val="0"/>
        <w:ind w:left="851" w:hanging="851"/>
        <w:rPr>
          <w:rFonts w:hAnsi="宋体"/>
          <w:color w:val="000000" w:themeColor="text1"/>
          <w:szCs w:val="21"/>
        </w:rPr>
      </w:pPr>
      <w:r w:rsidRPr="00AE0DB5">
        <w:rPr>
          <w:rFonts w:hAnsi="宋体" w:hint="eastAsia"/>
          <w:color w:val="000000" w:themeColor="text1"/>
          <w:szCs w:val="21"/>
        </w:rPr>
        <w:t>总结阶段</w:t>
      </w:r>
    </w:p>
    <w:p w14:paraId="5F717A4D" w14:textId="77777777" w:rsidR="006B1ADD" w:rsidRPr="00AE0DB5" w:rsidRDefault="006B1ADD" w:rsidP="00AB352A">
      <w:pPr>
        <w:kinsoku w:val="0"/>
        <w:overflowPunct w:val="0"/>
        <w:autoSpaceDE w:val="0"/>
        <w:autoSpaceDN w:val="0"/>
        <w:ind w:left="851"/>
      </w:pPr>
      <w:r w:rsidRPr="00AE0DB5">
        <w:rPr>
          <w:rFonts w:hint="eastAsia"/>
        </w:rPr>
        <w:t>2016</w:t>
      </w:r>
      <w:r w:rsidRPr="00AE0DB5">
        <w:rPr>
          <w:rFonts w:hint="eastAsia"/>
        </w:rPr>
        <w:t>年</w:t>
      </w:r>
      <w:r w:rsidRPr="00AE0DB5">
        <w:rPr>
          <w:rFonts w:hint="eastAsia"/>
        </w:rPr>
        <w:t>5</w:t>
      </w:r>
      <w:r w:rsidRPr="00AE0DB5">
        <w:rPr>
          <w:rFonts w:hint="eastAsia"/>
        </w:rPr>
        <w:t>月</w:t>
      </w:r>
      <w:r w:rsidRPr="00AE0DB5">
        <w:rPr>
          <w:rFonts w:hint="eastAsia"/>
        </w:rPr>
        <w:t>28</w:t>
      </w:r>
      <w:r w:rsidRPr="00AE0DB5">
        <w:rPr>
          <w:rFonts w:hint="eastAsia"/>
        </w:rPr>
        <w:t>日前，对所有数据进行汇总分析，得出分析计</w:t>
      </w:r>
      <w:r w:rsidRPr="00AE0DB5">
        <w:rPr>
          <w:rFonts w:hint="eastAsia"/>
        </w:rPr>
        <w:lastRenderedPageBreak/>
        <w:t>算结果。</w:t>
      </w:r>
    </w:p>
    <w:p w14:paraId="5F717A4E" w14:textId="77777777" w:rsidR="006B1ADD" w:rsidRPr="00AE0DB5" w:rsidRDefault="006B1ADD" w:rsidP="005959F9">
      <w:pPr>
        <w:pStyle w:val="3"/>
        <w:keepNext w:val="0"/>
        <w:numPr>
          <w:ilvl w:val="2"/>
          <w:numId w:val="253"/>
        </w:numPr>
        <w:kinsoku w:val="0"/>
        <w:overflowPunct w:val="0"/>
        <w:autoSpaceDE w:val="0"/>
        <w:autoSpaceDN w:val="0"/>
        <w:ind w:leftChars="150" w:left="1166" w:hanging="851"/>
      </w:pPr>
      <w:bookmarkStart w:id="1425" w:name="_Toc503360922"/>
      <w:r w:rsidRPr="00AE0DB5">
        <w:rPr>
          <w:rFonts w:hint="eastAsia"/>
        </w:rPr>
        <w:t>数据分析，整合通报</w:t>
      </w:r>
      <w:bookmarkEnd w:id="1425"/>
    </w:p>
    <w:p w14:paraId="5F717A4F" w14:textId="77777777" w:rsidR="006B1ADD" w:rsidRPr="00AE0DB5" w:rsidRDefault="006B1ADD" w:rsidP="00AB352A">
      <w:pPr>
        <w:kinsoku w:val="0"/>
        <w:overflowPunct w:val="0"/>
        <w:autoSpaceDE w:val="0"/>
        <w:autoSpaceDN w:val="0"/>
        <w:ind w:left="851"/>
      </w:pPr>
      <w:r w:rsidRPr="00AE0DB5">
        <w:rPr>
          <w:rFonts w:hint="eastAsia"/>
        </w:rPr>
        <w:t>根据《飞行签派员资质能力评估办法》中的</w:t>
      </w:r>
      <w:r w:rsidRPr="00AE0DB5">
        <w:rPr>
          <w:rFonts w:hint="eastAsia"/>
        </w:rPr>
        <w:t>G1</w:t>
      </w:r>
      <w:r w:rsidRPr="00AE0DB5">
        <w:rPr>
          <w:rFonts w:hint="eastAsia"/>
        </w:rPr>
        <w:t>权重法进行数据分析计算，通过评估结果分析，查找签派员资质能力的薄弱环节。对于签派员个体存在的问题提出改进意见，对于公司签派员整体存在的不足制定补充训练计划。评估产生的相关记录作为签派员技术档案保存。</w:t>
      </w:r>
    </w:p>
    <w:p w14:paraId="5F717A50" w14:textId="77777777" w:rsidR="006B1ADD" w:rsidRPr="00AB352A" w:rsidRDefault="006B1ADD" w:rsidP="00AB352A">
      <w:pPr>
        <w:kinsoku w:val="0"/>
        <w:overflowPunct w:val="0"/>
        <w:autoSpaceDE w:val="0"/>
        <w:autoSpaceDN w:val="0"/>
        <w:ind w:left="851"/>
      </w:pPr>
      <w:r w:rsidRPr="00F606D8">
        <w:rPr>
          <w:rFonts w:hint="eastAsia"/>
          <w:b/>
        </w:rPr>
        <w:t>附件</w:t>
      </w:r>
      <w:r w:rsidRPr="00AB352A">
        <w:rPr>
          <w:rFonts w:hint="eastAsia"/>
        </w:rPr>
        <w:t>一：指标权重计算</w:t>
      </w:r>
    </w:p>
    <w:p w14:paraId="5F717A51" w14:textId="77777777" w:rsidR="006B1ADD" w:rsidRPr="00AE0DB5" w:rsidRDefault="006B1ADD" w:rsidP="00AB352A">
      <w:pPr>
        <w:kinsoku w:val="0"/>
        <w:overflowPunct w:val="0"/>
        <w:autoSpaceDE w:val="0"/>
        <w:autoSpaceDN w:val="0"/>
        <w:ind w:left="851"/>
      </w:pPr>
      <w:r w:rsidRPr="00AE0DB5">
        <w:rPr>
          <w:rFonts w:hint="eastAsia"/>
        </w:rPr>
        <w:t>对于飞行签派员资质能力指标体系中各级指标权重可采用</w:t>
      </w:r>
      <w:r w:rsidRPr="00AE0DB5">
        <w:rPr>
          <w:rFonts w:hint="eastAsia"/>
        </w:rPr>
        <w:t>G1</w:t>
      </w:r>
      <w:r w:rsidRPr="00AE0DB5">
        <w:rPr>
          <w:rFonts w:hint="eastAsia"/>
        </w:rPr>
        <w:t>法进行计算。具体步骤如下：</w:t>
      </w:r>
    </w:p>
    <w:p w14:paraId="5F717A52" w14:textId="77777777" w:rsidR="006B1ADD" w:rsidRPr="00F606D8" w:rsidRDefault="006B1ADD" w:rsidP="005959F9">
      <w:pPr>
        <w:pStyle w:val="aff0"/>
        <w:numPr>
          <w:ilvl w:val="5"/>
          <w:numId w:val="128"/>
        </w:numPr>
        <w:kinsoku w:val="0"/>
        <w:overflowPunct w:val="0"/>
        <w:autoSpaceDE w:val="0"/>
        <w:autoSpaceDN w:val="0"/>
        <w:ind w:left="851" w:firstLineChars="0" w:hanging="851"/>
        <w:rPr>
          <w:b/>
        </w:rPr>
      </w:pPr>
      <w:r w:rsidRPr="00F606D8">
        <w:rPr>
          <w:rFonts w:hint="eastAsia"/>
          <w:b/>
        </w:rPr>
        <w:t>对指标进行排序</w:t>
      </w:r>
    </w:p>
    <w:p w14:paraId="5F717A53" w14:textId="77777777" w:rsidR="006B1ADD" w:rsidRPr="00AE0DB5" w:rsidRDefault="006B1ADD" w:rsidP="00AB352A">
      <w:pPr>
        <w:kinsoku w:val="0"/>
        <w:overflowPunct w:val="0"/>
        <w:autoSpaceDE w:val="0"/>
        <w:autoSpaceDN w:val="0"/>
        <w:ind w:left="851"/>
      </w:pPr>
      <w:r w:rsidRPr="00AE0DB5">
        <w:rPr>
          <w:rFonts w:hint="eastAsia"/>
        </w:rPr>
        <w:t>请多位专家（建议</w:t>
      </w:r>
      <w:r w:rsidRPr="00AE0DB5">
        <w:rPr>
          <w:rFonts w:hint="eastAsia"/>
        </w:rPr>
        <w:t>3</w:t>
      </w:r>
      <w:r w:rsidRPr="00AE0DB5">
        <w:rPr>
          <w:rFonts w:hint="eastAsia"/>
        </w:rPr>
        <w:t>到</w:t>
      </w:r>
      <w:r w:rsidRPr="00AE0DB5">
        <w:rPr>
          <w:rFonts w:hint="eastAsia"/>
        </w:rPr>
        <w:t>5</w:t>
      </w:r>
      <w:r w:rsidRPr="00AE0DB5">
        <w:rPr>
          <w:rFonts w:hint="eastAsia"/>
        </w:rPr>
        <w:t>位）对各级指标的重要性排序进行打分，重要性由低到高分别对应</w:t>
      </w:r>
      <w:r w:rsidRPr="00AE0DB5">
        <w:rPr>
          <w:rFonts w:hint="eastAsia"/>
        </w:rPr>
        <w:t>1-6</w:t>
      </w:r>
      <w:r w:rsidRPr="00AE0DB5">
        <w:rPr>
          <w:rFonts w:hint="eastAsia"/>
        </w:rPr>
        <w:t>分。</w:t>
      </w:r>
    </w:p>
    <w:p w14:paraId="5F717A54" w14:textId="77777777" w:rsidR="006B1ADD" w:rsidRPr="00AE0DB5" w:rsidRDefault="006B1ADD" w:rsidP="00AB352A">
      <w:pPr>
        <w:kinsoku w:val="0"/>
        <w:overflowPunct w:val="0"/>
        <w:autoSpaceDE w:val="0"/>
        <w:autoSpaceDN w:val="0"/>
        <w:ind w:left="851"/>
      </w:pPr>
      <w:r w:rsidRPr="00AE0DB5">
        <w:rPr>
          <w:rFonts w:hint="eastAsia"/>
        </w:rPr>
        <w:t>各位专家对同一指标评出的重要性得分总和为该指标的总分值，再根据总分值大小得出各个指标的重要性排序结果。</w:t>
      </w:r>
    </w:p>
    <w:p w14:paraId="5F717A55" w14:textId="77777777" w:rsidR="006B1ADD" w:rsidRPr="00AE0DB5" w:rsidRDefault="006B1ADD" w:rsidP="00AB352A">
      <w:pPr>
        <w:kinsoku w:val="0"/>
        <w:overflowPunct w:val="0"/>
        <w:autoSpaceDE w:val="0"/>
        <w:autoSpaceDN w:val="0"/>
        <w:ind w:left="851"/>
        <w:rPr>
          <w:rFonts w:hAnsi="宋体"/>
          <w:color w:val="000000" w:themeColor="text1"/>
          <w:szCs w:val="21"/>
        </w:rPr>
      </w:pPr>
      <w:r w:rsidRPr="00AE0DB5">
        <w:rPr>
          <w:rFonts w:hint="eastAsia"/>
        </w:rPr>
        <w:t>以图</w:t>
      </w:r>
      <w:r w:rsidRPr="00AE0DB5">
        <w:rPr>
          <w:rFonts w:hint="eastAsia"/>
        </w:rPr>
        <w:t>1</w:t>
      </w:r>
      <w:r w:rsidRPr="00AE0DB5">
        <w:rPr>
          <w:rFonts w:hint="eastAsia"/>
        </w:rPr>
        <w:t>中的一级指标为例，各位专家对各一级指标的重要性打分如下表所示：</w:t>
      </w:r>
    </w:p>
    <w:tbl>
      <w:tblPr>
        <w:tblW w:w="5837"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810"/>
        <w:gridCol w:w="810"/>
        <w:gridCol w:w="810"/>
        <w:gridCol w:w="2157"/>
      </w:tblGrid>
      <w:tr w:rsidR="006B1ADD" w:rsidRPr="00AE0DB5" w14:paraId="5F717A5B" w14:textId="77777777" w:rsidTr="00DE76D5">
        <w:trPr>
          <w:trHeight w:val="462"/>
        </w:trPr>
        <w:tc>
          <w:tcPr>
            <w:tcW w:w="1250" w:type="dxa"/>
            <w:vAlign w:val="center"/>
          </w:tcPr>
          <w:p w14:paraId="5F717A56"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b/>
                <w:color w:val="000000" w:themeColor="text1"/>
                <w:kern w:val="0"/>
                <w:sz w:val="15"/>
                <w:szCs w:val="15"/>
              </w:rPr>
            </w:pPr>
            <w:r w:rsidRPr="00AE0DB5">
              <w:rPr>
                <w:rFonts w:asciiTheme="minorEastAsia" w:eastAsiaTheme="minorEastAsia" w:hAnsiTheme="minorEastAsia" w:hint="eastAsia"/>
                <w:b/>
                <w:color w:val="000000" w:themeColor="text1"/>
                <w:kern w:val="0"/>
                <w:sz w:val="15"/>
                <w:szCs w:val="15"/>
              </w:rPr>
              <w:t>一级指标</w:t>
            </w:r>
          </w:p>
        </w:tc>
        <w:tc>
          <w:tcPr>
            <w:tcW w:w="0" w:type="auto"/>
            <w:vAlign w:val="center"/>
          </w:tcPr>
          <w:p w14:paraId="5F717A57"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b/>
                <w:color w:val="000000" w:themeColor="text1"/>
                <w:kern w:val="0"/>
                <w:sz w:val="15"/>
                <w:szCs w:val="15"/>
              </w:rPr>
            </w:pPr>
            <w:r w:rsidRPr="00AE0DB5">
              <w:rPr>
                <w:rFonts w:asciiTheme="minorEastAsia" w:eastAsiaTheme="minorEastAsia" w:hAnsiTheme="minorEastAsia" w:hint="eastAsia"/>
                <w:b/>
                <w:color w:val="000000" w:themeColor="text1"/>
                <w:kern w:val="0"/>
                <w:sz w:val="15"/>
                <w:szCs w:val="15"/>
              </w:rPr>
              <w:t>专家A</w:t>
            </w:r>
          </w:p>
        </w:tc>
        <w:tc>
          <w:tcPr>
            <w:tcW w:w="0" w:type="auto"/>
            <w:vAlign w:val="center"/>
          </w:tcPr>
          <w:p w14:paraId="5F717A58"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b/>
                <w:color w:val="000000" w:themeColor="text1"/>
                <w:kern w:val="0"/>
                <w:sz w:val="15"/>
                <w:szCs w:val="15"/>
              </w:rPr>
            </w:pPr>
            <w:r w:rsidRPr="00AE0DB5">
              <w:rPr>
                <w:rFonts w:asciiTheme="minorEastAsia" w:eastAsiaTheme="minorEastAsia" w:hAnsiTheme="minorEastAsia" w:hint="eastAsia"/>
                <w:b/>
                <w:color w:val="000000" w:themeColor="text1"/>
                <w:kern w:val="0"/>
                <w:sz w:val="15"/>
                <w:szCs w:val="15"/>
              </w:rPr>
              <w:t>专家B</w:t>
            </w:r>
          </w:p>
        </w:tc>
        <w:tc>
          <w:tcPr>
            <w:tcW w:w="0" w:type="auto"/>
            <w:vAlign w:val="center"/>
          </w:tcPr>
          <w:p w14:paraId="5F717A59"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b/>
                <w:color w:val="000000" w:themeColor="text1"/>
                <w:kern w:val="0"/>
                <w:sz w:val="15"/>
                <w:szCs w:val="15"/>
              </w:rPr>
            </w:pPr>
            <w:r w:rsidRPr="00AE0DB5">
              <w:rPr>
                <w:rFonts w:asciiTheme="minorEastAsia" w:eastAsiaTheme="minorEastAsia" w:hAnsiTheme="minorEastAsia" w:hint="eastAsia"/>
                <w:b/>
                <w:color w:val="000000" w:themeColor="text1"/>
                <w:kern w:val="0"/>
                <w:sz w:val="15"/>
                <w:szCs w:val="15"/>
              </w:rPr>
              <w:t>专家C</w:t>
            </w:r>
          </w:p>
        </w:tc>
        <w:tc>
          <w:tcPr>
            <w:tcW w:w="2157" w:type="dxa"/>
            <w:vAlign w:val="center"/>
          </w:tcPr>
          <w:p w14:paraId="5F717A5A"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b/>
                <w:color w:val="000000" w:themeColor="text1"/>
                <w:kern w:val="0"/>
                <w:sz w:val="15"/>
                <w:szCs w:val="15"/>
              </w:rPr>
            </w:pPr>
            <w:r w:rsidRPr="00AE0DB5">
              <w:rPr>
                <w:rFonts w:asciiTheme="minorEastAsia" w:eastAsiaTheme="minorEastAsia" w:hAnsiTheme="minorEastAsia" w:hint="eastAsia"/>
                <w:b/>
                <w:color w:val="000000" w:themeColor="text1"/>
                <w:kern w:val="0"/>
                <w:sz w:val="15"/>
                <w:szCs w:val="15"/>
              </w:rPr>
              <w:t>总分=（A＋B＋C）</w:t>
            </w:r>
          </w:p>
        </w:tc>
      </w:tr>
      <w:tr w:rsidR="006B1ADD" w:rsidRPr="00AE0DB5" w14:paraId="5F717A61" w14:textId="77777777" w:rsidTr="00DE76D5">
        <w:trPr>
          <w:trHeight w:val="482"/>
        </w:trPr>
        <w:tc>
          <w:tcPr>
            <w:tcW w:w="1250" w:type="dxa"/>
            <w:vAlign w:val="center"/>
          </w:tcPr>
          <w:p w14:paraId="5F717A5C"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lastRenderedPageBreak/>
              <w:t>资格</w:t>
            </w:r>
          </w:p>
        </w:tc>
        <w:tc>
          <w:tcPr>
            <w:tcW w:w="0" w:type="auto"/>
            <w:vAlign w:val="center"/>
          </w:tcPr>
          <w:p w14:paraId="5F717A5D"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2</w:t>
            </w:r>
          </w:p>
        </w:tc>
        <w:tc>
          <w:tcPr>
            <w:tcW w:w="0" w:type="auto"/>
            <w:vAlign w:val="center"/>
          </w:tcPr>
          <w:p w14:paraId="5F717A5E"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1</w:t>
            </w:r>
          </w:p>
        </w:tc>
        <w:tc>
          <w:tcPr>
            <w:tcW w:w="0" w:type="auto"/>
            <w:vAlign w:val="center"/>
          </w:tcPr>
          <w:p w14:paraId="5F717A5F"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3</w:t>
            </w:r>
          </w:p>
        </w:tc>
        <w:tc>
          <w:tcPr>
            <w:tcW w:w="2157" w:type="dxa"/>
            <w:vAlign w:val="center"/>
          </w:tcPr>
          <w:p w14:paraId="5F717A60"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color w:val="000000" w:themeColor="text1"/>
                <w:kern w:val="0"/>
                <w:sz w:val="15"/>
                <w:szCs w:val="15"/>
              </w:rPr>
              <w:t>6</w:t>
            </w:r>
          </w:p>
        </w:tc>
      </w:tr>
      <w:tr w:rsidR="006B1ADD" w:rsidRPr="00AE0DB5" w14:paraId="5F717A67" w14:textId="77777777" w:rsidTr="00DE76D5">
        <w:trPr>
          <w:trHeight w:val="482"/>
        </w:trPr>
        <w:tc>
          <w:tcPr>
            <w:tcW w:w="1250" w:type="dxa"/>
            <w:vAlign w:val="center"/>
          </w:tcPr>
          <w:p w14:paraId="5F717A62"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知识</w:t>
            </w:r>
          </w:p>
        </w:tc>
        <w:tc>
          <w:tcPr>
            <w:tcW w:w="0" w:type="auto"/>
            <w:vAlign w:val="center"/>
          </w:tcPr>
          <w:p w14:paraId="5F717A63"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4</w:t>
            </w:r>
          </w:p>
        </w:tc>
        <w:tc>
          <w:tcPr>
            <w:tcW w:w="0" w:type="auto"/>
            <w:vAlign w:val="center"/>
          </w:tcPr>
          <w:p w14:paraId="5F717A64"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3</w:t>
            </w:r>
          </w:p>
        </w:tc>
        <w:tc>
          <w:tcPr>
            <w:tcW w:w="0" w:type="auto"/>
            <w:vAlign w:val="center"/>
          </w:tcPr>
          <w:p w14:paraId="5F717A65"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5</w:t>
            </w:r>
          </w:p>
        </w:tc>
        <w:tc>
          <w:tcPr>
            <w:tcW w:w="2157" w:type="dxa"/>
            <w:vAlign w:val="center"/>
          </w:tcPr>
          <w:p w14:paraId="5F717A66"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color w:val="000000" w:themeColor="text1"/>
                <w:kern w:val="0"/>
                <w:sz w:val="15"/>
                <w:szCs w:val="15"/>
              </w:rPr>
              <w:t>12</w:t>
            </w:r>
          </w:p>
        </w:tc>
      </w:tr>
      <w:tr w:rsidR="006B1ADD" w:rsidRPr="00AE0DB5" w14:paraId="5F717A6D" w14:textId="77777777" w:rsidTr="00DE76D5">
        <w:trPr>
          <w:trHeight w:val="482"/>
        </w:trPr>
        <w:tc>
          <w:tcPr>
            <w:tcW w:w="1250" w:type="dxa"/>
            <w:vAlign w:val="center"/>
          </w:tcPr>
          <w:p w14:paraId="5F717A68"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能力</w:t>
            </w:r>
          </w:p>
        </w:tc>
        <w:tc>
          <w:tcPr>
            <w:tcW w:w="0" w:type="auto"/>
            <w:vAlign w:val="center"/>
          </w:tcPr>
          <w:p w14:paraId="5F717A69"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6</w:t>
            </w:r>
          </w:p>
        </w:tc>
        <w:tc>
          <w:tcPr>
            <w:tcW w:w="0" w:type="auto"/>
            <w:vAlign w:val="center"/>
          </w:tcPr>
          <w:p w14:paraId="5F717A6A"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6</w:t>
            </w:r>
          </w:p>
        </w:tc>
        <w:tc>
          <w:tcPr>
            <w:tcW w:w="0" w:type="auto"/>
            <w:vAlign w:val="center"/>
          </w:tcPr>
          <w:p w14:paraId="5F717A6B"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6</w:t>
            </w:r>
          </w:p>
        </w:tc>
        <w:tc>
          <w:tcPr>
            <w:tcW w:w="2157" w:type="dxa"/>
            <w:vAlign w:val="center"/>
          </w:tcPr>
          <w:p w14:paraId="5F717A6C"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color w:val="000000" w:themeColor="text1"/>
                <w:kern w:val="0"/>
                <w:sz w:val="15"/>
                <w:szCs w:val="15"/>
              </w:rPr>
              <w:t>18</w:t>
            </w:r>
          </w:p>
        </w:tc>
      </w:tr>
      <w:tr w:rsidR="006B1ADD" w:rsidRPr="00AE0DB5" w14:paraId="5F717A73" w14:textId="77777777" w:rsidTr="00DE76D5">
        <w:trPr>
          <w:trHeight w:val="482"/>
        </w:trPr>
        <w:tc>
          <w:tcPr>
            <w:tcW w:w="1250" w:type="dxa"/>
            <w:vAlign w:val="center"/>
          </w:tcPr>
          <w:p w14:paraId="5F717A6E"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经历</w:t>
            </w:r>
          </w:p>
        </w:tc>
        <w:tc>
          <w:tcPr>
            <w:tcW w:w="0" w:type="auto"/>
            <w:vAlign w:val="center"/>
          </w:tcPr>
          <w:p w14:paraId="5F717A6F"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3</w:t>
            </w:r>
          </w:p>
        </w:tc>
        <w:tc>
          <w:tcPr>
            <w:tcW w:w="0" w:type="auto"/>
            <w:vAlign w:val="center"/>
          </w:tcPr>
          <w:p w14:paraId="5F717A70"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3</w:t>
            </w:r>
          </w:p>
        </w:tc>
        <w:tc>
          <w:tcPr>
            <w:tcW w:w="0" w:type="auto"/>
            <w:vAlign w:val="center"/>
          </w:tcPr>
          <w:p w14:paraId="5F717A71"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3</w:t>
            </w:r>
          </w:p>
        </w:tc>
        <w:tc>
          <w:tcPr>
            <w:tcW w:w="2157" w:type="dxa"/>
            <w:vAlign w:val="center"/>
          </w:tcPr>
          <w:p w14:paraId="5F717A72"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color w:val="000000" w:themeColor="text1"/>
                <w:kern w:val="0"/>
                <w:sz w:val="15"/>
                <w:szCs w:val="15"/>
              </w:rPr>
              <w:t>9</w:t>
            </w:r>
          </w:p>
        </w:tc>
      </w:tr>
      <w:tr w:rsidR="006B1ADD" w:rsidRPr="00AE0DB5" w14:paraId="5F717A79" w14:textId="77777777" w:rsidTr="00DE76D5">
        <w:trPr>
          <w:trHeight w:val="462"/>
        </w:trPr>
        <w:tc>
          <w:tcPr>
            <w:tcW w:w="1250" w:type="dxa"/>
            <w:vAlign w:val="center"/>
          </w:tcPr>
          <w:p w14:paraId="5F717A74"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工作绩效</w:t>
            </w:r>
          </w:p>
        </w:tc>
        <w:tc>
          <w:tcPr>
            <w:tcW w:w="0" w:type="auto"/>
            <w:vAlign w:val="center"/>
          </w:tcPr>
          <w:p w14:paraId="5F717A75"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3</w:t>
            </w:r>
          </w:p>
        </w:tc>
        <w:tc>
          <w:tcPr>
            <w:tcW w:w="0" w:type="auto"/>
            <w:vAlign w:val="center"/>
          </w:tcPr>
          <w:p w14:paraId="5F717A76"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color w:val="000000" w:themeColor="text1"/>
                <w:kern w:val="0"/>
                <w:sz w:val="15"/>
                <w:szCs w:val="15"/>
              </w:rPr>
              <w:t>4</w:t>
            </w:r>
          </w:p>
        </w:tc>
        <w:tc>
          <w:tcPr>
            <w:tcW w:w="0" w:type="auto"/>
            <w:vAlign w:val="center"/>
          </w:tcPr>
          <w:p w14:paraId="5F717A77"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color w:val="000000" w:themeColor="text1"/>
                <w:kern w:val="0"/>
                <w:sz w:val="15"/>
                <w:szCs w:val="15"/>
              </w:rPr>
              <w:t>2</w:t>
            </w:r>
          </w:p>
        </w:tc>
        <w:tc>
          <w:tcPr>
            <w:tcW w:w="2157" w:type="dxa"/>
            <w:vAlign w:val="center"/>
          </w:tcPr>
          <w:p w14:paraId="5F717A78"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color w:val="000000" w:themeColor="text1"/>
                <w:kern w:val="0"/>
                <w:sz w:val="15"/>
                <w:szCs w:val="15"/>
              </w:rPr>
              <w:t>9</w:t>
            </w:r>
          </w:p>
        </w:tc>
      </w:tr>
      <w:tr w:rsidR="006B1ADD" w:rsidRPr="00AE0DB5" w14:paraId="5F717A7F" w14:textId="77777777" w:rsidTr="00DE76D5">
        <w:trPr>
          <w:trHeight w:val="406"/>
        </w:trPr>
        <w:tc>
          <w:tcPr>
            <w:tcW w:w="1250" w:type="dxa"/>
            <w:vAlign w:val="center"/>
          </w:tcPr>
          <w:p w14:paraId="5F717A7A"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工作态度</w:t>
            </w:r>
          </w:p>
        </w:tc>
        <w:tc>
          <w:tcPr>
            <w:tcW w:w="0" w:type="auto"/>
            <w:vAlign w:val="center"/>
          </w:tcPr>
          <w:p w14:paraId="5F717A7B"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4</w:t>
            </w:r>
          </w:p>
        </w:tc>
        <w:tc>
          <w:tcPr>
            <w:tcW w:w="0" w:type="auto"/>
            <w:vAlign w:val="center"/>
          </w:tcPr>
          <w:p w14:paraId="5F717A7C"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5</w:t>
            </w:r>
          </w:p>
        </w:tc>
        <w:tc>
          <w:tcPr>
            <w:tcW w:w="0" w:type="auto"/>
            <w:vAlign w:val="center"/>
          </w:tcPr>
          <w:p w14:paraId="5F717A7D"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hint="eastAsia"/>
                <w:color w:val="000000" w:themeColor="text1"/>
                <w:kern w:val="0"/>
                <w:sz w:val="15"/>
                <w:szCs w:val="15"/>
              </w:rPr>
              <w:t>3</w:t>
            </w:r>
          </w:p>
        </w:tc>
        <w:tc>
          <w:tcPr>
            <w:tcW w:w="2157" w:type="dxa"/>
            <w:vAlign w:val="center"/>
          </w:tcPr>
          <w:p w14:paraId="5F717A7E" w14:textId="77777777" w:rsidR="006B1ADD" w:rsidRPr="00AE0DB5" w:rsidRDefault="006B1ADD" w:rsidP="000A3D28">
            <w:pPr>
              <w:kinsoku w:val="0"/>
              <w:overflowPunct w:val="0"/>
              <w:autoSpaceDE w:val="0"/>
              <w:autoSpaceDN w:val="0"/>
              <w:spacing w:line="360" w:lineRule="auto"/>
              <w:ind w:left="0"/>
              <w:jc w:val="center"/>
              <w:rPr>
                <w:rFonts w:asciiTheme="minorEastAsia" w:eastAsiaTheme="minorEastAsia" w:hAnsiTheme="minorEastAsia"/>
                <w:color w:val="000000" w:themeColor="text1"/>
                <w:kern w:val="0"/>
                <w:sz w:val="15"/>
                <w:szCs w:val="15"/>
              </w:rPr>
            </w:pPr>
            <w:r w:rsidRPr="00AE0DB5">
              <w:rPr>
                <w:rFonts w:asciiTheme="minorEastAsia" w:eastAsiaTheme="minorEastAsia" w:hAnsiTheme="minorEastAsia"/>
                <w:color w:val="000000" w:themeColor="text1"/>
                <w:kern w:val="0"/>
                <w:sz w:val="15"/>
                <w:szCs w:val="15"/>
              </w:rPr>
              <w:t>12</w:t>
            </w:r>
          </w:p>
        </w:tc>
      </w:tr>
    </w:tbl>
    <w:p w14:paraId="5F717A80" w14:textId="77777777" w:rsidR="006B1ADD" w:rsidRPr="00AE0DB5" w:rsidRDefault="006B1ADD" w:rsidP="000A3D28">
      <w:pPr>
        <w:pStyle w:val="aa"/>
        <w:kinsoku w:val="0"/>
        <w:overflowPunct w:val="0"/>
        <w:autoSpaceDE w:val="0"/>
        <w:autoSpaceDN w:val="0"/>
        <w:adjustRightInd w:val="0"/>
        <w:snapToGrid w:val="0"/>
        <w:spacing w:line="312" w:lineRule="auto"/>
        <w:ind w:left="0" w:right="-29"/>
        <w:rPr>
          <w:rFonts w:hAnsi="宋体"/>
          <w:color w:val="000000" w:themeColor="text1"/>
          <w:szCs w:val="21"/>
        </w:rPr>
      </w:pPr>
    </w:p>
    <w:p w14:paraId="5F717A81" w14:textId="77777777" w:rsidR="006B1ADD" w:rsidRPr="00AE0DB5" w:rsidRDefault="006B1ADD" w:rsidP="00AB352A">
      <w:pPr>
        <w:kinsoku w:val="0"/>
        <w:overflowPunct w:val="0"/>
        <w:autoSpaceDE w:val="0"/>
        <w:autoSpaceDN w:val="0"/>
        <w:ind w:left="851"/>
      </w:pPr>
      <w:r w:rsidRPr="00AE0DB5">
        <w:rPr>
          <w:rFonts w:hint="eastAsia"/>
        </w:rPr>
        <w:t>根据上表中各指标重要性总分，得出</w:t>
      </w:r>
      <w:r w:rsidRPr="00AE0DB5">
        <w:rPr>
          <w:rFonts w:hint="eastAsia"/>
        </w:rPr>
        <w:t>6</w:t>
      </w:r>
      <w:r w:rsidRPr="00AE0DB5">
        <w:rPr>
          <w:rFonts w:hint="eastAsia"/>
        </w:rPr>
        <w:t>个一级指标的排序结果为：能力</w:t>
      </w:r>
      <w:r w:rsidRPr="00AE0DB5">
        <w:rPr>
          <w:rFonts w:hint="eastAsia"/>
        </w:rPr>
        <w:t>&gt;</w:t>
      </w:r>
      <w:r w:rsidRPr="00AE0DB5">
        <w:rPr>
          <w:rFonts w:hint="eastAsia"/>
        </w:rPr>
        <w:t>知识</w:t>
      </w:r>
      <w:r w:rsidRPr="00AE0DB5">
        <w:rPr>
          <w:rFonts w:hint="eastAsia"/>
        </w:rPr>
        <w:t xml:space="preserve"> = </w:t>
      </w:r>
      <w:r w:rsidRPr="00AE0DB5">
        <w:rPr>
          <w:rFonts w:hint="eastAsia"/>
        </w:rPr>
        <w:t>工作态度</w:t>
      </w:r>
      <w:r w:rsidRPr="00AE0DB5">
        <w:rPr>
          <w:rFonts w:hint="eastAsia"/>
        </w:rPr>
        <w:t>&gt;</w:t>
      </w:r>
      <w:r w:rsidRPr="00AE0DB5">
        <w:rPr>
          <w:rFonts w:hint="eastAsia"/>
        </w:rPr>
        <w:t>经历</w:t>
      </w:r>
      <w:r w:rsidRPr="00AE0DB5">
        <w:rPr>
          <w:rFonts w:hint="eastAsia"/>
        </w:rPr>
        <w:t xml:space="preserve"> = </w:t>
      </w:r>
      <w:r w:rsidRPr="00AE0DB5">
        <w:rPr>
          <w:rFonts w:hint="eastAsia"/>
        </w:rPr>
        <w:t>工作绩效</w:t>
      </w:r>
      <w:r w:rsidRPr="00AE0DB5">
        <w:rPr>
          <w:rFonts w:hint="eastAsia"/>
        </w:rPr>
        <w:t>&gt;</w:t>
      </w:r>
      <w:r w:rsidRPr="00AE0DB5">
        <w:rPr>
          <w:rFonts w:hint="eastAsia"/>
        </w:rPr>
        <w:t>资格。</w:t>
      </w:r>
    </w:p>
    <w:p w14:paraId="5F717A82" w14:textId="77777777" w:rsidR="006B1ADD" w:rsidRPr="00AE0DB5" w:rsidRDefault="006B1ADD" w:rsidP="005959F9">
      <w:pPr>
        <w:pStyle w:val="aff0"/>
        <w:numPr>
          <w:ilvl w:val="5"/>
          <w:numId w:val="128"/>
        </w:numPr>
        <w:kinsoku w:val="0"/>
        <w:overflowPunct w:val="0"/>
        <w:autoSpaceDE w:val="0"/>
        <w:autoSpaceDN w:val="0"/>
        <w:ind w:left="851" w:firstLineChars="0" w:hanging="851"/>
      </w:pPr>
      <w:r w:rsidRPr="00AE0DB5">
        <w:rPr>
          <w:rFonts w:hint="eastAsia"/>
        </w:rPr>
        <w:t>确定指标的相对重要程度</w:t>
      </w:r>
    </w:p>
    <w:p w14:paraId="5F717A83" w14:textId="77777777" w:rsidR="006B1ADD" w:rsidRPr="00AE0DB5" w:rsidRDefault="006B1ADD" w:rsidP="00AB352A">
      <w:pPr>
        <w:kinsoku w:val="0"/>
        <w:overflowPunct w:val="0"/>
        <w:autoSpaceDE w:val="0"/>
        <w:autoSpaceDN w:val="0"/>
        <w:ind w:left="851"/>
      </w:pPr>
      <w:r w:rsidRPr="00AE0DB5">
        <w:rPr>
          <w:rFonts w:hint="eastAsia"/>
        </w:rPr>
        <w:t>定义</w:t>
      </w:r>
      <w:r w:rsidRPr="00AE0DB5">
        <w:rPr>
          <w:rFonts w:hint="eastAsia"/>
        </w:rPr>
        <w:t>k</w:t>
      </w:r>
      <w:r w:rsidRPr="00AE0DB5">
        <w:rPr>
          <w:rFonts w:hint="eastAsia"/>
        </w:rPr>
        <w:t>个指标中指标</w:t>
      </w:r>
      <w:r w:rsidRPr="00AE0DB5">
        <w:rPr>
          <w:rFonts w:hint="eastAsia"/>
        </w:rPr>
        <w:t>xk-1</w:t>
      </w:r>
      <w:r w:rsidRPr="00AE0DB5">
        <w:rPr>
          <w:rFonts w:hint="eastAsia"/>
        </w:rPr>
        <w:t>与指标</w:t>
      </w:r>
      <w:proofErr w:type="spellStart"/>
      <w:r w:rsidRPr="00AE0DB5">
        <w:rPr>
          <w:rFonts w:hint="eastAsia"/>
        </w:rPr>
        <w:t>xk</w:t>
      </w:r>
      <w:proofErr w:type="spellEnd"/>
      <w:r w:rsidRPr="00AE0DB5">
        <w:rPr>
          <w:rFonts w:hint="eastAsia"/>
        </w:rPr>
        <w:t>的相对重要程度为</w:t>
      </w:r>
      <w:proofErr w:type="spellStart"/>
      <w:r w:rsidRPr="00AE0DB5">
        <w:rPr>
          <w:rFonts w:hint="eastAsia"/>
        </w:rPr>
        <w:t>ri</w:t>
      </w:r>
      <w:proofErr w:type="spellEnd"/>
      <w:r w:rsidRPr="00AE0DB5">
        <w:rPr>
          <w:rFonts w:hint="eastAsia"/>
        </w:rPr>
        <w:t>，（ⅰ</w:t>
      </w:r>
      <w:r w:rsidRPr="00AE0DB5">
        <w:rPr>
          <w:rFonts w:hint="eastAsia"/>
        </w:rPr>
        <w:t>=k</w:t>
      </w:r>
      <w:r w:rsidRPr="00AE0DB5">
        <w:rPr>
          <w:rFonts w:hint="eastAsia"/>
        </w:rPr>
        <w:t>，</w:t>
      </w:r>
      <w:r w:rsidRPr="00AE0DB5">
        <w:rPr>
          <w:rFonts w:hint="eastAsia"/>
        </w:rPr>
        <w:t>k</w:t>
      </w:r>
      <w:r w:rsidRPr="00AE0DB5">
        <w:rPr>
          <w:rFonts w:hint="eastAsia"/>
        </w:rPr>
        <w:t>≥</w:t>
      </w:r>
      <w:r w:rsidRPr="00AE0DB5">
        <w:rPr>
          <w:rFonts w:hint="eastAsia"/>
        </w:rPr>
        <w:t>2</w:t>
      </w:r>
      <w:r w:rsidRPr="00AE0DB5">
        <w:rPr>
          <w:rFonts w:hint="eastAsia"/>
        </w:rPr>
        <w:t>），其取值范围和判断依据如下表所示：</w:t>
      </w:r>
    </w:p>
    <w:p w14:paraId="5F717A84" w14:textId="77777777" w:rsidR="006B1ADD" w:rsidRPr="00AB352A" w:rsidRDefault="006B1ADD" w:rsidP="00AB352A">
      <w:pPr>
        <w:kinsoku w:val="0"/>
        <w:overflowPunct w:val="0"/>
        <w:autoSpaceDE w:val="0"/>
        <w:autoSpaceDN w:val="0"/>
        <w:ind w:left="851"/>
      </w:pPr>
      <w:r w:rsidRPr="00F606D8">
        <w:rPr>
          <w:rFonts w:hint="eastAsia"/>
          <w:b/>
        </w:rPr>
        <w:t>重要程</w:t>
      </w:r>
      <w:r w:rsidRPr="00AB352A">
        <w:rPr>
          <w:rFonts w:hint="eastAsia"/>
        </w:rPr>
        <w:t>度（</w:t>
      </w:r>
      <w:proofErr w:type="spellStart"/>
      <w:r w:rsidRPr="00AB352A">
        <w:rPr>
          <w:rFonts w:hint="eastAsia"/>
        </w:rPr>
        <w:t>ri</w:t>
      </w:r>
      <w:proofErr w:type="spellEnd"/>
      <w:r w:rsidRPr="00AB352A">
        <w:rPr>
          <w:rFonts w:hint="eastAsia"/>
        </w:rPr>
        <w:t>）说明</w:t>
      </w:r>
    </w:p>
    <w:p w14:paraId="5F717A85" w14:textId="77777777" w:rsidR="006B1ADD" w:rsidRPr="00AE0DB5" w:rsidRDefault="006B1ADD" w:rsidP="00AB352A">
      <w:pPr>
        <w:kinsoku w:val="0"/>
        <w:overflowPunct w:val="0"/>
        <w:autoSpaceDE w:val="0"/>
        <w:autoSpaceDN w:val="0"/>
        <w:ind w:left="851"/>
      </w:pPr>
      <w:r w:rsidRPr="00AE0DB5">
        <w:rPr>
          <w:rFonts w:hint="eastAsia"/>
        </w:rPr>
        <w:t>1.0</w:t>
      </w:r>
      <w:r w:rsidRPr="00AE0DB5">
        <w:rPr>
          <w:rFonts w:hint="eastAsia"/>
        </w:rPr>
        <w:tab/>
      </w:r>
      <w:r w:rsidRPr="00AE0DB5">
        <w:rPr>
          <w:rFonts w:hint="eastAsia"/>
        </w:rPr>
        <w:t>指标</w:t>
      </w:r>
      <w:r w:rsidRPr="00AE0DB5">
        <w:rPr>
          <w:rFonts w:hint="eastAsia"/>
        </w:rPr>
        <w:t>xk-1</w:t>
      </w:r>
      <w:r w:rsidRPr="00AE0DB5">
        <w:rPr>
          <w:rFonts w:hint="eastAsia"/>
        </w:rPr>
        <w:t>与指标</w:t>
      </w:r>
      <w:proofErr w:type="spellStart"/>
      <w:r w:rsidRPr="00AE0DB5">
        <w:rPr>
          <w:rFonts w:hint="eastAsia"/>
        </w:rPr>
        <w:t>xk</w:t>
      </w:r>
      <w:proofErr w:type="spellEnd"/>
      <w:r w:rsidRPr="00AE0DB5">
        <w:rPr>
          <w:rFonts w:hint="eastAsia"/>
        </w:rPr>
        <w:t>同样重要</w:t>
      </w:r>
    </w:p>
    <w:p w14:paraId="5F717A86" w14:textId="77777777" w:rsidR="006B1ADD" w:rsidRPr="00AE0DB5" w:rsidRDefault="006B1ADD" w:rsidP="00AB352A">
      <w:pPr>
        <w:kinsoku w:val="0"/>
        <w:overflowPunct w:val="0"/>
        <w:autoSpaceDE w:val="0"/>
        <w:autoSpaceDN w:val="0"/>
        <w:ind w:left="851"/>
      </w:pPr>
      <w:r w:rsidRPr="00AE0DB5">
        <w:rPr>
          <w:rFonts w:hint="eastAsia"/>
        </w:rPr>
        <w:t>1.2</w:t>
      </w:r>
      <w:r w:rsidRPr="00AE0DB5">
        <w:rPr>
          <w:rFonts w:hint="eastAsia"/>
        </w:rPr>
        <w:tab/>
      </w:r>
      <w:r w:rsidRPr="00AE0DB5">
        <w:rPr>
          <w:rFonts w:hint="eastAsia"/>
        </w:rPr>
        <w:t>指标</w:t>
      </w:r>
      <w:r w:rsidRPr="00AE0DB5">
        <w:rPr>
          <w:rFonts w:hint="eastAsia"/>
        </w:rPr>
        <w:t>xk-1</w:t>
      </w:r>
      <w:r w:rsidRPr="00AE0DB5">
        <w:rPr>
          <w:rFonts w:hint="eastAsia"/>
        </w:rPr>
        <w:t>比指标</w:t>
      </w:r>
      <w:proofErr w:type="spellStart"/>
      <w:r w:rsidRPr="00AE0DB5">
        <w:rPr>
          <w:rFonts w:hint="eastAsia"/>
        </w:rPr>
        <w:t>xk</w:t>
      </w:r>
      <w:proofErr w:type="spellEnd"/>
      <w:r w:rsidRPr="00AE0DB5">
        <w:rPr>
          <w:rFonts w:hint="eastAsia"/>
        </w:rPr>
        <w:t>稍微重要</w:t>
      </w:r>
    </w:p>
    <w:p w14:paraId="5F717A87" w14:textId="77777777" w:rsidR="006B1ADD" w:rsidRPr="00AE0DB5" w:rsidRDefault="006B1ADD" w:rsidP="00AB352A">
      <w:pPr>
        <w:kinsoku w:val="0"/>
        <w:overflowPunct w:val="0"/>
        <w:autoSpaceDE w:val="0"/>
        <w:autoSpaceDN w:val="0"/>
        <w:ind w:left="851"/>
      </w:pPr>
      <w:r w:rsidRPr="00AE0DB5">
        <w:rPr>
          <w:rFonts w:hint="eastAsia"/>
        </w:rPr>
        <w:t>1.4</w:t>
      </w:r>
      <w:r w:rsidRPr="00AE0DB5">
        <w:rPr>
          <w:rFonts w:hint="eastAsia"/>
        </w:rPr>
        <w:tab/>
      </w:r>
      <w:r w:rsidRPr="00AE0DB5">
        <w:rPr>
          <w:rFonts w:hint="eastAsia"/>
        </w:rPr>
        <w:t>指标</w:t>
      </w:r>
      <w:r w:rsidRPr="00AE0DB5">
        <w:rPr>
          <w:rFonts w:hint="eastAsia"/>
        </w:rPr>
        <w:t>xk-1</w:t>
      </w:r>
      <w:r w:rsidRPr="00AE0DB5">
        <w:rPr>
          <w:rFonts w:hint="eastAsia"/>
        </w:rPr>
        <w:t>比指标</w:t>
      </w:r>
      <w:proofErr w:type="spellStart"/>
      <w:r w:rsidRPr="00AE0DB5">
        <w:rPr>
          <w:rFonts w:hint="eastAsia"/>
        </w:rPr>
        <w:t>xk</w:t>
      </w:r>
      <w:proofErr w:type="spellEnd"/>
      <w:r w:rsidRPr="00AE0DB5">
        <w:rPr>
          <w:rFonts w:hint="eastAsia"/>
        </w:rPr>
        <w:t>明显重要</w:t>
      </w:r>
    </w:p>
    <w:p w14:paraId="5F717A88" w14:textId="77777777" w:rsidR="006B1ADD" w:rsidRPr="00AE0DB5" w:rsidRDefault="006B1ADD" w:rsidP="00AB352A">
      <w:pPr>
        <w:kinsoku w:val="0"/>
        <w:overflowPunct w:val="0"/>
        <w:autoSpaceDE w:val="0"/>
        <w:autoSpaceDN w:val="0"/>
        <w:ind w:left="851"/>
      </w:pPr>
      <w:r w:rsidRPr="00AE0DB5">
        <w:rPr>
          <w:rFonts w:hint="eastAsia"/>
        </w:rPr>
        <w:t xml:space="preserve">1.6 </w:t>
      </w:r>
      <w:r w:rsidRPr="00AE0DB5">
        <w:rPr>
          <w:rFonts w:hint="eastAsia"/>
        </w:rPr>
        <w:tab/>
      </w:r>
      <w:r w:rsidRPr="00AE0DB5">
        <w:rPr>
          <w:rFonts w:hint="eastAsia"/>
        </w:rPr>
        <w:t>指标</w:t>
      </w:r>
      <w:r w:rsidRPr="00AE0DB5">
        <w:rPr>
          <w:rFonts w:hint="eastAsia"/>
        </w:rPr>
        <w:t>xk-1</w:t>
      </w:r>
      <w:r w:rsidRPr="00AE0DB5">
        <w:rPr>
          <w:rFonts w:hint="eastAsia"/>
        </w:rPr>
        <w:t>比指标</w:t>
      </w:r>
      <w:proofErr w:type="spellStart"/>
      <w:r w:rsidRPr="00AE0DB5">
        <w:rPr>
          <w:rFonts w:hint="eastAsia"/>
        </w:rPr>
        <w:t>xk</w:t>
      </w:r>
      <w:proofErr w:type="spellEnd"/>
      <w:r w:rsidRPr="00AE0DB5">
        <w:rPr>
          <w:rFonts w:hint="eastAsia"/>
        </w:rPr>
        <w:t>非常重要</w:t>
      </w:r>
    </w:p>
    <w:p w14:paraId="5F717A89" w14:textId="77777777" w:rsidR="006B1ADD" w:rsidRPr="00AE0DB5" w:rsidRDefault="006B1ADD" w:rsidP="00AB352A">
      <w:pPr>
        <w:kinsoku w:val="0"/>
        <w:overflowPunct w:val="0"/>
        <w:autoSpaceDE w:val="0"/>
        <w:autoSpaceDN w:val="0"/>
        <w:ind w:left="851"/>
      </w:pPr>
      <w:r w:rsidRPr="00AE0DB5">
        <w:rPr>
          <w:rFonts w:hint="eastAsia"/>
        </w:rPr>
        <w:t>1.8</w:t>
      </w:r>
      <w:r w:rsidRPr="00AE0DB5">
        <w:rPr>
          <w:rFonts w:hint="eastAsia"/>
        </w:rPr>
        <w:tab/>
      </w:r>
      <w:r w:rsidRPr="00AE0DB5">
        <w:rPr>
          <w:rFonts w:hint="eastAsia"/>
        </w:rPr>
        <w:t>指标</w:t>
      </w:r>
      <w:r w:rsidRPr="00AE0DB5">
        <w:rPr>
          <w:rFonts w:hint="eastAsia"/>
        </w:rPr>
        <w:t>xk-1</w:t>
      </w:r>
      <w:r w:rsidRPr="00AE0DB5">
        <w:rPr>
          <w:rFonts w:hint="eastAsia"/>
        </w:rPr>
        <w:t>比指标</w:t>
      </w:r>
      <w:proofErr w:type="spellStart"/>
      <w:r w:rsidRPr="00AE0DB5">
        <w:rPr>
          <w:rFonts w:hint="eastAsia"/>
        </w:rPr>
        <w:t>xk</w:t>
      </w:r>
      <w:proofErr w:type="spellEnd"/>
      <w:r w:rsidRPr="00AE0DB5">
        <w:rPr>
          <w:rFonts w:hint="eastAsia"/>
        </w:rPr>
        <w:t>极端重要</w:t>
      </w:r>
    </w:p>
    <w:p w14:paraId="5F717A8A" w14:textId="77777777" w:rsidR="006B1ADD" w:rsidRPr="00AE0DB5" w:rsidRDefault="006B1ADD" w:rsidP="00AB352A">
      <w:pPr>
        <w:kinsoku w:val="0"/>
        <w:overflowPunct w:val="0"/>
        <w:autoSpaceDE w:val="0"/>
        <w:autoSpaceDN w:val="0"/>
        <w:ind w:left="851"/>
      </w:pPr>
      <w:r w:rsidRPr="00AE0DB5">
        <w:rPr>
          <w:rFonts w:hint="eastAsia"/>
        </w:rPr>
        <w:t>相对重要程度</w:t>
      </w:r>
      <w:proofErr w:type="spellStart"/>
      <w:r w:rsidRPr="00AE0DB5">
        <w:rPr>
          <w:rFonts w:hint="eastAsia"/>
        </w:rPr>
        <w:t>ri</w:t>
      </w:r>
      <w:proofErr w:type="spellEnd"/>
      <w:r w:rsidRPr="00AE0DB5">
        <w:rPr>
          <w:rFonts w:hint="eastAsia"/>
        </w:rPr>
        <w:t xml:space="preserve"> </w:t>
      </w:r>
      <w:r w:rsidRPr="00AE0DB5">
        <w:rPr>
          <w:rFonts w:hint="eastAsia"/>
        </w:rPr>
        <w:t>随数值增大而增加，也可取</w:t>
      </w:r>
      <w:r w:rsidRPr="00AE0DB5">
        <w:rPr>
          <w:rFonts w:hint="eastAsia"/>
        </w:rPr>
        <w:t>1.1</w:t>
      </w:r>
      <w:r w:rsidRPr="00AE0DB5">
        <w:rPr>
          <w:rFonts w:hint="eastAsia"/>
        </w:rPr>
        <w:t>、</w:t>
      </w:r>
      <w:r w:rsidRPr="00AE0DB5">
        <w:rPr>
          <w:rFonts w:hint="eastAsia"/>
        </w:rPr>
        <w:t>1.3</w:t>
      </w:r>
      <w:r w:rsidRPr="00AE0DB5">
        <w:rPr>
          <w:rFonts w:hint="eastAsia"/>
        </w:rPr>
        <w:t>等中</w:t>
      </w:r>
      <w:r w:rsidRPr="00AE0DB5">
        <w:rPr>
          <w:rFonts w:hint="eastAsia"/>
        </w:rPr>
        <w:lastRenderedPageBreak/>
        <w:t>间数值。</w:t>
      </w:r>
    </w:p>
    <w:p w14:paraId="5F717A8B" w14:textId="77777777" w:rsidR="006B1ADD" w:rsidRPr="00AE0DB5" w:rsidRDefault="006B1ADD" w:rsidP="00AB352A">
      <w:pPr>
        <w:kinsoku w:val="0"/>
        <w:overflowPunct w:val="0"/>
        <w:autoSpaceDE w:val="0"/>
        <w:autoSpaceDN w:val="0"/>
        <w:ind w:left="851"/>
      </w:pPr>
      <w:r w:rsidRPr="00AE0DB5">
        <w:rPr>
          <w:rFonts w:hint="eastAsia"/>
        </w:rPr>
        <w:t>按照重要性排序的结果，分别比较相邻两个指标的相对重要程度。例如：按前述的一级指标排列顺序，能力</w:t>
      </w:r>
      <w:r w:rsidRPr="00AE0DB5">
        <w:rPr>
          <w:rFonts w:hint="eastAsia"/>
        </w:rPr>
        <w:t>&gt;</w:t>
      </w:r>
      <w:r w:rsidRPr="00AE0DB5">
        <w:rPr>
          <w:rFonts w:hint="eastAsia"/>
        </w:rPr>
        <w:t>知识</w:t>
      </w:r>
      <w:r w:rsidRPr="00AE0DB5">
        <w:rPr>
          <w:rFonts w:hint="eastAsia"/>
        </w:rPr>
        <w:t xml:space="preserve"> = </w:t>
      </w:r>
      <w:r w:rsidRPr="00AE0DB5">
        <w:rPr>
          <w:rFonts w:hint="eastAsia"/>
        </w:rPr>
        <w:t>工作态度</w:t>
      </w:r>
      <w:r w:rsidRPr="00AE0DB5">
        <w:rPr>
          <w:rFonts w:hint="eastAsia"/>
        </w:rPr>
        <w:t>&gt;</w:t>
      </w:r>
      <w:r w:rsidRPr="00AE0DB5">
        <w:rPr>
          <w:rFonts w:hint="eastAsia"/>
        </w:rPr>
        <w:t>经历</w:t>
      </w:r>
      <w:r w:rsidRPr="00AE0DB5">
        <w:rPr>
          <w:rFonts w:hint="eastAsia"/>
        </w:rPr>
        <w:t xml:space="preserve"> = </w:t>
      </w:r>
      <w:r w:rsidRPr="00AE0DB5">
        <w:rPr>
          <w:rFonts w:hint="eastAsia"/>
        </w:rPr>
        <w:t>工作绩效</w:t>
      </w:r>
      <w:r w:rsidRPr="00AE0DB5">
        <w:rPr>
          <w:rFonts w:hint="eastAsia"/>
        </w:rPr>
        <w:t>&gt;</w:t>
      </w:r>
      <w:r w:rsidRPr="00AE0DB5">
        <w:rPr>
          <w:rFonts w:hint="eastAsia"/>
        </w:rPr>
        <w:t>资格，进一步确定各指标的相对重要程度为：</w:t>
      </w:r>
    </w:p>
    <w:p w14:paraId="5F717A8C" w14:textId="77777777" w:rsidR="006B1ADD" w:rsidRPr="00AE0DB5" w:rsidRDefault="006B1ADD" w:rsidP="00AB352A">
      <w:pPr>
        <w:kinsoku w:val="0"/>
        <w:overflowPunct w:val="0"/>
        <w:autoSpaceDE w:val="0"/>
        <w:autoSpaceDN w:val="0"/>
        <w:ind w:left="851"/>
      </w:pPr>
      <w:r w:rsidRPr="00AE0DB5">
        <w:rPr>
          <w:rFonts w:hint="eastAsia"/>
        </w:rPr>
        <w:t>“工作绩效”指标比“资格”指标稍微重要，则</w:t>
      </w:r>
      <w:r w:rsidRPr="00AE0DB5">
        <w:rPr>
          <w:rFonts w:hint="eastAsia"/>
        </w:rPr>
        <w:t xml:space="preserve"> r6 = 1.2</w:t>
      </w:r>
      <w:r w:rsidRPr="00AE0DB5">
        <w:rPr>
          <w:rFonts w:hint="eastAsia"/>
        </w:rPr>
        <w:t>；</w:t>
      </w:r>
    </w:p>
    <w:p w14:paraId="5F717A8D" w14:textId="77777777" w:rsidR="006B1ADD" w:rsidRPr="00AE0DB5" w:rsidRDefault="006B1ADD" w:rsidP="00AB352A">
      <w:pPr>
        <w:kinsoku w:val="0"/>
        <w:overflowPunct w:val="0"/>
        <w:autoSpaceDE w:val="0"/>
        <w:autoSpaceDN w:val="0"/>
        <w:ind w:left="851"/>
      </w:pPr>
      <w:r w:rsidRPr="00AE0DB5">
        <w:rPr>
          <w:rFonts w:hint="eastAsia"/>
        </w:rPr>
        <w:t>“经历”指标和“工作绩效”指标同等重要，则</w:t>
      </w:r>
      <w:r w:rsidRPr="00AE0DB5">
        <w:rPr>
          <w:rFonts w:hint="eastAsia"/>
        </w:rPr>
        <w:t xml:space="preserve"> r5 = 1.0</w:t>
      </w:r>
      <w:r w:rsidRPr="00AE0DB5">
        <w:rPr>
          <w:rFonts w:hint="eastAsia"/>
        </w:rPr>
        <w:t>；</w:t>
      </w:r>
    </w:p>
    <w:p w14:paraId="5F717A8E" w14:textId="77777777" w:rsidR="006B1ADD" w:rsidRPr="00AE0DB5" w:rsidRDefault="006B1ADD" w:rsidP="00AB352A">
      <w:pPr>
        <w:kinsoku w:val="0"/>
        <w:overflowPunct w:val="0"/>
        <w:autoSpaceDE w:val="0"/>
        <w:autoSpaceDN w:val="0"/>
        <w:ind w:left="851"/>
      </w:pPr>
      <w:r w:rsidRPr="00AE0DB5">
        <w:rPr>
          <w:rFonts w:hint="eastAsia"/>
        </w:rPr>
        <w:t>“工作态度”指标比“经历”指标明显重要，则</w:t>
      </w:r>
      <w:r w:rsidRPr="00AE0DB5">
        <w:rPr>
          <w:rFonts w:hint="eastAsia"/>
        </w:rPr>
        <w:t xml:space="preserve"> r4 = 1.4</w:t>
      </w:r>
      <w:r w:rsidRPr="00AE0DB5">
        <w:rPr>
          <w:rFonts w:hint="eastAsia"/>
        </w:rPr>
        <w:t>；</w:t>
      </w:r>
    </w:p>
    <w:p w14:paraId="5F717A8F" w14:textId="77777777" w:rsidR="006B1ADD" w:rsidRPr="00AE0DB5" w:rsidRDefault="006B1ADD" w:rsidP="00AB352A">
      <w:pPr>
        <w:kinsoku w:val="0"/>
        <w:overflowPunct w:val="0"/>
        <w:autoSpaceDE w:val="0"/>
        <w:autoSpaceDN w:val="0"/>
        <w:ind w:left="851"/>
      </w:pPr>
      <w:r w:rsidRPr="00AE0DB5">
        <w:rPr>
          <w:rFonts w:hint="eastAsia"/>
        </w:rPr>
        <w:t>“知识”指标和“工作态度”指标同等重要，则</w:t>
      </w:r>
      <w:r w:rsidRPr="00AE0DB5">
        <w:rPr>
          <w:rFonts w:hint="eastAsia"/>
        </w:rPr>
        <w:t xml:space="preserve"> r3 = 1.0</w:t>
      </w:r>
      <w:r w:rsidRPr="00AE0DB5">
        <w:rPr>
          <w:rFonts w:hint="eastAsia"/>
        </w:rPr>
        <w:t>；</w:t>
      </w:r>
    </w:p>
    <w:p w14:paraId="5F717A90" w14:textId="77777777" w:rsidR="006B1ADD" w:rsidRPr="00AE0DB5" w:rsidRDefault="006B1ADD" w:rsidP="00AB352A">
      <w:pPr>
        <w:kinsoku w:val="0"/>
        <w:overflowPunct w:val="0"/>
        <w:autoSpaceDE w:val="0"/>
        <w:autoSpaceDN w:val="0"/>
        <w:ind w:left="851"/>
      </w:pPr>
      <w:r w:rsidRPr="00AE0DB5">
        <w:rPr>
          <w:rFonts w:hint="eastAsia"/>
        </w:rPr>
        <w:t>“能力”指标比“知识”指标稍微重要</w:t>
      </w:r>
      <w:r w:rsidRPr="00AE0DB5">
        <w:rPr>
          <w:rFonts w:hint="eastAsia"/>
        </w:rPr>
        <w:t>,</w:t>
      </w:r>
      <w:r w:rsidRPr="00AE0DB5">
        <w:rPr>
          <w:rFonts w:hint="eastAsia"/>
        </w:rPr>
        <w:t>则</w:t>
      </w:r>
      <w:r w:rsidRPr="00AE0DB5">
        <w:rPr>
          <w:rFonts w:hint="eastAsia"/>
        </w:rPr>
        <w:t xml:space="preserve"> r2 = 1.2</w:t>
      </w:r>
      <w:r w:rsidRPr="00AE0DB5">
        <w:rPr>
          <w:rFonts w:hint="eastAsia"/>
        </w:rPr>
        <w:t>。</w:t>
      </w:r>
    </w:p>
    <w:p w14:paraId="5F717A91" w14:textId="77777777" w:rsidR="006B1ADD" w:rsidRPr="00AE0DB5" w:rsidRDefault="006B1ADD" w:rsidP="00AB352A">
      <w:pPr>
        <w:kinsoku w:val="0"/>
        <w:overflowPunct w:val="0"/>
        <w:autoSpaceDE w:val="0"/>
        <w:autoSpaceDN w:val="0"/>
        <w:ind w:left="851"/>
      </w:pPr>
      <w:r w:rsidRPr="00AE0DB5">
        <w:rPr>
          <w:rFonts w:hint="eastAsia"/>
        </w:rPr>
        <w:t>若是由多位专家来确定指标的相对重要程度，则取各位专家评出的相对重要性程度平均值。</w:t>
      </w:r>
    </w:p>
    <w:p w14:paraId="5F717A92" w14:textId="77777777" w:rsidR="006B1ADD" w:rsidRPr="00AE0DB5" w:rsidRDefault="006B1ADD" w:rsidP="005959F9">
      <w:pPr>
        <w:pStyle w:val="aff0"/>
        <w:numPr>
          <w:ilvl w:val="5"/>
          <w:numId w:val="128"/>
        </w:numPr>
        <w:kinsoku w:val="0"/>
        <w:overflowPunct w:val="0"/>
        <w:autoSpaceDE w:val="0"/>
        <w:autoSpaceDN w:val="0"/>
        <w:ind w:left="851" w:firstLineChars="0" w:hanging="851"/>
        <w:rPr>
          <w:rFonts w:hAnsi="宋体"/>
          <w:b/>
          <w:color w:val="000000" w:themeColor="text1"/>
          <w:szCs w:val="21"/>
        </w:rPr>
      </w:pPr>
      <w:r w:rsidRPr="00AE0DB5">
        <w:rPr>
          <w:rFonts w:hAnsi="宋体" w:hint="eastAsia"/>
          <w:b/>
          <w:color w:val="000000" w:themeColor="text1"/>
          <w:szCs w:val="21"/>
        </w:rPr>
        <w:t>计算各指标的权重</w:t>
      </w:r>
    </w:p>
    <w:tbl>
      <w:tblPr>
        <w:tblpPr w:leftFromText="180" w:rightFromText="180" w:vertAnchor="text" w:horzAnchor="margin" w:tblpXSpec="right" w:tblpY="199"/>
        <w:tblW w:w="5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2"/>
        <w:gridCol w:w="575"/>
        <w:gridCol w:w="575"/>
        <w:gridCol w:w="910"/>
        <w:gridCol w:w="575"/>
        <w:gridCol w:w="910"/>
        <w:gridCol w:w="575"/>
      </w:tblGrid>
      <w:tr w:rsidR="006B1ADD" w:rsidRPr="00AE0DB5" w14:paraId="5F717A9A" w14:textId="77777777" w:rsidTr="00DE76D5">
        <w:trPr>
          <w:trHeight w:val="445"/>
        </w:trPr>
        <w:tc>
          <w:tcPr>
            <w:tcW w:w="0" w:type="auto"/>
            <w:vAlign w:val="center"/>
          </w:tcPr>
          <w:p w14:paraId="5F717A93" w14:textId="77777777" w:rsidR="006B1ADD" w:rsidRPr="00AE0DB5" w:rsidRDefault="006B1ADD" w:rsidP="00F606D8">
            <w:pPr>
              <w:spacing w:line="360" w:lineRule="auto"/>
              <w:ind w:left="0"/>
              <w:jc w:val="center"/>
              <w:rPr>
                <w:rFonts w:ascii="黑体" w:eastAsia="黑体" w:hAnsi="黑体"/>
                <w:b/>
                <w:color w:val="000000" w:themeColor="text1"/>
                <w:kern w:val="0"/>
                <w:sz w:val="15"/>
                <w:szCs w:val="15"/>
              </w:rPr>
            </w:pPr>
            <w:r w:rsidRPr="00AE0DB5">
              <w:rPr>
                <w:rFonts w:ascii="黑体" w:eastAsia="黑体" w:hAnsi="黑体" w:hint="eastAsia"/>
                <w:b/>
                <w:color w:val="000000" w:themeColor="text1"/>
                <w:kern w:val="0"/>
                <w:sz w:val="15"/>
                <w:szCs w:val="15"/>
              </w:rPr>
              <w:t>指标名称</w:t>
            </w:r>
          </w:p>
        </w:tc>
        <w:tc>
          <w:tcPr>
            <w:tcW w:w="0" w:type="auto"/>
            <w:vAlign w:val="center"/>
          </w:tcPr>
          <w:p w14:paraId="5F717A94" w14:textId="77777777" w:rsidR="006B1ADD" w:rsidRPr="00AE0DB5" w:rsidRDefault="006B1ADD" w:rsidP="00F606D8">
            <w:pPr>
              <w:spacing w:line="360" w:lineRule="auto"/>
              <w:ind w:left="0"/>
              <w:jc w:val="center"/>
              <w:rPr>
                <w:rFonts w:ascii="黑体" w:eastAsia="黑体" w:hAnsi="黑体"/>
                <w:color w:val="000000" w:themeColor="text1"/>
                <w:kern w:val="0"/>
                <w:sz w:val="15"/>
                <w:szCs w:val="15"/>
              </w:rPr>
            </w:pPr>
            <w:r w:rsidRPr="00AE0DB5">
              <w:rPr>
                <w:rFonts w:ascii="黑体" w:eastAsia="黑体" w:hAnsi="黑体" w:hint="eastAsia"/>
                <w:color w:val="000000" w:themeColor="text1"/>
                <w:kern w:val="0"/>
                <w:sz w:val="15"/>
                <w:szCs w:val="15"/>
              </w:rPr>
              <w:t>能力</w:t>
            </w:r>
          </w:p>
        </w:tc>
        <w:tc>
          <w:tcPr>
            <w:tcW w:w="0" w:type="auto"/>
            <w:vAlign w:val="center"/>
          </w:tcPr>
          <w:p w14:paraId="5F717A95" w14:textId="77777777" w:rsidR="006B1ADD" w:rsidRPr="00AE0DB5" w:rsidRDefault="006B1ADD" w:rsidP="00F606D8">
            <w:pPr>
              <w:spacing w:line="360" w:lineRule="auto"/>
              <w:ind w:left="0"/>
              <w:jc w:val="center"/>
              <w:rPr>
                <w:rFonts w:ascii="黑体" w:eastAsia="黑体" w:hAnsi="黑体"/>
                <w:color w:val="000000" w:themeColor="text1"/>
                <w:kern w:val="0"/>
                <w:sz w:val="15"/>
                <w:szCs w:val="15"/>
              </w:rPr>
            </w:pPr>
            <w:r w:rsidRPr="00AE0DB5">
              <w:rPr>
                <w:rFonts w:ascii="黑体" w:eastAsia="黑体" w:hAnsi="黑体" w:hint="eastAsia"/>
                <w:color w:val="000000" w:themeColor="text1"/>
                <w:kern w:val="0"/>
                <w:sz w:val="15"/>
                <w:szCs w:val="15"/>
              </w:rPr>
              <w:t>知识</w:t>
            </w:r>
          </w:p>
        </w:tc>
        <w:tc>
          <w:tcPr>
            <w:tcW w:w="0" w:type="auto"/>
            <w:vAlign w:val="center"/>
          </w:tcPr>
          <w:p w14:paraId="5F717A96" w14:textId="77777777" w:rsidR="006B1ADD" w:rsidRPr="00AE0DB5" w:rsidRDefault="006B1ADD" w:rsidP="00F606D8">
            <w:pPr>
              <w:spacing w:line="360" w:lineRule="auto"/>
              <w:ind w:left="0"/>
              <w:jc w:val="center"/>
              <w:rPr>
                <w:rFonts w:ascii="黑体" w:eastAsia="黑体" w:hAnsi="黑体"/>
                <w:color w:val="000000" w:themeColor="text1"/>
                <w:kern w:val="0"/>
                <w:sz w:val="15"/>
                <w:szCs w:val="15"/>
              </w:rPr>
            </w:pPr>
            <w:r w:rsidRPr="00AE0DB5">
              <w:rPr>
                <w:rFonts w:ascii="黑体" w:eastAsia="黑体" w:hAnsi="黑体" w:hint="eastAsia"/>
                <w:color w:val="000000" w:themeColor="text1"/>
                <w:kern w:val="0"/>
                <w:sz w:val="15"/>
                <w:szCs w:val="15"/>
              </w:rPr>
              <w:t>工作态度</w:t>
            </w:r>
          </w:p>
        </w:tc>
        <w:tc>
          <w:tcPr>
            <w:tcW w:w="0" w:type="auto"/>
            <w:vAlign w:val="center"/>
          </w:tcPr>
          <w:p w14:paraId="5F717A97" w14:textId="77777777" w:rsidR="006B1ADD" w:rsidRPr="00AE0DB5" w:rsidRDefault="006B1ADD" w:rsidP="00F606D8">
            <w:pPr>
              <w:spacing w:line="360" w:lineRule="auto"/>
              <w:ind w:left="0"/>
              <w:jc w:val="center"/>
              <w:rPr>
                <w:rFonts w:ascii="黑体" w:eastAsia="黑体" w:hAnsi="黑体"/>
                <w:color w:val="000000" w:themeColor="text1"/>
                <w:kern w:val="0"/>
                <w:sz w:val="15"/>
                <w:szCs w:val="15"/>
              </w:rPr>
            </w:pPr>
            <w:r w:rsidRPr="00AE0DB5">
              <w:rPr>
                <w:rFonts w:ascii="黑体" w:eastAsia="黑体" w:hAnsi="黑体" w:hint="eastAsia"/>
                <w:color w:val="000000" w:themeColor="text1"/>
                <w:kern w:val="0"/>
                <w:sz w:val="15"/>
                <w:szCs w:val="15"/>
              </w:rPr>
              <w:t>经历</w:t>
            </w:r>
          </w:p>
        </w:tc>
        <w:tc>
          <w:tcPr>
            <w:tcW w:w="0" w:type="auto"/>
            <w:vAlign w:val="center"/>
          </w:tcPr>
          <w:p w14:paraId="5F717A98" w14:textId="77777777" w:rsidR="006B1ADD" w:rsidRPr="00AE0DB5" w:rsidRDefault="006B1ADD" w:rsidP="00F606D8">
            <w:pPr>
              <w:spacing w:line="360" w:lineRule="auto"/>
              <w:ind w:left="0"/>
              <w:jc w:val="center"/>
              <w:rPr>
                <w:rFonts w:ascii="黑体" w:eastAsia="黑体" w:hAnsi="黑体"/>
                <w:color w:val="000000" w:themeColor="text1"/>
                <w:kern w:val="0"/>
                <w:sz w:val="15"/>
                <w:szCs w:val="15"/>
              </w:rPr>
            </w:pPr>
            <w:r w:rsidRPr="00AE0DB5">
              <w:rPr>
                <w:rFonts w:ascii="黑体" w:eastAsia="黑体" w:hAnsi="黑体" w:hint="eastAsia"/>
                <w:color w:val="000000" w:themeColor="text1"/>
                <w:kern w:val="0"/>
                <w:sz w:val="15"/>
                <w:szCs w:val="15"/>
              </w:rPr>
              <w:t>工作绩效</w:t>
            </w:r>
          </w:p>
        </w:tc>
        <w:tc>
          <w:tcPr>
            <w:tcW w:w="0" w:type="auto"/>
            <w:vAlign w:val="center"/>
          </w:tcPr>
          <w:p w14:paraId="5F717A99" w14:textId="77777777" w:rsidR="006B1ADD" w:rsidRPr="00AE0DB5" w:rsidRDefault="006B1ADD" w:rsidP="00F606D8">
            <w:pPr>
              <w:spacing w:line="360" w:lineRule="auto"/>
              <w:ind w:left="0"/>
              <w:jc w:val="center"/>
              <w:rPr>
                <w:rFonts w:ascii="黑体" w:eastAsia="黑体" w:hAnsi="黑体"/>
                <w:color w:val="000000" w:themeColor="text1"/>
                <w:kern w:val="0"/>
                <w:sz w:val="15"/>
                <w:szCs w:val="15"/>
              </w:rPr>
            </w:pPr>
            <w:r w:rsidRPr="00AE0DB5">
              <w:rPr>
                <w:rFonts w:ascii="黑体" w:eastAsia="黑体" w:hAnsi="黑体" w:hint="eastAsia"/>
                <w:color w:val="000000" w:themeColor="text1"/>
                <w:kern w:val="0"/>
                <w:sz w:val="15"/>
                <w:szCs w:val="15"/>
              </w:rPr>
              <w:t>资格</w:t>
            </w:r>
          </w:p>
        </w:tc>
      </w:tr>
      <w:tr w:rsidR="006B1ADD" w:rsidRPr="00F606D8" w14:paraId="5F717AA2" w14:textId="77777777" w:rsidTr="00DE76D5">
        <w:trPr>
          <w:trHeight w:val="464"/>
        </w:trPr>
        <w:tc>
          <w:tcPr>
            <w:tcW w:w="0" w:type="auto"/>
            <w:vAlign w:val="center"/>
          </w:tcPr>
          <w:p w14:paraId="5F717A9B" w14:textId="77777777" w:rsidR="006B1ADD" w:rsidRPr="00F606D8" w:rsidRDefault="006B1ADD" w:rsidP="00F606D8">
            <w:pPr>
              <w:spacing w:line="360" w:lineRule="auto"/>
              <w:ind w:left="0"/>
              <w:jc w:val="center"/>
              <w:rPr>
                <w:rFonts w:ascii="黑体" w:eastAsia="黑体" w:hAnsi="黑体"/>
                <w:b/>
                <w:color w:val="000000" w:themeColor="text1"/>
                <w:kern w:val="0"/>
                <w:szCs w:val="21"/>
              </w:rPr>
            </w:pPr>
            <w:r w:rsidRPr="00F606D8">
              <w:rPr>
                <w:rFonts w:ascii="黑体" w:eastAsia="黑体" w:hAnsi="黑体" w:hint="eastAsia"/>
                <w:b/>
                <w:color w:val="000000" w:themeColor="text1"/>
                <w:kern w:val="0"/>
                <w:szCs w:val="21"/>
              </w:rPr>
              <w:t>权重符号</w:t>
            </w:r>
          </w:p>
        </w:tc>
        <w:tc>
          <w:tcPr>
            <w:tcW w:w="0" w:type="auto"/>
            <w:vAlign w:val="center"/>
          </w:tcPr>
          <w:p w14:paraId="5F717A9C" w14:textId="77777777" w:rsidR="006B1ADD" w:rsidRPr="00F606D8" w:rsidRDefault="006B1ADD" w:rsidP="00F606D8">
            <w:pPr>
              <w:spacing w:line="360" w:lineRule="auto"/>
              <w:ind w:left="0"/>
              <w:jc w:val="center"/>
              <w:rPr>
                <w:rFonts w:ascii="黑体" w:eastAsia="黑体" w:hAnsi="黑体"/>
                <w:b/>
                <w:color w:val="000000" w:themeColor="text1"/>
                <w:kern w:val="0"/>
                <w:szCs w:val="21"/>
              </w:rPr>
            </w:pPr>
            <w:r w:rsidRPr="00F606D8">
              <w:rPr>
                <w:rFonts w:ascii="黑体" w:eastAsia="黑体" w:hAnsi="黑体" w:cs="Vijaya" w:hint="eastAsia"/>
                <w:i/>
                <w:color w:val="000000" w:themeColor="text1"/>
                <w:kern w:val="0"/>
                <w:szCs w:val="21"/>
              </w:rPr>
              <w:t>ω</w:t>
            </w:r>
            <w:r w:rsidRPr="00F606D8">
              <w:rPr>
                <w:rFonts w:ascii="黑体" w:eastAsia="黑体" w:hAnsi="黑体" w:cs="Vijaya" w:hint="eastAsia"/>
                <w:color w:val="000000" w:themeColor="text1"/>
                <w:kern w:val="0"/>
                <w:szCs w:val="21"/>
                <w:vertAlign w:val="subscript"/>
              </w:rPr>
              <w:t>1</w:t>
            </w:r>
          </w:p>
        </w:tc>
        <w:tc>
          <w:tcPr>
            <w:tcW w:w="0" w:type="auto"/>
            <w:vAlign w:val="center"/>
          </w:tcPr>
          <w:p w14:paraId="5F717A9D" w14:textId="77777777" w:rsidR="006B1ADD" w:rsidRPr="00F606D8" w:rsidRDefault="006B1ADD" w:rsidP="00F606D8">
            <w:pPr>
              <w:spacing w:line="360" w:lineRule="auto"/>
              <w:ind w:left="0"/>
              <w:jc w:val="center"/>
              <w:rPr>
                <w:rFonts w:ascii="黑体" w:eastAsia="黑体" w:hAnsi="黑体"/>
                <w:b/>
                <w:color w:val="000000" w:themeColor="text1"/>
                <w:kern w:val="0"/>
                <w:szCs w:val="21"/>
              </w:rPr>
            </w:pPr>
            <w:r w:rsidRPr="00F606D8">
              <w:rPr>
                <w:rFonts w:ascii="黑体" w:eastAsia="黑体" w:hAnsi="黑体" w:cs="Vijaya" w:hint="eastAsia"/>
                <w:i/>
                <w:color w:val="000000" w:themeColor="text1"/>
                <w:kern w:val="0"/>
                <w:szCs w:val="21"/>
              </w:rPr>
              <w:t>ω</w:t>
            </w:r>
            <w:r w:rsidRPr="00F606D8">
              <w:rPr>
                <w:rFonts w:ascii="黑体" w:eastAsia="黑体" w:hAnsi="黑体" w:cs="Vijaya" w:hint="eastAsia"/>
                <w:color w:val="000000" w:themeColor="text1"/>
                <w:kern w:val="0"/>
                <w:szCs w:val="21"/>
                <w:vertAlign w:val="subscript"/>
              </w:rPr>
              <w:t>2</w:t>
            </w:r>
          </w:p>
        </w:tc>
        <w:tc>
          <w:tcPr>
            <w:tcW w:w="0" w:type="auto"/>
            <w:vAlign w:val="center"/>
          </w:tcPr>
          <w:p w14:paraId="5F717A9E" w14:textId="77777777" w:rsidR="006B1ADD" w:rsidRPr="00F606D8" w:rsidRDefault="006B1ADD" w:rsidP="00F606D8">
            <w:pPr>
              <w:spacing w:line="360" w:lineRule="auto"/>
              <w:ind w:left="0"/>
              <w:jc w:val="center"/>
              <w:rPr>
                <w:rFonts w:ascii="黑体" w:eastAsia="黑体" w:hAnsi="黑体"/>
                <w:b/>
                <w:color w:val="000000" w:themeColor="text1"/>
                <w:kern w:val="0"/>
                <w:szCs w:val="21"/>
              </w:rPr>
            </w:pPr>
            <w:r w:rsidRPr="00F606D8">
              <w:rPr>
                <w:rFonts w:ascii="黑体" w:eastAsia="黑体" w:hAnsi="黑体" w:cs="Vijaya" w:hint="eastAsia"/>
                <w:i/>
                <w:color w:val="000000" w:themeColor="text1"/>
                <w:kern w:val="0"/>
                <w:szCs w:val="21"/>
              </w:rPr>
              <w:t>ω</w:t>
            </w:r>
            <w:r w:rsidRPr="00F606D8">
              <w:rPr>
                <w:rFonts w:ascii="黑体" w:eastAsia="黑体" w:hAnsi="黑体" w:cs="Vijaya" w:hint="eastAsia"/>
                <w:color w:val="000000" w:themeColor="text1"/>
                <w:kern w:val="0"/>
                <w:szCs w:val="21"/>
                <w:vertAlign w:val="subscript"/>
              </w:rPr>
              <w:t>3</w:t>
            </w:r>
          </w:p>
        </w:tc>
        <w:tc>
          <w:tcPr>
            <w:tcW w:w="0" w:type="auto"/>
            <w:vAlign w:val="center"/>
          </w:tcPr>
          <w:p w14:paraId="5F717A9F" w14:textId="77777777" w:rsidR="006B1ADD" w:rsidRPr="00F606D8" w:rsidRDefault="006B1ADD" w:rsidP="00F606D8">
            <w:pPr>
              <w:spacing w:line="360" w:lineRule="auto"/>
              <w:ind w:left="0"/>
              <w:jc w:val="center"/>
              <w:rPr>
                <w:rFonts w:ascii="黑体" w:eastAsia="黑体" w:hAnsi="黑体"/>
                <w:b/>
                <w:color w:val="000000" w:themeColor="text1"/>
                <w:kern w:val="0"/>
                <w:szCs w:val="21"/>
              </w:rPr>
            </w:pPr>
            <w:r w:rsidRPr="00F606D8">
              <w:rPr>
                <w:rFonts w:ascii="黑体" w:eastAsia="黑体" w:hAnsi="黑体" w:cs="Vijaya" w:hint="eastAsia"/>
                <w:i/>
                <w:color w:val="000000" w:themeColor="text1"/>
                <w:kern w:val="0"/>
                <w:szCs w:val="21"/>
              </w:rPr>
              <w:t>ω</w:t>
            </w:r>
            <w:r w:rsidRPr="00F606D8">
              <w:rPr>
                <w:rFonts w:ascii="黑体" w:eastAsia="黑体" w:hAnsi="黑体" w:cs="Vijaya" w:hint="eastAsia"/>
                <w:color w:val="000000" w:themeColor="text1"/>
                <w:kern w:val="0"/>
                <w:szCs w:val="21"/>
                <w:vertAlign w:val="subscript"/>
              </w:rPr>
              <w:t>4</w:t>
            </w:r>
          </w:p>
        </w:tc>
        <w:tc>
          <w:tcPr>
            <w:tcW w:w="0" w:type="auto"/>
            <w:vAlign w:val="center"/>
          </w:tcPr>
          <w:p w14:paraId="5F717AA0" w14:textId="77777777" w:rsidR="006B1ADD" w:rsidRPr="00F606D8" w:rsidRDefault="006B1ADD" w:rsidP="00F606D8">
            <w:pPr>
              <w:spacing w:line="360" w:lineRule="auto"/>
              <w:ind w:left="0"/>
              <w:jc w:val="center"/>
              <w:rPr>
                <w:rFonts w:ascii="黑体" w:eastAsia="黑体" w:hAnsi="黑体"/>
                <w:b/>
                <w:color w:val="000000" w:themeColor="text1"/>
                <w:kern w:val="0"/>
                <w:szCs w:val="21"/>
              </w:rPr>
            </w:pPr>
            <w:r w:rsidRPr="00F606D8">
              <w:rPr>
                <w:rFonts w:ascii="黑体" w:eastAsia="黑体" w:hAnsi="黑体" w:cs="Vijaya" w:hint="eastAsia"/>
                <w:i/>
                <w:color w:val="000000" w:themeColor="text1"/>
                <w:kern w:val="0"/>
                <w:szCs w:val="21"/>
              </w:rPr>
              <w:t>ω</w:t>
            </w:r>
            <w:r w:rsidRPr="00F606D8">
              <w:rPr>
                <w:rFonts w:ascii="黑体" w:eastAsia="黑体" w:hAnsi="黑体" w:cs="Vijaya" w:hint="eastAsia"/>
                <w:color w:val="000000" w:themeColor="text1"/>
                <w:kern w:val="0"/>
                <w:szCs w:val="21"/>
                <w:vertAlign w:val="subscript"/>
              </w:rPr>
              <w:t>5</w:t>
            </w:r>
          </w:p>
        </w:tc>
        <w:tc>
          <w:tcPr>
            <w:tcW w:w="0" w:type="auto"/>
            <w:vAlign w:val="center"/>
          </w:tcPr>
          <w:p w14:paraId="5F717AA1" w14:textId="77777777" w:rsidR="006B1ADD" w:rsidRPr="00F606D8" w:rsidRDefault="006B1ADD" w:rsidP="00F606D8">
            <w:pPr>
              <w:spacing w:line="360" w:lineRule="auto"/>
              <w:ind w:left="0"/>
              <w:jc w:val="center"/>
              <w:rPr>
                <w:rFonts w:ascii="黑体" w:eastAsia="黑体" w:hAnsi="黑体"/>
                <w:b/>
                <w:color w:val="000000" w:themeColor="text1"/>
                <w:kern w:val="0"/>
                <w:szCs w:val="21"/>
              </w:rPr>
            </w:pPr>
            <w:r w:rsidRPr="00F606D8">
              <w:rPr>
                <w:rFonts w:ascii="黑体" w:eastAsia="黑体" w:hAnsi="黑体" w:cs="Vijaya" w:hint="eastAsia"/>
                <w:i/>
                <w:color w:val="000000" w:themeColor="text1"/>
                <w:kern w:val="0"/>
                <w:szCs w:val="21"/>
              </w:rPr>
              <w:t>ω</w:t>
            </w:r>
            <w:r w:rsidRPr="00F606D8">
              <w:rPr>
                <w:rFonts w:ascii="黑体" w:eastAsia="黑体" w:hAnsi="黑体" w:cs="Vijaya"/>
                <w:color w:val="000000" w:themeColor="text1"/>
                <w:kern w:val="0"/>
                <w:szCs w:val="21"/>
                <w:vertAlign w:val="subscript"/>
              </w:rPr>
              <w:t>6</w:t>
            </w:r>
          </w:p>
        </w:tc>
      </w:tr>
    </w:tbl>
    <w:p w14:paraId="5F717AA3" w14:textId="77777777" w:rsidR="006B1ADD" w:rsidRPr="00F606D8" w:rsidRDefault="006B1ADD" w:rsidP="006B1ADD">
      <w:pPr>
        <w:pStyle w:val="aa"/>
        <w:adjustRightInd w:val="0"/>
        <w:snapToGrid w:val="0"/>
        <w:spacing w:line="312" w:lineRule="auto"/>
        <w:ind w:leftChars="49" w:left="103" w:right="-29"/>
        <w:rPr>
          <w:rFonts w:hAnsi="宋体"/>
          <w:color w:val="000000" w:themeColor="text1"/>
          <w:szCs w:val="21"/>
        </w:rPr>
      </w:pPr>
    </w:p>
    <w:p w14:paraId="5F717AA4" w14:textId="77777777" w:rsidR="006B1ADD" w:rsidRPr="00F606D8" w:rsidRDefault="006B1ADD" w:rsidP="006B1ADD">
      <w:pPr>
        <w:pStyle w:val="aa"/>
        <w:adjustRightInd w:val="0"/>
        <w:snapToGrid w:val="0"/>
        <w:spacing w:line="312" w:lineRule="auto"/>
        <w:ind w:leftChars="49" w:left="103" w:right="-29"/>
        <w:rPr>
          <w:rFonts w:asciiTheme="minorEastAsia" w:eastAsiaTheme="minorEastAsia" w:hAnsiTheme="minorEastAsia"/>
          <w:color w:val="000000" w:themeColor="text1"/>
          <w:szCs w:val="21"/>
        </w:rPr>
      </w:pPr>
    </w:p>
    <w:p w14:paraId="5F717AA5" w14:textId="77777777" w:rsidR="006B1ADD" w:rsidRPr="00AE0DB5" w:rsidRDefault="006B1ADD" w:rsidP="006B1ADD">
      <w:pPr>
        <w:pStyle w:val="aa"/>
        <w:adjustRightInd w:val="0"/>
        <w:snapToGrid w:val="0"/>
        <w:spacing w:line="312" w:lineRule="auto"/>
        <w:ind w:leftChars="49" w:left="103" w:right="-29"/>
        <w:rPr>
          <w:rFonts w:asciiTheme="minorEastAsia" w:eastAsiaTheme="minorEastAsia" w:hAnsiTheme="minorEastAsia"/>
          <w:color w:val="000000" w:themeColor="text1"/>
          <w:sz w:val="15"/>
          <w:szCs w:val="15"/>
        </w:rPr>
      </w:pPr>
    </w:p>
    <w:p w14:paraId="5F717AA6" w14:textId="77777777" w:rsidR="006B1ADD" w:rsidRPr="00AE0DB5" w:rsidRDefault="006B1ADD" w:rsidP="006B1ADD">
      <w:pPr>
        <w:pStyle w:val="aa"/>
        <w:adjustRightInd w:val="0"/>
        <w:snapToGrid w:val="0"/>
        <w:spacing w:line="312" w:lineRule="auto"/>
        <w:ind w:leftChars="49" w:left="103" w:right="-29"/>
        <w:rPr>
          <w:rFonts w:asciiTheme="minorEastAsia" w:eastAsiaTheme="minorEastAsia" w:hAnsiTheme="minorEastAsia"/>
          <w:color w:val="000000" w:themeColor="text1"/>
          <w:sz w:val="15"/>
          <w:szCs w:val="15"/>
        </w:rPr>
      </w:pPr>
    </w:p>
    <w:p w14:paraId="5F717AA7" w14:textId="77777777" w:rsidR="00F606D8" w:rsidRDefault="00F606D8" w:rsidP="006B1ADD">
      <w:pPr>
        <w:pStyle w:val="aa"/>
        <w:adjustRightInd w:val="0"/>
        <w:snapToGrid w:val="0"/>
        <w:spacing w:line="312" w:lineRule="auto"/>
        <w:ind w:leftChars="49" w:left="103" w:right="-29"/>
        <w:rPr>
          <w:rFonts w:asciiTheme="minorEastAsia" w:eastAsiaTheme="minorEastAsia" w:hAnsiTheme="minorEastAsia"/>
          <w:color w:val="000000" w:themeColor="text1"/>
          <w:sz w:val="15"/>
          <w:szCs w:val="15"/>
        </w:rPr>
      </w:pPr>
    </w:p>
    <w:p w14:paraId="5F717AA8" w14:textId="77777777" w:rsidR="00F606D8" w:rsidRPr="00AE0DB5" w:rsidRDefault="00F606D8" w:rsidP="006B1ADD">
      <w:pPr>
        <w:pStyle w:val="aa"/>
        <w:adjustRightInd w:val="0"/>
        <w:snapToGrid w:val="0"/>
        <w:spacing w:line="312" w:lineRule="auto"/>
        <w:ind w:leftChars="49" w:left="103" w:right="-29"/>
        <w:rPr>
          <w:rFonts w:asciiTheme="minorEastAsia" w:eastAsiaTheme="minorEastAsia" w:hAnsiTheme="minorEastAsia"/>
          <w:color w:val="000000" w:themeColor="text1"/>
          <w:sz w:val="15"/>
          <w:szCs w:val="15"/>
        </w:rPr>
      </w:pPr>
    </w:p>
    <w:p w14:paraId="5F717AA9" w14:textId="77777777" w:rsidR="006B1ADD" w:rsidRPr="00AE0DB5" w:rsidRDefault="006B1ADD" w:rsidP="00AB352A">
      <w:pPr>
        <w:kinsoku w:val="0"/>
        <w:overflowPunct w:val="0"/>
        <w:autoSpaceDE w:val="0"/>
        <w:autoSpaceDN w:val="0"/>
        <w:ind w:left="851"/>
      </w:pPr>
      <w:r w:rsidRPr="00AE0DB5">
        <w:rPr>
          <w:rFonts w:hint="eastAsia"/>
        </w:rPr>
        <w:t>根据以下公式计算权重：</w:t>
      </w:r>
    </w:p>
    <w:p w14:paraId="5F717AAA" w14:textId="77777777" w:rsidR="006B1ADD" w:rsidRPr="00AB352A" w:rsidRDefault="00CC16A2" w:rsidP="00AB352A">
      <w:pPr>
        <w:kinsoku w:val="0"/>
        <w:overflowPunct w:val="0"/>
        <w:autoSpaceDE w:val="0"/>
        <w:autoSpaceDN w:val="0"/>
        <w:ind w:left="851"/>
      </w:pPr>
      <w:r w:rsidRPr="00AB352A">
        <w:rPr>
          <w:rFonts w:hint="eastAsia"/>
        </w:rPr>
        <w:object w:dxaOrig="3879" w:dyaOrig="1200" w14:anchorId="5F717E1C">
          <v:shape id="_x0000_i1063" type="#_x0000_t75" style="width:200.95pt;height:62.6pt" o:ole="">
            <v:imagedata r:id="rId158" o:title=""/>
          </v:shape>
          <o:OLEObject Type="Embed" ProgID="Equation.3" ShapeID="_x0000_i1063" DrawAspect="Content" ObjectID="_1615366927" r:id="rId159">
            <o:FieldCodes>\* MERGEFORMAT</o:FieldCodes>
          </o:OLEObject>
        </w:object>
      </w:r>
    </w:p>
    <w:p w14:paraId="5F717AAB" w14:textId="77777777" w:rsidR="006B1ADD" w:rsidRPr="00AE0DB5" w:rsidRDefault="006B1ADD" w:rsidP="00AB352A">
      <w:pPr>
        <w:kinsoku w:val="0"/>
        <w:overflowPunct w:val="0"/>
        <w:autoSpaceDE w:val="0"/>
        <w:autoSpaceDN w:val="0"/>
        <w:ind w:left="851"/>
      </w:pPr>
      <w:r w:rsidRPr="00AE0DB5">
        <w:rPr>
          <w:rFonts w:hint="eastAsia"/>
        </w:rPr>
        <w:t>先计算相对重要性排在最后的指标权重ω</w:t>
      </w:r>
      <w:r w:rsidRPr="00AE0DB5">
        <w:rPr>
          <w:rFonts w:hint="eastAsia"/>
        </w:rPr>
        <w:t>6</w:t>
      </w:r>
      <w:r w:rsidRPr="00AE0DB5">
        <w:rPr>
          <w:rFonts w:hint="eastAsia"/>
        </w:rPr>
        <w:t>，然后再计算重要性排序靠前指标的权重。</w:t>
      </w:r>
    </w:p>
    <w:p w14:paraId="5F717AAC" w14:textId="77777777" w:rsidR="006B1ADD" w:rsidRPr="00AE0DB5" w:rsidRDefault="006B1ADD" w:rsidP="00AB352A">
      <w:pPr>
        <w:kinsoku w:val="0"/>
        <w:overflowPunct w:val="0"/>
        <w:autoSpaceDE w:val="0"/>
        <w:autoSpaceDN w:val="0"/>
        <w:ind w:left="851"/>
      </w:pPr>
      <w:r w:rsidRPr="00AE0DB5">
        <w:rPr>
          <w:rFonts w:hint="eastAsia"/>
        </w:rPr>
        <w:t>计算过程如下：</w:t>
      </w:r>
    </w:p>
    <w:p w14:paraId="5F717AAD" w14:textId="77777777" w:rsidR="00CC16A2" w:rsidRDefault="00CC16A2" w:rsidP="00AB352A">
      <w:pPr>
        <w:kinsoku w:val="0"/>
        <w:overflowPunct w:val="0"/>
        <w:autoSpaceDE w:val="0"/>
        <w:autoSpaceDN w:val="0"/>
        <w:ind w:left="851"/>
      </w:pPr>
      <w:r w:rsidRPr="00AB352A">
        <w:object w:dxaOrig="999" w:dyaOrig="699" w14:anchorId="5F717E1D">
          <v:shape id="_x0000_i1064" type="#_x0000_t75" style="width:39.15pt;height:33.8pt;mso-position-horizontal-relative:page;mso-position-vertical-relative:page" o:ole="">
            <v:imagedata r:id="rId160" o:title=""/>
          </v:shape>
          <o:OLEObject Type="Embed" ProgID="Equation.3" ShapeID="_x0000_i1064" DrawAspect="Content" ObjectID="_1615366928" r:id="rId161"/>
        </w:object>
      </w:r>
      <w:r w:rsidR="006B1ADD" w:rsidRPr="00AE0DB5">
        <w:rPr>
          <w:rFonts w:hint="eastAsia"/>
        </w:rPr>
        <w:t xml:space="preserve"> = r2</w:t>
      </w:r>
      <w:r w:rsidR="006B1ADD" w:rsidRPr="00AE0DB5">
        <w:rPr>
          <w:rFonts w:hint="eastAsia"/>
        </w:rPr>
        <w:t>×</w:t>
      </w:r>
      <w:r w:rsidR="006B1ADD" w:rsidRPr="00AE0DB5">
        <w:rPr>
          <w:rFonts w:hint="eastAsia"/>
        </w:rPr>
        <w:t xml:space="preserve">r3 </w:t>
      </w:r>
      <w:r w:rsidR="006B1ADD" w:rsidRPr="00AE0DB5">
        <w:rPr>
          <w:rFonts w:hint="eastAsia"/>
        </w:rPr>
        <w:t>×</w:t>
      </w:r>
      <w:r w:rsidR="006B1ADD" w:rsidRPr="00AE0DB5">
        <w:rPr>
          <w:rFonts w:hint="eastAsia"/>
        </w:rPr>
        <w:t xml:space="preserve">r4 </w:t>
      </w:r>
      <w:r w:rsidR="006B1ADD" w:rsidRPr="00AE0DB5">
        <w:rPr>
          <w:rFonts w:hint="eastAsia"/>
        </w:rPr>
        <w:t>×</w:t>
      </w:r>
      <w:r w:rsidR="006B1ADD" w:rsidRPr="00AE0DB5">
        <w:rPr>
          <w:rFonts w:hint="eastAsia"/>
        </w:rPr>
        <w:t>r5</w:t>
      </w:r>
      <w:r w:rsidR="006B1ADD" w:rsidRPr="00AE0DB5">
        <w:rPr>
          <w:rFonts w:hint="eastAsia"/>
        </w:rPr>
        <w:t>×</w:t>
      </w:r>
      <w:r w:rsidR="006B1ADD" w:rsidRPr="00AE0DB5">
        <w:rPr>
          <w:rFonts w:hint="eastAsia"/>
        </w:rPr>
        <w:t xml:space="preserve">r6 </w:t>
      </w:r>
      <w:r w:rsidR="006B1ADD" w:rsidRPr="00AE0DB5">
        <w:rPr>
          <w:rFonts w:hint="eastAsia"/>
        </w:rPr>
        <w:t>＋</w:t>
      </w:r>
      <w:r w:rsidR="006B1ADD" w:rsidRPr="00AE0DB5">
        <w:rPr>
          <w:rFonts w:hint="eastAsia"/>
        </w:rPr>
        <w:t xml:space="preserve"> r3</w:t>
      </w:r>
      <w:r w:rsidR="006B1ADD" w:rsidRPr="00AE0DB5">
        <w:rPr>
          <w:rFonts w:hint="eastAsia"/>
        </w:rPr>
        <w:t>×</w:t>
      </w:r>
      <w:r w:rsidR="006B1ADD" w:rsidRPr="00AE0DB5">
        <w:rPr>
          <w:rFonts w:hint="eastAsia"/>
        </w:rPr>
        <w:t xml:space="preserve">r4 </w:t>
      </w:r>
      <w:r w:rsidR="006B1ADD" w:rsidRPr="00AE0DB5">
        <w:rPr>
          <w:rFonts w:hint="eastAsia"/>
        </w:rPr>
        <w:t>×</w:t>
      </w:r>
      <w:r w:rsidR="006B1ADD" w:rsidRPr="00AE0DB5">
        <w:rPr>
          <w:rFonts w:hint="eastAsia"/>
        </w:rPr>
        <w:t xml:space="preserve">r5 </w:t>
      </w:r>
      <w:r w:rsidR="006B1ADD" w:rsidRPr="00AE0DB5">
        <w:rPr>
          <w:rFonts w:hint="eastAsia"/>
        </w:rPr>
        <w:t>×</w:t>
      </w:r>
      <w:r w:rsidR="006B1ADD" w:rsidRPr="00AE0DB5">
        <w:rPr>
          <w:rFonts w:hint="eastAsia"/>
        </w:rPr>
        <w:t>r6</w:t>
      </w:r>
      <w:r w:rsidR="006B1ADD" w:rsidRPr="00AE0DB5">
        <w:rPr>
          <w:rFonts w:hint="eastAsia"/>
        </w:rPr>
        <w:t>＋</w:t>
      </w:r>
      <w:r w:rsidR="006B1ADD" w:rsidRPr="00AE0DB5">
        <w:rPr>
          <w:rFonts w:hint="eastAsia"/>
        </w:rPr>
        <w:t>r4</w:t>
      </w:r>
      <w:r w:rsidR="006B1ADD" w:rsidRPr="00AE0DB5">
        <w:rPr>
          <w:rFonts w:hint="eastAsia"/>
        </w:rPr>
        <w:t>×</w:t>
      </w:r>
      <w:r w:rsidR="006B1ADD" w:rsidRPr="00AE0DB5">
        <w:rPr>
          <w:rFonts w:hint="eastAsia"/>
        </w:rPr>
        <w:t xml:space="preserve">r5 </w:t>
      </w:r>
      <w:r w:rsidR="006B1ADD" w:rsidRPr="00AE0DB5">
        <w:rPr>
          <w:rFonts w:hint="eastAsia"/>
        </w:rPr>
        <w:t>×</w:t>
      </w:r>
      <w:r w:rsidR="006B1ADD" w:rsidRPr="00AE0DB5">
        <w:rPr>
          <w:rFonts w:hint="eastAsia"/>
        </w:rPr>
        <w:t>r6</w:t>
      </w:r>
      <w:r w:rsidR="006B1ADD" w:rsidRPr="00AE0DB5">
        <w:rPr>
          <w:rFonts w:hint="eastAsia"/>
        </w:rPr>
        <w:t>＋</w:t>
      </w:r>
      <w:r w:rsidR="006B1ADD" w:rsidRPr="00AE0DB5">
        <w:rPr>
          <w:rFonts w:hint="eastAsia"/>
        </w:rPr>
        <w:t>r5</w:t>
      </w:r>
      <w:r w:rsidR="006B1ADD" w:rsidRPr="00AE0DB5">
        <w:rPr>
          <w:rFonts w:hint="eastAsia"/>
        </w:rPr>
        <w:t>×</w:t>
      </w:r>
      <w:r w:rsidR="006B1ADD" w:rsidRPr="00AE0DB5">
        <w:rPr>
          <w:rFonts w:hint="eastAsia"/>
        </w:rPr>
        <w:t>r6</w:t>
      </w:r>
      <w:r w:rsidR="006B1ADD" w:rsidRPr="00AE0DB5">
        <w:rPr>
          <w:rFonts w:hint="eastAsia"/>
        </w:rPr>
        <w:t>＋</w:t>
      </w:r>
      <w:r w:rsidR="006B1ADD" w:rsidRPr="00AE0DB5">
        <w:rPr>
          <w:rFonts w:hint="eastAsia"/>
        </w:rPr>
        <w:t xml:space="preserve">r6  </w:t>
      </w:r>
    </w:p>
    <w:p w14:paraId="5F717AAE" w14:textId="77777777" w:rsidR="00CC16A2" w:rsidRDefault="006B1ADD" w:rsidP="00AB352A">
      <w:pPr>
        <w:kinsoku w:val="0"/>
        <w:overflowPunct w:val="0"/>
        <w:autoSpaceDE w:val="0"/>
        <w:autoSpaceDN w:val="0"/>
        <w:ind w:left="851"/>
      </w:pPr>
      <w:r w:rsidRPr="00AE0DB5">
        <w:rPr>
          <w:rFonts w:hint="eastAsia"/>
        </w:rPr>
        <w:t>= 1.2</w:t>
      </w:r>
      <w:r w:rsidRPr="00AE0DB5">
        <w:rPr>
          <w:rFonts w:hint="eastAsia"/>
        </w:rPr>
        <w:t>×</w:t>
      </w:r>
      <w:r w:rsidRPr="00AE0DB5">
        <w:rPr>
          <w:rFonts w:hint="eastAsia"/>
        </w:rPr>
        <w:t>1.0</w:t>
      </w:r>
      <w:r w:rsidRPr="00AE0DB5">
        <w:rPr>
          <w:rFonts w:hint="eastAsia"/>
        </w:rPr>
        <w:t>×</w:t>
      </w:r>
      <w:r w:rsidRPr="00AE0DB5">
        <w:rPr>
          <w:rFonts w:hint="eastAsia"/>
        </w:rPr>
        <w:t>1.4</w:t>
      </w:r>
      <w:r w:rsidRPr="00AE0DB5">
        <w:rPr>
          <w:rFonts w:hint="eastAsia"/>
        </w:rPr>
        <w:t>×</w:t>
      </w:r>
      <w:r w:rsidRPr="00AE0DB5">
        <w:rPr>
          <w:rFonts w:hint="eastAsia"/>
        </w:rPr>
        <w:t>1.0</w:t>
      </w:r>
      <w:r w:rsidRPr="00AE0DB5">
        <w:rPr>
          <w:rFonts w:hint="eastAsia"/>
        </w:rPr>
        <w:t>×</w:t>
      </w:r>
      <w:r w:rsidRPr="00AE0DB5">
        <w:rPr>
          <w:rFonts w:hint="eastAsia"/>
        </w:rPr>
        <w:t>1.2</w:t>
      </w:r>
      <w:r w:rsidRPr="00AE0DB5">
        <w:rPr>
          <w:rFonts w:hint="eastAsia"/>
        </w:rPr>
        <w:t>＋</w:t>
      </w:r>
      <w:r w:rsidRPr="00AE0DB5">
        <w:rPr>
          <w:rFonts w:hint="eastAsia"/>
        </w:rPr>
        <w:t>1.0</w:t>
      </w:r>
      <w:r w:rsidRPr="00AE0DB5">
        <w:rPr>
          <w:rFonts w:hint="eastAsia"/>
        </w:rPr>
        <w:t>×</w:t>
      </w:r>
      <w:r w:rsidRPr="00AE0DB5">
        <w:rPr>
          <w:rFonts w:hint="eastAsia"/>
        </w:rPr>
        <w:t>1.4</w:t>
      </w:r>
      <w:r w:rsidRPr="00AE0DB5">
        <w:rPr>
          <w:rFonts w:hint="eastAsia"/>
        </w:rPr>
        <w:t>×</w:t>
      </w:r>
      <w:r w:rsidRPr="00AE0DB5">
        <w:rPr>
          <w:rFonts w:hint="eastAsia"/>
        </w:rPr>
        <w:t>1.0</w:t>
      </w:r>
      <w:r w:rsidRPr="00AE0DB5">
        <w:rPr>
          <w:rFonts w:hint="eastAsia"/>
        </w:rPr>
        <w:t>×</w:t>
      </w:r>
      <w:r w:rsidRPr="00AE0DB5">
        <w:rPr>
          <w:rFonts w:hint="eastAsia"/>
        </w:rPr>
        <w:t>1.2</w:t>
      </w:r>
      <w:r w:rsidRPr="00AE0DB5">
        <w:rPr>
          <w:rFonts w:hint="eastAsia"/>
        </w:rPr>
        <w:t>＋</w:t>
      </w:r>
      <w:r w:rsidRPr="00AE0DB5">
        <w:rPr>
          <w:rFonts w:hint="eastAsia"/>
        </w:rPr>
        <w:t>1.4</w:t>
      </w:r>
      <w:r w:rsidRPr="00AE0DB5">
        <w:rPr>
          <w:rFonts w:hint="eastAsia"/>
        </w:rPr>
        <w:t>×</w:t>
      </w:r>
      <w:r w:rsidRPr="00AE0DB5">
        <w:rPr>
          <w:rFonts w:hint="eastAsia"/>
        </w:rPr>
        <w:t>1.0</w:t>
      </w:r>
      <w:r w:rsidRPr="00AE0DB5">
        <w:rPr>
          <w:rFonts w:hint="eastAsia"/>
        </w:rPr>
        <w:t>×</w:t>
      </w:r>
      <w:r w:rsidRPr="00AE0DB5">
        <w:rPr>
          <w:rFonts w:hint="eastAsia"/>
        </w:rPr>
        <w:t>1.2</w:t>
      </w:r>
      <w:r w:rsidRPr="00AE0DB5">
        <w:rPr>
          <w:rFonts w:hint="eastAsia"/>
        </w:rPr>
        <w:t>＋</w:t>
      </w:r>
      <w:r w:rsidRPr="00AE0DB5">
        <w:rPr>
          <w:rFonts w:hint="eastAsia"/>
        </w:rPr>
        <w:t>1.0</w:t>
      </w:r>
      <w:r w:rsidRPr="00AE0DB5">
        <w:rPr>
          <w:rFonts w:hint="eastAsia"/>
        </w:rPr>
        <w:t>×</w:t>
      </w:r>
      <w:r w:rsidRPr="00AE0DB5">
        <w:rPr>
          <w:rFonts w:hint="eastAsia"/>
        </w:rPr>
        <w:t>1.2</w:t>
      </w:r>
      <w:r w:rsidRPr="00AE0DB5">
        <w:rPr>
          <w:rFonts w:hint="eastAsia"/>
        </w:rPr>
        <w:t>＋</w:t>
      </w:r>
      <w:r w:rsidRPr="00AE0DB5">
        <w:rPr>
          <w:rFonts w:hint="eastAsia"/>
        </w:rPr>
        <w:t>1.2 = 2.016</w:t>
      </w:r>
      <w:r w:rsidRPr="00AE0DB5">
        <w:rPr>
          <w:rFonts w:hint="eastAsia"/>
        </w:rPr>
        <w:t>＋</w:t>
      </w:r>
      <w:r w:rsidRPr="00AE0DB5">
        <w:rPr>
          <w:rFonts w:hint="eastAsia"/>
        </w:rPr>
        <w:t>1.68</w:t>
      </w:r>
      <w:r w:rsidRPr="00AE0DB5">
        <w:rPr>
          <w:rFonts w:hint="eastAsia"/>
        </w:rPr>
        <w:t>＋</w:t>
      </w:r>
      <w:r w:rsidRPr="00AE0DB5">
        <w:rPr>
          <w:rFonts w:hint="eastAsia"/>
        </w:rPr>
        <w:t>1.68</w:t>
      </w:r>
      <w:r w:rsidRPr="00AE0DB5">
        <w:rPr>
          <w:rFonts w:hint="eastAsia"/>
        </w:rPr>
        <w:t>＋</w:t>
      </w:r>
      <w:r w:rsidRPr="00AE0DB5">
        <w:rPr>
          <w:rFonts w:hint="eastAsia"/>
        </w:rPr>
        <w:t>1.2</w:t>
      </w:r>
      <w:r w:rsidRPr="00AE0DB5">
        <w:rPr>
          <w:rFonts w:hint="eastAsia"/>
        </w:rPr>
        <w:t>＋</w:t>
      </w:r>
      <w:r w:rsidRPr="00AE0DB5">
        <w:rPr>
          <w:rFonts w:hint="eastAsia"/>
        </w:rPr>
        <w:t xml:space="preserve">1.2 </w:t>
      </w:r>
    </w:p>
    <w:p w14:paraId="5F717AAF" w14:textId="77777777" w:rsidR="006B1ADD" w:rsidRPr="00AE0DB5" w:rsidRDefault="006B1ADD" w:rsidP="00AB352A">
      <w:pPr>
        <w:kinsoku w:val="0"/>
        <w:overflowPunct w:val="0"/>
        <w:autoSpaceDE w:val="0"/>
        <w:autoSpaceDN w:val="0"/>
        <w:ind w:left="851"/>
      </w:pPr>
      <w:r w:rsidRPr="00AE0DB5">
        <w:rPr>
          <w:rFonts w:hint="eastAsia"/>
        </w:rPr>
        <w:t>= 7.776</w:t>
      </w:r>
    </w:p>
    <w:p w14:paraId="5F717AB0" w14:textId="77777777" w:rsidR="00CC16A2" w:rsidRDefault="006B1ADD" w:rsidP="00AB352A">
      <w:pPr>
        <w:kinsoku w:val="0"/>
        <w:overflowPunct w:val="0"/>
        <w:autoSpaceDE w:val="0"/>
        <w:autoSpaceDN w:val="0"/>
        <w:ind w:left="851"/>
      </w:pPr>
      <w:r w:rsidRPr="00AE0DB5">
        <w:rPr>
          <w:rFonts w:hint="eastAsia"/>
        </w:rPr>
        <w:t>ω</w:t>
      </w:r>
      <w:r w:rsidRPr="00AE0DB5">
        <w:rPr>
          <w:rFonts w:hint="eastAsia"/>
        </w:rPr>
        <w:t xml:space="preserve">6  = </w:t>
      </w:r>
      <w:r w:rsidRPr="00AB352A">
        <w:object w:dxaOrig="1780" w:dyaOrig="819" w14:anchorId="5F717E1E">
          <v:shape id="_x0000_i1065" type="#_x0000_t75" style="width:48.85pt;height:36.65pt;mso-position-horizontal-relative:page;mso-position-vertical-relative:page" o:ole="">
            <v:imagedata r:id="rId162" o:title=""/>
          </v:shape>
          <o:OLEObject Type="Embed" ProgID="Equation.3" ShapeID="_x0000_i1065" DrawAspect="Content" ObjectID="_1615366929" r:id="rId163"/>
        </w:object>
      </w:r>
      <w:r w:rsidRPr="00AE0DB5">
        <w:rPr>
          <w:rFonts w:hint="eastAsia"/>
        </w:rPr>
        <w:t xml:space="preserve"> = 1 / (1 </w:t>
      </w:r>
      <w:r w:rsidRPr="00AE0DB5">
        <w:rPr>
          <w:rFonts w:hint="eastAsia"/>
        </w:rPr>
        <w:t>＋</w:t>
      </w:r>
      <w:r w:rsidRPr="00AE0DB5">
        <w:rPr>
          <w:rFonts w:hint="eastAsia"/>
        </w:rPr>
        <w:t>7.776) = 0.11394713</w:t>
      </w:r>
    </w:p>
    <w:p w14:paraId="5F717AB1" w14:textId="77777777" w:rsidR="006B1ADD" w:rsidRPr="00AE0DB5" w:rsidRDefault="006B1ADD" w:rsidP="00AB352A">
      <w:pPr>
        <w:kinsoku w:val="0"/>
        <w:overflowPunct w:val="0"/>
        <w:autoSpaceDE w:val="0"/>
        <w:autoSpaceDN w:val="0"/>
        <w:ind w:left="851"/>
      </w:pPr>
      <w:r w:rsidRPr="00AE0DB5">
        <w:rPr>
          <w:rFonts w:hint="eastAsia"/>
        </w:rPr>
        <w:t>≈</w:t>
      </w:r>
      <w:r w:rsidRPr="00AE0DB5">
        <w:rPr>
          <w:rFonts w:hint="eastAsia"/>
        </w:rPr>
        <w:t xml:space="preserve"> 0.114</w:t>
      </w:r>
    </w:p>
    <w:p w14:paraId="5F717AB2" w14:textId="77777777" w:rsidR="006B1ADD" w:rsidRPr="00AE0DB5" w:rsidRDefault="006B1ADD" w:rsidP="00AB352A">
      <w:pPr>
        <w:kinsoku w:val="0"/>
        <w:overflowPunct w:val="0"/>
        <w:autoSpaceDE w:val="0"/>
        <w:autoSpaceDN w:val="0"/>
        <w:ind w:left="851"/>
      </w:pPr>
      <w:r w:rsidRPr="00AE0DB5">
        <w:rPr>
          <w:rFonts w:hint="eastAsia"/>
        </w:rPr>
        <w:t>ω</w:t>
      </w:r>
      <w:r w:rsidRPr="00AE0DB5">
        <w:rPr>
          <w:rFonts w:hint="eastAsia"/>
        </w:rPr>
        <w:t>5 =</w:t>
      </w:r>
      <w:r w:rsidRPr="00AE0DB5">
        <w:rPr>
          <w:rFonts w:hint="eastAsia"/>
        </w:rPr>
        <w:t>ω</w:t>
      </w:r>
      <w:r w:rsidRPr="00AE0DB5">
        <w:rPr>
          <w:rFonts w:hint="eastAsia"/>
        </w:rPr>
        <w:t xml:space="preserve">6 </w:t>
      </w:r>
      <w:r w:rsidRPr="00AE0DB5">
        <w:rPr>
          <w:rFonts w:hint="eastAsia"/>
        </w:rPr>
        <w:t>×</w:t>
      </w:r>
      <w:r w:rsidRPr="00AE0DB5">
        <w:rPr>
          <w:rFonts w:hint="eastAsia"/>
        </w:rPr>
        <w:t xml:space="preserve">r6 = 0.11394713 </w:t>
      </w:r>
      <w:r w:rsidRPr="00AE0DB5">
        <w:rPr>
          <w:rFonts w:hint="eastAsia"/>
        </w:rPr>
        <w:t>×</w:t>
      </w:r>
      <w:r w:rsidRPr="00AE0DB5">
        <w:rPr>
          <w:rFonts w:hint="eastAsia"/>
        </w:rPr>
        <w:t xml:space="preserve"> 1.2 = 0.13673656 </w:t>
      </w:r>
      <w:r w:rsidRPr="00AE0DB5">
        <w:rPr>
          <w:rFonts w:hint="eastAsia"/>
        </w:rPr>
        <w:t>≈</w:t>
      </w:r>
      <w:r w:rsidRPr="00AE0DB5">
        <w:rPr>
          <w:rFonts w:hint="eastAsia"/>
        </w:rPr>
        <w:t xml:space="preserve"> 0.137</w:t>
      </w:r>
    </w:p>
    <w:p w14:paraId="5F717AB3" w14:textId="77777777" w:rsidR="006B1ADD" w:rsidRPr="00AE0DB5" w:rsidRDefault="006B1ADD" w:rsidP="00AB352A">
      <w:pPr>
        <w:kinsoku w:val="0"/>
        <w:overflowPunct w:val="0"/>
        <w:autoSpaceDE w:val="0"/>
        <w:autoSpaceDN w:val="0"/>
        <w:ind w:left="851"/>
      </w:pPr>
      <w:r w:rsidRPr="00AE0DB5">
        <w:rPr>
          <w:rFonts w:hint="eastAsia"/>
        </w:rPr>
        <w:t>ω</w:t>
      </w:r>
      <w:r w:rsidRPr="00AE0DB5">
        <w:t>4  =ω5 ×r5 = 0.137</w:t>
      </w:r>
    </w:p>
    <w:p w14:paraId="5F717AB4" w14:textId="77777777" w:rsidR="006B1ADD" w:rsidRPr="00AE0DB5" w:rsidRDefault="006B1ADD" w:rsidP="00AB352A">
      <w:pPr>
        <w:kinsoku w:val="0"/>
        <w:overflowPunct w:val="0"/>
        <w:autoSpaceDE w:val="0"/>
        <w:autoSpaceDN w:val="0"/>
        <w:ind w:left="851"/>
      </w:pPr>
      <w:r w:rsidRPr="00AE0DB5">
        <w:rPr>
          <w:rFonts w:hint="eastAsia"/>
        </w:rPr>
        <w:t>ω</w:t>
      </w:r>
      <w:r w:rsidRPr="00AE0DB5">
        <w:rPr>
          <w:rFonts w:hint="eastAsia"/>
        </w:rPr>
        <w:t>3 =</w:t>
      </w:r>
      <w:r w:rsidRPr="00AE0DB5">
        <w:rPr>
          <w:rFonts w:hint="eastAsia"/>
        </w:rPr>
        <w:t>ω</w:t>
      </w:r>
      <w:r w:rsidRPr="00AE0DB5">
        <w:rPr>
          <w:rFonts w:hint="eastAsia"/>
        </w:rPr>
        <w:t xml:space="preserve">4 </w:t>
      </w:r>
      <w:r w:rsidRPr="00AE0DB5">
        <w:rPr>
          <w:rFonts w:hint="eastAsia"/>
        </w:rPr>
        <w:t>×</w:t>
      </w:r>
      <w:r w:rsidRPr="00AE0DB5">
        <w:rPr>
          <w:rFonts w:hint="eastAsia"/>
        </w:rPr>
        <w:t xml:space="preserve">r4 = 0.13673656 </w:t>
      </w:r>
      <w:r w:rsidRPr="00AE0DB5">
        <w:rPr>
          <w:rFonts w:hint="eastAsia"/>
        </w:rPr>
        <w:t>×</w:t>
      </w:r>
      <w:r w:rsidRPr="00AE0DB5">
        <w:rPr>
          <w:rFonts w:hint="eastAsia"/>
        </w:rPr>
        <w:t xml:space="preserve"> 1.4 = 0.19143118 </w:t>
      </w:r>
      <w:r w:rsidRPr="00AE0DB5">
        <w:rPr>
          <w:rFonts w:hint="eastAsia"/>
        </w:rPr>
        <w:t>≈</w:t>
      </w:r>
      <w:r w:rsidRPr="00AE0DB5">
        <w:rPr>
          <w:rFonts w:hint="eastAsia"/>
        </w:rPr>
        <w:t xml:space="preserve"> 0.191</w:t>
      </w:r>
    </w:p>
    <w:p w14:paraId="5F717AB5" w14:textId="77777777" w:rsidR="006B1ADD" w:rsidRPr="00AE0DB5" w:rsidRDefault="006B1ADD" w:rsidP="00AB352A">
      <w:pPr>
        <w:kinsoku w:val="0"/>
        <w:overflowPunct w:val="0"/>
        <w:autoSpaceDE w:val="0"/>
        <w:autoSpaceDN w:val="0"/>
        <w:ind w:left="851"/>
      </w:pPr>
      <w:r w:rsidRPr="00AE0DB5">
        <w:rPr>
          <w:rFonts w:hint="eastAsia"/>
        </w:rPr>
        <w:t>ω</w:t>
      </w:r>
      <w:r w:rsidRPr="00AE0DB5">
        <w:t>2  =ω3 ×r3  = 0.191</w:t>
      </w:r>
    </w:p>
    <w:p w14:paraId="5F717AB6" w14:textId="77777777" w:rsidR="00CC16A2" w:rsidRDefault="006B1ADD" w:rsidP="00AB352A">
      <w:pPr>
        <w:kinsoku w:val="0"/>
        <w:overflowPunct w:val="0"/>
        <w:autoSpaceDE w:val="0"/>
        <w:autoSpaceDN w:val="0"/>
        <w:ind w:left="851"/>
      </w:pPr>
      <w:r w:rsidRPr="00AE0DB5">
        <w:rPr>
          <w:rFonts w:hint="eastAsia"/>
        </w:rPr>
        <w:lastRenderedPageBreak/>
        <w:t>ω</w:t>
      </w:r>
      <w:r w:rsidRPr="00AE0DB5">
        <w:rPr>
          <w:rFonts w:hint="eastAsia"/>
        </w:rPr>
        <w:t>1 =</w:t>
      </w:r>
      <w:r w:rsidRPr="00AE0DB5">
        <w:rPr>
          <w:rFonts w:hint="eastAsia"/>
        </w:rPr>
        <w:t>ω</w:t>
      </w:r>
      <w:r w:rsidRPr="00AE0DB5">
        <w:rPr>
          <w:rFonts w:hint="eastAsia"/>
        </w:rPr>
        <w:t xml:space="preserve">2 </w:t>
      </w:r>
      <w:r w:rsidRPr="00AE0DB5">
        <w:rPr>
          <w:rFonts w:hint="eastAsia"/>
        </w:rPr>
        <w:t>×</w:t>
      </w:r>
      <w:r w:rsidRPr="00AE0DB5">
        <w:rPr>
          <w:rFonts w:hint="eastAsia"/>
        </w:rPr>
        <w:t xml:space="preserve">r2  = 0.19143118 </w:t>
      </w:r>
      <w:r w:rsidRPr="00AE0DB5">
        <w:rPr>
          <w:rFonts w:hint="eastAsia"/>
        </w:rPr>
        <w:t>×</w:t>
      </w:r>
      <w:r w:rsidRPr="00AE0DB5">
        <w:rPr>
          <w:rFonts w:hint="eastAsia"/>
        </w:rPr>
        <w:t xml:space="preserve"> 1.2 = 0.22971742 </w:t>
      </w:r>
    </w:p>
    <w:p w14:paraId="5F717AB7" w14:textId="77777777" w:rsidR="006B1ADD" w:rsidRPr="00AE0DB5" w:rsidRDefault="006B1ADD" w:rsidP="00AB352A">
      <w:pPr>
        <w:kinsoku w:val="0"/>
        <w:overflowPunct w:val="0"/>
        <w:autoSpaceDE w:val="0"/>
        <w:autoSpaceDN w:val="0"/>
        <w:ind w:left="851"/>
      </w:pPr>
      <w:r w:rsidRPr="00AE0DB5">
        <w:rPr>
          <w:rFonts w:hint="eastAsia"/>
        </w:rPr>
        <w:t>≈</w:t>
      </w:r>
      <w:r w:rsidRPr="00AE0DB5">
        <w:rPr>
          <w:rFonts w:hint="eastAsia"/>
        </w:rPr>
        <w:t xml:space="preserve"> 0.23</w:t>
      </w:r>
    </w:p>
    <w:p w14:paraId="5F717AB8" w14:textId="77777777" w:rsidR="006B1ADD" w:rsidRDefault="006B1ADD" w:rsidP="00AB352A">
      <w:pPr>
        <w:kinsoku w:val="0"/>
        <w:overflowPunct w:val="0"/>
        <w:autoSpaceDE w:val="0"/>
        <w:autoSpaceDN w:val="0"/>
        <w:ind w:left="851"/>
      </w:pPr>
      <w:r w:rsidRPr="00AE0DB5">
        <w:rPr>
          <w:rFonts w:hint="eastAsia"/>
        </w:rPr>
        <w:t>得出各一级指标的权重如下表：</w:t>
      </w:r>
    </w:p>
    <w:p w14:paraId="5F717AB9" w14:textId="77777777" w:rsidR="00CC16A2" w:rsidRPr="00AE0DB5" w:rsidRDefault="00CC16A2" w:rsidP="00CC16A2"/>
    <w:tbl>
      <w:tblPr>
        <w:tblW w:w="4914" w:type="dxa"/>
        <w:tblInd w:w="1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4"/>
        <w:gridCol w:w="3250"/>
      </w:tblGrid>
      <w:tr w:rsidR="006B1ADD" w:rsidRPr="00AE0DB5" w14:paraId="5F717ABC" w14:textId="77777777" w:rsidTr="00046BC1">
        <w:trPr>
          <w:trHeight w:val="352"/>
        </w:trPr>
        <w:tc>
          <w:tcPr>
            <w:tcW w:w="1664" w:type="dxa"/>
            <w:vAlign w:val="center"/>
          </w:tcPr>
          <w:p w14:paraId="5F717ABA" w14:textId="77777777" w:rsidR="006B1ADD" w:rsidRPr="00AE0DB5" w:rsidRDefault="006B1ADD" w:rsidP="00CC16A2">
            <w:pPr>
              <w:ind w:left="0"/>
              <w:jc w:val="center"/>
              <w:rPr>
                <w:rFonts w:asciiTheme="minorEastAsia" w:eastAsiaTheme="minorEastAsia" w:hAnsiTheme="minorEastAsia"/>
                <w:b/>
                <w:color w:val="000000" w:themeColor="text1"/>
                <w:sz w:val="18"/>
                <w:szCs w:val="18"/>
              </w:rPr>
            </w:pPr>
            <w:r w:rsidRPr="00AE0DB5">
              <w:rPr>
                <w:rFonts w:asciiTheme="minorEastAsia" w:eastAsiaTheme="minorEastAsia" w:hAnsiTheme="minorEastAsia" w:hint="eastAsia"/>
                <w:b/>
                <w:color w:val="000000" w:themeColor="text1"/>
                <w:sz w:val="18"/>
                <w:szCs w:val="18"/>
              </w:rPr>
              <w:t>指标</w:t>
            </w:r>
          </w:p>
        </w:tc>
        <w:tc>
          <w:tcPr>
            <w:tcW w:w="3250" w:type="dxa"/>
            <w:vAlign w:val="center"/>
          </w:tcPr>
          <w:p w14:paraId="5F717ABB" w14:textId="77777777" w:rsidR="006B1ADD" w:rsidRPr="00AE0DB5" w:rsidRDefault="006B1ADD" w:rsidP="00CC16A2">
            <w:pPr>
              <w:pStyle w:val="aff0"/>
              <w:ind w:left="0" w:firstLineChars="0" w:firstLine="0"/>
              <w:jc w:val="center"/>
              <w:rPr>
                <w:rFonts w:asciiTheme="minorEastAsia" w:eastAsiaTheme="minorEastAsia" w:hAnsiTheme="minorEastAsia"/>
                <w:b/>
                <w:color w:val="000000" w:themeColor="text1"/>
                <w:sz w:val="18"/>
                <w:szCs w:val="18"/>
              </w:rPr>
            </w:pPr>
            <w:r w:rsidRPr="00AE0DB5">
              <w:rPr>
                <w:rFonts w:asciiTheme="minorEastAsia" w:eastAsiaTheme="minorEastAsia" w:hAnsiTheme="minorEastAsia" w:hint="eastAsia"/>
                <w:b/>
                <w:color w:val="000000" w:themeColor="text1"/>
                <w:sz w:val="18"/>
                <w:szCs w:val="18"/>
              </w:rPr>
              <w:t>权重</w:t>
            </w:r>
          </w:p>
        </w:tc>
      </w:tr>
      <w:tr w:rsidR="006B1ADD" w:rsidRPr="00AE0DB5" w14:paraId="5F717ABF" w14:textId="77777777" w:rsidTr="00046BC1">
        <w:trPr>
          <w:trHeight w:val="337"/>
        </w:trPr>
        <w:tc>
          <w:tcPr>
            <w:tcW w:w="1664" w:type="dxa"/>
            <w:vAlign w:val="center"/>
          </w:tcPr>
          <w:p w14:paraId="5F717ABD"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资格</w:t>
            </w:r>
          </w:p>
        </w:tc>
        <w:tc>
          <w:tcPr>
            <w:tcW w:w="3250" w:type="dxa"/>
            <w:vAlign w:val="center"/>
          </w:tcPr>
          <w:p w14:paraId="5F717ABE"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0.114</w:t>
            </w:r>
          </w:p>
        </w:tc>
      </w:tr>
      <w:tr w:rsidR="006B1ADD" w:rsidRPr="00AE0DB5" w14:paraId="5F717AC2" w14:textId="77777777" w:rsidTr="00046BC1">
        <w:trPr>
          <w:trHeight w:val="352"/>
        </w:trPr>
        <w:tc>
          <w:tcPr>
            <w:tcW w:w="1664" w:type="dxa"/>
            <w:vAlign w:val="center"/>
          </w:tcPr>
          <w:p w14:paraId="5F717AC0"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知识</w:t>
            </w:r>
          </w:p>
        </w:tc>
        <w:tc>
          <w:tcPr>
            <w:tcW w:w="3250" w:type="dxa"/>
            <w:vAlign w:val="center"/>
          </w:tcPr>
          <w:p w14:paraId="5F717AC1"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0.191</w:t>
            </w:r>
          </w:p>
        </w:tc>
      </w:tr>
      <w:tr w:rsidR="006B1ADD" w:rsidRPr="00AE0DB5" w14:paraId="5F717AC5" w14:textId="77777777" w:rsidTr="00046BC1">
        <w:trPr>
          <w:trHeight w:val="352"/>
        </w:trPr>
        <w:tc>
          <w:tcPr>
            <w:tcW w:w="1664" w:type="dxa"/>
            <w:vAlign w:val="center"/>
          </w:tcPr>
          <w:p w14:paraId="5F717AC3"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能力</w:t>
            </w:r>
          </w:p>
        </w:tc>
        <w:tc>
          <w:tcPr>
            <w:tcW w:w="3250" w:type="dxa"/>
            <w:vAlign w:val="center"/>
          </w:tcPr>
          <w:p w14:paraId="5F717AC4"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0.23</w:t>
            </w:r>
          </w:p>
        </w:tc>
      </w:tr>
      <w:tr w:rsidR="006B1ADD" w:rsidRPr="00AE0DB5" w14:paraId="5F717AC8" w14:textId="77777777" w:rsidTr="00046BC1">
        <w:trPr>
          <w:trHeight w:val="352"/>
        </w:trPr>
        <w:tc>
          <w:tcPr>
            <w:tcW w:w="1664" w:type="dxa"/>
            <w:vAlign w:val="center"/>
          </w:tcPr>
          <w:p w14:paraId="5F717AC6"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经历</w:t>
            </w:r>
          </w:p>
        </w:tc>
        <w:tc>
          <w:tcPr>
            <w:tcW w:w="3250" w:type="dxa"/>
            <w:vAlign w:val="center"/>
          </w:tcPr>
          <w:p w14:paraId="5F717AC7"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0.137</w:t>
            </w:r>
          </w:p>
        </w:tc>
      </w:tr>
      <w:tr w:rsidR="006B1ADD" w:rsidRPr="00AE0DB5" w14:paraId="5F717ACB" w14:textId="77777777" w:rsidTr="00046BC1">
        <w:trPr>
          <w:trHeight w:val="337"/>
        </w:trPr>
        <w:tc>
          <w:tcPr>
            <w:tcW w:w="1664" w:type="dxa"/>
            <w:vAlign w:val="center"/>
          </w:tcPr>
          <w:p w14:paraId="5F717AC9"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工作绩效</w:t>
            </w:r>
          </w:p>
        </w:tc>
        <w:tc>
          <w:tcPr>
            <w:tcW w:w="3250" w:type="dxa"/>
            <w:vAlign w:val="center"/>
          </w:tcPr>
          <w:p w14:paraId="5F717ACA"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0.137</w:t>
            </w:r>
          </w:p>
        </w:tc>
      </w:tr>
      <w:tr w:rsidR="006B1ADD" w:rsidRPr="00AE0DB5" w14:paraId="5F717ACE" w14:textId="77777777" w:rsidTr="00046BC1">
        <w:trPr>
          <w:trHeight w:val="352"/>
        </w:trPr>
        <w:tc>
          <w:tcPr>
            <w:tcW w:w="1664" w:type="dxa"/>
            <w:vAlign w:val="center"/>
          </w:tcPr>
          <w:p w14:paraId="5F717ACC"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工作态度</w:t>
            </w:r>
          </w:p>
        </w:tc>
        <w:tc>
          <w:tcPr>
            <w:tcW w:w="3250" w:type="dxa"/>
            <w:vAlign w:val="center"/>
          </w:tcPr>
          <w:p w14:paraId="5F717ACD" w14:textId="77777777" w:rsidR="006B1ADD" w:rsidRPr="00AE0DB5" w:rsidRDefault="006B1ADD" w:rsidP="00CC16A2">
            <w:pPr>
              <w:pStyle w:val="aff0"/>
              <w:ind w:left="0" w:firstLineChars="0" w:firstLine="0"/>
              <w:jc w:val="center"/>
              <w:rPr>
                <w:rFonts w:asciiTheme="minorEastAsia" w:eastAsiaTheme="minorEastAsia" w:hAnsiTheme="minorEastAsia"/>
                <w:color w:val="000000" w:themeColor="text1"/>
                <w:sz w:val="18"/>
                <w:szCs w:val="18"/>
              </w:rPr>
            </w:pPr>
            <w:r w:rsidRPr="00AE0DB5">
              <w:rPr>
                <w:rFonts w:asciiTheme="minorEastAsia" w:eastAsiaTheme="minorEastAsia" w:hAnsiTheme="minorEastAsia" w:hint="eastAsia"/>
                <w:color w:val="000000" w:themeColor="text1"/>
                <w:sz w:val="18"/>
                <w:szCs w:val="18"/>
              </w:rPr>
              <w:t>0.191</w:t>
            </w:r>
          </w:p>
        </w:tc>
      </w:tr>
    </w:tbl>
    <w:p w14:paraId="5F717ACF" w14:textId="77777777" w:rsidR="006B1ADD" w:rsidRPr="00AB352A" w:rsidRDefault="006B1ADD" w:rsidP="00AB352A">
      <w:pPr>
        <w:kinsoku w:val="0"/>
        <w:overflowPunct w:val="0"/>
        <w:autoSpaceDE w:val="0"/>
        <w:autoSpaceDN w:val="0"/>
        <w:ind w:left="851"/>
        <w:rPr>
          <w:b/>
        </w:rPr>
      </w:pPr>
      <w:r w:rsidRPr="00AE0DB5">
        <w:rPr>
          <w:rFonts w:hint="eastAsia"/>
        </w:rPr>
        <w:t>指标权重</w:t>
      </w:r>
      <w:r w:rsidRPr="00AB352A">
        <w:rPr>
          <w:rFonts w:hint="eastAsia"/>
          <w:b/>
        </w:rPr>
        <w:t>评分表格式见附件。</w:t>
      </w:r>
    </w:p>
    <w:p w14:paraId="5F717AD0" w14:textId="77777777" w:rsidR="006B1ADD" w:rsidRDefault="006B1ADD" w:rsidP="00AB352A">
      <w:pPr>
        <w:kinsoku w:val="0"/>
        <w:overflowPunct w:val="0"/>
        <w:autoSpaceDE w:val="0"/>
        <w:autoSpaceDN w:val="0"/>
        <w:ind w:left="851"/>
        <w:rPr>
          <w:b/>
        </w:rPr>
      </w:pPr>
      <w:r w:rsidRPr="00AB352A">
        <w:rPr>
          <w:rFonts w:hint="eastAsia"/>
          <w:b/>
        </w:rPr>
        <w:t>注：图</w:t>
      </w:r>
      <w:r w:rsidRPr="00AB352A">
        <w:rPr>
          <w:rFonts w:hint="eastAsia"/>
          <w:b/>
        </w:rPr>
        <w:t>1</w:t>
      </w:r>
      <w:r w:rsidRPr="00AB352A">
        <w:rPr>
          <w:rFonts w:hint="eastAsia"/>
          <w:b/>
        </w:rPr>
        <w:t>所示二级指标中的签派员执照和资格类训练为硬指标，不参与指标权重计算。</w:t>
      </w:r>
    </w:p>
    <w:p w14:paraId="5F717AD1" w14:textId="77777777" w:rsidR="00AB352A" w:rsidRDefault="00AB352A" w:rsidP="00AB352A">
      <w:pPr>
        <w:kinsoku w:val="0"/>
        <w:overflowPunct w:val="0"/>
        <w:autoSpaceDE w:val="0"/>
        <w:autoSpaceDN w:val="0"/>
        <w:ind w:left="851"/>
        <w:rPr>
          <w:b/>
        </w:rPr>
      </w:pPr>
    </w:p>
    <w:p w14:paraId="5F717AD2" w14:textId="77777777" w:rsidR="00AB352A" w:rsidRDefault="00AB352A" w:rsidP="00AB352A">
      <w:pPr>
        <w:kinsoku w:val="0"/>
        <w:overflowPunct w:val="0"/>
        <w:autoSpaceDE w:val="0"/>
        <w:autoSpaceDN w:val="0"/>
        <w:ind w:left="851"/>
        <w:rPr>
          <w:b/>
        </w:rPr>
      </w:pPr>
    </w:p>
    <w:p w14:paraId="5F717AD3" w14:textId="77777777" w:rsidR="00D102C5" w:rsidRDefault="00D102C5" w:rsidP="00AB352A">
      <w:pPr>
        <w:kinsoku w:val="0"/>
        <w:overflowPunct w:val="0"/>
        <w:autoSpaceDE w:val="0"/>
        <w:autoSpaceDN w:val="0"/>
        <w:ind w:left="851"/>
        <w:rPr>
          <w:b/>
        </w:rPr>
      </w:pPr>
    </w:p>
    <w:p w14:paraId="5F717AD4" w14:textId="77777777" w:rsidR="00D102C5" w:rsidRDefault="00D102C5" w:rsidP="00AB352A">
      <w:pPr>
        <w:kinsoku w:val="0"/>
        <w:overflowPunct w:val="0"/>
        <w:autoSpaceDE w:val="0"/>
        <w:autoSpaceDN w:val="0"/>
        <w:ind w:left="851"/>
        <w:rPr>
          <w:b/>
        </w:rPr>
      </w:pPr>
    </w:p>
    <w:p w14:paraId="5F717AD5" w14:textId="77777777" w:rsidR="00D102C5" w:rsidRPr="00AB352A" w:rsidRDefault="00D102C5" w:rsidP="00AB352A">
      <w:pPr>
        <w:kinsoku w:val="0"/>
        <w:overflowPunct w:val="0"/>
        <w:autoSpaceDE w:val="0"/>
        <w:autoSpaceDN w:val="0"/>
        <w:ind w:left="851"/>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7"/>
        <w:gridCol w:w="1854"/>
        <w:gridCol w:w="367"/>
        <w:gridCol w:w="661"/>
        <w:gridCol w:w="451"/>
        <w:gridCol w:w="454"/>
        <w:gridCol w:w="454"/>
        <w:gridCol w:w="451"/>
        <w:gridCol w:w="454"/>
        <w:gridCol w:w="411"/>
        <w:gridCol w:w="266"/>
      </w:tblGrid>
      <w:tr w:rsidR="002A2D6F" w:rsidRPr="00AB352A" w14:paraId="5F717AD7" w14:textId="77777777" w:rsidTr="00DC3972">
        <w:trPr>
          <w:trHeight w:val="20"/>
          <w:tblHeader/>
        </w:trPr>
        <w:tc>
          <w:tcPr>
            <w:tcW w:w="6407" w:type="dxa"/>
            <w:gridSpan w:val="11"/>
            <w:tcBorders>
              <w:top w:val="nil"/>
              <w:left w:val="nil"/>
              <w:bottom w:val="single" w:sz="4" w:space="0" w:color="auto"/>
              <w:right w:val="nil"/>
            </w:tcBorders>
            <w:vAlign w:val="center"/>
          </w:tcPr>
          <w:p w14:paraId="5F717AD6" w14:textId="77777777" w:rsidR="002A2D6F" w:rsidRPr="00AB352A" w:rsidRDefault="002A2D6F" w:rsidP="00AB352A">
            <w:pPr>
              <w:kinsoku w:val="0"/>
              <w:overflowPunct w:val="0"/>
              <w:autoSpaceDE w:val="0"/>
              <w:autoSpaceDN w:val="0"/>
              <w:ind w:left="851"/>
              <w:rPr>
                <w:b/>
              </w:rPr>
            </w:pPr>
            <w:r w:rsidRPr="00AB352A">
              <w:rPr>
                <w:rFonts w:hint="eastAsia"/>
                <w:b/>
              </w:rPr>
              <w:lastRenderedPageBreak/>
              <w:t>附件二：友和道通航空签派技术等级指标权重模型</w:t>
            </w:r>
          </w:p>
        </w:tc>
      </w:tr>
      <w:tr w:rsidR="006B1ADD" w:rsidRPr="00AE0DB5" w14:paraId="5F717AE3" w14:textId="77777777" w:rsidTr="002A2D6F">
        <w:trPr>
          <w:trHeight w:val="20"/>
          <w:tblHeader/>
        </w:trPr>
        <w:tc>
          <w:tcPr>
            <w:tcW w:w="0" w:type="auto"/>
            <w:tcBorders>
              <w:top w:val="single" w:sz="4" w:space="0" w:color="auto"/>
            </w:tcBorders>
            <w:vAlign w:val="center"/>
          </w:tcPr>
          <w:p w14:paraId="5F717AD8" w14:textId="77777777" w:rsidR="006B1ADD" w:rsidRPr="002A2D6F" w:rsidRDefault="006B1ADD" w:rsidP="002A2D6F">
            <w:pPr>
              <w:widowControl/>
              <w:adjustRightInd w:val="0"/>
              <w:snapToGrid w:val="0"/>
              <w:spacing w:line="240" w:lineRule="auto"/>
              <w:ind w:left="0"/>
              <w:jc w:val="left"/>
              <w:rPr>
                <w:rFonts w:cs="宋体"/>
                <w:b/>
                <w:bCs/>
                <w:color w:val="000000" w:themeColor="text1"/>
                <w:kern w:val="0"/>
                <w:sz w:val="15"/>
                <w:szCs w:val="15"/>
              </w:rPr>
            </w:pPr>
            <w:r w:rsidRPr="002A2D6F">
              <w:rPr>
                <w:rFonts w:cs="宋体" w:hint="eastAsia"/>
                <w:b/>
                <w:bCs/>
                <w:color w:val="000000" w:themeColor="text1"/>
                <w:kern w:val="0"/>
                <w:sz w:val="15"/>
                <w:szCs w:val="15"/>
              </w:rPr>
              <w:t>序号</w:t>
            </w:r>
          </w:p>
        </w:tc>
        <w:tc>
          <w:tcPr>
            <w:tcW w:w="0" w:type="auto"/>
            <w:tcBorders>
              <w:top w:val="single" w:sz="4" w:space="0" w:color="auto"/>
            </w:tcBorders>
            <w:vAlign w:val="center"/>
          </w:tcPr>
          <w:p w14:paraId="5F717AD9" w14:textId="77777777" w:rsidR="006B1ADD" w:rsidRPr="002A2D6F" w:rsidRDefault="006B1ADD" w:rsidP="002A2D6F">
            <w:pPr>
              <w:widowControl/>
              <w:adjustRightInd w:val="0"/>
              <w:snapToGrid w:val="0"/>
              <w:spacing w:line="240" w:lineRule="auto"/>
              <w:ind w:left="0"/>
              <w:jc w:val="left"/>
              <w:rPr>
                <w:rFonts w:cs="宋体"/>
                <w:b/>
                <w:bCs/>
                <w:color w:val="000000" w:themeColor="text1"/>
                <w:kern w:val="0"/>
                <w:sz w:val="15"/>
                <w:szCs w:val="15"/>
              </w:rPr>
            </w:pPr>
            <w:r w:rsidRPr="002A2D6F">
              <w:rPr>
                <w:rFonts w:cs="宋体" w:hint="eastAsia"/>
                <w:b/>
                <w:bCs/>
                <w:color w:val="000000" w:themeColor="text1"/>
                <w:kern w:val="0"/>
                <w:sz w:val="15"/>
                <w:szCs w:val="15"/>
              </w:rPr>
              <w:t>资质能力评估指标</w:t>
            </w:r>
          </w:p>
        </w:tc>
        <w:tc>
          <w:tcPr>
            <w:tcW w:w="367" w:type="dxa"/>
            <w:tcBorders>
              <w:top w:val="single" w:sz="4" w:space="0" w:color="auto"/>
            </w:tcBorders>
            <w:vAlign w:val="center"/>
          </w:tcPr>
          <w:p w14:paraId="5F717ADA" w14:textId="77777777" w:rsidR="006B1ADD" w:rsidRPr="002A2D6F" w:rsidRDefault="006B1ADD" w:rsidP="002A2D6F">
            <w:pPr>
              <w:adjustRightInd w:val="0"/>
              <w:snapToGrid w:val="0"/>
              <w:spacing w:line="240" w:lineRule="auto"/>
              <w:ind w:left="0"/>
              <w:jc w:val="left"/>
              <w:rPr>
                <w:rFonts w:cs="宋体"/>
                <w:b/>
                <w:bCs/>
                <w:color w:val="000000" w:themeColor="text1"/>
                <w:kern w:val="0"/>
                <w:sz w:val="15"/>
                <w:szCs w:val="15"/>
              </w:rPr>
            </w:pPr>
            <w:r w:rsidRPr="002A2D6F">
              <w:rPr>
                <w:rFonts w:cs="宋体" w:hint="eastAsia"/>
                <w:b/>
                <w:bCs/>
                <w:color w:val="000000" w:themeColor="text1"/>
                <w:kern w:val="0"/>
                <w:sz w:val="15"/>
                <w:szCs w:val="15"/>
              </w:rPr>
              <w:t>权重</w:t>
            </w:r>
          </w:p>
        </w:tc>
        <w:tc>
          <w:tcPr>
            <w:tcW w:w="661" w:type="dxa"/>
            <w:tcBorders>
              <w:top w:val="single" w:sz="4" w:space="0" w:color="auto"/>
            </w:tcBorders>
            <w:vAlign w:val="center"/>
          </w:tcPr>
          <w:p w14:paraId="5F717ADB" w14:textId="77777777" w:rsidR="006B1ADD" w:rsidRPr="002A2D6F" w:rsidRDefault="006B1ADD" w:rsidP="002A2D6F">
            <w:pPr>
              <w:adjustRightInd w:val="0"/>
              <w:snapToGrid w:val="0"/>
              <w:spacing w:line="240" w:lineRule="auto"/>
              <w:ind w:left="0"/>
              <w:jc w:val="left"/>
              <w:rPr>
                <w:rFonts w:cs="宋体"/>
                <w:b/>
                <w:bCs/>
                <w:color w:val="000000" w:themeColor="text1"/>
                <w:kern w:val="0"/>
                <w:sz w:val="15"/>
                <w:szCs w:val="15"/>
              </w:rPr>
            </w:pPr>
            <w:r w:rsidRPr="002A2D6F">
              <w:rPr>
                <w:rFonts w:cs="宋体" w:hint="eastAsia"/>
                <w:b/>
                <w:bCs/>
                <w:color w:val="000000" w:themeColor="text1"/>
                <w:kern w:val="0"/>
                <w:sz w:val="15"/>
                <w:szCs w:val="15"/>
              </w:rPr>
              <w:t>高级</w:t>
            </w:r>
            <w:r w:rsidRPr="002A2D6F">
              <w:rPr>
                <w:rFonts w:cs="宋体" w:hint="eastAsia"/>
                <w:b/>
                <w:bCs/>
                <w:color w:val="000000" w:themeColor="text1"/>
                <w:kern w:val="0"/>
                <w:sz w:val="15"/>
                <w:szCs w:val="15"/>
              </w:rPr>
              <w:t>A</w:t>
            </w:r>
          </w:p>
        </w:tc>
        <w:tc>
          <w:tcPr>
            <w:tcW w:w="0" w:type="auto"/>
            <w:tcBorders>
              <w:top w:val="single" w:sz="4" w:space="0" w:color="auto"/>
            </w:tcBorders>
            <w:vAlign w:val="center"/>
          </w:tcPr>
          <w:p w14:paraId="5F717ADC" w14:textId="77777777" w:rsidR="006B1ADD" w:rsidRPr="002A2D6F" w:rsidRDefault="006B1ADD" w:rsidP="002A2D6F">
            <w:pPr>
              <w:adjustRightInd w:val="0"/>
              <w:snapToGrid w:val="0"/>
              <w:spacing w:line="240" w:lineRule="auto"/>
              <w:ind w:left="0"/>
              <w:jc w:val="left"/>
              <w:rPr>
                <w:rFonts w:cs="宋体"/>
                <w:b/>
                <w:bCs/>
                <w:color w:val="000000" w:themeColor="text1"/>
                <w:kern w:val="0"/>
                <w:sz w:val="15"/>
                <w:szCs w:val="15"/>
              </w:rPr>
            </w:pPr>
            <w:r w:rsidRPr="002A2D6F">
              <w:rPr>
                <w:rFonts w:cs="宋体" w:hint="eastAsia"/>
                <w:b/>
                <w:bCs/>
                <w:color w:val="000000" w:themeColor="text1"/>
                <w:kern w:val="0"/>
                <w:sz w:val="15"/>
                <w:szCs w:val="15"/>
              </w:rPr>
              <w:t>高级</w:t>
            </w:r>
            <w:r w:rsidRPr="002A2D6F">
              <w:rPr>
                <w:rFonts w:cs="宋体" w:hint="eastAsia"/>
                <w:b/>
                <w:bCs/>
                <w:color w:val="000000" w:themeColor="text1"/>
                <w:kern w:val="0"/>
                <w:sz w:val="15"/>
                <w:szCs w:val="15"/>
              </w:rPr>
              <w:t>B</w:t>
            </w:r>
          </w:p>
        </w:tc>
        <w:tc>
          <w:tcPr>
            <w:tcW w:w="0" w:type="auto"/>
            <w:tcBorders>
              <w:top w:val="single" w:sz="4" w:space="0" w:color="auto"/>
            </w:tcBorders>
            <w:vAlign w:val="center"/>
          </w:tcPr>
          <w:p w14:paraId="5F717ADD" w14:textId="77777777" w:rsidR="006B1ADD" w:rsidRPr="002A2D6F" w:rsidRDefault="006B1ADD" w:rsidP="002A2D6F">
            <w:pPr>
              <w:adjustRightInd w:val="0"/>
              <w:snapToGrid w:val="0"/>
              <w:spacing w:line="240" w:lineRule="auto"/>
              <w:ind w:left="0"/>
              <w:jc w:val="left"/>
              <w:rPr>
                <w:rFonts w:cs="宋体"/>
                <w:b/>
                <w:bCs/>
                <w:color w:val="000000" w:themeColor="text1"/>
                <w:kern w:val="0"/>
                <w:sz w:val="15"/>
                <w:szCs w:val="15"/>
              </w:rPr>
            </w:pPr>
            <w:r w:rsidRPr="002A2D6F">
              <w:rPr>
                <w:rFonts w:cs="宋体" w:hint="eastAsia"/>
                <w:b/>
                <w:bCs/>
                <w:color w:val="000000" w:themeColor="text1"/>
                <w:kern w:val="0"/>
                <w:sz w:val="15"/>
                <w:szCs w:val="15"/>
              </w:rPr>
              <w:t>高级</w:t>
            </w:r>
            <w:r w:rsidRPr="002A2D6F">
              <w:rPr>
                <w:rFonts w:cs="宋体" w:hint="eastAsia"/>
                <w:b/>
                <w:bCs/>
                <w:color w:val="000000" w:themeColor="text1"/>
                <w:kern w:val="0"/>
                <w:sz w:val="15"/>
                <w:szCs w:val="15"/>
              </w:rPr>
              <w:t>C</w:t>
            </w:r>
          </w:p>
        </w:tc>
        <w:tc>
          <w:tcPr>
            <w:tcW w:w="0" w:type="auto"/>
            <w:tcBorders>
              <w:top w:val="single" w:sz="4" w:space="0" w:color="auto"/>
            </w:tcBorders>
            <w:vAlign w:val="center"/>
          </w:tcPr>
          <w:p w14:paraId="5F717ADE" w14:textId="77777777" w:rsidR="006B1ADD" w:rsidRPr="002A2D6F" w:rsidRDefault="006B1ADD" w:rsidP="002A2D6F">
            <w:pPr>
              <w:adjustRightInd w:val="0"/>
              <w:snapToGrid w:val="0"/>
              <w:spacing w:line="240" w:lineRule="auto"/>
              <w:ind w:left="0"/>
              <w:jc w:val="left"/>
              <w:rPr>
                <w:rFonts w:cs="宋体"/>
                <w:b/>
                <w:bCs/>
                <w:color w:val="000000" w:themeColor="text1"/>
                <w:kern w:val="0"/>
                <w:sz w:val="15"/>
                <w:szCs w:val="15"/>
              </w:rPr>
            </w:pPr>
            <w:r w:rsidRPr="002A2D6F">
              <w:rPr>
                <w:rFonts w:cs="宋体" w:hint="eastAsia"/>
                <w:b/>
                <w:bCs/>
                <w:color w:val="000000" w:themeColor="text1"/>
                <w:kern w:val="0"/>
                <w:sz w:val="15"/>
                <w:szCs w:val="15"/>
              </w:rPr>
              <w:t>中级</w:t>
            </w:r>
            <w:r w:rsidRPr="002A2D6F">
              <w:rPr>
                <w:rFonts w:cs="宋体" w:hint="eastAsia"/>
                <w:b/>
                <w:bCs/>
                <w:color w:val="000000" w:themeColor="text1"/>
                <w:kern w:val="0"/>
                <w:sz w:val="15"/>
                <w:szCs w:val="15"/>
              </w:rPr>
              <w:t>A</w:t>
            </w:r>
          </w:p>
        </w:tc>
        <w:tc>
          <w:tcPr>
            <w:tcW w:w="0" w:type="auto"/>
            <w:tcBorders>
              <w:top w:val="single" w:sz="4" w:space="0" w:color="auto"/>
            </w:tcBorders>
            <w:vAlign w:val="center"/>
          </w:tcPr>
          <w:p w14:paraId="5F717ADF" w14:textId="77777777" w:rsidR="006B1ADD" w:rsidRPr="002A2D6F" w:rsidRDefault="006B1ADD" w:rsidP="002A2D6F">
            <w:pPr>
              <w:adjustRightInd w:val="0"/>
              <w:snapToGrid w:val="0"/>
              <w:spacing w:line="240" w:lineRule="auto"/>
              <w:ind w:left="0"/>
              <w:jc w:val="left"/>
              <w:rPr>
                <w:rFonts w:cs="宋体"/>
                <w:b/>
                <w:bCs/>
                <w:color w:val="000000" w:themeColor="text1"/>
                <w:kern w:val="0"/>
                <w:sz w:val="15"/>
                <w:szCs w:val="15"/>
              </w:rPr>
            </w:pPr>
            <w:r w:rsidRPr="002A2D6F">
              <w:rPr>
                <w:rFonts w:cs="宋体" w:hint="eastAsia"/>
                <w:b/>
                <w:bCs/>
                <w:color w:val="000000" w:themeColor="text1"/>
                <w:kern w:val="0"/>
                <w:sz w:val="15"/>
                <w:szCs w:val="15"/>
              </w:rPr>
              <w:t>中级</w:t>
            </w:r>
            <w:r w:rsidRPr="002A2D6F">
              <w:rPr>
                <w:rFonts w:cs="宋体" w:hint="eastAsia"/>
                <w:b/>
                <w:bCs/>
                <w:color w:val="000000" w:themeColor="text1"/>
                <w:kern w:val="0"/>
                <w:sz w:val="15"/>
                <w:szCs w:val="15"/>
              </w:rPr>
              <w:t>B</w:t>
            </w:r>
          </w:p>
        </w:tc>
        <w:tc>
          <w:tcPr>
            <w:tcW w:w="0" w:type="auto"/>
            <w:tcBorders>
              <w:top w:val="single" w:sz="4" w:space="0" w:color="auto"/>
            </w:tcBorders>
            <w:vAlign w:val="center"/>
          </w:tcPr>
          <w:p w14:paraId="5F717AE0" w14:textId="77777777" w:rsidR="006B1ADD" w:rsidRPr="002A2D6F" w:rsidRDefault="006B1ADD" w:rsidP="002A2D6F">
            <w:pPr>
              <w:adjustRightInd w:val="0"/>
              <w:snapToGrid w:val="0"/>
              <w:spacing w:line="240" w:lineRule="auto"/>
              <w:ind w:left="0"/>
              <w:jc w:val="left"/>
              <w:rPr>
                <w:rFonts w:cs="宋体"/>
                <w:b/>
                <w:bCs/>
                <w:color w:val="000000" w:themeColor="text1"/>
                <w:kern w:val="0"/>
                <w:sz w:val="15"/>
                <w:szCs w:val="15"/>
              </w:rPr>
            </w:pPr>
            <w:r w:rsidRPr="002A2D6F">
              <w:rPr>
                <w:rFonts w:cs="宋体" w:hint="eastAsia"/>
                <w:b/>
                <w:bCs/>
                <w:color w:val="000000" w:themeColor="text1"/>
                <w:kern w:val="0"/>
                <w:sz w:val="15"/>
                <w:szCs w:val="15"/>
              </w:rPr>
              <w:t>中级</w:t>
            </w:r>
            <w:r w:rsidRPr="002A2D6F">
              <w:rPr>
                <w:rFonts w:cs="宋体" w:hint="eastAsia"/>
                <w:b/>
                <w:bCs/>
                <w:color w:val="000000" w:themeColor="text1"/>
                <w:kern w:val="0"/>
                <w:sz w:val="15"/>
                <w:szCs w:val="15"/>
              </w:rPr>
              <w:t>C</w:t>
            </w:r>
          </w:p>
        </w:tc>
        <w:tc>
          <w:tcPr>
            <w:tcW w:w="0" w:type="auto"/>
            <w:tcBorders>
              <w:top w:val="single" w:sz="4" w:space="0" w:color="auto"/>
            </w:tcBorders>
            <w:vAlign w:val="center"/>
          </w:tcPr>
          <w:p w14:paraId="5F717AE1" w14:textId="77777777" w:rsidR="006B1ADD" w:rsidRPr="002A2D6F" w:rsidRDefault="006B1ADD" w:rsidP="002A2D6F">
            <w:pPr>
              <w:adjustRightInd w:val="0"/>
              <w:snapToGrid w:val="0"/>
              <w:spacing w:line="240" w:lineRule="auto"/>
              <w:ind w:left="0"/>
              <w:jc w:val="left"/>
              <w:rPr>
                <w:rFonts w:cs="宋体"/>
                <w:b/>
                <w:bCs/>
                <w:color w:val="000000" w:themeColor="text1"/>
                <w:kern w:val="0"/>
                <w:sz w:val="15"/>
                <w:szCs w:val="15"/>
              </w:rPr>
            </w:pPr>
            <w:r w:rsidRPr="002A2D6F">
              <w:rPr>
                <w:rFonts w:cs="宋体" w:hint="eastAsia"/>
                <w:b/>
                <w:bCs/>
                <w:color w:val="000000" w:themeColor="text1"/>
                <w:kern w:val="0"/>
                <w:sz w:val="15"/>
                <w:szCs w:val="15"/>
              </w:rPr>
              <w:t>初级</w:t>
            </w:r>
          </w:p>
        </w:tc>
        <w:tc>
          <w:tcPr>
            <w:tcW w:w="0" w:type="auto"/>
            <w:tcBorders>
              <w:top w:val="single" w:sz="4" w:space="0" w:color="auto"/>
            </w:tcBorders>
            <w:vAlign w:val="center"/>
          </w:tcPr>
          <w:p w14:paraId="5F717AE2" w14:textId="77777777" w:rsidR="006B1ADD" w:rsidRPr="002A2D6F" w:rsidRDefault="006B1ADD" w:rsidP="002A2D6F">
            <w:pPr>
              <w:adjustRightInd w:val="0"/>
              <w:snapToGrid w:val="0"/>
              <w:spacing w:line="240" w:lineRule="auto"/>
              <w:ind w:left="0"/>
              <w:jc w:val="center"/>
              <w:rPr>
                <w:rFonts w:cs="宋体"/>
                <w:b/>
                <w:bCs/>
                <w:color w:val="000000" w:themeColor="text1"/>
                <w:kern w:val="0"/>
                <w:sz w:val="15"/>
                <w:szCs w:val="15"/>
              </w:rPr>
            </w:pPr>
          </w:p>
        </w:tc>
      </w:tr>
      <w:tr w:rsidR="006B1ADD" w:rsidRPr="00AE0DB5" w14:paraId="5F717AEF" w14:textId="77777777" w:rsidTr="002A2D6F">
        <w:trPr>
          <w:trHeight w:val="20"/>
          <w:tblHeader/>
        </w:trPr>
        <w:tc>
          <w:tcPr>
            <w:tcW w:w="0" w:type="auto"/>
            <w:shd w:val="clear" w:color="auto" w:fill="auto"/>
            <w:vAlign w:val="center"/>
          </w:tcPr>
          <w:p w14:paraId="5F717AE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1</w:t>
            </w:r>
          </w:p>
        </w:tc>
        <w:tc>
          <w:tcPr>
            <w:tcW w:w="0" w:type="auto"/>
            <w:shd w:val="clear" w:color="auto" w:fill="auto"/>
            <w:vAlign w:val="center"/>
          </w:tcPr>
          <w:p w14:paraId="5F717AE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资格</w:t>
            </w:r>
          </w:p>
        </w:tc>
        <w:tc>
          <w:tcPr>
            <w:tcW w:w="367" w:type="dxa"/>
            <w:shd w:val="clear" w:color="auto" w:fill="auto"/>
            <w:vAlign w:val="center"/>
          </w:tcPr>
          <w:p w14:paraId="5F717AE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shd w:val="clear" w:color="000000" w:fill="F2F2F2"/>
            <w:vAlign w:val="center"/>
          </w:tcPr>
          <w:p w14:paraId="5F717AE7"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AE8"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AE9"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AEA"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AE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AE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AE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AE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AFB" w14:textId="77777777" w:rsidTr="002A2D6F">
        <w:trPr>
          <w:trHeight w:val="20"/>
          <w:tblHeader/>
        </w:trPr>
        <w:tc>
          <w:tcPr>
            <w:tcW w:w="0" w:type="auto"/>
            <w:vAlign w:val="center"/>
          </w:tcPr>
          <w:p w14:paraId="5F717AF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1.1</w:t>
            </w:r>
          </w:p>
        </w:tc>
        <w:tc>
          <w:tcPr>
            <w:tcW w:w="0" w:type="auto"/>
            <w:vAlign w:val="center"/>
          </w:tcPr>
          <w:p w14:paraId="5F717AF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签派员执照</w:t>
            </w:r>
          </w:p>
        </w:tc>
        <w:tc>
          <w:tcPr>
            <w:tcW w:w="367" w:type="dxa"/>
            <w:vAlign w:val="center"/>
          </w:tcPr>
          <w:p w14:paraId="5F717AF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661" w:type="dxa"/>
            <w:vAlign w:val="center"/>
          </w:tcPr>
          <w:p w14:paraId="5F717AF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AF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AF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AF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AF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AF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AF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AF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r>
      <w:tr w:rsidR="006B1ADD" w:rsidRPr="00AE0DB5" w14:paraId="5F717B07" w14:textId="77777777" w:rsidTr="002A2D6F">
        <w:trPr>
          <w:trHeight w:val="20"/>
          <w:tblHeader/>
        </w:trPr>
        <w:tc>
          <w:tcPr>
            <w:tcW w:w="0" w:type="auto"/>
            <w:vAlign w:val="center"/>
          </w:tcPr>
          <w:p w14:paraId="5F717AF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1.2</w:t>
            </w:r>
          </w:p>
        </w:tc>
        <w:tc>
          <w:tcPr>
            <w:tcW w:w="0" w:type="auto"/>
            <w:vAlign w:val="center"/>
          </w:tcPr>
          <w:p w14:paraId="5F717AF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资格类训练</w:t>
            </w:r>
          </w:p>
        </w:tc>
        <w:tc>
          <w:tcPr>
            <w:tcW w:w="367" w:type="dxa"/>
            <w:vAlign w:val="center"/>
          </w:tcPr>
          <w:p w14:paraId="5F717AF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661" w:type="dxa"/>
            <w:vAlign w:val="center"/>
          </w:tcPr>
          <w:p w14:paraId="5F717AF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B0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B0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B0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B0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B0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B0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c>
          <w:tcPr>
            <w:tcW w:w="0" w:type="auto"/>
            <w:vAlign w:val="center"/>
          </w:tcPr>
          <w:p w14:paraId="5F717B0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w:t>
            </w:r>
          </w:p>
        </w:tc>
      </w:tr>
      <w:tr w:rsidR="006B1ADD" w:rsidRPr="00AE0DB5" w14:paraId="5F717B13" w14:textId="77777777" w:rsidTr="002A2D6F">
        <w:trPr>
          <w:trHeight w:val="20"/>
          <w:tblHeader/>
        </w:trPr>
        <w:tc>
          <w:tcPr>
            <w:tcW w:w="0" w:type="auto"/>
            <w:vAlign w:val="center"/>
          </w:tcPr>
          <w:p w14:paraId="5F717B0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1.3</w:t>
            </w:r>
          </w:p>
        </w:tc>
        <w:tc>
          <w:tcPr>
            <w:tcW w:w="0" w:type="auto"/>
            <w:vAlign w:val="center"/>
          </w:tcPr>
          <w:p w14:paraId="5F717B0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补充训练</w:t>
            </w:r>
          </w:p>
        </w:tc>
        <w:tc>
          <w:tcPr>
            <w:tcW w:w="367" w:type="dxa"/>
            <w:vAlign w:val="center"/>
          </w:tcPr>
          <w:p w14:paraId="5F717B0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0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0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0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0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0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1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1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1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1F" w14:textId="77777777" w:rsidTr="002A2D6F">
        <w:trPr>
          <w:trHeight w:val="20"/>
          <w:tblHeader/>
        </w:trPr>
        <w:tc>
          <w:tcPr>
            <w:tcW w:w="0" w:type="auto"/>
            <w:vAlign w:val="center"/>
          </w:tcPr>
          <w:p w14:paraId="5F717B1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1.4</w:t>
            </w:r>
          </w:p>
        </w:tc>
        <w:tc>
          <w:tcPr>
            <w:tcW w:w="0" w:type="auto"/>
            <w:vAlign w:val="center"/>
          </w:tcPr>
          <w:p w14:paraId="5F717B1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专业资格</w:t>
            </w:r>
          </w:p>
        </w:tc>
        <w:tc>
          <w:tcPr>
            <w:tcW w:w="367" w:type="dxa"/>
            <w:vAlign w:val="center"/>
          </w:tcPr>
          <w:p w14:paraId="5F717B1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1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1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1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1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1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1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1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1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2B" w14:textId="77777777" w:rsidTr="002A2D6F">
        <w:trPr>
          <w:trHeight w:val="20"/>
          <w:tblHeader/>
        </w:trPr>
        <w:tc>
          <w:tcPr>
            <w:tcW w:w="0" w:type="auto"/>
            <w:shd w:val="clear" w:color="auto" w:fill="auto"/>
            <w:vAlign w:val="center"/>
          </w:tcPr>
          <w:p w14:paraId="5F717B2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w:t>
            </w:r>
          </w:p>
        </w:tc>
        <w:tc>
          <w:tcPr>
            <w:tcW w:w="0" w:type="auto"/>
            <w:shd w:val="clear" w:color="auto" w:fill="auto"/>
            <w:vAlign w:val="center"/>
          </w:tcPr>
          <w:p w14:paraId="5F717B2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知识</w:t>
            </w:r>
          </w:p>
        </w:tc>
        <w:tc>
          <w:tcPr>
            <w:tcW w:w="367" w:type="dxa"/>
            <w:shd w:val="clear" w:color="auto" w:fill="auto"/>
            <w:vAlign w:val="center"/>
          </w:tcPr>
          <w:p w14:paraId="5F717B2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shd w:val="clear" w:color="000000" w:fill="F2F2F2"/>
            <w:vAlign w:val="center"/>
          </w:tcPr>
          <w:p w14:paraId="5F717B23"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24"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25"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26"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27"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28"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29"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2A"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B37" w14:textId="77777777" w:rsidTr="002A2D6F">
        <w:trPr>
          <w:trHeight w:val="20"/>
          <w:tblHeader/>
        </w:trPr>
        <w:tc>
          <w:tcPr>
            <w:tcW w:w="0" w:type="auto"/>
            <w:vAlign w:val="center"/>
          </w:tcPr>
          <w:p w14:paraId="5F717B2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2.1</w:t>
            </w:r>
          </w:p>
        </w:tc>
        <w:tc>
          <w:tcPr>
            <w:tcW w:w="0" w:type="auto"/>
            <w:vAlign w:val="center"/>
          </w:tcPr>
          <w:p w14:paraId="5F717B2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法规知识</w:t>
            </w:r>
          </w:p>
        </w:tc>
        <w:tc>
          <w:tcPr>
            <w:tcW w:w="367" w:type="dxa"/>
            <w:vAlign w:val="center"/>
          </w:tcPr>
          <w:p w14:paraId="5F717B2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2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3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3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3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3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3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3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3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43" w14:textId="77777777" w:rsidTr="002A2D6F">
        <w:trPr>
          <w:trHeight w:val="20"/>
          <w:tblHeader/>
        </w:trPr>
        <w:tc>
          <w:tcPr>
            <w:tcW w:w="0" w:type="auto"/>
            <w:vAlign w:val="center"/>
          </w:tcPr>
          <w:p w14:paraId="5F717B3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2.2</w:t>
            </w:r>
          </w:p>
        </w:tc>
        <w:tc>
          <w:tcPr>
            <w:tcW w:w="0" w:type="auto"/>
            <w:vAlign w:val="center"/>
          </w:tcPr>
          <w:p w14:paraId="5F717B3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公司运行政策与程序</w:t>
            </w:r>
          </w:p>
        </w:tc>
        <w:tc>
          <w:tcPr>
            <w:tcW w:w="367" w:type="dxa"/>
            <w:vAlign w:val="center"/>
          </w:tcPr>
          <w:p w14:paraId="5F717B3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3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3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3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3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3F"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40"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41"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42"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B4F" w14:textId="77777777" w:rsidTr="002A2D6F">
        <w:trPr>
          <w:trHeight w:val="20"/>
          <w:tblHeader/>
        </w:trPr>
        <w:tc>
          <w:tcPr>
            <w:tcW w:w="0" w:type="auto"/>
            <w:vAlign w:val="center"/>
          </w:tcPr>
          <w:p w14:paraId="5F717B4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2.2.1</w:t>
            </w:r>
          </w:p>
        </w:tc>
        <w:tc>
          <w:tcPr>
            <w:tcW w:w="0" w:type="auto"/>
            <w:vAlign w:val="center"/>
          </w:tcPr>
          <w:p w14:paraId="5F717B4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航空公司手册体系</w:t>
            </w:r>
          </w:p>
        </w:tc>
        <w:tc>
          <w:tcPr>
            <w:tcW w:w="367" w:type="dxa"/>
            <w:vAlign w:val="center"/>
          </w:tcPr>
          <w:p w14:paraId="5F717B4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4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4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4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4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4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4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4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4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5B" w14:textId="77777777" w:rsidTr="002A2D6F">
        <w:trPr>
          <w:trHeight w:val="20"/>
          <w:tblHeader/>
        </w:trPr>
        <w:tc>
          <w:tcPr>
            <w:tcW w:w="0" w:type="auto"/>
            <w:vAlign w:val="center"/>
          </w:tcPr>
          <w:p w14:paraId="5F717B5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2.2.2</w:t>
            </w:r>
          </w:p>
        </w:tc>
        <w:tc>
          <w:tcPr>
            <w:tcW w:w="0" w:type="auto"/>
            <w:vAlign w:val="center"/>
          </w:tcPr>
          <w:p w14:paraId="5F717B5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运行政策</w:t>
            </w:r>
          </w:p>
        </w:tc>
        <w:tc>
          <w:tcPr>
            <w:tcW w:w="367" w:type="dxa"/>
            <w:vAlign w:val="center"/>
          </w:tcPr>
          <w:p w14:paraId="5F717B5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5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5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5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5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5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5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5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5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67" w14:textId="77777777" w:rsidTr="002A2D6F">
        <w:trPr>
          <w:trHeight w:val="20"/>
          <w:tblHeader/>
        </w:trPr>
        <w:tc>
          <w:tcPr>
            <w:tcW w:w="0" w:type="auto"/>
            <w:vAlign w:val="center"/>
          </w:tcPr>
          <w:p w14:paraId="5F717B5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2.2.3</w:t>
            </w:r>
          </w:p>
        </w:tc>
        <w:tc>
          <w:tcPr>
            <w:tcW w:w="0" w:type="auto"/>
            <w:vAlign w:val="center"/>
          </w:tcPr>
          <w:p w14:paraId="5F717B5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运行标准</w:t>
            </w:r>
          </w:p>
        </w:tc>
        <w:tc>
          <w:tcPr>
            <w:tcW w:w="367" w:type="dxa"/>
            <w:vAlign w:val="center"/>
          </w:tcPr>
          <w:p w14:paraId="5F717B5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5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73" w14:textId="77777777" w:rsidTr="002A2D6F">
        <w:trPr>
          <w:trHeight w:val="20"/>
          <w:tblHeader/>
        </w:trPr>
        <w:tc>
          <w:tcPr>
            <w:tcW w:w="0" w:type="auto"/>
            <w:vAlign w:val="center"/>
          </w:tcPr>
          <w:p w14:paraId="5F717B6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2.2.4</w:t>
            </w:r>
          </w:p>
        </w:tc>
        <w:tc>
          <w:tcPr>
            <w:tcW w:w="0" w:type="auto"/>
            <w:vAlign w:val="center"/>
          </w:tcPr>
          <w:p w14:paraId="5F717B6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职责与授权</w:t>
            </w:r>
          </w:p>
        </w:tc>
        <w:tc>
          <w:tcPr>
            <w:tcW w:w="367" w:type="dxa"/>
            <w:vAlign w:val="center"/>
          </w:tcPr>
          <w:p w14:paraId="5F717B6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6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6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7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7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7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7F" w14:textId="77777777" w:rsidTr="002A2D6F">
        <w:trPr>
          <w:trHeight w:val="20"/>
          <w:tblHeader/>
        </w:trPr>
        <w:tc>
          <w:tcPr>
            <w:tcW w:w="0" w:type="auto"/>
            <w:vAlign w:val="center"/>
          </w:tcPr>
          <w:p w14:paraId="5F717B7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2.2.5</w:t>
            </w:r>
          </w:p>
        </w:tc>
        <w:tc>
          <w:tcPr>
            <w:tcW w:w="0" w:type="auto"/>
            <w:vAlign w:val="center"/>
          </w:tcPr>
          <w:p w14:paraId="5F717B7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工作流程和程序</w:t>
            </w:r>
          </w:p>
        </w:tc>
        <w:tc>
          <w:tcPr>
            <w:tcW w:w="367" w:type="dxa"/>
            <w:vAlign w:val="center"/>
          </w:tcPr>
          <w:p w14:paraId="5F717B7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7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7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7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7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7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7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7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7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8B" w14:textId="77777777" w:rsidTr="002A2D6F">
        <w:trPr>
          <w:trHeight w:val="20"/>
          <w:tblHeader/>
        </w:trPr>
        <w:tc>
          <w:tcPr>
            <w:tcW w:w="0" w:type="auto"/>
            <w:vAlign w:val="center"/>
          </w:tcPr>
          <w:p w14:paraId="5F717B8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2.3</w:t>
            </w:r>
          </w:p>
        </w:tc>
        <w:tc>
          <w:tcPr>
            <w:tcW w:w="0" w:type="auto"/>
            <w:vAlign w:val="center"/>
          </w:tcPr>
          <w:p w14:paraId="5F717B8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专业知识</w:t>
            </w:r>
          </w:p>
        </w:tc>
        <w:tc>
          <w:tcPr>
            <w:tcW w:w="367" w:type="dxa"/>
            <w:vAlign w:val="center"/>
          </w:tcPr>
          <w:p w14:paraId="5F717B8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83"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84"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85"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86"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87"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88"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89"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B8A"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B97" w14:textId="77777777" w:rsidTr="002A2D6F">
        <w:trPr>
          <w:trHeight w:val="20"/>
          <w:tblHeader/>
        </w:trPr>
        <w:tc>
          <w:tcPr>
            <w:tcW w:w="0" w:type="auto"/>
            <w:vAlign w:val="center"/>
          </w:tcPr>
          <w:p w14:paraId="5F717B8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2.3.1</w:t>
            </w:r>
          </w:p>
        </w:tc>
        <w:tc>
          <w:tcPr>
            <w:tcW w:w="0" w:type="auto"/>
            <w:vAlign w:val="center"/>
          </w:tcPr>
          <w:p w14:paraId="5F717B8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航空气象知识</w:t>
            </w:r>
          </w:p>
        </w:tc>
        <w:tc>
          <w:tcPr>
            <w:tcW w:w="367" w:type="dxa"/>
            <w:vAlign w:val="center"/>
          </w:tcPr>
          <w:p w14:paraId="5F717B8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8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A3" w14:textId="77777777" w:rsidTr="002A2D6F">
        <w:trPr>
          <w:trHeight w:val="20"/>
          <w:tblHeader/>
        </w:trPr>
        <w:tc>
          <w:tcPr>
            <w:tcW w:w="0" w:type="auto"/>
            <w:vAlign w:val="center"/>
          </w:tcPr>
          <w:p w14:paraId="5F717B9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2.3.2</w:t>
            </w:r>
          </w:p>
        </w:tc>
        <w:tc>
          <w:tcPr>
            <w:tcW w:w="0" w:type="auto"/>
            <w:vAlign w:val="center"/>
          </w:tcPr>
          <w:p w14:paraId="5F717B9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航空情报知识</w:t>
            </w:r>
          </w:p>
        </w:tc>
        <w:tc>
          <w:tcPr>
            <w:tcW w:w="367" w:type="dxa"/>
            <w:vAlign w:val="center"/>
          </w:tcPr>
          <w:p w14:paraId="5F717B9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9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9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A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A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A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AF" w14:textId="77777777" w:rsidTr="002A2D6F">
        <w:trPr>
          <w:trHeight w:val="20"/>
          <w:tblHeader/>
        </w:trPr>
        <w:tc>
          <w:tcPr>
            <w:tcW w:w="0" w:type="auto"/>
            <w:vAlign w:val="center"/>
          </w:tcPr>
          <w:p w14:paraId="5F717BA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2.3.3</w:t>
            </w:r>
          </w:p>
        </w:tc>
        <w:tc>
          <w:tcPr>
            <w:tcW w:w="0" w:type="auto"/>
            <w:vAlign w:val="center"/>
          </w:tcPr>
          <w:p w14:paraId="5F717BA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航空器性能知识</w:t>
            </w:r>
          </w:p>
        </w:tc>
        <w:tc>
          <w:tcPr>
            <w:tcW w:w="367" w:type="dxa"/>
            <w:vAlign w:val="center"/>
          </w:tcPr>
          <w:p w14:paraId="5F717BA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A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A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A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A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A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A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A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A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BB" w14:textId="77777777" w:rsidTr="002A2D6F">
        <w:trPr>
          <w:trHeight w:val="20"/>
          <w:tblHeader/>
        </w:trPr>
        <w:tc>
          <w:tcPr>
            <w:tcW w:w="0" w:type="auto"/>
            <w:vAlign w:val="center"/>
          </w:tcPr>
          <w:p w14:paraId="5F717BB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2.3.4</w:t>
            </w:r>
          </w:p>
        </w:tc>
        <w:tc>
          <w:tcPr>
            <w:tcW w:w="0" w:type="auto"/>
            <w:vAlign w:val="center"/>
          </w:tcPr>
          <w:p w14:paraId="5F717BB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航空器系统知识</w:t>
            </w:r>
          </w:p>
        </w:tc>
        <w:tc>
          <w:tcPr>
            <w:tcW w:w="367" w:type="dxa"/>
            <w:vAlign w:val="center"/>
          </w:tcPr>
          <w:p w14:paraId="5F717BB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B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B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B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B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B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B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B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B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C7" w14:textId="77777777" w:rsidTr="002A2D6F">
        <w:trPr>
          <w:trHeight w:val="20"/>
          <w:tblHeader/>
        </w:trPr>
        <w:tc>
          <w:tcPr>
            <w:tcW w:w="0" w:type="auto"/>
            <w:vAlign w:val="center"/>
          </w:tcPr>
          <w:p w14:paraId="5F717BB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2.3.5</w:t>
            </w:r>
          </w:p>
        </w:tc>
        <w:tc>
          <w:tcPr>
            <w:tcW w:w="0" w:type="auto"/>
            <w:vAlign w:val="center"/>
          </w:tcPr>
          <w:p w14:paraId="5F717BB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ATC</w:t>
            </w:r>
            <w:r w:rsidRPr="002A2D6F">
              <w:rPr>
                <w:rFonts w:cs="宋体" w:hint="eastAsia"/>
                <w:color w:val="000000" w:themeColor="text1"/>
                <w:kern w:val="0"/>
                <w:sz w:val="15"/>
                <w:szCs w:val="15"/>
              </w:rPr>
              <w:t>、导航与通信知识</w:t>
            </w:r>
          </w:p>
        </w:tc>
        <w:tc>
          <w:tcPr>
            <w:tcW w:w="367" w:type="dxa"/>
            <w:vAlign w:val="center"/>
          </w:tcPr>
          <w:p w14:paraId="5F717BB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B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D3" w14:textId="77777777" w:rsidTr="002A2D6F">
        <w:trPr>
          <w:trHeight w:val="20"/>
          <w:tblHeader/>
        </w:trPr>
        <w:tc>
          <w:tcPr>
            <w:tcW w:w="0" w:type="auto"/>
            <w:vAlign w:val="center"/>
          </w:tcPr>
          <w:p w14:paraId="5F717BC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2.3.6</w:t>
            </w:r>
          </w:p>
        </w:tc>
        <w:tc>
          <w:tcPr>
            <w:tcW w:w="0" w:type="auto"/>
            <w:vAlign w:val="center"/>
          </w:tcPr>
          <w:p w14:paraId="5F717BC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特殊运行</w:t>
            </w:r>
          </w:p>
        </w:tc>
        <w:tc>
          <w:tcPr>
            <w:tcW w:w="367" w:type="dxa"/>
            <w:vAlign w:val="center"/>
          </w:tcPr>
          <w:p w14:paraId="5F717BC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C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C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D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D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D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DF" w14:textId="77777777" w:rsidTr="002A2D6F">
        <w:trPr>
          <w:trHeight w:val="20"/>
          <w:tblHeader/>
        </w:trPr>
        <w:tc>
          <w:tcPr>
            <w:tcW w:w="0" w:type="auto"/>
            <w:vAlign w:val="center"/>
          </w:tcPr>
          <w:p w14:paraId="5F717BD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2.3.7</w:t>
            </w:r>
          </w:p>
        </w:tc>
        <w:tc>
          <w:tcPr>
            <w:tcW w:w="0" w:type="auto"/>
            <w:vAlign w:val="center"/>
          </w:tcPr>
          <w:p w14:paraId="5F717BD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航行新技术</w:t>
            </w:r>
          </w:p>
        </w:tc>
        <w:tc>
          <w:tcPr>
            <w:tcW w:w="367" w:type="dxa"/>
            <w:vAlign w:val="center"/>
          </w:tcPr>
          <w:p w14:paraId="5F717BD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D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D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D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D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D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D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D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D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EB" w14:textId="77777777" w:rsidTr="002A2D6F">
        <w:trPr>
          <w:trHeight w:val="20"/>
          <w:tblHeader/>
        </w:trPr>
        <w:tc>
          <w:tcPr>
            <w:tcW w:w="0" w:type="auto"/>
            <w:vAlign w:val="center"/>
          </w:tcPr>
          <w:p w14:paraId="5F717BE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2.3.8</w:t>
            </w:r>
          </w:p>
        </w:tc>
        <w:tc>
          <w:tcPr>
            <w:tcW w:w="0" w:type="auto"/>
            <w:vAlign w:val="center"/>
          </w:tcPr>
          <w:p w14:paraId="5F717BE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SMS</w:t>
            </w:r>
            <w:r w:rsidRPr="002A2D6F">
              <w:rPr>
                <w:rFonts w:cs="宋体" w:hint="eastAsia"/>
                <w:color w:val="000000" w:themeColor="text1"/>
                <w:kern w:val="0"/>
                <w:sz w:val="15"/>
                <w:szCs w:val="15"/>
              </w:rPr>
              <w:t>和</w:t>
            </w:r>
            <w:r w:rsidRPr="002A2D6F">
              <w:rPr>
                <w:rFonts w:cs="宋体" w:hint="eastAsia"/>
                <w:color w:val="000000" w:themeColor="text1"/>
                <w:kern w:val="0"/>
                <w:sz w:val="15"/>
                <w:szCs w:val="15"/>
              </w:rPr>
              <w:t>DRM</w:t>
            </w:r>
            <w:r w:rsidRPr="002A2D6F">
              <w:rPr>
                <w:rFonts w:cs="宋体" w:hint="eastAsia"/>
                <w:color w:val="000000" w:themeColor="text1"/>
                <w:kern w:val="0"/>
                <w:sz w:val="15"/>
                <w:szCs w:val="15"/>
              </w:rPr>
              <w:t>知识</w:t>
            </w:r>
          </w:p>
        </w:tc>
        <w:tc>
          <w:tcPr>
            <w:tcW w:w="367" w:type="dxa"/>
            <w:vAlign w:val="center"/>
          </w:tcPr>
          <w:p w14:paraId="5F717BE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E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E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E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E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E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E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E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E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BF7" w14:textId="77777777" w:rsidTr="002A2D6F">
        <w:trPr>
          <w:trHeight w:val="20"/>
          <w:tblHeader/>
        </w:trPr>
        <w:tc>
          <w:tcPr>
            <w:tcW w:w="0" w:type="auto"/>
            <w:vAlign w:val="center"/>
          </w:tcPr>
          <w:p w14:paraId="5F717BE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2.3.9</w:t>
            </w:r>
          </w:p>
        </w:tc>
        <w:tc>
          <w:tcPr>
            <w:tcW w:w="0" w:type="auto"/>
            <w:vAlign w:val="center"/>
          </w:tcPr>
          <w:p w14:paraId="5F717BE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非正常情况和紧急情况的报告处置程序</w:t>
            </w:r>
          </w:p>
        </w:tc>
        <w:tc>
          <w:tcPr>
            <w:tcW w:w="367" w:type="dxa"/>
            <w:vAlign w:val="center"/>
          </w:tcPr>
          <w:p w14:paraId="5F717BE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BE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F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F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F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F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F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F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BF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03" w14:textId="77777777" w:rsidTr="002A2D6F">
        <w:trPr>
          <w:trHeight w:val="20"/>
          <w:tblHeader/>
        </w:trPr>
        <w:tc>
          <w:tcPr>
            <w:tcW w:w="0" w:type="auto"/>
            <w:shd w:val="clear" w:color="auto" w:fill="auto"/>
            <w:vAlign w:val="center"/>
          </w:tcPr>
          <w:p w14:paraId="5F717BF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w:t>
            </w:r>
          </w:p>
        </w:tc>
        <w:tc>
          <w:tcPr>
            <w:tcW w:w="0" w:type="auto"/>
            <w:shd w:val="clear" w:color="auto" w:fill="auto"/>
            <w:vAlign w:val="center"/>
          </w:tcPr>
          <w:p w14:paraId="5F717BF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能力</w:t>
            </w:r>
          </w:p>
        </w:tc>
        <w:tc>
          <w:tcPr>
            <w:tcW w:w="367" w:type="dxa"/>
            <w:shd w:val="clear" w:color="auto" w:fill="auto"/>
            <w:vAlign w:val="center"/>
          </w:tcPr>
          <w:p w14:paraId="5F717BF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shd w:val="clear" w:color="000000" w:fill="F2F2F2"/>
            <w:vAlign w:val="center"/>
          </w:tcPr>
          <w:p w14:paraId="5F717BF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F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F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F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BFF"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C00"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C01"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C02"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C0F" w14:textId="77777777" w:rsidTr="002A2D6F">
        <w:trPr>
          <w:trHeight w:val="20"/>
          <w:tblHeader/>
        </w:trPr>
        <w:tc>
          <w:tcPr>
            <w:tcW w:w="0" w:type="auto"/>
            <w:vAlign w:val="center"/>
          </w:tcPr>
          <w:p w14:paraId="5F717C0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3.1</w:t>
            </w:r>
          </w:p>
        </w:tc>
        <w:tc>
          <w:tcPr>
            <w:tcW w:w="0" w:type="auto"/>
            <w:vAlign w:val="center"/>
          </w:tcPr>
          <w:p w14:paraId="5F717C0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签派资源管理（</w:t>
            </w:r>
            <w:r w:rsidRPr="002A2D6F">
              <w:rPr>
                <w:rFonts w:cs="宋体" w:hint="eastAsia"/>
                <w:color w:val="000000" w:themeColor="text1"/>
                <w:kern w:val="0"/>
                <w:sz w:val="15"/>
                <w:szCs w:val="15"/>
              </w:rPr>
              <w:t>DRM</w:t>
            </w:r>
            <w:r w:rsidRPr="002A2D6F">
              <w:rPr>
                <w:rFonts w:cs="宋体" w:hint="eastAsia"/>
                <w:color w:val="000000" w:themeColor="text1"/>
                <w:kern w:val="0"/>
                <w:sz w:val="15"/>
                <w:szCs w:val="15"/>
              </w:rPr>
              <w:t>）能力</w:t>
            </w:r>
          </w:p>
        </w:tc>
        <w:tc>
          <w:tcPr>
            <w:tcW w:w="367" w:type="dxa"/>
            <w:vAlign w:val="center"/>
          </w:tcPr>
          <w:p w14:paraId="5F717C0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07"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08"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09"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0A"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0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0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0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0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C1B" w14:textId="77777777" w:rsidTr="002A2D6F">
        <w:trPr>
          <w:trHeight w:val="20"/>
          <w:tblHeader/>
        </w:trPr>
        <w:tc>
          <w:tcPr>
            <w:tcW w:w="0" w:type="auto"/>
            <w:vAlign w:val="center"/>
          </w:tcPr>
          <w:p w14:paraId="5F717C1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3.1.1</w:t>
            </w:r>
          </w:p>
        </w:tc>
        <w:tc>
          <w:tcPr>
            <w:tcW w:w="0" w:type="auto"/>
            <w:vAlign w:val="center"/>
          </w:tcPr>
          <w:p w14:paraId="5F717C1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决策能力</w:t>
            </w:r>
          </w:p>
        </w:tc>
        <w:tc>
          <w:tcPr>
            <w:tcW w:w="367" w:type="dxa"/>
            <w:vAlign w:val="center"/>
          </w:tcPr>
          <w:p w14:paraId="5F717C1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1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1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1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1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1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1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1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1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27" w14:textId="77777777" w:rsidTr="002A2D6F">
        <w:trPr>
          <w:trHeight w:val="20"/>
          <w:tblHeader/>
        </w:trPr>
        <w:tc>
          <w:tcPr>
            <w:tcW w:w="0" w:type="auto"/>
            <w:vAlign w:val="center"/>
          </w:tcPr>
          <w:p w14:paraId="5F717C1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3.1.2</w:t>
            </w:r>
          </w:p>
        </w:tc>
        <w:tc>
          <w:tcPr>
            <w:tcW w:w="0" w:type="auto"/>
            <w:vAlign w:val="center"/>
          </w:tcPr>
          <w:p w14:paraId="5F717C1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沟通能力</w:t>
            </w:r>
          </w:p>
        </w:tc>
        <w:tc>
          <w:tcPr>
            <w:tcW w:w="367" w:type="dxa"/>
            <w:vAlign w:val="center"/>
          </w:tcPr>
          <w:p w14:paraId="5F717C1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1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33" w14:textId="77777777" w:rsidTr="002A2D6F">
        <w:trPr>
          <w:trHeight w:val="20"/>
          <w:tblHeader/>
        </w:trPr>
        <w:tc>
          <w:tcPr>
            <w:tcW w:w="0" w:type="auto"/>
            <w:vAlign w:val="center"/>
          </w:tcPr>
          <w:p w14:paraId="5F717C2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3.1.3</w:t>
            </w:r>
          </w:p>
        </w:tc>
        <w:tc>
          <w:tcPr>
            <w:tcW w:w="0" w:type="auto"/>
            <w:vAlign w:val="center"/>
          </w:tcPr>
          <w:p w14:paraId="5F717C2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组织协调能力</w:t>
            </w:r>
          </w:p>
        </w:tc>
        <w:tc>
          <w:tcPr>
            <w:tcW w:w="367" w:type="dxa"/>
            <w:vAlign w:val="center"/>
          </w:tcPr>
          <w:p w14:paraId="5F717C2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2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2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3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3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3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3F" w14:textId="77777777" w:rsidTr="002A2D6F">
        <w:trPr>
          <w:trHeight w:val="20"/>
          <w:tblHeader/>
        </w:trPr>
        <w:tc>
          <w:tcPr>
            <w:tcW w:w="0" w:type="auto"/>
            <w:vAlign w:val="center"/>
          </w:tcPr>
          <w:p w14:paraId="5F717C3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3.1.4</w:t>
            </w:r>
          </w:p>
        </w:tc>
        <w:tc>
          <w:tcPr>
            <w:tcW w:w="0" w:type="auto"/>
            <w:vAlign w:val="center"/>
          </w:tcPr>
          <w:p w14:paraId="5F717C3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情景意识能力</w:t>
            </w:r>
          </w:p>
        </w:tc>
        <w:tc>
          <w:tcPr>
            <w:tcW w:w="367" w:type="dxa"/>
            <w:vAlign w:val="center"/>
          </w:tcPr>
          <w:p w14:paraId="5F717C3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3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3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3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3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3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3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3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3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4B" w14:textId="77777777" w:rsidTr="002A2D6F">
        <w:trPr>
          <w:trHeight w:val="20"/>
          <w:tblHeader/>
        </w:trPr>
        <w:tc>
          <w:tcPr>
            <w:tcW w:w="0" w:type="auto"/>
            <w:vAlign w:val="center"/>
          </w:tcPr>
          <w:p w14:paraId="5F717C4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3.1.5</w:t>
            </w:r>
          </w:p>
        </w:tc>
        <w:tc>
          <w:tcPr>
            <w:tcW w:w="0" w:type="auto"/>
            <w:vAlign w:val="center"/>
          </w:tcPr>
          <w:p w14:paraId="5F717C4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管理工作负荷的能力</w:t>
            </w:r>
          </w:p>
        </w:tc>
        <w:tc>
          <w:tcPr>
            <w:tcW w:w="367" w:type="dxa"/>
            <w:vAlign w:val="center"/>
          </w:tcPr>
          <w:p w14:paraId="5F717C4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4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4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4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4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4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4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4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4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57" w14:textId="77777777" w:rsidTr="002A2D6F">
        <w:trPr>
          <w:trHeight w:val="20"/>
          <w:tblHeader/>
        </w:trPr>
        <w:tc>
          <w:tcPr>
            <w:tcW w:w="0" w:type="auto"/>
            <w:vAlign w:val="center"/>
          </w:tcPr>
          <w:p w14:paraId="5F717C4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3.1.6</w:t>
            </w:r>
          </w:p>
        </w:tc>
        <w:tc>
          <w:tcPr>
            <w:tcW w:w="0" w:type="auto"/>
            <w:vAlign w:val="center"/>
          </w:tcPr>
          <w:p w14:paraId="5F717C4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团队协作能力</w:t>
            </w:r>
          </w:p>
        </w:tc>
        <w:tc>
          <w:tcPr>
            <w:tcW w:w="367" w:type="dxa"/>
            <w:vAlign w:val="center"/>
          </w:tcPr>
          <w:p w14:paraId="5F717C4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4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5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5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5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5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5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5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5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63" w14:textId="77777777" w:rsidTr="002A2D6F">
        <w:trPr>
          <w:trHeight w:val="20"/>
          <w:tblHeader/>
        </w:trPr>
        <w:tc>
          <w:tcPr>
            <w:tcW w:w="0" w:type="auto"/>
            <w:vAlign w:val="center"/>
          </w:tcPr>
          <w:p w14:paraId="5F717C5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3.2</w:t>
            </w:r>
          </w:p>
        </w:tc>
        <w:tc>
          <w:tcPr>
            <w:tcW w:w="0" w:type="auto"/>
            <w:vAlign w:val="center"/>
          </w:tcPr>
          <w:p w14:paraId="5F717C5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风险管理能力</w:t>
            </w:r>
          </w:p>
        </w:tc>
        <w:tc>
          <w:tcPr>
            <w:tcW w:w="367" w:type="dxa"/>
            <w:vAlign w:val="center"/>
          </w:tcPr>
          <w:p w14:paraId="5F717C5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5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5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5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5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5F"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60"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61"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62"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C6F" w14:textId="77777777" w:rsidTr="002A2D6F">
        <w:trPr>
          <w:trHeight w:val="20"/>
          <w:tblHeader/>
        </w:trPr>
        <w:tc>
          <w:tcPr>
            <w:tcW w:w="0" w:type="auto"/>
            <w:vAlign w:val="center"/>
          </w:tcPr>
          <w:p w14:paraId="5F717C6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3.2.1</w:t>
            </w:r>
          </w:p>
        </w:tc>
        <w:tc>
          <w:tcPr>
            <w:tcW w:w="0" w:type="auto"/>
            <w:vAlign w:val="center"/>
          </w:tcPr>
          <w:p w14:paraId="5F717C6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危险源识别能力</w:t>
            </w:r>
          </w:p>
        </w:tc>
        <w:tc>
          <w:tcPr>
            <w:tcW w:w="367" w:type="dxa"/>
            <w:vAlign w:val="center"/>
          </w:tcPr>
          <w:p w14:paraId="5F717C6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6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6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6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6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6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6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6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6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7B" w14:textId="77777777" w:rsidTr="002A2D6F">
        <w:trPr>
          <w:trHeight w:val="20"/>
          <w:tblHeader/>
        </w:trPr>
        <w:tc>
          <w:tcPr>
            <w:tcW w:w="0" w:type="auto"/>
            <w:vAlign w:val="center"/>
          </w:tcPr>
          <w:p w14:paraId="5F717C7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3.2.2</w:t>
            </w:r>
          </w:p>
        </w:tc>
        <w:tc>
          <w:tcPr>
            <w:tcW w:w="0" w:type="auto"/>
            <w:vAlign w:val="center"/>
          </w:tcPr>
          <w:p w14:paraId="5F717C7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风险评估能力</w:t>
            </w:r>
          </w:p>
        </w:tc>
        <w:tc>
          <w:tcPr>
            <w:tcW w:w="367" w:type="dxa"/>
            <w:vAlign w:val="center"/>
          </w:tcPr>
          <w:p w14:paraId="5F717C7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7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7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7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7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7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7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7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7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87" w14:textId="77777777" w:rsidTr="002A2D6F">
        <w:trPr>
          <w:trHeight w:val="20"/>
          <w:tblHeader/>
        </w:trPr>
        <w:tc>
          <w:tcPr>
            <w:tcW w:w="0" w:type="auto"/>
            <w:vAlign w:val="center"/>
          </w:tcPr>
          <w:p w14:paraId="5F717C7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3.2.3</w:t>
            </w:r>
          </w:p>
        </w:tc>
        <w:tc>
          <w:tcPr>
            <w:tcW w:w="0" w:type="auto"/>
            <w:vAlign w:val="center"/>
          </w:tcPr>
          <w:p w14:paraId="5F717C7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风险控制能力</w:t>
            </w:r>
          </w:p>
        </w:tc>
        <w:tc>
          <w:tcPr>
            <w:tcW w:w="367" w:type="dxa"/>
            <w:vAlign w:val="center"/>
          </w:tcPr>
          <w:p w14:paraId="5F717C7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7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93" w14:textId="77777777" w:rsidTr="002A2D6F">
        <w:trPr>
          <w:trHeight w:val="20"/>
          <w:tblHeader/>
        </w:trPr>
        <w:tc>
          <w:tcPr>
            <w:tcW w:w="0" w:type="auto"/>
            <w:vAlign w:val="center"/>
          </w:tcPr>
          <w:p w14:paraId="5F717C8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3.3</w:t>
            </w:r>
          </w:p>
        </w:tc>
        <w:tc>
          <w:tcPr>
            <w:tcW w:w="0" w:type="auto"/>
            <w:vAlign w:val="center"/>
          </w:tcPr>
          <w:p w14:paraId="5F717C8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应急处置能力</w:t>
            </w:r>
          </w:p>
        </w:tc>
        <w:tc>
          <w:tcPr>
            <w:tcW w:w="367" w:type="dxa"/>
            <w:vAlign w:val="center"/>
          </w:tcPr>
          <w:p w14:paraId="5F717C8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8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8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9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9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9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9F" w14:textId="77777777" w:rsidTr="002A2D6F">
        <w:trPr>
          <w:trHeight w:val="20"/>
          <w:tblHeader/>
        </w:trPr>
        <w:tc>
          <w:tcPr>
            <w:tcW w:w="0" w:type="auto"/>
            <w:vAlign w:val="center"/>
          </w:tcPr>
          <w:p w14:paraId="5F717C9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lastRenderedPageBreak/>
              <w:t>3.4</w:t>
            </w:r>
          </w:p>
        </w:tc>
        <w:tc>
          <w:tcPr>
            <w:tcW w:w="0" w:type="auto"/>
            <w:vAlign w:val="center"/>
          </w:tcPr>
          <w:p w14:paraId="5F717C9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实操能力</w:t>
            </w:r>
          </w:p>
        </w:tc>
        <w:tc>
          <w:tcPr>
            <w:tcW w:w="367" w:type="dxa"/>
            <w:vAlign w:val="center"/>
          </w:tcPr>
          <w:p w14:paraId="5F717C9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97"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98"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99"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9A"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9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9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9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C9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CAB" w14:textId="77777777" w:rsidTr="002A2D6F">
        <w:trPr>
          <w:trHeight w:val="20"/>
          <w:tblHeader/>
        </w:trPr>
        <w:tc>
          <w:tcPr>
            <w:tcW w:w="0" w:type="auto"/>
            <w:vAlign w:val="center"/>
          </w:tcPr>
          <w:p w14:paraId="5F717CA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3.4.1</w:t>
            </w:r>
          </w:p>
        </w:tc>
        <w:tc>
          <w:tcPr>
            <w:tcW w:w="0" w:type="auto"/>
            <w:vAlign w:val="center"/>
          </w:tcPr>
          <w:p w14:paraId="5F717CA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评估和优选航路、高度，以及评估备降机场及其适用性的能力</w:t>
            </w:r>
          </w:p>
        </w:tc>
        <w:tc>
          <w:tcPr>
            <w:tcW w:w="367" w:type="dxa"/>
            <w:vAlign w:val="center"/>
          </w:tcPr>
          <w:p w14:paraId="5F717CA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A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A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A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A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A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A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A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A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B7" w14:textId="77777777" w:rsidTr="002A2D6F">
        <w:trPr>
          <w:trHeight w:val="20"/>
          <w:tblHeader/>
        </w:trPr>
        <w:tc>
          <w:tcPr>
            <w:tcW w:w="0" w:type="auto"/>
            <w:vAlign w:val="center"/>
          </w:tcPr>
          <w:p w14:paraId="5F717CA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3.4.2</w:t>
            </w:r>
          </w:p>
        </w:tc>
        <w:tc>
          <w:tcPr>
            <w:tcW w:w="0" w:type="auto"/>
            <w:vAlign w:val="center"/>
          </w:tcPr>
          <w:p w14:paraId="5F717CA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航空器性能分析能力</w:t>
            </w:r>
          </w:p>
        </w:tc>
        <w:tc>
          <w:tcPr>
            <w:tcW w:w="367" w:type="dxa"/>
            <w:vAlign w:val="center"/>
          </w:tcPr>
          <w:p w14:paraId="5F717CA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A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C3" w14:textId="77777777" w:rsidTr="002A2D6F">
        <w:trPr>
          <w:trHeight w:val="20"/>
          <w:tblHeader/>
        </w:trPr>
        <w:tc>
          <w:tcPr>
            <w:tcW w:w="0" w:type="auto"/>
            <w:vAlign w:val="center"/>
          </w:tcPr>
          <w:p w14:paraId="5F717CB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3.4.3</w:t>
            </w:r>
          </w:p>
        </w:tc>
        <w:tc>
          <w:tcPr>
            <w:tcW w:w="0" w:type="auto"/>
            <w:vAlign w:val="center"/>
          </w:tcPr>
          <w:p w14:paraId="5F717CB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分析天气、监控天气和理解天气变化影响的能力</w:t>
            </w:r>
          </w:p>
        </w:tc>
        <w:tc>
          <w:tcPr>
            <w:tcW w:w="367" w:type="dxa"/>
            <w:vAlign w:val="center"/>
          </w:tcPr>
          <w:p w14:paraId="5F717CB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B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B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C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C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C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CF" w14:textId="77777777" w:rsidTr="002A2D6F">
        <w:trPr>
          <w:trHeight w:val="20"/>
          <w:tblHeader/>
        </w:trPr>
        <w:tc>
          <w:tcPr>
            <w:tcW w:w="0" w:type="auto"/>
            <w:vAlign w:val="center"/>
          </w:tcPr>
          <w:p w14:paraId="5F717CC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3.4.4</w:t>
            </w:r>
          </w:p>
        </w:tc>
        <w:tc>
          <w:tcPr>
            <w:tcW w:w="0" w:type="auto"/>
            <w:vAlign w:val="center"/>
          </w:tcPr>
          <w:p w14:paraId="5F717CC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使用和理解航行通告的能力</w:t>
            </w:r>
          </w:p>
        </w:tc>
        <w:tc>
          <w:tcPr>
            <w:tcW w:w="367" w:type="dxa"/>
            <w:vAlign w:val="center"/>
          </w:tcPr>
          <w:p w14:paraId="5F717CC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C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C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C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C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C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C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C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C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DB" w14:textId="77777777" w:rsidTr="002A2D6F">
        <w:trPr>
          <w:trHeight w:val="20"/>
          <w:tblHeader/>
        </w:trPr>
        <w:tc>
          <w:tcPr>
            <w:tcW w:w="0" w:type="auto"/>
            <w:vAlign w:val="center"/>
          </w:tcPr>
          <w:p w14:paraId="5F717CD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3.4.5</w:t>
            </w:r>
          </w:p>
        </w:tc>
        <w:tc>
          <w:tcPr>
            <w:tcW w:w="0" w:type="auto"/>
            <w:vAlign w:val="center"/>
          </w:tcPr>
          <w:p w14:paraId="5F717CD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制作飞行计划的能力</w:t>
            </w:r>
          </w:p>
        </w:tc>
        <w:tc>
          <w:tcPr>
            <w:tcW w:w="367" w:type="dxa"/>
            <w:vAlign w:val="center"/>
          </w:tcPr>
          <w:p w14:paraId="5F717CD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D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D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D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D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D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D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D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D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E7" w14:textId="77777777" w:rsidTr="002A2D6F">
        <w:trPr>
          <w:trHeight w:val="20"/>
          <w:tblHeader/>
        </w:trPr>
        <w:tc>
          <w:tcPr>
            <w:tcW w:w="0" w:type="auto"/>
            <w:vAlign w:val="center"/>
          </w:tcPr>
          <w:p w14:paraId="5F717CDC"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3.4.6</w:t>
            </w:r>
          </w:p>
        </w:tc>
        <w:tc>
          <w:tcPr>
            <w:tcW w:w="0" w:type="auto"/>
            <w:vAlign w:val="center"/>
          </w:tcPr>
          <w:p w14:paraId="5F717CDD"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签派放行讲解能力</w:t>
            </w:r>
          </w:p>
        </w:tc>
        <w:tc>
          <w:tcPr>
            <w:tcW w:w="367" w:type="dxa"/>
            <w:vAlign w:val="center"/>
          </w:tcPr>
          <w:p w14:paraId="5F717CD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D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E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E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E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E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E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E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E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CF3" w14:textId="77777777" w:rsidTr="002A2D6F">
        <w:trPr>
          <w:trHeight w:val="20"/>
          <w:tblHeader/>
        </w:trPr>
        <w:tc>
          <w:tcPr>
            <w:tcW w:w="0" w:type="auto"/>
            <w:shd w:val="clear" w:color="auto" w:fill="auto"/>
            <w:vAlign w:val="center"/>
          </w:tcPr>
          <w:p w14:paraId="5F717CE8"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4</w:t>
            </w:r>
          </w:p>
        </w:tc>
        <w:tc>
          <w:tcPr>
            <w:tcW w:w="0" w:type="auto"/>
            <w:shd w:val="clear" w:color="auto" w:fill="auto"/>
            <w:vAlign w:val="center"/>
          </w:tcPr>
          <w:p w14:paraId="5F717CE9"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经历</w:t>
            </w:r>
          </w:p>
        </w:tc>
        <w:tc>
          <w:tcPr>
            <w:tcW w:w="367" w:type="dxa"/>
            <w:shd w:val="clear" w:color="auto" w:fill="auto"/>
            <w:vAlign w:val="center"/>
          </w:tcPr>
          <w:p w14:paraId="5F717CE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shd w:val="clear" w:color="000000" w:fill="F2F2F2"/>
            <w:vAlign w:val="center"/>
          </w:tcPr>
          <w:p w14:paraId="5F717CE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CE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CE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CE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CEF"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CF0"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CF1"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CF2"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CFF" w14:textId="77777777" w:rsidTr="002A2D6F">
        <w:trPr>
          <w:trHeight w:val="20"/>
          <w:tblHeader/>
        </w:trPr>
        <w:tc>
          <w:tcPr>
            <w:tcW w:w="0" w:type="auto"/>
            <w:vAlign w:val="center"/>
          </w:tcPr>
          <w:p w14:paraId="5F717CF4"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4.1</w:t>
            </w:r>
          </w:p>
        </w:tc>
        <w:tc>
          <w:tcPr>
            <w:tcW w:w="0" w:type="auto"/>
            <w:vAlign w:val="center"/>
          </w:tcPr>
          <w:p w14:paraId="5F717CF5"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运行控制经历</w:t>
            </w:r>
          </w:p>
        </w:tc>
        <w:tc>
          <w:tcPr>
            <w:tcW w:w="367" w:type="dxa"/>
            <w:vAlign w:val="center"/>
          </w:tcPr>
          <w:p w14:paraId="5F717CF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CF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F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F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F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F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F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F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CF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D0B" w14:textId="77777777" w:rsidTr="002A2D6F">
        <w:trPr>
          <w:trHeight w:val="20"/>
          <w:tblHeader/>
        </w:trPr>
        <w:tc>
          <w:tcPr>
            <w:tcW w:w="0" w:type="auto"/>
            <w:vAlign w:val="center"/>
          </w:tcPr>
          <w:p w14:paraId="5F717D00"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4.2</w:t>
            </w:r>
          </w:p>
        </w:tc>
        <w:tc>
          <w:tcPr>
            <w:tcW w:w="0" w:type="auto"/>
            <w:vAlign w:val="center"/>
          </w:tcPr>
          <w:p w14:paraId="5F717D01"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放行经历</w:t>
            </w:r>
          </w:p>
        </w:tc>
        <w:tc>
          <w:tcPr>
            <w:tcW w:w="367" w:type="dxa"/>
            <w:vAlign w:val="center"/>
          </w:tcPr>
          <w:p w14:paraId="5F717D0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0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0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0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0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0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0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0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0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D15" w14:textId="77777777" w:rsidTr="002A2D6F">
        <w:trPr>
          <w:trHeight w:val="20"/>
          <w:tblHeader/>
        </w:trPr>
        <w:tc>
          <w:tcPr>
            <w:tcW w:w="2416" w:type="dxa"/>
            <w:gridSpan w:val="2"/>
            <w:shd w:val="clear" w:color="auto" w:fill="auto"/>
            <w:vAlign w:val="center"/>
          </w:tcPr>
          <w:p w14:paraId="5F717D0C" w14:textId="77777777" w:rsidR="006B1ADD" w:rsidRPr="002A2D6F" w:rsidRDefault="006B1ADD" w:rsidP="00046BC1">
            <w:pPr>
              <w:widowControl/>
              <w:adjustRightInd w:val="0"/>
              <w:snapToGrid w:val="0"/>
              <w:spacing w:line="240" w:lineRule="auto"/>
              <w:ind w:left="0"/>
              <w:rPr>
                <w:rFonts w:cs="宋体"/>
                <w:color w:val="000000" w:themeColor="text1"/>
                <w:kern w:val="0"/>
                <w:sz w:val="15"/>
                <w:szCs w:val="15"/>
              </w:rPr>
            </w:pPr>
            <w:r w:rsidRPr="002A2D6F">
              <w:rPr>
                <w:rFonts w:cs="宋体" w:hint="eastAsia"/>
                <w:color w:val="000000" w:themeColor="text1"/>
                <w:kern w:val="0"/>
                <w:sz w:val="15"/>
                <w:szCs w:val="15"/>
              </w:rPr>
              <w:t>基础得分：</w:t>
            </w:r>
          </w:p>
        </w:tc>
        <w:tc>
          <w:tcPr>
            <w:tcW w:w="1028" w:type="dxa"/>
            <w:gridSpan w:val="2"/>
            <w:shd w:val="clear" w:color="auto" w:fill="92D050"/>
            <w:vAlign w:val="center"/>
          </w:tcPr>
          <w:p w14:paraId="5F717D0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0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0F"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10"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11"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12"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13"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14"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D21" w14:textId="77777777" w:rsidTr="002A2D6F">
        <w:trPr>
          <w:trHeight w:val="20"/>
          <w:tblHeader/>
        </w:trPr>
        <w:tc>
          <w:tcPr>
            <w:tcW w:w="0" w:type="auto"/>
            <w:shd w:val="clear" w:color="auto" w:fill="auto"/>
            <w:vAlign w:val="center"/>
          </w:tcPr>
          <w:p w14:paraId="5F717D16"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5</w:t>
            </w:r>
          </w:p>
        </w:tc>
        <w:tc>
          <w:tcPr>
            <w:tcW w:w="0" w:type="auto"/>
            <w:shd w:val="clear" w:color="auto" w:fill="auto"/>
            <w:vAlign w:val="center"/>
          </w:tcPr>
          <w:p w14:paraId="5F717D17"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工作绩效</w:t>
            </w:r>
          </w:p>
        </w:tc>
        <w:tc>
          <w:tcPr>
            <w:tcW w:w="367" w:type="dxa"/>
            <w:shd w:val="clear" w:color="auto" w:fill="auto"/>
            <w:vAlign w:val="center"/>
          </w:tcPr>
          <w:p w14:paraId="5F717D1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shd w:val="clear" w:color="000000" w:fill="F2F2F2"/>
            <w:vAlign w:val="center"/>
          </w:tcPr>
          <w:p w14:paraId="5F717D19"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1A"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1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1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1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1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1F"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20"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D2D" w14:textId="77777777" w:rsidTr="002A2D6F">
        <w:trPr>
          <w:trHeight w:val="20"/>
          <w:tblHeader/>
        </w:trPr>
        <w:tc>
          <w:tcPr>
            <w:tcW w:w="0" w:type="auto"/>
            <w:vAlign w:val="center"/>
          </w:tcPr>
          <w:p w14:paraId="5F717D22"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5.1</w:t>
            </w:r>
          </w:p>
        </w:tc>
        <w:tc>
          <w:tcPr>
            <w:tcW w:w="0" w:type="auto"/>
            <w:vAlign w:val="center"/>
          </w:tcPr>
          <w:p w14:paraId="5F717D23"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效益指标</w:t>
            </w:r>
          </w:p>
        </w:tc>
        <w:tc>
          <w:tcPr>
            <w:tcW w:w="367" w:type="dxa"/>
            <w:vAlign w:val="center"/>
          </w:tcPr>
          <w:p w14:paraId="5F717D2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25"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26"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27"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28"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29"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2A"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2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2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D39" w14:textId="77777777" w:rsidTr="002A2D6F">
        <w:trPr>
          <w:trHeight w:val="20"/>
          <w:tblHeader/>
        </w:trPr>
        <w:tc>
          <w:tcPr>
            <w:tcW w:w="0" w:type="auto"/>
            <w:vAlign w:val="center"/>
          </w:tcPr>
          <w:p w14:paraId="5F717D2E"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5.1.1</w:t>
            </w:r>
          </w:p>
        </w:tc>
        <w:tc>
          <w:tcPr>
            <w:tcW w:w="0" w:type="auto"/>
            <w:vAlign w:val="center"/>
          </w:tcPr>
          <w:p w14:paraId="5F717D2F"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签派放行率</w:t>
            </w:r>
            <w:r w:rsidRPr="002A2D6F">
              <w:rPr>
                <w:rFonts w:cs="宋体" w:hint="eastAsia"/>
                <w:color w:val="000000" w:themeColor="text1"/>
                <w:kern w:val="0"/>
                <w:sz w:val="15"/>
                <w:szCs w:val="15"/>
              </w:rPr>
              <w:t>/</w:t>
            </w:r>
            <w:r w:rsidRPr="002A2D6F">
              <w:rPr>
                <w:rFonts w:cs="宋体" w:hint="eastAsia"/>
                <w:color w:val="000000" w:themeColor="text1"/>
                <w:kern w:val="0"/>
                <w:sz w:val="15"/>
                <w:szCs w:val="15"/>
              </w:rPr>
              <w:t>量</w:t>
            </w:r>
          </w:p>
        </w:tc>
        <w:tc>
          <w:tcPr>
            <w:tcW w:w="367" w:type="dxa"/>
            <w:vAlign w:val="center"/>
          </w:tcPr>
          <w:p w14:paraId="5F717D3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3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3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3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3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3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3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3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3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D45" w14:textId="77777777" w:rsidTr="002A2D6F">
        <w:trPr>
          <w:trHeight w:val="20"/>
          <w:tblHeader/>
        </w:trPr>
        <w:tc>
          <w:tcPr>
            <w:tcW w:w="0" w:type="auto"/>
            <w:vAlign w:val="center"/>
          </w:tcPr>
          <w:p w14:paraId="5F717D3A"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5.1.2</w:t>
            </w:r>
          </w:p>
        </w:tc>
        <w:tc>
          <w:tcPr>
            <w:tcW w:w="0" w:type="auto"/>
            <w:vAlign w:val="center"/>
          </w:tcPr>
          <w:p w14:paraId="5F717D3B"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返航备降率</w:t>
            </w:r>
          </w:p>
        </w:tc>
        <w:tc>
          <w:tcPr>
            <w:tcW w:w="367" w:type="dxa"/>
            <w:vAlign w:val="center"/>
          </w:tcPr>
          <w:p w14:paraId="5F717D3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3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3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3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4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4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4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4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4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D51" w14:textId="77777777" w:rsidTr="002A2D6F">
        <w:trPr>
          <w:trHeight w:val="20"/>
          <w:tblHeader/>
        </w:trPr>
        <w:tc>
          <w:tcPr>
            <w:tcW w:w="0" w:type="auto"/>
            <w:vAlign w:val="center"/>
          </w:tcPr>
          <w:p w14:paraId="5F717D46"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5.2</w:t>
            </w:r>
          </w:p>
        </w:tc>
        <w:tc>
          <w:tcPr>
            <w:tcW w:w="0" w:type="auto"/>
            <w:vAlign w:val="center"/>
          </w:tcPr>
          <w:p w14:paraId="5F717D47"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工作质量</w:t>
            </w:r>
          </w:p>
        </w:tc>
        <w:tc>
          <w:tcPr>
            <w:tcW w:w="367" w:type="dxa"/>
            <w:vAlign w:val="center"/>
          </w:tcPr>
          <w:p w14:paraId="5F717D4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49"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4A"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4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4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4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4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4F"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vAlign w:val="center"/>
          </w:tcPr>
          <w:p w14:paraId="5F717D50"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D5D" w14:textId="77777777" w:rsidTr="002A2D6F">
        <w:trPr>
          <w:trHeight w:val="20"/>
          <w:tblHeader/>
        </w:trPr>
        <w:tc>
          <w:tcPr>
            <w:tcW w:w="0" w:type="auto"/>
            <w:vAlign w:val="center"/>
          </w:tcPr>
          <w:p w14:paraId="5F717D52"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5.2.1</w:t>
            </w:r>
          </w:p>
        </w:tc>
        <w:tc>
          <w:tcPr>
            <w:tcW w:w="0" w:type="auto"/>
            <w:vAlign w:val="center"/>
          </w:tcPr>
          <w:p w14:paraId="5F717D53" w14:textId="77777777" w:rsidR="006B1ADD" w:rsidRPr="002A2D6F" w:rsidRDefault="006B1ADD" w:rsidP="00046BC1">
            <w:pPr>
              <w:widowControl/>
              <w:adjustRightInd w:val="0"/>
              <w:snapToGrid w:val="0"/>
              <w:spacing w:line="240" w:lineRule="auto"/>
              <w:ind w:left="0"/>
              <w:jc w:val="left"/>
              <w:outlineLvl w:val="0"/>
              <w:rPr>
                <w:rFonts w:cs="宋体"/>
                <w:color w:val="000000" w:themeColor="text1"/>
                <w:kern w:val="0"/>
                <w:sz w:val="15"/>
                <w:szCs w:val="15"/>
              </w:rPr>
            </w:pPr>
            <w:bookmarkStart w:id="1426" w:name="_Toc502330367"/>
            <w:bookmarkStart w:id="1427" w:name="_Toc503360923"/>
            <w:r w:rsidRPr="002A2D6F">
              <w:rPr>
                <w:rFonts w:cs="宋体" w:hint="eastAsia"/>
                <w:color w:val="000000" w:themeColor="text1"/>
                <w:kern w:val="0"/>
                <w:sz w:val="15"/>
                <w:szCs w:val="15"/>
              </w:rPr>
              <w:t>资料提供的完整</w:t>
            </w:r>
            <w:r w:rsidRPr="002A2D6F">
              <w:rPr>
                <w:rFonts w:cs="宋体"/>
                <w:color w:val="000000" w:themeColor="text1"/>
                <w:kern w:val="0"/>
                <w:sz w:val="15"/>
                <w:szCs w:val="15"/>
              </w:rPr>
              <w:t>有效性</w:t>
            </w:r>
            <w:bookmarkEnd w:id="1426"/>
            <w:bookmarkEnd w:id="1427"/>
          </w:p>
        </w:tc>
        <w:tc>
          <w:tcPr>
            <w:tcW w:w="367" w:type="dxa"/>
            <w:vAlign w:val="center"/>
          </w:tcPr>
          <w:p w14:paraId="5F717D5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5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5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5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5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5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5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5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5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D69" w14:textId="77777777" w:rsidTr="002A2D6F">
        <w:trPr>
          <w:trHeight w:val="20"/>
          <w:tblHeader/>
        </w:trPr>
        <w:tc>
          <w:tcPr>
            <w:tcW w:w="0" w:type="auto"/>
            <w:vAlign w:val="center"/>
          </w:tcPr>
          <w:p w14:paraId="5F717D5E"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5.2.2</w:t>
            </w:r>
          </w:p>
        </w:tc>
        <w:tc>
          <w:tcPr>
            <w:tcW w:w="0" w:type="auto"/>
            <w:vAlign w:val="center"/>
          </w:tcPr>
          <w:p w14:paraId="5F717D5F" w14:textId="77777777" w:rsidR="006B1ADD" w:rsidRPr="002A2D6F" w:rsidRDefault="006B1ADD" w:rsidP="00046BC1">
            <w:pPr>
              <w:widowControl/>
              <w:adjustRightInd w:val="0"/>
              <w:snapToGrid w:val="0"/>
              <w:spacing w:line="240" w:lineRule="auto"/>
              <w:ind w:left="0"/>
              <w:jc w:val="left"/>
              <w:outlineLvl w:val="0"/>
              <w:rPr>
                <w:rFonts w:cs="宋体"/>
                <w:color w:val="000000" w:themeColor="text1"/>
                <w:kern w:val="0"/>
                <w:sz w:val="15"/>
                <w:szCs w:val="15"/>
              </w:rPr>
            </w:pPr>
            <w:bookmarkStart w:id="1428" w:name="_Toc502330368"/>
            <w:bookmarkStart w:id="1429" w:name="_Toc503360924"/>
            <w:r w:rsidRPr="002A2D6F">
              <w:rPr>
                <w:rFonts w:cs="宋体" w:hint="eastAsia"/>
                <w:color w:val="000000" w:themeColor="text1"/>
                <w:kern w:val="0"/>
                <w:sz w:val="15"/>
                <w:szCs w:val="15"/>
              </w:rPr>
              <w:t>签派信息上传回复率</w:t>
            </w:r>
            <w:bookmarkEnd w:id="1428"/>
            <w:bookmarkEnd w:id="1429"/>
          </w:p>
        </w:tc>
        <w:tc>
          <w:tcPr>
            <w:tcW w:w="367" w:type="dxa"/>
            <w:vAlign w:val="center"/>
          </w:tcPr>
          <w:p w14:paraId="5F717D6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6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6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6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6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6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6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6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6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D75" w14:textId="77777777" w:rsidTr="002A2D6F">
        <w:trPr>
          <w:trHeight w:val="20"/>
          <w:tblHeader/>
        </w:trPr>
        <w:tc>
          <w:tcPr>
            <w:tcW w:w="0" w:type="auto"/>
            <w:vAlign w:val="center"/>
          </w:tcPr>
          <w:p w14:paraId="5F717D6A"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5.2.3</w:t>
            </w:r>
          </w:p>
        </w:tc>
        <w:tc>
          <w:tcPr>
            <w:tcW w:w="0" w:type="auto"/>
            <w:vAlign w:val="center"/>
          </w:tcPr>
          <w:p w14:paraId="5F717D6B" w14:textId="77777777" w:rsidR="006B1ADD" w:rsidRPr="002A2D6F" w:rsidRDefault="006B1ADD" w:rsidP="00046BC1">
            <w:pPr>
              <w:widowControl/>
              <w:adjustRightInd w:val="0"/>
              <w:snapToGrid w:val="0"/>
              <w:spacing w:line="240" w:lineRule="auto"/>
              <w:ind w:left="0"/>
              <w:jc w:val="left"/>
              <w:outlineLvl w:val="0"/>
              <w:rPr>
                <w:rFonts w:cs="宋体"/>
                <w:color w:val="000000" w:themeColor="text1"/>
                <w:kern w:val="0"/>
                <w:sz w:val="15"/>
                <w:szCs w:val="15"/>
              </w:rPr>
            </w:pPr>
            <w:bookmarkStart w:id="1430" w:name="_Toc502330369"/>
            <w:bookmarkStart w:id="1431" w:name="_Toc503360925"/>
            <w:r w:rsidRPr="002A2D6F">
              <w:rPr>
                <w:rFonts w:cs="宋体" w:hint="eastAsia"/>
                <w:color w:val="000000" w:themeColor="text1"/>
                <w:kern w:val="0"/>
                <w:sz w:val="15"/>
                <w:szCs w:val="15"/>
              </w:rPr>
              <w:t>下传信息签派回复率</w:t>
            </w:r>
            <w:bookmarkEnd w:id="1430"/>
            <w:bookmarkEnd w:id="1431"/>
          </w:p>
        </w:tc>
        <w:tc>
          <w:tcPr>
            <w:tcW w:w="367" w:type="dxa"/>
            <w:vAlign w:val="center"/>
          </w:tcPr>
          <w:p w14:paraId="5F717D6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6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6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6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D81" w14:textId="77777777" w:rsidTr="002A2D6F">
        <w:trPr>
          <w:trHeight w:val="20"/>
          <w:tblHeader/>
        </w:trPr>
        <w:tc>
          <w:tcPr>
            <w:tcW w:w="0" w:type="auto"/>
            <w:vAlign w:val="center"/>
          </w:tcPr>
          <w:p w14:paraId="5F717D76"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5.2.4</w:t>
            </w:r>
          </w:p>
        </w:tc>
        <w:tc>
          <w:tcPr>
            <w:tcW w:w="0" w:type="auto"/>
            <w:vAlign w:val="center"/>
          </w:tcPr>
          <w:p w14:paraId="5F717D77" w14:textId="77777777" w:rsidR="006B1ADD" w:rsidRPr="002A2D6F" w:rsidRDefault="006B1ADD" w:rsidP="00046BC1">
            <w:pPr>
              <w:widowControl/>
              <w:adjustRightInd w:val="0"/>
              <w:snapToGrid w:val="0"/>
              <w:spacing w:line="240" w:lineRule="auto"/>
              <w:ind w:left="0"/>
              <w:jc w:val="left"/>
              <w:outlineLvl w:val="0"/>
              <w:rPr>
                <w:rFonts w:cs="宋体"/>
                <w:color w:val="000000" w:themeColor="text1"/>
                <w:kern w:val="0"/>
                <w:sz w:val="15"/>
                <w:szCs w:val="15"/>
              </w:rPr>
            </w:pPr>
            <w:bookmarkStart w:id="1432" w:name="_Toc502330370"/>
            <w:bookmarkStart w:id="1433" w:name="_Toc503360926"/>
            <w:r w:rsidRPr="002A2D6F">
              <w:rPr>
                <w:rFonts w:cs="宋体" w:hint="eastAsia"/>
                <w:color w:val="000000" w:themeColor="text1"/>
                <w:kern w:val="0"/>
                <w:sz w:val="15"/>
                <w:szCs w:val="15"/>
              </w:rPr>
              <w:t>回收资料的完整性</w:t>
            </w:r>
            <w:bookmarkEnd w:id="1432"/>
            <w:bookmarkEnd w:id="1433"/>
          </w:p>
        </w:tc>
        <w:tc>
          <w:tcPr>
            <w:tcW w:w="367" w:type="dxa"/>
            <w:vAlign w:val="center"/>
          </w:tcPr>
          <w:p w14:paraId="5F717D7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7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7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8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D8D" w14:textId="77777777" w:rsidTr="002A2D6F">
        <w:trPr>
          <w:trHeight w:val="20"/>
          <w:tblHeader/>
        </w:trPr>
        <w:tc>
          <w:tcPr>
            <w:tcW w:w="0" w:type="auto"/>
            <w:vAlign w:val="center"/>
          </w:tcPr>
          <w:p w14:paraId="5F717D82"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5.2.5</w:t>
            </w:r>
          </w:p>
        </w:tc>
        <w:tc>
          <w:tcPr>
            <w:tcW w:w="0" w:type="auto"/>
            <w:vAlign w:val="center"/>
          </w:tcPr>
          <w:p w14:paraId="5F717D83" w14:textId="77777777" w:rsidR="006B1ADD" w:rsidRPr="002A2D6F" w:rsidRDefault="006B1ADD" w:rsidP="00046BC1">
            <w:pPr>
              <w:widowControl/>
              <w:adjustRightInd w:val="0"/>
              <w:snapToGrid w:val="0"/>
              <w:spacing w:line="240" w:lineRule="auto"/>
              <w:ind w:left="0"/>
              <w:jc w:val="left"/>
              <w:outlineLvl w:val="0"/>
              <w:rPr>
                <w:rFonts w:cs="宋体"/>
                <w:color w:val="000000" w:themeColor="text1"/>
                <w:kern w:val="0"/>
                <w:sz w:val="15"/>
                <w:szCs w:val="15"/>
              </w:rPr>
            </w:pPr>
            <w:bookmarkStart w:id="1434" w:name="_Toc502330371"/>
            <w:bookmarkStart w:id="1435" w:name="_Toc503360927"/>
            <w:r w:rsidRPr="002A2D6F">
              <w:rPr>
                <w:rFonts w:cs="宋体" w:hint="eastAsia"/>
                <w:color w:val="000000" w:themeColor="text1"/>
                <w:kern w:val="0"/>
                <w:sz w:val="15"/>
                <w:szCs w:val="15"/>
              </w:rPr>
              <w:t>差错情况</w:t>
            </w:r>
            <w:bookmarkEnd w:id="1434"/>
            <w:bookmarkEnd w:id="1435"/>
          </w:p>
        </w:tc>
        <w:tc>
          <w:tcPr>
            <w:tcW w:w="367" w:type="dxa"/>
            <w:vAlign w:val="center"/>
          </w:tcPr>
          <w:p w14:paraId="5F717D8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8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8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8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8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8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8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8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c>
          <w:tcPr>
            <w:tcW w:w="0" w:type="auto"/>
            <w:vAlign w:val="center"/>
          </w:tcPr>
          <w:p w14:paraId="5F717D8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p>
        </w:tc>
      </w:tr>
      <w:tr w:rsidR="006B1ADD" w:rsidRPr="00AE0DB5" w14:paraId="5F717D99" w14:textId="77777777" w:rsidTr="002A2D6F">
        <w:trPr>
          <w:trHeight w:val="20"/>
          <w:tblHeader/>
        </w:trPr>
        <w:tc>
          <w:tcPr>
            <w:tcW w:w="0" w:type="auto"/>
            <w:shd w:val="clear" w:color="auto" w:fill="auto"/>
            <w:vAlign w:val="center"/>
          </w:tcPr>
          <w:p w14:paraId="5F717D8E"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6</w:t>
            </w:r>
          </w:p>
        </w:tc>
        <w:tc>
          <w:tcPr>
            <w:tcW w:w="0" w:type="auto"/>
            <w:shd w:val="clear" w:color="auto" w:fill="auto"/>
            <w:vAlign w:val="center"/>
          </w:tcPr>
          <w:p w14:paraId="5F717D8F"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工作态度</w:t>
            </w:r>
          </w:p>
        </w:tc>
        <w:tc>
          <w:tcPr>
            <w:tcW w:w="367" w:type="dxa"/>
            <w:shd w:val="clear" w:color="auto" w:fill="auto"/>
            <w:vAlign w:val="center"/>
          </w:tcPr>
          <w:p w14:paraId="5F717D9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shd w:val="clear" w:color="000000" w:fill="F2F2F2"/>
            <w:vAlign w:val="center"/>
          </w:tcPr>
          <w:p w14:paraId="5F717D91"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92"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93"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94"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95"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96"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97"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000000" w:fill="F2F2F2"/>
            <w:vAlign w:val="center"/>
          </w:tcPr>
          <w:p w14:paraId="5F717D98"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r w:rsidR="006B1ADD" w:rsidRPr="00AE0DB5" w14:paraId="5F717DA5" w14:textId="77777777" w:rsidTr="002A2D6F">
        <w:trPr>
          <w:trHeight w:val="20"/>
          <w:tblHeader/>
        </w:trPr>
        <w:tc>
          <w:tcPr>
            <w:tcW w:w="0" w:type="auto"/>
            <w:vAlign w:val="center"/>
          </w:tcPr>
          <w:p w14:paraId="5F717D9A"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6.1</w:t>
            </w:r>
          </w:p>
        </w:tc>
        <w:tc>
          <w:tcPr>
            <w:tcW w:w="0" w:type="auto"/>
            <w:vAlign w:val="center"/>
          </w:tcPr>
          <w:p w14:paraId="5F717D9B"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责任心</w:t>
            </w:r>
          </w:p>
        </w:tc>
        <w:tc>
          <w:tcPr>
            <w:tcW w:w="367" w:type="dxa"/>
            <w:vAlign w:val="center"/>
          </w:tcPr>
          <w:p w14:paraId="5F717D9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9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9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9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r>
      <w:tr w:rsidR="006B1ADD" w:rsidRPr="00AE0DB5" w14:paraId="5F717DB1" w14:textId="77777777" w:rsidTr="002A2D6F">
        <w:trPr>
          <w:trHeight w:val="20"/>
          <w:tblHeader/>
        </w:trPr>
        <w:tc>
          <w:tcPr>
            <w:tcW w:w="0" w:type="auto"/>
            <w:vAlign w:val="center"/>
          </w:tcPr>
          <w:p w14:paraId="5F717DA6"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6.2</w:t>
            </w:r>
          </w:p>
        </w:tc>
        <w:tc>
          <w:tcPr>
            <w:tcW w:w="0" w:type="auto"/>
            <w:vAlign w:val="center"/>
          </w:tcPr>
          <w:p w14:paraId="5F717DA7"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安全意识</w:t>
            </w:r>
          </w:p>
        </w:tc>
        <w:tc>
          <w:tcPr>
            <w:tcW w:w="367" w:type="dxa"/>
            <w:vAlign w:val="center"/>
          </w:tcPr>
          <w:p w14:paraId="5F717DA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A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D"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E"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AF"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B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r>
      <w:tr w:rsidR="006B1ADD" w:rsidRPr="00AE0DB5" w14:paraId="5F717DBD" w14:textId="77777777" w:rsidTr="002A2D6F">
        <w:trPr>
          <w:trHeight w:val="20"/>
          <w:tblHeader/>
        </w:trPr>
        <w:tc>
          <w:tcPr>
            <w:tcW w:w="0" w:type="auto"/>
            <w:vAlign w:val="center"/>
          </w:tcPr>
          <w:p w14:paraId="5F717DB2"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6.3</w:t>
            </w:r>
          </w:p>
        </w:tc>
        <w:tc>
          <w:tcPr>
            <w:tcW w:w="0" w:type="auto"/>
            <w:vAlign w:val="center"/>
          </w:tcPr>
          <w:p w14:paraId="5F717DB3"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服务意识</w:t>
            </w:r>
          </w:p>
        </w:tc>
        <w:tc>
          <w:tcPr>
            <w:tcW w:w="367" w:type="dxa"/>
            <w:vAlign w:val="center"/>
          </w:tcPr>
          <w:p w14:paraId="5F717DB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B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B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B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B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B9"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BA"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BB"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BC"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r>
      <w:tr w:rsidR="006B1ADD" w:rsidRPr="00AE0DB5" w14:paraId="5F717DC9" w14:textId="77777777" w:rsidTr="002A2D6F">
        <w:trPr>
          <w:trHeight w:val="20"/>
          <w:tblHeader/>
        </w:trPr>
        <w:tc>
          <w:tcPr>
            <w:tcW w:w="0" w:type="auto"/>
            <w:vAlign w:val="center"/>
          </w:tcPr>
          <w:p w14:paraId="5F717DBE"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6.4</w:t>
            </w:r>
          </w:p>
        </w:tc>
        <w:tc>
          <w:tcPr>
            <w:tcW w:w="0" w:type="auto"/>
            <w:vAlign w:val="center"/>
          </w:tcPr>
          <w:p w14:paraId="5F717DBF"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团队意识</w:t>
            </w:r>
          </w:p>
        </w:tc>
        <w:tc>
          <w:tcPr>
            <w:tcW w:w="367" w:type="dxa"/>
            <w:vAlign w:val="center"/>
          </w:tcPr>
          <w:p w14:paraId="5F717DC0"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661" w:type="dxa"/>
            <w:vAlign w:val="center"/>
          </w:tcPr>
          <w:p w14:paraId="5F717DC1"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C2"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C3"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C4"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C5"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C6"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C7"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c>
          <w:tcPr>
            <w:tcW w:w="0" w:type="auto"/>
            <w:vAlign w:val="center"/>
          </w:tcPr>
          <w:p w14:paraId="5F717DC8" w14:textId="77777777" w:rsidR="006B1ADD" w:rsidRPr="002A2D6F" w:rsidRDefault="006B1ADD" w:rsidP="00046BC1">
            <w:pPr>
              <w:widowControl/>
              <w:adjustRightInd w:val="0"/>
              <w:snapToGrid w:val="0"/>
              <w:spacing w:line="240" w:lineRule="auto"/>
              <w:ind w:left="0"/>
              <w:jc w:val="center"/>
              <w:rPr>
                <w:rFonts w:cs="宋体"/>
                <w:color w:val="000000" w:themeColor="text1"/>
                <w:kern w:val="0"/>
                <w:sz w:val="15"/>
                <w:szCs w:val="15"/>
              </w:rPr>
            </w:pPr>
            <w:r w:rsidRPr="002A2D6F">
              <w:rPr>
                <w:rFonts w:cs="宋体" w:hint="eastAsia"/>
                <w:color w:val="000000" w:themeColor="text1"/>
                <w:kern w:val="0"/>
                <w:sz w:val="15"/>
                <w:szCs w:val="15"/>
              </w:rPr>
              <w:t xml:space="preserve">　</w:t>
            </w:r>
          </w:p>
        </w:tc>
      </w:tr>
      <w:tr w:rsidR="006B1ADD" w:rsidRPr="00AE0DB5" w14:paraId="5F717DD3" w14:textId="77777777" w:rsidTr="002A2D6F">
        <w:trPr>
          <w:trHeight w:val="20"/>
          <w:tblHeader/>
        </w:trPr>
        <w:tc>
          <w:tcPr>
            <w:tcW w:w="2416" w:type="dxa"/>
            <w:gridSpan w:val="2"/>
            <w:shd w:val="clear" w:color="auto" w:fill="auto"/>
            <w:vAlign w:val="center"/>
          </w:tcPr>
          <w:p w14:paraId="5F717DCA" w14:textId="77777777" w:rsidR="006B1ADD" w:rsidRPr="002A2D6F" w:rsidRDefault="006B1ADD" w:rsidP="00046BC1">
            <w:pPr>
              <w:widowControl/>
              <w:adjustRightInd w:val="0"/>
              <w:snapToGrid w:val="0"/>
              <w:spacing w:line="240" w:lineRule="auto"/>
              <w:ind w:left="0"/>
              <w:jc w:val="left"/>
              <w:rPr>
                <w:rFonts w:cs="宋体"/>
                <w:color w:val="000000" w:themeColor="text1"/>
                <w:kern w:val="0"/>
                <w:sz w:val="15"/>
                <w:szCs w:val="15"/>
              </w:rPr>
            </w:pPr>
            <w:r w:rsidRPr="002A2D6F">
              <w:rPr>
                <w:rFonts w:cs="宋体" w:hint="eastAsia"/>
                <w:color w:val="000000" w:themeColor="text1"/>
                <w:kern w:val="0"/>
                <w:sz w:val="15"/>
                <w:szCs w:val="15"/>
              </w:rPr>
              <w:t>综合得分：</w:t>
            </w:r>
          </w:p>
        </w:tc>
        <w:tc>
          <w:tcPr>
            <w:tcW w:w="1028" w:type="dxa"/>
            <w:gridSpan w:val="2"/>
            <w:shd w:val="clear" w:color="auto" w:fill="92D050"/>
            <w:vAlign w:val="center"/>
          </w:tcPr>
          <w:p w14:paraId="5F717DCB"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CC"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CD"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CE"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CF"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D0"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D1"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c>
          <w:tcPr>
            <w:tcW w:w="0" w:type="auto"/>
            <w:shd w:val="clear" w:color="auto" w:fill="92D050"/>
            <w:vAlign w:val="center"/>
          </w:tcPr>
          <w:p w14:paraId="5F717DD2" w14:textId="77777777" w:rsidR="006B1ADD" w:rsidRPr="002A2D6F" w:rsidRDefault="006B1ADD" w:rsidP="00046BC1">
            <w:pPr>
              <w:widowControl/>
              <w:adjustRightInd w:val="0"/>
              <w:snapToGrid w:val="0"/>
              <w:spacing w:line="240" w:lineRule="auto"/>
              <w:ind w:left="0"/>
              <w:jc w:val="center"/>
              <w:rPr>
                <w:rFonts w:cs="宋体"/>
                <w:b/>
                <w:bCs/>
                <w:color w:val="000000" w:themeColor="text1"/>
                <w:kern w:val="0"/>
                <w:sz w:val="15"/>
                <w:szCs w:val="15"/>
              </w:rPr>
            </w:pPr>
          </w:p>
        </w:tc>
      </w:tr>
    </w:tbl>
    <w:p w14:paraId="5F717DD4" w14:textId="77777777" w:rsidR="00D102C5" w:rsidRDefault="00D102C5" w:rsidP="006B1ADD">
      <w:pPr>
        <w:pStyle w:val="aa"/>
        <w:adjustRightInd w:val="0"/>
        <w:snapToGrid w:val="0"/>
        <w:spacing w:line="312" w:lineRule="auto"/>
        <w:ind w:leftChars="49" w:left="103" w:right="-29"/>
        <w:rPr>
          <w:rFonts w:asciiTheme="minorEastAsia" w:eastAsiaTheme="minorEastAsia" w:hAnsiTheme="minorEastAsia"/>
          <w:color w:val="000000" w:themeColor="text1"/>
          <w:sz w:val="15"/>
          <w:szCs w:val="15"/>
        </w:rPr>
        <w:sectPr w:rsidR="00D102C5" w:rsidSect="00D102C5">
          <w:footerReference w:type="even" r:id="rId164"/>
          <w:footerReference w:type="default" r:id="rId165"/>
          <w:pgSz w:w="8392" w:h="11907" w:code="11"/>
          <w:pgMar w:top="1418" w:right="1134" w:bottom="1418" w:left="1134" w:header="850" w:footer="992" w:gutter="0"/>
          <w:cols w:space="720"/>
          <w:noEndnote/>
          <w:docGrid w:linePitch="286"/>
        </w:sectPr>
      </w:pPr>
    </w:p>
    <w:p w14:paraId="5F717DD5" w14:textId="77777777" w:rsidR="006B1ADD" w:rsidRPr="00D102C5" w:rsidRDefault="00D102C5" w:rsidP="00A7617F">
      <w:pPr>
        <w:pStyle w:val="aa"/>
        <w:adjustRightInd w:val="0"/>
        <w:snapToGrid w:val="0"/>
        <w:spacing w:beforeLines="1800" w:before="4320"/>
        <w:ind w:left="0"/>
        <w:jc w:val="center"/>
        <w:rPr>
          <w:rFonts w:asciiTheme="minorEastAsia" w:eastAsiaTheme="minorEastAsia" w:hAnsiTheme="minorEastAsia"/>
          <w:color w:val="000000" w:themeColor="text1"/>
          <w:szCs w:val="21"/>
        </w:rPr>
      </w:pPr>
      <w:r w:rsidRPr="00D102C5">
        <w:rPr>
          <w:rFonts w:asciiTheme="minorEastAsia" w:eastAsiaTheme="minorEastAsia" w:hAnsiTheme="minorEastAsia" w:hint="eastAsia"/>
          <w:color w:val="000000" w:themeColor="text1"/>
          <w:szCs w:val="21"/>
        </w:rPr>
        <w:lastRenderedPageBreak/>
        <w:t>此页有意空白</w:t>
      </w:r>
    </w:p>
    <w:sectPr w:rsidR="006B1ADD" w:rsidRPr="00D102C5" w:rsidSect="00D102C5">
      <w:pgSz w:w="8392" w:h="11907" w:code="11"/>
      <w:pgMar w:top="1418" w:right="1134" w:bottom="1418" w:left="1134" w:header="850" w:footer="992" w:gutter="0"/>
      <w:cols w:space="720"/>
      <w:noEndnote/>
      <w:docGrid w:linePitch="28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杨 永强" w:date="2019-03-29T11:50:00Z" w:initials="杨">
    <w:p w14:paraId="7B0FB29C" w14:textId="220EF4AC" w:rsidR="003770A1" w:rsidRDefault="003770A1">
      <w:pPr>
        <w:pStyle w:val="af4"/>
      </w:pPr>
      <w:r>
        <w:rPr>
          <w:rStyle w:val="afc"/>
        </w:rPr>
        <w:annotationRef/>
      </w:r>
      <w:r>
        <w:t>R5</w:t>
      </w:r>
      <w:r>
        <w:rPr>
          <w:rFonts w:hint="eastAsia"/>
        </w:rPr>
        <w:t>新增</w:t>
      </w:r>
    </w:p>
  </w:comment>
  <w:comment w:id="6" w:author="杨 永强" w:date="2019-03-29T11:53:00Z" w:initials="杨">
    <w:p w14:paraId="0B221CA0" w14:textId="45E1E6B7" w:rsidR="008E7E3E" w:rsidRPr="008E7E3E" w:rsidRDefault="008E7E3E">
      <w:pPr>
        <w:pStyle w:val="af4"/>
      </w:pPr>
      <w:r>
        <w:rPr>
          <w:rStyle w:val="afc"/>
        </w:rPr>
        <w:annotationRef/>
      </w:r>
      <w:r>
        <w:t>R5</w:t>
      </w:r>
      <w:r>
        <w:rPr>
          <w:rFonts w:hint="eastAsia"/>
        </w:rPr>
        <w:t>补充运行新增</w:t>
      </w:r>
    </w:p>
  </w:comment>
  <w:comment w:id="41" w:author="杨 永强" w:date="2019-03-29T12:07:00Z" w:initials="杨">
    <w:p w14:paraId="66970DE6" w14:textId="14D55C9A" w:rsidR="0042322A" w:rsidRDefault="0042322A">
      <w:pPr>
        <w:pStyle w:val="af4"/>
        <w:rPr>
          <w:rFonts w:hint="eastAsia"/>
        </w:rPr>
      </w:pPr>
      <w:r>
        <w:rPr>
          <w:rStyle w:val="afc"/>
        </w:rPr>
        <w:annotationRef/>
      </w:r>
      <w:r>
        <w:rPr>
          <w:rFonts w:hint="eastAsia"/>
        </w:rPr>
        <w:t>运行手册调整</w:t>
      </w:r>
    </w:p>
  </w:comment>
  <w:comment w:id="516" w:author="刘 天天" w:date="2018-11-23T11:17:00Z" w:initials="刘">
    <w:p w14:paraId="748F308A" w14:textId="30FE95EB" w:rsidR="00E05939" w:rsidRDefault="00E05939">
      <w:pPr>
        <w:pStyle w:val="af4"/>
      </w:pPr>
      <w:r>
        <w:rPr>
          <w:rStyle w:val="afc"/>
        </w:rPr>
        <w:annotationRef/>
      </w:r>
      <w:r>
        <w:rPr>
          <w:rFonts w:hint="eastAsia"/>
        </w:rPr>
        <w:t>&gt;</w:t>
      </w:r>
      <w:r>
        <w:t>5000lb,</w:t>
      </w:r>
      <w:r>
        <w:rPr>
          <w:rFonts w:hint="eastAsia"/>
        </w:rPr>
        <w:t>参考的</w:t>
      </w:r>
      <w:r>
        <w:rPr>
          <w:rFonts w:hint="eastAsia"/>
        </w:rPr>
        <w:t>747-200</w:t>
      </w:r>
      <w:r>
        <w:rPr>
          <w:rFonts w:hint="eastAsia"/>
        </w:rPr>
        <w:t>的数值，金鹏为</w:t>
      </w:r>
      <w:r>
        <w:rPr>
          <w:rFonts w:hint="eastAsia"/>
        </w:rPr>
        <w:t>2000lb</w:t>
      </w:r>
    </w:p>
  </w:comment>
  <w:comment w:id="537" w:author="杨 永强" w:date="2018-12-02T13:40:00Z" w:initials="杨">
    <w:p w14:paraId="66E2EC97" w14:textId="74307703" w:rsidR="0018564F" w:rsidRDefault="0018564F">
      <w:pPr>
        <w:pStyle w:val="af4"/>
      </w:pPr>
      <w:r>
        <w:rPr>
          <w:rStyle w:val="afc"/>
        </w:rPr>
        <w:annotationRef/>
      </w:r>
      <w:r w:rsidR="00875549">
        <w:rPr>
          <w:rFonts w:hint="eastAsia"/>
        </w:rPr>
        <w:t>将错误的标题</w:t>
      </w:r>
      <w:r w:rsidR="00875549">
        <w:rPr>
          <w:rFonts w:hint="eastAsia"/>
        </w:rPr>
        <w:t>4.8.4</w:t>
      </w:r>
      <w:r w:rsidR="00875549">
        <w:rPr>
          <w:rFonts w:hint="eastAsia"/>
        </w:rPr>
        <w:t>更正为</w:t>
      </w:r>
      <w:r w:rsidR="00875549">
        <w:rPr>
          <w:rFonts w:hint="eastAsia"/>
        </w:rPr>
        <w:t>4.7.4</w:t>
      </w:r>
    </w:p>
  </w:comment>
  <w:comment w:id="638" w:author="刘 天天" w:date="2018-11-23T12:36:00Z" w:initials="刘">
    <w:p w14:paraId="62D24DE4" w14:textId="526C64B1" w:rsidR="00AC4662" w:rsidRDefault="00AC4662">
      <w:pPr>
        <w:pStyle w:val="af4"/>
      </w:pPr>
      <w:r>
        <w:rPr>
          <w:rStyle w:val="afc"/>
        </w:rPr>
        <w:annotationRef/>
      </w:r>
      <w:r>
        <w:rPr>
          <w:rFonts w:hint="eastAsia"/>
        </w:rPr>
        <w:t>增加</w:t>
      </w:r>
      <w:r>
        <w:rPr>
          <w:rFonts w:hint="eastAsia"/>
        </w:rPr>
        <w:t xml:space="preserve"> </w:t>
      </w:r>
      <w:r>
        <w:rPr>
          <w:rFonts w:hint="eastAsia"/>
        </w:rPr>
        <w:t>和</w:t>
      </w:r>
      <w:r>
        <w:rPr>
          <w:rFonts w:hint="eastAsia"/>
        </w:rPr>
        <w:t>B</w:t>
      </w:r>
      <w:r>
        <w:t>744F</w:t>
      </w:r>
    </w:p>
  </w:comment>
  <w:comment w:id="646" w:author="杨 永强" w:date="2018-11-06T11:22:00Z" w:initials="杨">
    <w:p w14:paraId="0DAD5964" w14:textId="745770A1" w:rsidR="00E05939" w:rsidRDefault="00E05939">
      <w:pPr>
        <w:pStyle w:val="af4"/>
      </w:pPr>
      <w:r>
        <w:rPr>
          <w:rStyle w:val="afc"/>
        </w:rPr>
        <w:annotationRef/>
      </w:r>
      <w:r>
        <w:rPr>
          <w:rFonts w:hint="eastAsia"/>
        </w:rPr>
        <w:t>修订</w:t>
      </w:r>
    </w:p>
  </w:comment>
  <w:comment w:id="647" w:author="刘 天天" w:date="2018-11-23T13:54:00Z" w:initials="刘">
    <w:p w14:paraId="3E7EEF3D" w14:textId="5A7BA705" w:rsidR="00EF7383" w:rsidRDefault="00EF7383">
      <w:pPr>
        <w:pStyle w:val="af4"/>
      </w:pPr>
      <w:r>
        <w:rPr>
          <w:rStyle w:val="afc"/>
        </w:rPr>
        <w:annotationRef/>
      </w:r>
      <w:r>
        <w:rPr>
          <w:rFonts w:hint="eastAsia"/>
        </w:rPr>
        <w:t>增加</w:t>
      </w:r>
    </w:p>
  </w:comment>
  <w:comment w:id="648" w:author="刘 天天" w:date="2018-11-23T13:54:00Z" w:initials="刘">
    <w:p w14:paraId="54C35C55" w14:textId="7260C678" w:rsidR="00EF7383" w:rsidRDefault="00EF7383">
      <w:pPr>
        <w:pStyle w:val="af4"/>
      </w:pPr>
      <w:r>
        <w:rPr>
          <w:rStyle w:val="afc"/>
        </w:rPr>
        <w:annotationRef/>
      </w:r>
      <w:r>
        <w:rPr>
          <w:rFonts w:hint="eastAsia"/>
        </w:rPr>
        <w:t>增加</w:t>
      </w:r>
    </w:p>
  </w:comment>
  <w:comment w:id="690" w:author="杨 永强" w:date="2018-11-06T11:31:00Z" w:initials="杨">
    <w:p w14:paraId="2783A0F8" w14:textId="60DD713D" w:rsidR="00E05939" w:rsidRDefault="00E05939">
      <w:pPr>
        <w:pStyle w:val="af4"/>
      </w:pPr>
      <w:r>
        <w:rPr>
          <w:rStyle w:val="afc"/>
        </w:rPr>
        <w:annotationRef/>
      </w:r>
      <w:r>
        <w:rPr>
          <w:rFonts w:hint="eastAsia"/>
        </w:rPr>
        <w:t>修订</w:t>
      </w:r>
    </w:p>
  </w:comment>
  <w:comment w:id="1164" w:author="刘 天天" w:date="2018-11-23T12:43:00Z" w:initials="刘">
    <w:p w14:paraId="1DADA4A8" w14:textId="512537ED" w:rsidR="001127C1" w:rsidRDefault="001127C1" w:rsidP="001127C1">
      <w:pPr>
        <w:pStyle w:val="af4"/>
        <w:ind w:left="0"/>
      </w:pPr>
      <w:r>
        <w:rPr>
          <w:rStyle w:val="afc"/>
        </w:rPr>
        <w:annotationRef/>
      </w:r>
      <w:r>
        <w:rPr>
          <w:rFonts w:hint="eastAsia"/>
        </w:rPr>
        <w:t>增加“和</w:t>
      </w:r>
      <w:r>
        <w:rPr>
          <w:rFonts w:hint="eastAsia"/>
        </w:rPr>
        <w:t>B</w:t>
      </w:r>
      <w:r>
        <w:t>747-400</w:t>
      </w:r>
      <w:r>
        <w:rPr>
          <w:rFonts w:hint="eastAsia"/>
        </w:rPr>
        <w:t>”</w:t>
      </w:r>
    </w:p>
  </w:comment>
  <w:comment w:id="1165" w:author="刘 天天" w:date="2018-11-23T12:43:00Z" w:initials="刘">
    <w:p w14:paraId="1BDF5EEF" w14:textId="01A4D40A" w:rsidR="001127C1" w:rsidRDefault="001127C1">
      <w:pPr>
        <w:pStyle w:val="af4"/>
      </w:pPr>
      <w:r>
        <w:rPr>
          <w:rStyle w:val="afc"/>
        </w:rPr>
        <w:annotationRef/>
      </w:r>
      <w:r>
        <w:rPr>
          <w:rFonts w:hint="eastAsia"/>
        </w:rPr>
        <w:t>A</w:t>
      </w:r>
      <w:r>
        <w:t>B3</w:t>
      </w:r>
      <w:r>
        <w:rPr>
          <w:rFonts w:hint="eastAsia"/>
        </w:rPr>
        <w:t>修改为</w:t>
      </w:r>
      <w:r>
        <w:rPr>
          <w:rFonts w:hint="eastAsia"/>
        </w:rPr>
        <w:t>A</w:t>
      </w:r>
      <w:r>
        <w:t>B6</w:t>
      </w:r>
      <w:r>
        <w:rPr>
          <w:rFonts w:hint="eastAsia"/>
        </w:rPr>
        <w:t>，增加和</w:t>
      </w:r>
      <w:r>
        <w:rPr>
          <w:rFonts w:hint="eastAsia"/>
        </w:rPr>
        <w:t>7</w:t>
      </w:r>
      <w:r>
        <w:t>4Y</w:t>
      </w:r>
    </w:p>
  </w:comment>
  <w:comment w:id="1166" w:author="杨 永强" w:date="2018-11-06T11:25:00Z" w:initials="杨">
    <w:p w14:paraId="47639611" w14:textId="2C04DB47" w:rsidR="00E05939" w:rsidRDefault="00E05939">
      <w:pPr>
        <w:pStyle w:val="af4"/>
      </w:pPr>
      <w:r>
        <w:rPr>
          <w:rStyle w:val="afc"/>
        </w:rPr>
        <w:annotationRef/>
      </w:r>
      <w:r>
        <w:rPr>
          <w:rFonts w:hint="eastAsia"/>
        </w:rPr>
        <w:t>新增</w:t>
      </w:r>
    </w:p>
  </w:comment>
  <w:comment w:id="1167" w:author="刘 天天" w:date="2018-11-23T13:51:00Z" w:initials="刘">
    <w:p w14:paraId="5729DC23" w14:textId="1C3D8B0D" w:rsidR="00196A02" w:rsidRDefault="00196A02">
      <w:pPr>
        <w:pStyle w:val="af4"/>
      </w:pPr>
      <w:r>
        <w:rPr>
          <w:rStyle w:val="afc"/>
        </w:rPr>
        <w:annotationRef/>
      </w:r>
      <w:r>
        <w:rPr>
          <w:rFonts w:hint="eastAsia"/>
        </w:rPr>
        <w:t>B</w:t>
      </w:r>
      <w:r>
        <w:t>747-400</w:t>
      </w:r>
      <w:r>
        <w:rPr>
          <w:rFonts w:hint="eastAsia"/>
        </w:rPr>
        <w:t>的设备代码</w:t>
      </w:r>
      <w:proofErr w:type="gramStart"/>
      <w:r>
        <w:rPr>
          <w:rFonts w:hint="eastAsia"/>
        </w:rPr>
        <w:t>由签派询问金</w:t>
      </w:r>
      <w:proofErr w:type="gramEnd"/>
      <w:r>
        <w:rPr>
          <w:rFonts w:hint="eastAsia"/>
        </w:rPr>
        <w:t>鹏</w:t>
      </w:r>
    </w:p>
  </w:comment>
  <w:comment w:id="1173" w:author="刘 天天" w:date="2018-11-23T13:30:00Z" w:initials="刘">
    <w:p w14:paraId="4269581A" w14:textId="519EEE6F" w:rsidR="001C7386" w:rsidRDefault="0058323E" w:rsidP="001C7386">
      <w:pPr>
        <w:pStyle w:val="af4"/>
      </w:pPr>
      <w:r>
        <w:rPr>
          <w:rStyle w:val="afc"/>
        </w:rPr>
        <w:annotationRef/>
      </w:r>
      <w:r w:rsidR="001C7386">
        <w:t>Honey</w:t>
      </w:r>
      <w:r w:rsidR="001C7386">
        <w:rPr>
          <w:rFonts w:hint="eastAsia"/>
        </w:rPr>
        <w:t>wel</w:t>
      </w:r>
      <w:r w:rsidR="001C7386">
        <w:t>l</w:t>
      </w:r>
      <w:r w:rsidR="001C7386">
        <w:rPr>
          <w:rFonts w:hint="eastAsia"/>
        </w:rPr>
        <w:t>提供</w:t>
      </w:r>
      <w:r w:rsidR="001C7386">
        <w:rPr>
          <w:rFonts w:hint="eastAsia"/>
        </w:rPr>
        <w:t>,</w:t>
      </w:r>
      <w:r w:rsidR="001C7386">
        <w:rPr>
          <w:rFonts w:hint="eastAsia"/>
        </w:rPr>
        <w:t>待确认</w:t>
      </w:r>
    </w:p>
  </w:comment>
  <w:comment w:id="1174" w:author="杨 永强" w:date="2018-11-06T11:27:00Z" w:initials="杨">
    <w:p w14:paraId="6909439B" w14:textId="7D7BC62F" w:rsidR="00E05939" w:rsidRDefault="00E05939">
      <w:pPr>
        <w:pStyle w:val="af4"/>
      </w:pPr>
      <w:r>
        <w:rPr>
          <w:rStyle w:val="afc"/>
        </w:rPr>
        <w:annotationRef/>
      </w:r>
      <w:r>
        <w:rPr>
          <w:rFonts w:hint="eastAsia"/>
        </w:rPr>
        <w:t>新增</w:t>
      </w:r>
    </w:p>
  </w:comment>
  <w:comment w:id="1175" w:author="刘 天天" w:date="2018-11-23T13:31:00Z" w:initials="刘">
    <w:p w14:paraId="09415A64" w14:textId="33819777" w:rsidR="001C7386" w:rsidRDefault="001C7386">
      <w:pPr>
        <w:pStyle w:val="af4"/>
      </w:pPr>
      <w:r>
        <w:rPr>
          <w:rStyle w:val="afc"/>
        </w:rPr>
        <w:annotationRef/>
      </w:r>
      <w:r>
        <w:rPr>
          <w:rFonts w:hint="eastAsia"/>
        </w:rPr>
        <w:t>增加和</w:t>
      </w:r>
      <w:r>
        <w:rPr>
          <w:rFonts w:hint="eastAsia"/>
        </w:rPr>
        <w:t>B</w:t>
      </w:r>
      <w:r>
        <w:t>747-400</w:t>
      </w:r>
    </w:p>
  </w:comment>
  <w:comment w:id="1177" w:author="刘 天天" w:date="2018-11-23T13:37:00Z" w:initials="刘">
    <w:p w14:paraId="231605B5" w14:textId="2D50D14F" w:rsidR="005A6D32" w:rsidRDefault="005A6D32">
      <w:pPr>
        <w:pStyle w:val="af4"/>
      </w:pPr>
      <w:r>
        <w:rPr>
          <w:rStyle w:val="afc"/>
        </w:rPr>
        <w:annotationRef/>
      </w:r>
      <w:r>
        <w:rPr>
          <w:rFonts w:hint="eastAsia"/>
        </w:rPr>
        <w:t>增加</w:t>
      </w:r>
      <w:r>
        <w:rPr>
          <w:rFonts w:ascii="宋体" w:hAnsi="宋体" w:hint="eastAsia"/>
          <w:color w:val="000000" w:themeColor="text1"/>
          <w:highlight w:val="yellow"/>
        </w:rPr>
        <w:t>和B</w:t>
      </w:r>
      <w:r>
        <w:rPr>
          <w:rFonts w:ascii="宋体" w:hAnsi="宋体"/>
          <w:color w:val="000000" w:themeColor="text1"/>
          <w:highlight w:val="yellow"/>
        </w:rPr>
        <w:t>747-400</w:t>
      </w:r>
    </w:p>
  </w:comment>
  <w:comment w:id="1176" w:author="杨 永强" w:date="2018-11-06T11:27:00Z" w:initials="杨">
    <w:p w14:paraId="509C0A41" w14:textId="242CE2E5" w:rsidR="00E05939" w:rsidRDefault="00E05939">
      <w:pPr>
        <w:pStyle w:val="af4"/>
      </w:pPr>
      <w:r>
        <w:rPr>
          <w:rStyle w:val="afc"/>
        </w:rPr>
        <w:annotationRef/>
      </w:r>
      <w:r>
        <w:rPr>
          <w:rFonts w:hint="eastAsia"/>
        </w:rPr>
        <w:t>修订</w:t>
      </w:r>
    </w:p>
  </w:comment>
  <w:comment w:id="1178" w:author="杨 永强" w:date="2018-11-06T11:27:00Z" w:initials="杨">
    <w:p w14:paraId="2074B29A" w14:textId="6E5511E2" w:rsidR="00E05939" w:rsidRDefault="00E05939">
      <w:pPr>
        <w:pStyle w:val="af4"/>
      </w:pPr>
      <w:r>
        <w:rPr>
          <w:rStyle w:val="afc"/>
        </w:rPr>
        <w:annotationRef/>
      </w:r>
      <w:r>
        <w:rPr>
          <w:rFonts w:hint="eastAsia"/>
        </w:rPr>
        <w:t>修订</w:t>
      </w:r>
    </w:p>
  </w:comment>
  <w:comment w:id="1179" w:author="刘 天天" w:date="2018-11-23T13:38:00Z" w:initials="刘">
    <w:p w14:paraId="2AA018AC" w14:textId="4941685C" w:rsidR="005A6D32" w:rsidRDefault="005A6D32">
      <w:pPr>
        <w:pStyle w:val="af4"/>
      </w:pPr>
      <w:r>
        <w:rPr>
          <w:rStyle w:val="afc"/>
        </w:rPr>
        <w:annotationRef/>
      </w:r>
      <w:r>
        <w:rPr>
          <w:rFonts w:ascii="宋体" w:hAnsi="宋体" w:hint="eastAsia"/>
          <w:color w:val="000000" w:themeColor="text1"/>
          <w:highlight w:val="yellow"/>
        </w:rPr>
        <w:t>增加和B</w:t>
      </w:r>
      <w:r>
        <w:rPr>
          <w:rFonts w:ascii="宋体" w:hAnsi="宋体"/>
          <w:color w:val="000000" w:themeColor="text1"/>
          <w:highlight w:val="yellow"/>
        </w:rPr>
        <w:t>747-400</w:t>
      </w:r>
    </w:p>
  </w:comment>
  <w:comment w:id="1180" w:author="刘 天天" w:date="2018-11-23T14:43:00Z" w:initials="刘">
    <w:p w14:paraId="304A6FEB" w14:textId="370430BC" w:rsidR="009F74E0" w:rsidRDefault="009F74E0" w:rsidP="009F74E0">
      <w:pPr>
        <w:pStyle w:val="af4"/>
        <w:ind w:left="0"/>
      </w:pPr>
      <w:r>
        <w:rPr>
          <w:rStyle w:val="afc"/>
        </w:rPr>
        <w:annotationRef/>
      </w:r>
      <w:r>
        <w:rPr>
          <w:rFonts w:hint="eastAsia"/>
        </w:rPr>
        <w:t>增加</w:t>
      </w:r>
      <w:r>
        <w:rPr>
          <w:rFonts w:ascii="宋体" w:hAnsi="宋体" w:hint="eastAsia"/>
          <w:color w:val="000000" w:themeColor="text1"/>
          <w:highlight w:val="yellow"/>
        </w:rPr>
        <w:t>和B</w:t>
      </w:r>
      <w:r>
        <w:rPr>
          <w:rFonts w:ascii="宋体" w:hAnsi="宋体"/>
          <w:color w:val="000000" w:themeColor="text1"/>
          <w:highlight w:val="yellow"/>
        </w:rPr>
        <w:t>747-400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FB29C" w15:done="0"/>
  <w15:commentEx w15:paraId="0B221CA0" w15:done="0"/>
  <w15:commentEx w15:paraId="66970DE6" w15:done="0"/>
  <w15:commentEx w15:paraId="748F308A" w15:done="0"/>
  <w15:commentEx w15:paraId="66E2EC97" w15:done="0"/>
  <w15:commentEx w15:paraId="62D24DE4" w15:done="0"/>
  <w15:commentEx w15:paraId="0DAD5964" w15:done="0"/>
  <w15:commentEx w15:paraId="3E7EEF3D" w15:done="0"/>
  <w15:commentEx w15:paraId="54C35C55" w15:done="0"/>
  <w15:commentEx w15:paraId="2783A0F8" w15:done="0"/>
  <w15:commentEx w15:paraId="1DADA4A8" w15:done="0"/>
  <w15:commentEx w15:paraId="1BDF5EEF" w15:done="0"/>
  <w15:commentEx w15:paraId="47639611" w15:done="0"/>
  <w15:commentEx w15:paraId="5729DC23" w15:done="0"/>
  <w15:commentEx w15:paraId="4269581A" w15:done="0"/>
  <w15:commentEx w15:paraId="6909439B" w15:done="0"/>
  <w15:commentEx w15:paraId="09415A64" w15:done="0"/>
  <w15:commentEx w15:paraId="231605B5" w15:done="0"/>
  <w15:commentEx w15:paraId="509C0A41" w15:done="0"/>
  <w15:commentEx w15:paraId="2074B29A" w15:done="0"/>
  <w15:commentEx w15:paraId="2AA018AC" w15:done="0"/>
  <w15:commentEx w15:paraId="304A6F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FB29C" w16cid:durableId="2048850F"/>
  <w16cid:commentId w16cid:paraId="0B221CA0" w16cid:durableId="204885A3"/>
  <w16cid:commentId w16cid:paraId="66970DE6" w16cid:durableId="204888EF"/>
  <w16cid:commentId w16cid:paraId="748F308A" w16cid:durableId="1FA26060"/>
  <w16cid:commentId w16cid:paraId="66E2EC97" w16cid:durableId="1FAE5F6A"/>
  <w16cid:commentId w16cid:paraId="62D24DE4" w16cid:durableId="1FA272BE"/>
  <w16cid:commentId w16cid:paraId="0DAD5964" w16cid:durableId="1F8BF7E8"/>
  <w16cid:commentId w16cid:paraId="3E7EEF3D" w16cid:durableId="1FA284F8"/>
  <w16cid:commentId w16cid:paraId="54C35C55" w16cid:durableId="1FA2850A"/>
  <w16cid:commentId w16cid:paraId="2783A0F8" w16cid:durableId="1F8BFA22"/>
  <w16cid:commentId w16cid:paraId="1DADA4A8" w16cid:durableId="1FA27473"/>
  <w16cid:commentId w16cid:paraId="1BDF5EEF" w16cid:durableId="1FA2748C"/>
  <w16cid:commentId w16cid:paraId="47639611" w16cid:durableId="1F8BF895"/>
  <w16cid:commentId w16cid:paraId="5729DC23" w16cid:durableId="1FA2844B"/>
  <w16cid:commentId w16cid:paraId="4269581A" w16cid:durableId="1FA27F83"/>
  <w16cid:commentId w16cid:paraId="6909439B" w16cid:durableId="1F8BF921"/>
  <w16cid:commentId w16cid:paraId="09415A64" w16cid:durableId="1FA27FB1"/>
  <w16cid:commentId w16cid:paraId="231605B5" w16cid:durableId="1FA28124"/>
  <w16cid:commentId w16cid:paraId="509C0A41" w16cid:durableId="1F8BF915"/>
  <w16cid:commentId w16cid:paraId="2074B29A" w16cid:durableId="1F8BF906"/>
  <w16cid:commentId w16cid:paraId="2AA018AC" w16cid:durableId="1FA2813A"/>
  <w16cid:commentId w16cid:paraId="304A6FEB" w16cid:durableId="1FA290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9650B" w14:textId="77777777" w:rsidR="00E633C3" w:rsidRDefault="00E633C3">
      <w:pPr>
        <w:ind w:left="360"/>
      </w:pPr>
      <w:r>
        <w:separator/>
      </w:r>
    </w:p>
    <w:p w14:paraId="1B962A9E" w14:textId="77777777" w:rsidR="00E633C3" w:rsidRDefault="00E633C3">
      <w:pPr>
        <w:ind w:left="360"/>
      </w:pPr>
    </w:p>
  </w:endnote>
  <w:endnote w:type="continuationSeparator" w:id="0">
    <w:p w14:paraId="3DA48DF9" w14:textId="77777777" w:rsidR="00E633C3" w:rsidRDefault="00E633C3">
      <w:pPr>
        <w:ind w:left="360"/>
      </w:pPr>
      <w:r>
        <w:continuationSeparator/>
      </w:r>
    </w:p>
    <w:p w14:paraId="6CE75F19" w14:textId="77777777" w:rsidR="00E633C3" w:rsidRDefault="00E633C3">
      <w:pPr>
        <w:ind w:left="360"/>
      </w:pPr>
    </w:p>
  </w:endnote>
  <w:endnote w:type="continuationNotice" w:id="1">
    <w:p w14:paraId="1E1D75D2" w14:textId="77777777" w:rsidR="00E633C3" w:rsidRDefault="00E633C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ËÎÌå">
    <w:altName w:val="Arial"/>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Vijaya">
    <w:charset w:val="00"/>
    <w:family w:val="roman"/>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118"/>
      <w:docPartObj>
        <w:docPartGallery w:val="Page Numbers (Bottom of Page)"/>
        <w:docPartUnique/>
      </w:docPartObj>
    </w:sdtPr>
    <w:sdtEndPr/>
    <w:sdtContent>
      <w:p w14:paraId="5F717E33" w14:textId="77777777" w:rsidR="00E05939" w:rsidRDefault="00E05939" w:rsidP="00C234DE">
        <w:pPr>
          <w:pStyle w:val="a7"/>
          <w:ind w:left="0"/>
        </w:pPr>
        <w:r w:rsidRPr="00025A01">
          <w:rPr>
            <w:rFonts w:hint="eastAsia"/>
          </w:rPr>
          <w:t>章</w:t>
        </w:r>
        <w:r w:rsidRPr="00025A01">
          <w:rPr>
            <w:rFonts w:hint="eastAsia"/>
          </w:rPr>
          <w:t>/</w:t>
        </w:r>
        <w:r>
          <w:rPr>
            <w:rFonts w:hint="eastAsia"/>
          </w:rPr>
          <w:t>页：</w:t>
        </w:r>
        <w:r>
          <w:rPr>
            <w:rFonts w:hint="eastAsia"/>
          </w:rPr>
          <w:t>0-</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6</w:t>
        </w:r>
        <w:r>
          <w:rPr>
            <w:noProof/>
            <w:lang w:val="zh-CN"/>
          </w:rPr>
          <w:fldChar w:fldCharType="end"/>
        </w:r>
        <w:r>
          <w:rPr>
            <w:rFonts w:hint="eastAsia"/>
          </w:rPr>
          <w:t xml:space="preserve">                                             </w:t>
        </w:r>
        <w:r w:rsidRPr="00E74723">
          <w:rPr>
            <w:rFonts w:hint="eastAsia"/>
          </w:rPr>
          <w:t>运行控制手册</w: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382"/>
      <w:docPartObj>
        <w:docPartGallery w:val="Page Numbers (Bottom of Page)"/>
        <w:docPartUnique/>
      </w:docPartObj>
    </w:sdtPr>
    <w:sdtEndPr/>
    <w:sdtContent>
      <w:p w14:paraId="5F717E96" w14:textId="77777777" w:rsidR="00E05939" w:rsidRDefault="00E05939" w:rsidP="00C234DE">
        <w:pPr>
          <w:pStyle w:val="a7"/>
          <w:ind w:left="0"/>
        </w:pPr>
        <w:r w:rsidRPr="00025A01">
          <w:rPr>
            <w:rFonts w:hint="eastAsia"/>
          </w:rPr>
          <w:t>章</w:t>
        </w:r>
        <w:r w:rsidRPr="00025A01">
          <w:rPr>
            <w:rFonts w:hint="eastAsia"/>
          </w:rPr>
          <w:t>/</w:t>
        </w:r>
        <w:r>
          <w:rPr>
            <w:rFonts w:hint="eastAsia"/>
          </w:rPr>
          <w:t>页：</w:t>
        </w:r>
        <w:r>
          <w:rPr>
            <w:rFonts w:hint="eastAsia"/>
          </w:rPr>
          <w:t>2-</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12</w:t>
        </w:r>
        <w:r>
          <w:rPr>
            <w:noProof/>
            <w:lang w:val="zh-CN"/>
          </w:rPr>
          <w:fldChar w:fldCharType="end"/>
        </w:r>
        <w:r>
          <w:rPr>
            <w:rFonts w:hint="eastAsia"/>
          </w:rPr>
          <w:t xml:space="preserve">                                             </w:t>
        </w:r>
        <w:r w:rsidRPr="00E74723">
          <w:rPr>
            <w:rFonts w:hint="eastAsia"/>
          </w:rPr>
          <w:t>运行控制手册</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443"/>
      <w:docPartObj>
        <w:docPartGallery w:val="Page Numbers (Bottom of Page)"/>
        <w:docPartUnique/>
      </w:docPartObj>
    </w:sdtPr>
    <w:sdtEndPr/>
    <w:sdtContent>
      <w:p w14:paraId="5F717EA3" w14:textId="77777777" w:rsidR="00E05939" w:rsidRDefault="00E05939" w:rsidP="00C234DE">
        <w:pPr>
          <w:pStyle w:val="a7"/>
          <w:ind w:left="0"/>
        </w:pPr>
        <w:r w:rsidRPr="00025A01">
          <w:rPr>
            <w:rFonts w:hint="eastAsia"/>
          </w:rPr>
          <w:t>章</w:t>
        </w:r>
        <w:r w:rsidRPr="00025A01">
          <w:rPr>
            <w:rFonts w:hint="eastAsia"/>
          </w:rPr>
          <w:t>/</w:t>
        </w:r>
        <w:r>
          <w:rPr>
            <w:rFonts w:hint="eastAsia"/>
          </w:rPr>
          <w:t>页：</w:t>
        </w:r>
        <w:r>
          <w:rPr>
            <w:rFonts w:hint="eastAsia"/>
          </w:rPr>
          <w:t>3-</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4</w:t>
        </w:r>
        <w:r>
          <w:rPr>
            <w:noProof/>
            <w:lang w:val="zh-CN"/>
          </w:rPr>
          <w:fldChar w:fldCharType="end"/>
        </w:r>
        <w:r>
          <w:rPr>
            <w:rFonts w:hint="eastAsia"/>
          </w:rPr>
          <w:t xml:space="preserve">                                             </w:t>
        </w:r>
        <w:r w:rsidRPr="00E74723">
          <w:rPr>
            <w:rFonts w:hint="eastAsia"/>
          </w:rPr>
          <w:t>运行控制手册</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A4" w14:textId="77777777" w:rsidR="00E05939" w:rsidRPr="00025A01" w:rsidRDefault="00E05939" w:rsidP="002E54A0">
    <w:pPr>
      <w:pStyle w:val="a7"/>
      <w:spacing w:line="240" w:lineRule="auto"/>
      <w:ind w:left="0"/>
      <w:jc w:val="both"/>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t xml:space="preserve"> 3</w:t>
    </w:r>
    <w:r>
      <w:rPr>
        <w:rFonts w:hint="eastAsia"/>
      </w:rPr>
      <w:t>-</w:t>
    </w:r>
    <w:r>
      <w:rPr>
        <w:noProof/>
        <w:lang w:val="zh-CN"/>
      </w:rPr>
      <w:fldChar w:fldCharType="begin"/>
    </w:r>
    <w:r>
      <w:rPr>
        <w:noProof/>
        <w:lang w:val="zh-CN"/>
      </w:rPr>
      <w:instrText>PAGE   \* MERGEFORMAT</w:instrText>
    </w:r>
    <w:r>
      <w:rPr>
        <w:noProof/>
        <w:lang w:val="zh-CN"/>
      </w:rPr>
      <w:fldChar w:fldCharType="separate"/>
    </w:r>
    <w:r>
      <w:rPr>
        <w:noProof/>
        <w:lang w:val="zh-CN"/>
      </w:rPr>
      <w:t>5</w:t>
    </w:r>
    <w:r>
      <w:rPr>
        <w:noProof/>
        <w:lang w:val="zh-CN"/>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478"/>
      <w:docPartObj>
        <w:docPartGallery w:val="Page Numbers (Bottom of Page)"/>
        <w:docPartUnique/>
      </w:docPartObj>
    </w:sdtPr>
    <w:sdtEndPr/>
    <w:sdtContent>
      <w:p w14:paraId="5F717EB1" w14:textId="77777777" w:rsidR="00E05939" w:rsidRDefault="00E05939" w:rsidP="00C234DE">
        <w:pPr>
          <w:pStyle w:val="a7"/>
          <w:ind w:left="0"/>
        </w:pPr>
        <w:r w:rsidRPr="00025A01">
          <w:rPr>
            <w:rFonts w:hint="eastAsia"/>
          </w:rPr>
          <w:t>章</w:t>
        </w:r>
        <w:r w:rsidRPr="00025A01">
          <w:rPr>
            <w:rFonts w:hint="eastAsia"/>
          </w:rPr>
          <w:t>/</w:t>
        </w:r>
        <w:r>
          <w:rPr>
            <w:rFonts w:hint="eastAsia"/>
          </w:rPr>
          <w:t>页：</w:t>
        </w:r>
        <w:r>
          <w:rPr>
            <w:rFonts w:hint="eastAsia"/>
          </w:rPr>
          <w:t>4-</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16</w:t>
        </w:r>
        <w:r>
          <w:rPr>
            <w:noProof/>
            <w:lang w:val="zh-CN"/>
          </w:rPr>
          <w:fldChar w:fldCharType="end"/>
        </w:r>
        <w:r>
          <w:rPr>
            <w:rFonts w:hint="eastAsia"/>
          </w:rPr>
          <w:t xml:space="preserve">                                           </w:t>
        </w:r>
        <w:r w:rsidRPr="00E74723">
          <w:rPr>
            <w:rFonts w:hint="eastAsia"/>
          </w:rPr>
          <w:t>运行控制手册</w: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445"/>
      <w:docPartObj>
        <w:docPartGallery w:val="Page Numbers (Bottom of Page)"/>
        <w:docPartUnique/>
      </w:docPartObj>
    </w:sdtPr>
    <w:sdtEndPr/>
    <w:sdtContent>
      <w:p w14:paraId="5F717EB2" w14:textId="77777777" w:rsidR="00E05939" w:rsidRPr="00025A01" w:rsidRDefault="00E05939" w:rsidP="001B30F9">
        <w:pPr>
          <w:pStyle w:val="a7"/>
          <w:ind w:left="0" w:right="360"/>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t xml:space="preserve"> </w:t>
        </w:r>
        <w:r>
          <w:rPr>
            <w:rFonts w:hint="eastAsia"/>
          </w:rPr>
          <w:t>4-</w:t>
        </w:r>
        <w:r>
          <w:rPr>
            <w:noProof/>
            <w:lang w:val="zh-CN"/>
          </w:rPr>
          <w:fldChar w:fldCharType="begin"/>
        </w:r>
        <w:r>
          <w:rPr>
            <w:noProof/>
            <w:lang w:val="zh-CN"/>
          </w:rPr>
          <w:instrText xml:space="preserve"> PAGE   \* MERGEFORMAT </w:instrText>
        </w:r>
        <w:r>
          <w:rPr>
            <w:noProof/>
            <w:lang w:val="zh-CN"/>
          </w:rPr>
          <w:fldChar w:fldCharType="separate"/>
        </w:r>
        <w:r>
          <w:rPr>
            <w:noProof/>
            <w:lang w:val="zh-CN"/>
          </w:rPr>
          <w:t>17</w:t>
        </w:r>
        <w:r>
          <w:rPr>
            <w:noProof/>
            <w:lang w:val="zh-CN"/>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482"/>
      <w:docPartObj>
        <w:docPartGallery w:val="Page Numbers (Bottom of Page)"/>
        <w:docPartUnique/>
      </w:docPartObj>
    </w:sdtPr>
    <w:sdtEndPr/>
    <w:sdtContent>
      <w:p w14:paraId="5F717EBF" w14:textId="77777777" w:rsidR="00E05939" w:rsidRDefault="00E05939" w:rsidP="00C234DE">
        <w:pPr>
          <w:pStyle w:val="a7"/>
          <w:ind w:left="0"/>
        </w:pPr>
        <w:r w:rsidRPr="00025A01">
          <w:rPr>
            <w:rFonts w:hint="eastAsia"/>
          </w:rPr>
          <w:t>章</w:t>
        </w:r>
        <w:r w:rsidRPr="00025A01">
          <w:rPr>
            <w:rFonts w:hint="eastAsia"/>
          </w:rPr>
          <w:t>/</w:t>
        </w:r>
        <w:r>
          <w:rPr>
            <w:rFonts w:hint="eastAsia"/>
          </w:rPr>
          <w:t>页：</w:t>
        </w:r>
        <w:r>
          <w:rPr>
            <w:rFonts w:hint="eastAsia"/>
          </w:rPr>
          <w:t>5-</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2</w:t>
        </w:r>
        <w:r>
          <w:rPr>
            <w:noProof/>
            <w:lang w:val="zh-CN"/>
          </w:rPr>
          <w:fldChar w:fldCharType="end"/>
        </w:r>
        <w:r>
          <w:rPr>
            <w:rFonts w:hint="eastAsia"/>
          </w:rPr>
          <w:t xml:space="preserve">                                             </w:t>
        </w:r>
        <w:r w:rsidRPr="00E74723">
          <w:rPr>
            <w:rFonts w:hint="eastAsia"/>
          </w:rPr>
          <w:t>运行控制手册</w: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C0" w14:textId="77777777" w:rsidR="00E05939" w:rsidRPr="00025A01" w:rsidRDefault="00E05939" w:rsidP="002E54A0">
    <w:pPr>
      <w:pStyle w:val="a7"/>
      <w:spacing w:line="240" w:lineRule="auto"/>
      <w:ind w:left="0"/>
      <w:jc w:val="both"/>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t>5</w:t>
    </w:r>
    <w:r>
      <w:rPr>
        <w:rFonts w:hint="eastAsia"/>
      </w:rPr>
      <w:t>-</w:t>
    </w:r>
    <w:r>
      <w:rPr>
        <w:noProof/>
        <w:lang w:val="zh-CN"/>
      </w:rPr>
      <w:fldChar w:fldCharType="begin"/>
    </w:r>
    <w:r>
      <w:rPr>
        <w:noProof/>
        <w:lang w:val="zh-CN"/>
      </w:rPr>
      <w:instrText>PAGE   \* MERGEFORMAT</w:instrText>
    </w:r>
    <w:r>
      <w:rPr>
        <w:noProof/>
        <w:lang w:val="zh-CN"/>
      </w:rPr>
      <w:fldChar w:fldCharType="separate"/>
    </w:r>
    <w:r>
      <w:rPr>
        <w:noProof/>
        <w:lang w:val="zh-CN"/>
      </w:rPr>
      <w:t>3</w:t>
    </w:r>
    <w:r>
      <w:rPr>
        <w:noProof/>
        <w:lang w:val="zh-CN"/>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C1" w14:textId="77777777" w:rsidR="00E05939" w:rsidRPr="00025A01" w:rsidRDefault="00E05939" w:rsidP="002E54A0">
    <w:pPr>
      <w:pStyle w:val="a7"/>
      <w:spacing w:line="240" w:lineRule="auto"/>
      <w:ind w:left="0"/>
      <w:jc w:val="both"/>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t>5</w:t>
    </w:r>
    <w:r>
      <w:rPr>
        <w:rFonts w:hint="eastAsia"/>
      </w:rPr>
      <w:t>-6</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0308"/>
      <w:docPartObj>
        <w:docPartGallery w:val="Page Numbers (Bottom of Page)"/>
        <w:docPartUnique/>
      </w:docPartObj>
    </w:sdtPr>
    <w:sdtEndPr/>
    <w:sdtContent>
      <w:p w14:paraId="5F717EC8" w14:textId="77777777" w:rsidR="00E05939" w:rsidRPr="00025A01" w:rsidRDefault="00E05939" w:rsidP="0009433D">
        <w:pPr>
          <w:pStyle w:val="a7"/>
          <w:wordWrap w:val="0"/>
          <w:ind w:left="0" w:right="360"/>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t xml:space="preserve"> 6</w:t>
        </w:r>
        <w:r>
          <w:rPr>
            <w:rFonts w:hint="eastAsia"/>
          </w:rPr>
          <w:t>-</w:t>
        </w:r>
        <w:r>
          <w:rPr>
            <w:noProof/>
            <w:lang w:val="zh-CN"/>
          </w:rPr>
          <w:fldChar w:fldCharType="begin"/>
        </w:r>
        <w:r>
          <w:rPr>
            <w:noProof/>
            <w:lang w:val="zh-CN"/>
          </w:rPr>
          <w:instrText xml:space="preserve"> PAGE   \* MERGEFORMAT </w:instrText>
        </w:r>
        <w:r>
          <w:rPr>
            <w:noProof/>
            <w:lang w:val="zh-CN"/>
          </w:rPr>
          <w:fldChar w:fldCharType="separate"/>
        </w:r>
        <w:r>
          <w:rPr>
            <w:noProof/>
            <w:lang w:val="zh-CN"/>
          </w:rPr>
          <w:t>1</w:t>
        </w:r>
        <w:r>
          <w:rPr>
            <w:noProof/>
            <w:lang w:val="zh-CN"/>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0345"/>
      <w:docPartObj>
        <w:docPartGallery w:val="Page Numbers (Bottom of Page)"/>
        <w:docPartUnique/>
      </w:docPartObj>
    </w:sdtPr>
    <w:sdtEndPr/>
    <w:sdtContent>
      <w:p w14:paraId="5F717ECF" w14:textId="77777777" w:rsidR="00E05939" w:rsidRDefault="00E05939" w:rsidP="00C234DE">
        <w:pPr>
          <w:pStyle w:val="a7"/>
          <w:ind w:left="0"/>
        </w:pPr>
        <w:r w:rsidRPr="00025A01">
          <w:rPr>
            <w:rFonts w:hint="eastAsia"/>
          </w:rPr>
          <w:t>章</w:t>
        </w:r>
        <w:r w:rsidRPr="00025A01">
          <w:rPr>
            <w:rFonts w:hint="eastAsia"/>
          </w:rPr>
          <w:t>/</w:t>
        </w:r>
        <w:r>
          <w:rPr>
            <w:rFonts w:hint="eastAsia"/>
          </w:rPr>
          <w:t>页：</w:t>
        </w:r>
        <w:r>
          <w:rPr>
            <w:rFonts w:hint="eastAsia"/>
          </w:rPr>
          <w:t>6-</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2</w:t>
        </w:r>
        <w:r>
          <w:rPr>
            <w:noProof/>
            <w:lang w:val="zh-CN"/>
          </w:rPr>
          <w:fldChar w:fldCharType="end"/>
        </w:r>
        <w:r>
          <w:rPr>
            <w:rFonts w:hint="eastAsia"/>
          </w:rPr>
          <w:t xml:space="preserve">                                             </w:t>
        </w:r>
        <w:r w:rsidRPr="00E74723">
          <w:rPr>
            <w:rFonts w:hint="eastAsia"/>
          </w:rPr>
          <w:t>运行控制手册</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34" w14:textId="77777777" w:rsidR="00E05939" w:rsidRPr="00025A01" w:rsidRDefault="00E05939" w:rsidP="002E54A0">
    <w:pPr>
      <w:pStyle w:val="a7"/>
      <w:spacing w:line="240" w:lineRule="auto"/>
      <w:ind w:left="0"/>
      <w:jc w:val="both"/>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rPr>
        <w:rFonts w:hint="eastAsia"/>
      </w:rPr>
      <w:t>0-</w:t>
    </w:r>
    <w:r>
      <w:rPr>
        <w:noProof/>
        <w:lang w:val="zh-CN"/>
      </w:rPr>
      <w:fldChar w:fldCharType="begin"/>
    </w:r>
    <w:r>
      <w:rPr>
        <w:noProof/>
        <w:lang w:val="zh-CN"/>
      </w:rPr>
      <w:instrText>PAGE   \* MERGEFORMAT</w:instrText>
    </w:r>
    <w:r>
      <w:rPr>
        <w:noProof/>
        <w:lang w:val="zh-CN"/>
      </w:rPr>
      <w:fldChar w:fldCharType="separate"/>
    </w:r>
    <w:r>
      <w:rPr>
        <w:noProof/>
        <w:lang w:val="zh-CN"/>
      </w:rPr>
      <w:t>1</w:t>
    </w:r>
    <w:r>
      <w:rPr>
        <w:noProof/>
        <w:lang w:val="zh-CN"/>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D0" w14:textId="77777777" w:rsidR="00E05939" w:rsidRPr="00025A01" w:rsidRDefault="00E05939" w:rsidP="002E54A0">
    <w:pPr>
      <w:pStyle w:val="a7"/>
      <w:spacing w:line="240" w:lineRule="auto"/>
      <w:ind w:left="0"/>
      <w:jc w:val="both"/>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t xml:space="preserve"> 6</w:t>
    </w:r>
    <w:r>
      <w:rPr>
        <w:rFonts w:hint="eastAsia"/>
      </w:rPr>
      <w:t>-</w:t>
    </w:r>
    <w:r>
      <w:rPr>
        <w:noProof/>
        <w:lang w:val="zh-CN"/>
      </w:rPr>
      <w:fldChar w:fldCharType="begin"/>
    </w:r>
    <w:r>
      <w:rPr>
        <w:noProof/>
        <w:lang w:val="zh-CN"/>
      </w:rPr>
      <w:instrText>PAGE   \* MERGEFORMAT</w:instrText>
    </w:r>
    <w:r>
      <w:rPr>
        <w:noProof/>
        <w:lang w:val="zh-CN"/>
      </w:rPr>
      <w:fldChar w:fldCharType="separate"/>
    </w:r>
    <w:r>
      <w:rPr>
        <w:noProof/>
        <w:lang w:val="zh-CN"/>
      </w:rPr>
      <w:t>3</w:t>
    </w:r>
    <w:r>
      <w:rPr>
        <w:noProof/>
        <w:lang w:val="zh-CN"/>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D1" w14:textId="77777777" w:rsidR="00E05939" w:rsidRPr="00025A01" w:rsidRDefault="00E05939" w:rsidP="002E54A0">
    <w:pPr>
      <w:pStyle w:val="a7"/>
      <w:spacing w:line="240" w:lineRule="auto"/>
      <w:ind w:left="0"/>
      <w:jc w:val="both"/>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t xml:space="preserve"> 6</w:t>
    </w:r>
    <w:r>
      <w:rPr>
        <w:rFonts w:hint="eastAsia"/>
      </w:rPr>
      <w:t>-</w:t>
    </w:r>
    <w:r>
      <w:rPr>
        <w:noProof/>
        <w:lang w:val="zh-CN"/>
      </w:rPr>
      <w:fldChar w:fldCharType="begin"/>
    </w:r>
    <w:r>
      <w:rPr>
        <w:noProof/>
        <w:lang w:val="zh-CN"/>
      </w:rPr>
      <w:instrText>PAGE   \* MERGEFORMAT</w:instrText>
    </w:r>
    <w:r>
      <w:rPr>
        <w:noProof/>
        <w:lang w:val="zh-CN"/>
      </w:rPr>
      <w:fldChar w:fldCharType="separate"/>
    </w:r>
    <w:r>
      <w:rPr>
        <w:noProof/>
        <w:lang w:val="zh-CN"/>
      </w:rPr>
      <w:t>1</w:t>
    </w:r>
    <w:r>
      <w:rPr>
        <w:noProof/>
        <w:lang w:val="zh-CN"/>
      </w:rPr>
      <w:fldChar w:fldCharType="end"/>
    </w:r>
    <w:r>
      <w:rPr>
        <w:rFonts w:hint="eastAsia"/>
      </w:rPr>
      <w:t>0</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0370"/>
      <w:docPartObj>
        <w:docPartGallery w:val="Page Numbers (Bottom of Page)"/>
        <w:docPartUnique/>
      </w:docPartObj>
    </w:sdtPr>
    <w:sdtEndPr/>
    <w:sdtContent>
      <w:p w14:paraId="5F717ED2" w14:textId="77777777" w:rsidR="00E05939" w:rsidRDefault="00E05939" w:rsidP="00C234DE">
        <w:pPr>
          <w:pStyle w:val="a7"/>
          <w:ind w:left="0"/>
        </w:pPr>
        <w:r w:rsidRPr="00025A01">
          <w:rPr>
            <w:rFonts w:hint="eastAsia"/>
          </w:rPr>
          <w:t>章</w:t>
        </w:r>
        <w:r w:rsidRPr="00025A01">
          <w:rPr>
            <w:rFonts w:hint="eastAsia"/>
          </w:rPr>
          <w:t>/</w:t>
        </w:r>
        <w:r>
          <w:rPr>
            <w:rFonts w:hint="eastAsia"/>
          </w:rPr>
          <w:t>页：</w:t>
        </w:r>
        <w:r>
          <w:rPr>
            <w:rFonts w:hint="eastAsia"/>
          </w:rPr>
          <w:t>7-</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2</w:t>
        </w:r>
        <w:r>
          <w:rPr>
            <w:noProof/>
            <w:lang w:val="zh-CN"/>
          </w:rPr>
          <w:fldChar w:fldCharType="end"/>
        </w:r>
        <w:r>
          <w:rPr>
            <w:rFonts w:hint="eastAsia"/>
          </w:rPr>
          <w:t xml:space="preserve">                                             </w:t>
        </w:r>
        <w:r w:rsidRPr="00E74723">
          <w:rPr>
            <w:rFonts w:hint="eastAsia"/>
          </w:rPr>
          <w:t>运行控制手册</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D3" w14:textId="77777777" w:rsidR="00E05939" w:rsidRPr="00025A01" w:rsidRDefault="00E05939" w:rsidP="002E54A0">
    <w:pPr>
      <w:pStyle w:val="a7"/>
      <w:spacing w:line="240" w:lineRule="auto"/>
      <w:ind w:left="0"/>
      <w:jc w:val="both"/>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rPr>
        <w:rFonts w:hint="eastAsia"/>
      </w:rPr>
      <w:t>7-</w:t>
    </w:r>
    <w:r>
      <w:rPr>
        <w:noProof/>
        <w:lang w:val="zh-CN"/>
      </w:rPr>
      <w:fldChar w:fldCharType="begin"/>
    </w:r>
    <w:r>
      <w:rPr>
        <w:noProof/>
        <w:lang w:val="zh-CN"/>
      </w:rPr>
      <w:instrText>PAGE   \* MERGEFORMAT</w:instrText>
    </w:r>
    <w:r>
      <w:rPr>
        <w:noProof/>
        <w:lang w:val="zh-CN"/>
      </w:rPr>
      <w:fldChar w:fldCharType="separate"/>
    </w:r>
    <w:r>
      <w:rPr>
        <w:noProof/>
        <w:lang w:val="zh-CN"/>
      </w:rPr>
      <w:t>1</w:t>
    </w:r>
    <w:r>
      <w:rPr>
        <w:noProof/>
        <w:lang w:val="zh-CN"/>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0402"/>
      <w:docPartObj>
        <w:docPartGallery w:val="Page Numbers (Bottom of Page)"/>
        <w:docPartUnique/>
      </w:docPartObj>
    </w:sdtPr>
    <w:sdtEndPr/>
    <w:sdtContent>
      <w:p w14:paraId="5F717EE0" w14:textId="77777777" w:rsidR="00E05939" w:rsidRDefault="00E05939" w:rsidP="00C234DE">
        <w:pPr>
          <w:pStyle w:val="a7"/>
          <w:ind w:left="0"/>
        </w:pPr>
        <w:r w:rsidRPr="00025A01">
          <w:rPr>
            <w:rFonts w:hint="eastAsia"/>
          </w:rPr>
          <w:t>章</w:t>
        </w:r>
        <w:r w:rsidRPr="00025A01">
          <w:rPr>
            <w:rFonts w:hint="eastAsia"/>
          </w:rPr>
          <w:t>/</w:t>
        </w:r>
        <w:r>
          <w:rPr>
            <w:rFonts w:hint="eastAsia"/>
          </w:rPr>
          <w:t>页：</w:t>
        </w:r>
        <w:r>
          <w:rPr>
            <w:rFonts w:hint="eastAsia"/>
          </w:rPr>
          <w:t>8-</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12</w:t>
        </w:r>
        <w:r>
          <w:rPr>
            <w:noProof/>
            <w:lang w:val="zh-CN"/>
          </w:rPr>
          <w:fldChar w:fldCharType="end"/>
        </w:r>
        <w:r>
          <w:rPr>
            <w:rFonts w:hint="eastAsia"/>
          </w:rPr>
          <w:t xml:space="preserve">                                             </w:t>
        </w:r>
        <w:r w:rsidRPr="00E74723">
          <w:rPr>
            <w:rFonts w:hint="eastAsia"/>
          </w:rPr>
          <w:t>运行控制手册</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E1" w14:textId="77777777" w:rsidR="00E05939" w:rsidRPr="00025A01" w:rsidRDefault="00E05939" w:rsidP="002E54A0">
    <w:pPr>
      <w:pStyle w:val="a7"/>
      <w:spacing w:line="240" w:lineRule="auto"/>
      <w:ind w:left="0"/>
      <w:jc w:val="both"/>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rPr>
        <w:rFonts w:hint="eastAsia"/>
      </w:rPr>
      <w:t>8-</w:t>
    </w:r>
    <w:r>
      <w:rPr>
        <w:noProof/>
        <w:lang w:val="zh-CN"/>
      </w:rPr>
      <w:fldChar w:fldCharType="begin"/>
    </w:r>
    <w:r>
      <w:rPr>
        <w:noProof/>
        <w:lang w:val="zh-CN"/>
      </w:rPr>
      <w:instrText>PAGE   \* MERGEFORMAT</w:instrText>
    </w:r>
    <w:r>
      <w:rPr>
        <w:noProof/>
        <w:lang w:val="zh-CN"/>
      </w:rPr>
      <w:fldChar w:fldCharType="separate"/>
    </w:r>
    <w:r>
      <w:rPr>
        <w:noProof/>
        <w:lang w:val="zh-CN"/>
      </w:rPr>
      <w:t>11</w:t>
    </w:r>
    <w:r>
      <w:rPr>
        <w:noProof/>
        <w:lang w:val="zh-CN"/>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E2" w14:textId="77777777" w:rsidR="00E05939" w:rsidRPr="00025A01" w:rsidRDefault="00E05939" w:rsidP="002E54A0">
    <w:pPr>
      <w:pStyle w:val="a7"/>
      <w:spacing w:line="240" w:lineRule="auto"/>
      <w:ind w:left="0"/>
      <w:jc w:val="both"/>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rPr>
        <w:rFonts w:hint="eastAsia"/>
      </w:rPr>
      <w:t>8-</w:t>
    </w:r>
    <w:r>
      <w:rPr>
        <w:noProof/>
        <w:lang w:val="zh-CN"/>
      </w:rPr>
      <w:fldChar w:fldCharType="begin"/>
    </w:r>
    <w:r>
      <w:rPr>
        <w:noProof/>
        <w:lang w:val="zh-CN"/>
      </w:rPr>
      <w:instrText>PAGE   \* MERGEFORMAT</w:instrText>
    </w:r>
    <w:r>
      <w:rPr>
        <w:noProof/>
        <w:lang w:val="zh-CN"/>
      </w:rPr>
      <w:fldChar w:fldCharType="separate"/>
    </w:r>
    <w:r>
      <w:rPr>
        <w:noProof/>
        <w:lang w:val="zh-CN"/>
      </w:rPr>
      <w:t>21</w:t>
    </w:r>
    <w:r>
      <w:rPr>
        <w:noProof/>
        <w:lang w:val="zh-CN"/>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0405"/>
      <w:docPartObj>
        <w:docPartGallery w:val="Page Numbers (Bottom of Page)"/>
        <w:docPartUnique/>
      </w:docPartObj>
    </w:sdtPr>
    <w:sdtEndPr/>
    <w:sdtContent>
      <w:p w14:paraId="5F717EE3" w14:textId="77777777" w:rsidR="00E05939" w:rsidRDefault="00E05939" w:rsidP="00C234DE">
        <w:pPr>
          <w:pStyle w:val="a7"/>
          <w:ind w:left="0"/>
        </w:pPr>
        <w:r w:rsidRPr="00025A01">
          <w:rPr>
            <w:rFonts w:hint="eastAsia"/>
          </w:rPr>
          <w:t>章</w:t>
        </w:r>
        <w:r w:rsidRPr="00025A01">
          <w:rPr>
            <w:rFonts w:hint="eastAsia"/>
          </w:rPr>
          <w:t>/</w:t>
        </w:r>
        <w:r>
          <w:rPr>
            <w:rFonts w:hint="eastAsia"/>
          </w:rPr>
          <w:t>页：</w:t>
        </w:r>
        <w:r>
          <w:rPr>
            <w:rFonts w:hint="eastAsia"/>
          </w:rPr>
          <w:t>8-</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24</w:t>
        </w:r>
        <w:r>
          <w:rPr>
            <w:noProof/>
            <w:lang w:val="zh-CN"/>
          </w:rPr>
          <w:fldChar w:fldCharType="end"/>
        </w:r>
        <w:r>
          <w:rPr>
            <w:rFonts w:hint="eastAsia"/>
          </w:rPr>
          <w:t xml:space="preserve">                                             </w:t>
        </w:r>
        <w:r w:rsidRPr="00E74723">
          <w:rPr>
            <w:rFonts w:hint="eastAsia"/>
          </w:rPr>
          <w:t>运行控制手册</w:t>
        </w:r>
      </w:p>
    </w:sdtContent>
  </w:sdt>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E4" w14:textId="77777777" w:rsidR="00E05939" w:rsidRPr="00025A01" w:rsidRDefault="00E05939" w:rsidP="00D102C5">
    <w:pPr>
      <w:pStyle w:val="a7"/>
      <w:spacing w:line="240" w:lineRule="auto"/>
      <w:ind w:left="0"/>
      <w:jc w:val="both"/>
    </w:pPr>
    <w:r>
      <w:rPr>
        <w:rFonts w:hint="eastAsia"/>
      </w:rPr>
      <w:t xml:space="preserve">                                                                                    </w:t>
    </w: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rPr>
        <w:rFonts w:hint="eastAsia"/>
      </w:rPr>
      <w:t>8-</w:t>
    </w:r>
    <w:r>
      <w:rPr>
        <w:noProof/>
        <w:lang w:val="zh-CN"/>
      </w:rPr>
      <w:fldChar w:fldCharType="begin"/>
    </w:r>
    <w:r>
      <w:rPr>
        <w:noProof/>
        <w:lang w:val="zh-CN"/>
      </w:rPr>
      <w:instrText>PAGE   \* MERGEFORMAT</w:instrText>
    </w:r>
    <w:r>
      <w:rPr>
        <w:noProof/>
        <w:lang w:val="zh-CN"/>
      </w:rPr>
      <w:fldChar w:fldCharType="separate"/>
    </w:r>
    <w:r>
      <w:rPr>
        <w:noProof/>
        <w:lang w:val="zh-CN"/>
      </w:rPr>
      <w:t>23</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143"/>
      <w:docPartObj>
        <w:docPartGallery w:val="Page Numbers (Bottom of Page)"/>
        <w:docPartUnique/>
      </w:docPartObj>
    </w:sdtPr>
    <w:sdtEndPr/>
    <w:sdtContent>
      <w:p w14:paraId="5F717E41" w14:textId="77777777" w:rsidR="00E05939" w:rsidRPr="00025A01" w:rsidRDefault="00E05939" w:rsidP="00C234DE">
        <w:pPr>
          <w:pStyle w:val="a7"/>
          <w:ind w:left="0" w:right="360"/>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rPr>
            <w:rFonts w:hint="eastAsia"/>
          </w:rPr>
          <w:t>0-</w:t>
        </w:r>
        <w:r>
          <w:rPr>
            <w:noProof/>
            <w:lang w:val="zh-CN"/>
          </w:rPr>
          <w:fldChar w:fldCharType="begin"/>
        </w:r>
        <w:r>
          <w:rPr>
            <w:noProof/>
            <w:lang w:val="zh-CN"/>
          </w:rPr>
          <w:instrText xml:space="preserve"> PAGE   \* MERGEFORMAT </w:instrText>
        </w:r>
        <w:r>
          <w:rPr>
            <w:noProof/>
            <w:lang w:val="zh-CN"/>
          </w:rPr>
          <w:fldChar w:fldCharType="separate"/>
        </w:r>
        <w:r>
          <w:rPr>
            <w:noProof/>
            <w:lang w:val="zh-CN"/>
          </w:rPr>
          <w:t>5</w:t>
        </w:r>
        <w:r>
          <w:rPr>
            <w:noProof/>
            <w:lang w:val="zh-CN"/>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0438"/>
      <w:docPartObj>
        <w:docPartGallery w:val="Page Numbers (Bottom of Page)"/>
        <w:docPartUnique/>
      </w:docPartObj>
    </w:sdtPr>
    <w:sdtEndPr/>
    <w:sdtContent>
      <w:p w14:paraId="5F717E6C" w14:textId="77777777" w:rsidR="00E05939" w:rsidRPr="00025A01" w:rsidRDefault="00E05939" w:rsidP="00C234DE">
        <w:pPr>
          <w:pStyle w:val="a7"/>
          <w:ind w:left="0" w:right="360"/>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rPr>
            <w:rFonts w:hint="eastAsia"/>
          </w:rPr>
          <w:t>0-</w:t>
        </w:r>
        <w:r>
          <w:rPr>
            <w:noProof/>
            <w:lang w:val="zh-CN"/>
          </w:rPr>
          <w:fldChar w:fldCharType="begin"/>
        </w:r>
        <w:r>
          <w:rPr>
            <w:noProof/>
            <w:lang w:val="zh-CN"/>
          </w:rPr>
          <w:instrText xml:space="preserve"> PAGE   \* MERGEFORMAT </w:instrText>
        </w:r>
        <w:r>
          <w:rPr>
            <w:noProof/>
            <w:lang w:val="zh-CN"/>
          </w:rPr>
          <w:fldChar w:fldCharType="separate"/>
        </w:r>
        <w:r>
          <w:rPr>
            <w:noProof/>
            <w:lang w:val="zh-CN"/>
          </w:rPr>
          <w:t>19</w:t>
        </w:r>
        <w:r>
          <w:rPr>
            <w:noProof/>
            <w:lang w:val="zh-C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0941"/>
      <w:docPartObj>
        <w:docPartGallery w:val="Page Numbers (Bottom of Page)"/>
        <w:docPartUnique/>
      </w:docPartObj>
    </w:sdtPr>
    <w:sdtEndPr/>
    <w:sdtContent>
      <w:p w14:paraId="5F717E79" w14:textId="77777777" w:rsidR="00E05939" w:rsidRDefault="00E05939" w:rsidP="003B2E49">
        <w:pPr>
          <w:pStyle w:val="a7"/>
          <w:ind w:left="0"/>
        </w:pPr>
        <w:r w:rsidRPr="00025A01">
          <w:rPr>
            <w:rFonts w:hint="eastAsia"/>
          </w:rPr>
          <w:t>章</w:t>
        </w:r>
        <w:r w:rsidRPr="00025A01">
          <w:rPr>
            <w:rFonts w:hint="eastAsia"/>
          </w:rPr>
          <w:t>/</w:t>
        </w:r>
        <w:r>
          <w:rPr>
            <w:rFonts w:hint="eastAsia"/>
          </w:rPr>
          <w:t>页：</w:t>
        </w:r>
        <w:r>
          <w:rPr>
            <w:rFonts w:hint="eastAsia"/>
          </w:rPr>
          <w:t>0-</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22</w:t>
        </w:r>
        <w:r>
          <w:rPr>
            <w:noProof/>
            <w:lang w:val="zh-CN"/>
          </w:rPr>
          <w:fldChar w:fldCharType="end"/>
        </w:r>
        <w:r>
          <w:rPr>
            <w:rFonts w:hint="eastAsia"/>
          </w:rPr>
          <w:t xml:space="preserve">                                          </w:t>
        </w:r>
        <w:r w:rsidRPr="00E74723">
          <w:rPr>
            <w:rFonts w:hint="eastAsia"/>
          </w:rPr>
          <w:t>运行控制手册</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8033"/>
      <w:docPartObj>
        <w:docPartGallery w:val="Page Numbers (Bottom of Page)"/>
        <w:docPartUnique/>
      </w:docPartObj>
    </w:sdtPr>
    <w:sdtEndPr/>
    <w:sdtContent>
      <w:p w14:paraId="5F717E7A" w14:textId="77777777" w:rsidR="00E05939" w:rsidRPr="00025A01" w:rsidRDefault="00E05939" w:rsidP="00230DBB">
        <w:pPr>
          <w:pStyle w:val="a7"/>
          <w:ind w:left="0" w:right="360"/>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rPr>
            <w:rFonts w:hint="eastAsia"/>
          </w:rPr>
          <w:t>0-</w:t>
        </w:r>
        <w:r>
          <w:rPr>
            <w:noProof/>
            <w:lang w:val="zh-CN"/>
          </w:rPr>
          <w:fldChar w:fldCharType="begin"/>
        </w:r>
        <w:r>
          <w:rPr>
            <w:noProof/>
            <w:lang w:val="zh-CN"/>
          </w:rPr>
          <w:instrText xml:space="preserve"> PAGE   \* MERGEFORMAT </w:instrText>
        </w:r>
        <w:r>
          <w:rPr>
            <w:noProof/>
            <w:lang w:val="zh-CN"/>
          </w:rPr>
          <w:fldChar w:fldCharType="separate"/>
        </w:r>
        <w:r>
          <w:rPr>
            <w:noProof/>
            <w:lang w:val="zh-CN"/>
          </w:rPr>
          <w:t>21</w:t>
        </w:r>
        <w:r>
          <w:rPr>
            <w:noProof/>
            <w:lang w:val="zh-CN"/>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0978"/>
      <w:docPartObj>
        <w:docPartGallery w:val="Page Numbers (Bottom of Page)"/>
        <w:docPartUnique/>
      </w:docPartObj>
    </w:sdtPr>
    <w:sdtEndPr/>
    <w:sdtContent>
      <w:p w14:paraId="5F717E87" w14:textId="77777777" w:rsidR="00E05939" w:rsidRDefault="00E05939" w:rsidP="003B2E49">
        <w:pPr>
          <w:pStyle w:val="a7"/>
          <w:ind w:left="0"/>
        </w:pPr>
        <w:r w:rsidRPr="00025A01">
          <w:rPr>
            <w:rFonts w:hint="eastAsia"/>
          </w:rPr>
          <w:t>章</w:t>
        </w:r>
        <w:r w:rsidRPr="00025A01">
          <w:rPr>
            <w:rFonts w:hint="eastAsia"/>
          </w:rPr>
          <w:t>/</w:t>
        </w:r>
        <w:r>
          <w:rPr>
            <w:rFonts w:hint="eastAsia"/>
          </w:rPr>
          <w:t>页：</w:t>
        </w:r>
        <w:r>
          <w:rPr>
            <w:rFonts w:hint="eastAsia"/>
          </w:rPr>
          <w:t>1-</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2</w:t>
        </w:r>
        <w:r>
          <w:rPr>
            <w:noProof/>
            <w:lang w:val="zh-CN"/>
          </w:rPr>
          <w:fldChar w:fldCharType="end"/>
        </w:r>
        <w:r>
          <w:rPr>
            <w:rFonts w:hint="eastAsia"/>
          </w:rPr>
          <w:t xml:space="preserve">                                          </w:t>
        </w:r>
        <w:r w:rsidRPr="00E74723">
          <w:rPr>
            <w:rFonts w:hint="eastAsia"/>
          </w:rPr>
          <w:t>运行控制手册</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17E88" w14:textId="77777777" w:rsidR="00E05939" w:rsidRPr="00025A01" w:rsidRDefault="00E05939" w:rsidP="00230DBB">
    <w:pPr>
      <w:pStyle w:val="a7"/>
      <w:ind w:left="0" w:right="360"/>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rPr>
        <w:rFonts w:hint="eastAsia"/>
      </w:rPr>
      <w:t>1-</w:t>
    </w:r>
    <w:sdt>
      <w:sdtPr>
        <w:id w:val="3500963"/>
        <w:docPartObj>
          <w:docPartGallery w:val="Page Numbers (Bottom of Page)"/>
          <w:docPartUnique/>
        </w:docPartObj>
      </w:sdtPr>
      <w:sdtEndPr/>
      <w:sdtContent>
        <w:r>
          <w:rPr>
            <w:noProof/>
            <w:lang w:val="zh-CN"/>
          </w:rPr>
          <w:fldChar w:fldCharType="begin"/>
        </w:r>
        <w:r>
          <w:rPr>
            <w:noProof/>
            <w:lang w:val="zh-CN"/>
          </w:rPr>
          <w:instrText xml:space="preserve"> PAGE   \* MERGEFORMAT </w:instrText>
        </w:r>
        <w:r>
          <w:rPr>
            <w:noProof/>
            <w:lang w:val="zh-CN"/>
          </w:rPr>
          <w:fldChar w:fldCharType="separate"/>
        </w:r>
        <w:r>
          <w:rPr>
            <w:noProof/>
            <w:lang w:val="zh-CN"/>
          </w:rPr>
          <w:t>1</w:t>
        </w:r>
        <w:r>
          <w:rPr>
            <w:noProof/>
            <w:lang w:val="zh-CN"/>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0482"/>
      <w:docPartObj>
        <w:docPartGallery w:val="Page Numbers (Bottom of Page)"/>
        <w:docPartUnique/>
      </w:docPartObj>
    </w:sdtPr>
    <w:sdtEndPr/>
    <w:sdtContent>
      <w:sdt>
        <w:sdtPr>
          <w:id w:val="3500483"/>
          <w:docPartObj>
            <w:docPartGallery w:val="Page Numbers (Bottom of Page)"/>
            <w:docPartUnique/>
          </w:docPartObj>
        </w:sdtPr>
        <w:sdtEndPr/>
        <w:sdtContent>
          <w:p w14:paraId="5F717E8F" w14:textId="77777777" w:rsidR="00E05939" w:rsidRPr="00977A77" w:rsidRDefault="00E05939" w:rsidP="00977A77">
            <w:pPr>
              <w:pStyle w:val="a7"/>
              <w:ind w:left="0"/>
              <w:rPr>
                <w:sz w:val="21"/>
                <w:szCs w:val="24"/>
              </w:rPr>
            </w:pPr>
            <w:r w:rsidRPr="00E74723">
              <w:rPr>
                <w:rFonts w:hint="eastAsia"/>
              </w:rPr>
              <w:t>运行控制手册</w:t>
            </w:r>
            <w:r>
              <w:rPr>
                <w:rFonts w:hint="eastAsia"/>
              </w:rPr>
              <w:t xml:space="preserve">                                               </w:t>
            </w:r>
            <w:r w:rsidRPr="00025A01">
              <w:rPr>
                <w:rFonts w:hint="eastAsia"/>
              </w:rPr>
              <w:t>章</w:t>
            </w:r>
            <w:r w:rsidRPr="00025A01">
              <w:rPr>
                <w:rFonts w:hint="eastAsia"/>
              </w:rPr>
              <w:t>/</w:t>
            </w:r>
            <w:r>
              <w:rPr>
                <w:rFonts w:hint="eastAsia"/>
              </w:rPr>
              <w:t>页：</w:t>
            </w:r>
            <w:r>
              <w:rPr>
                <w:rFonts w:hint="eastAsia"/>
              </w:rPr>
              <w:t>2-</w:t>
            </w:r>
            <w:r>
              <w:t xml:space="preserve"> </w:t>
            </w:r>
            <w:r>
              <w:rPr>
                <w:noProof/>
                <w:lang w:val="zh-CN"/>
              </w:rPr>
              <w:fldChar w:fldCharType="begin"/>
            </w:r>
            <w:r>
              <w:rPr>
                <w:noProof/>
                <w:lang w:val="zh-CN"/>
              </w:rPr>
              <w:instrText xml:space="preserve"> PAGE   \* MERGEFORMAT </w:instrText>
            </w:r>
            <w:r>
              <w:rPr>
                <w:noProof/>
                <w:lang w:val="zh-CN"/>
              </w:rPr>
              <w:fldChar w:fldCharType="separate"/>
            </w:r>
            <w:r>
              <w:rPr>
                <w:noProof/>
                <w:lang w:val="zh-CN"/>
              </w:rPr>
              <w:t>11</w:t>
            </w:r>
            <w:r>
              <w:rPr>
                <w:noProof/>
                <w:lang w:val="zh-CN"/>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6FC88" w14:textId="77777777" w:rsidR="00E633C3" w:rsidRDefault="00E633C3">
      <w:pPr>
        <w:ind w:left="360"/>
      </w:pPr>
      <w:r>
        <w:separator/>
      </w:r>
    </w:p>
    <w:p w14:paraId="2232D7A8" w14:textId="77777777" w:rsidR="00E633C3" w:rsidRDefault="00E633C3">
      <w:pPr>
        <w:ind w:left="360"/>
      </w:pPr>
    </w:p>
  </w:footnote>
  <w:footnote w:type="continuationSeparator" w:id="0">
    <w:p w14:paraId="660FD622" w14:textId="77777777" w:rsidR="00E633C3" w:rsidRDefault="00E633C3">
      <w:pPr>
        <w:ind w:left="360"/>
      </w:pPr>
      <w:r>
        <w:continuationSeparator/>
      </w:r>
    </w:p>
    <w:p w14:paraId="0896C806" w14:textId="77777777" w:rsidR="00E633C3" w:rsidRDefault="00E633C3">
      <w:pPr>
        <w:ind w:left="360"/>
      </w:pPr>
    </w:p>
  </w:footnote>
  <w:footnote w:type="continuationNotice" w:id="1">
    <w:p w14:paraId="393F9994" w14:textId="77777777" w:rsidR="00E633C3" w:rsidRDefault="00E633C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2B" w14:textId="77777777" w:rsidTr="00230DBB">
      <w:trPr>
        <w:trHeight w:val="774"/>
        <w:jc w:val="center"/>
      </w:trPr>
      <w:tc>
        <w:tcPr>
          <w:tcW w:w="2160" w:type="dxa"/>
          <w:vAlign w:val="center"/>
        </w:tcPr>
        <w:p w14:paraId="5F717E27" w14:textId="77777777" w:rsidR="00E05939" w:rsidRDefault="00E05939" w:rsidP="00230DBB">
          <w:pPr>
            <w:ind w:left="0"/>
            <w:rPr>
              <w:sz w:val="48"/>
            </w:rPr>
          </w:pPr>
          <w:r>
            <w:rPr>
              <w:rFonts w:hint="eastAsia"/>
              <w:noProof/>
              <w:sz w:val="48"/>
            </w:rPr>
            <w:drawing>
              <wp:inline distT="0" distB="0" distL="0" distR="0" wp14:anchorId="5F717EE5" wp14:editId="5F717EE6">
                <wp:extent cx="1234440" cy="266700"/>
                <wp:effectExtent l="0" t="0" r="3810"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28"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z w:val="36"/>
              <w:szCs w:val="36"/>
            </w:rPr>
            <w:t>批准页</w:t>
          </w:r>
        </w:p>
      </w:tc>
      <w:tc>
        <w:tcPr>
          <w:tcW w:w="1795" w:type="dxa"/>
          <w:tcMar>
            <w:left w:w="28" w:type="dxa"/>
            <w:right w:w="28" w:type="dxa"/>
          </w:tcMar>
          <w:vAlign w:val="center"/>
        </w:tcPr>
        <w:p w14:paraId="5F717E29"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2A"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2C" w14:textId="77777777" w:rsidR="00E05939" w:rsidRDefault="00E05939" w:rsidP="00C234DE">
    <w:pPr>
      <w:pStyle w:val="a5"/>
      <w:spacing w:line="14" w:lineRule="exact"/>
      <w:ind w:left="0"/>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64" w14:textId="77777777" w:rsidTr="00230DBB">
      <w:trPr>
        <w:trHeight w:val="774"/>
        <w:jc w:val="center"/>
      </w:trPr>
      <w:tc>
        <w:tcPr>
          <w:tcW w:w="2160" w:type="dxa"/>
          <w:vAlign w:val="center"/>
        </w:tcPr>
        <w:p w14:paraId="5F717E60" w14:textId="77777777" w:rsidR="00E05939" w:rsidRDefault="00E05939" w:rsidP="00230DBB">
          <w:pPr>
            <w:ind w:left="0"/>
            <w:rPr>
              <w:sz w:val="48"/>
            </w:rPr>
          </w:pPr>
          <w:r>
            <w:rPr>
              <w:rFonts w:hint="eastAsia"/>
              <w:noProof/>
              <w:sz w:val="48"/>
            </w:rPr>
            <w:drawing>
              <wp:inline distT="0" distB="0" distL="0" distR="0" wp14:anchorId="5F717EFA" wp14:editId="5F717EFB">
                <wp:extent cx="1234440" cy="266700"/>
                <wp:effectExtent l="0" t="0" r="381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61"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z w:val="36"/>
              <w:szCs w:val="36"/>
            </w:rPr>
            <w:t>目录</w:t>
          </w:r>
        </w:p>
      </w:tc>
      <w:tc>
        <w:tcPr>
          <w:tcW w:w="1795" w:type="dxa"/>
          <w:tcMar>
            <w:left w:w="28" w:type="dxa"/>
            <w:right w:w="28" w:type="dxa"/>
          </w:tcMar>
          <w:vAlign w:val="center"/>
        </w:tcPr>
        <w:p w14:paraId="5F717E62"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63"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65" w14:textId="77777777" w:rsidR="00E05939" w:rsidRDefault="00E05939" w:rsidP="00C234DE">
    <w:pPr>
      <w:pStyle w:val="a5"/>
      <w:spacing w:line="14" w:lineRule="exact"/>
      <w:ind w:left="0"/>
      <w:jc w:val="both"/>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582"/>
      <w:gridCol w:w="1795"/>
    </w:tblGrid>
    <w:tr w:rsidR="00E05939" w14:paraId="5F717E6A" w14:textId="77777777">
      <w:trPr>
        <w:trHeight w:val="774"/>
        <w:jc w:val="center"/>
      </w:trPr>
      <w:tc>
        <w:tcPr>
          <w:tcW w:w="2160" w:type="dxa"/>
          <w:tcBorders>
            <w:top w:val="nil"/>
            <w:left w:val="nil"/>
            <w:bottom w:val="single" w:sz="4" w:space="0" w:color="auto"/>
            <w:right w:val="nil"/>
          </w:tcBorders>
          <w:vAlign w:val="center"/>
        </w:tcPr>
        <w:p w14:paraId="5F717E66" w14:textId="77777777" w:rsidR="00E05939" w:rsidRDefault="00E633C3" w:rsidP="00E74723">
          <w:pPr>
            <w:ind w:left="0"/>
            <w:rPr>
              <w:sz w:val="48"/>
            </w:rPr>
          </w:pPr>
          <w:r>
            <w:rPr>
              <w:noProof/>
            </w:rPr>
            <w:object w:dxaOrig="1440" w:dyaOrig="1440" w14:anchorId="5F717EFC">
              <v:group id="_x0000_s2513" style="position:absolute;left:0;text-align:left;margin-left:-195.5pt;margin-top:38.8pt;width:112.7pt;height:25.8pt;z-index:251658243" coordorigin="2641,234" coordsize="2254,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14" type="#_x0000_t75" style="position:absolute;left:3249;top:583;width:1572;height:126">
                  <v:imagedata r:id="rId1" o:title="" grayscale="t"/>
                </v:shape>
                <v:shape id="_x0000_s2515" type="#_x0000_t75" style="position:absolute;left:2641;top:234;width:517;height:516;visibility:visible">
                  <v:imagedata r:id="rId2" o:title="" grayscale="t"/>
                </v:shape>
                <v:shapetype id="_x0000_t202" coordsize="21600,21600" o:spt="202" path="m,l,21600r21600,l21600,xe">
                  <v:stroke joinstyle="miter"/>
                  <v:path gradientshapeok="t" o:connecttype="rect"/>
                </v:shapetype>
                <v:shape id="_x0000_s2516" type="#_x0000_t202" style="position:absolute;left:3124;top:311;width:1771;height:267" filled="f" stroked="f">
                  <v:textbox style="mso-next-textbox:#_x0000_s2516" inset="0,0,0,0">
                    <w:txbxContent>
                      <w:p w14:paraId="5F717F2C" w14:textId="77777777" w:rsidR="00E05939" w:rsidRPr="0062644A" w:rsidRDefault="00E05939" w:rsidP="0071623B">
                        <w:pPr>
                          <w:ind w:left="360"/>
                          <w:jc w:val="center"/>
                          <w:rPr>
                            <w:rFonts w:ascii="黑体" w:eastAsia="黑体"/>
                            <w:sz w:val="20"/>
                          </w:rPr>
                        </w:pPr>
                        <w:r w:rsidRPr="0062644A">
                          <w:rPr>
                            <w:rFonts w:ascii="黑体" w:eastAsia="黑体" w:hint="eastAsia"/>
                            <w:sz w:val="20"/>
                          </w:rPr>
                          <w:t>中国</w:t>
                        </w:r>
                        <w:r>
                          <w:rPr>
                            <w:rFonts w:ascii="黑体" w:eastAsia="黑体" w:hint="eastAsia"/>
                            <w:sz w:val="20"/>
                          </w:rPr>
                          <w:t>国际货运航空</w:t>
                        </w:r>
                      </w:p>
                    </w:txbxContent>
                  </v:textbox>
                </v:shape>
              </v:group>
              <o:OLEObject Type="Embed" ProgID="Word.Picture.8" ShapeID="_x0000_s2515" DrawAspect="Content" ObjectID="_1615366934" r:id="rId3"/>
            </w:object>
          </w:r>
          <w:r w:rsidR="00E05939">
            <w:rPr>
              <w:noProof/>
              <w:sz w:val="48"/>
            </w:rPr>
            <w:drawing>
              <wp:inline distT="0" distB="0" distL="0" distR="0" wp14:anchorId="5F717EFD" wp14:editId="5F717EFE">
                <wp:extent cx="1234440" cy="2667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p.png"/>
                        <pic:cNvPicPr/>
                      </pic:nvPicPr>
                      <pic:blipFill>
                        <a:blip r:embed="rId4">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Borders>
            <w:top w:val="nil"/>
            <w:left w:val="nil"/>
            <w:bottom w:val="single" w:sz="4" w:space="0" w:color="auto"/>
            <w:right w:val="nil"/>
          </w:tcBorders>
          <w:tcMar>
            <w:left w:w="28" w:type="dxa"/>
            <w:right w:w="28" w:type="dxa"/>
          </w:tcMar>
          <w:vAlign w:val="center"/>
        </w:tcPr>
        <w:p w14:paraId="5F717E67" w14:textId="77777777" w:rsidR="00E05939" w:rsidRPr="002E54A0" w:rsidRDefault="00E05939" w:rsidP="00E74723">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6"/>
              <w:szCs w:val="36"/>
            </w:rPr>
            <w:t>目录</w:t>
          </w:r>
        </w:p>
      </w:tc>
      <w:tc>
        <w:tcPr>
          <w:tcW w:w="1795" w:type="dxa"/>
          <w:tcBorders>
            <w:top w:val="nil"/>
            <w:left w:val="nil"/>
            <w:bottom w:val="single" w:sz="4" w:space="0" w:color="auto"/>
            <w:right w:val="nil"/>
          </w:tcBorders>
          <w:tcMar>
            <w:left w:w="28" w:type="dxa"/>
            <w:right w:w="28" w:type="dxa"/>
          </w:tcMar>
          <w:vAlign w:val="center"/>
        </w:tcPr>
        <w:p w14:paraId="5F717E68" w14:textId="77777777" w:rsidR="00E05939" w:rsidRPr="002E54A0" w:rsidRDefault="00E05939" w:rsidP="00351C57">
          <w:pPr>
            <w:spacing w:line="240" w:lineRule="exact"/>
            <w:ind w:left="360"/>
            <w:rPr>
              <w:rFonts w:ascii="黑体" w:eastAsia="黑体" w:hAnsi="黑体"/>
              <w:bCs/>
              <w:sz w:val="18"/>
            </w:rPr>
          </w:pPr>
          <w:r w:rsidRPr="002E54A0">
            <w:rPr>
              <w:rFonts w:ascii="黑体" w:eastAsia="黑体" w:hAnsi="黑体" w:hint="eastAsia"/>
              <w:bCs/>
              <w:sz w:val="18"/>
            </w:rPr>
            <w:t>日期：</w:t>
          </w:r>
          <w:r w:rsidRPr="002E54A0">
            <w:rPr>
              <w:rFonts w:ascii="黑体" w:eastAsia="黑体" w:hAnsi="黑体"/>
              <w:bCs/>
              <w:sz w:val="18"/>
            </w:rPr>
            <w:t>20</w:t>
          </w:r>
          <w:r w:rsidRPr="002E54A0">
            <w:rPr>
              <w:rFonts w:ascii="黑体" w:eastAsia="黑体" w:hAnsi="黑体" w:hint="eastAsia"/>
              <w:bCs/>
              <w:sz w:val="18"/>
            </w:rPr>
            <w:t>1</w:t>
          </w:r>
          <w:r>
            <w:rPr>
              <w:rFonts w:ascii="黑体" w:eastAsia="黑体" w:hAnsi="黑体" w:hint="eastAsia"/>
              <w:bCs/>
              <w:sz w:val="18"/>
            </w:rPr>
            <w:t>7</w:t>
          </w:r>
          <w:r w:rsidRPr="002E54A0">
            <w:rPr>
              <w:rFonts w:ascii="黑体" w:eastAsia="黑体" w:hAnsi="黑体"/>
              <w:bCs/>
              <w:sz w:val="18"/>
            </w:rPr>
            <w:t>/</w:t>
          </w:r>
          <w:r>
            <w:rPr>
              <w:rFonts w:ascii="黑体" w:eastAsia="黑体" w:hAnsi="黑体" w:hint="eastAsia"/>
              <w:bCs/>
              <w:sz w:val="18"/>
            </w:rPr>
            <w:t>12</w:t>
          </w:r>
          <w:r w:rsidRPr="002E54A0">
            <w:rPr>
              <w:rFonts w:ascii="黑体" w:eastAsia="黑体" w:hAnsi="黑体"/>
              <w:bCs/>
              <w:sz w:val="18"/>
            </w:rPr>
            <w:t>/</w:t>
          </w:r>
          <w:r>
            <w:rPr>
              <w:rFonts w:ascii="黑体" w:eastAsia="黑体" w:hAnsi="黑体" w:hint="eastAsia"/>
              <w:bCs/>
              <w:sz w:val="18"/>
            </w:rPr>
            <w:t>4</w:t>
          </w:r>
        </w:p>
        <w:p w14:paraId="5F717E69" w14:textId="77777777" w:rsidR="00E05939" w:rsidRPr="002E54A0" w:rsidRDefault="00E05939" w:rsidP="00351C57">
          <w:pPr>
            <w:pStyle w:val="a5"/>
            <w:pBdr>
              <w:bottom w:val="none" w:sz="0" w:space="0" w:color="auto"/>
            </w:pBdr>
            <w:adjustRightInd w:val="0"/>
            <w:spacing w:line="240" w:lineRule="exact"/>
            <w:ind w:left="360"/>
            <w:jc w:val="left"/>
            <w:rPr>
              <w:rFonts w:ascii="黑体" w:eastAsia="黑体" w:hAnsi="黑体"/>
              <w:spacing w:val="-10"/>
              <w:sz w:val="21"/>
            </w:rPr>
          </w:pPr>
          <w:r>
            <w:rPr>
              <w:rFonts w:ascii="黑体" w:eastAsia="黑体" w:hAnsi="黑体" w:hint="eastAsia"/>
              <w:bCs/>
            </w:rPr>
            <w:t>版本</w:t>
          </w:r>
          <w:r w:rsidRPr="002E54A0">
            <w:rPr>
              <w:rFonts w:ascii="黑体" w:eastAsia="黑体" w:hAnsi="黑体" w:hint="eastAsia"/>
              <w:bCs/>
            </w:rPr>
            <w:t>：</w:t>
          </w:r>
          <w:r>
            <w:rPr>
              <w:rFonts w:ascii="黑体" w:eastAsia="黑体" w:hAnsi="黑体" w:hint="eastAsia"/>
              <w:bCs/>
            </w:rPr>
            <w:t>02</w:t>
          </w:r>
          <w:r>
            <w:rPr>
              <w:rFonts w:ascii="黑体" w:eastAsia="黑体" w:hAnsi="黑体"/>
              <w:bCs/>
            </w:rPr>
            <w:t>(00)</w:t>
          </w:r>
        </w:p>
      </w:tc>
    </w:tr>
  </w:tbl>
  <w:p w14:paraId="5F717E6B" w14:textId="77777777" w:rsidR="00E05939" w:rsidRDefault="00E05939" w:rsidP="002E54A0">
    <w:pPr>
      <w:pStyle w:val="a5"/>
      <w:pBdr>
        <w:bottom w:val="none" w:sz="0" w:space="0" w:color="auto"/>
      </w:pBdr>
      <w:spacing w:line="100" w:lineRule="exact"/>
      <w:ind w:left="0"/>
      <w:jc w:val="both"/>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71" w14:textId="77777777" w:rsidTr="00230DBB">
      <w:trPr>
        <w:trHeight w:val="774"/>
        <w:jc w:val="center"/>
      </w:trPr>
      <w:tc>
        <w:tcPr>
          <w:tcW w:w="2160" w:type="dxa"/>
          <w:vAlign w:val="center"/>
        </w:tcPr>
        <w:p w14:paraId="5F717E6D" w14:textId="77777777" w:rsidR="00E05939" w:rsidRDefault="00E05939" w:rsidP="00230DBB">
          <w:pPr>
            <w:ind w:left="0"/>
            <w:rPr>
              <w:sz w:val="48"/>
            </w:rPr>
          </w:pPr>
          <w:r>
            <w:rPr>
              <w:rFonts w:hint="eastAsia"/>
              <w:noProof/>
              <w:sz w:val="48"/>
            </w:rPr>
            <w:drawing>
              <wp:inline distT="0" distB="0" distL="0" distR="0" wp14:anchorId="5F717EFF" wp14:editId="5F717F00">
                <wp:extent cx="1234440" cy="266700"/>
                <wp:effectExtent l="0" t="0" r="3810" b="0"/>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6E"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6"/>
              <w:szCs w:val="36"/>
            </w:rPr>
            <w:t>前言</w:t>
          </w:r>
        </w:p>
      </w:tc>
      <w:tc>
        <w:tcPr>
          <w:tcW w:w="1795" w:type="dxa"/>
          <w:tcMar>
            <w:left w:w="28" w:type="dxa"/>
            <w:right w:w="28" w:type="dxa"/>
          </w:tcMar>
          <w:vAlign w:val="center"/>
        </w:tcPr>
        <w:p w14:paraId="5F717E6F"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70"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72" w14:textId="77777777" w:rsidR="00E05939" w:rsidRDefault="00E05939" w:rsidP="00C234DE">
    <w:pPr>
      <w:pStyle w:val="a5"/>
      <w:spacing w:line="14" w:lineRule="exact"/>
      <w:ind w:left="0"/>
      <w:jc w:val="both"/>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582"/>
      <w:gridCol w:w="1795"/>
    </w:tblGrid>
    <w:tr w:rsidR="00E05939" w14:paraId="5F717E77" w14:textId="77777777">
      <w:trPr>
        <w:trHeight w:val="774"/>
        <w:jc w:val="center"/>
      </w:trPr>
      <w:tc>
        <w:tcPr>
          <w:tcW w:w="2160" w:type="dxa"/>
          <w:tcBorders>
            <w:top w:val="nil"/>
            <w:left w:val="nil"/>
            <w:bottom w:val="single" w:sz="4" w:space="0" w:color="auto"/>
            <w:right w:val="nil"/>
          </w:tcBorders>
          <w:vAlign w:val="center"/>
        </w:tcPr>
        <w:p w14:paraId="5F717E73" w14:textId="77777777" w:rsidR="00E05939" w:rsidRDefault="00E633C3" w:rsidP="00E74723">
          <w:pPr>
            <w:ind w:left="0"/>
            <w:rPr>
              <w:sz w:val="48"/>
            </w:rPr>
          </w:pPr>
          <w:r>
            <w:rPr>
              <w:noProof/>
            </w:rPr>
            <w:object w:dxaOrig="1440" w:dyaOrig="1440" w14:anchorId="5F717F01">
              <v:group id="_x0000_s2529" style="position:absolute;left:0;text-align:left;margin-left:-195.5pt;margin-top:38.8pt;width:112.7pt;height:25.8pt;z-index:251658245" coordorigin="2641,234" coordsize="2254,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30" type="#_x0000_t75" style="position:absolute;left:3249;top:583;width:1572;height:126">
                  <v:imagedata r:id="rId1" o:title="" grayscale="t"/>
                </v:shape>
                <v:shape id="_x0000_s2531" type="#_x0000_t75" style="position:absolute;left:2641;top:234;width:517;height:516;visibility:visible">
                  <v:imagedata r:id="rId2" o:title="" grayscale="t"/>
                </v:shape>
                <v:shapetype id="_x0000_t202" coordsize="21600,21600" o:spt="202" path="m,l,21600r21600,l21600,xe">
                  <v:stroke joinstyle="miter"/>
                  <v:path gradientshapeok="t" o:connecttype="rect"/>
                </v:shapetype>
                <v:shape id="_x0000_s2532" type="#_x0000_t202" style="position:absolute;left:3124;top:311;width:1771;height:267" filled="f" stroked="f">
                  <v:textbox style="mso-next-textbox:#_x0000_s2532" inset="0,0,0,0">
                    <w:txbxContent>
                      <w:p w14:paraId="5F717F2D" w14:textId="77777777" w:rsidR="00E05939" w:rsidRPr="0062644A" w:rsidRDefault="00E05939" w:rsidP="0071623B">
                        <w:pPr>
                          <w:ind w:left="360"/>
                          <w:jc w:val="center"/>
                          <w:rPr>
                            <w:rFonts w:ascii="黑体" w:eastAsia="黑体"/>
                            <w:sz w:val="20"/>
                          </w:rPr>
                        </w:pPr>
                        <w:r w:rsidRPr="0062644A">
                          <w:rPr>
                            <w:rFonts w:ascii="黑体" w:eastAsia="黑体" w:hint="eastAsia"/>
                            <w:sz w:val="20"/>
                          </w:rPr>
                          <w:t>中国</w:t>
                        </w:r>
                        <w:r>
                          <w:rPr>
                            <w:rFonts w:ascii="黑体" w:eastAsia="黑体" w:hint="eastAsia"/>
                            <w:sz w:val="20"/>
                          </w:rPr>
                          <w:t>国际货运航空</w:t>
                        </w:r>
                      </w:p>
                    </w:txbxContent>
                  </v:textbox>
                </v:shape>
              </v:group>
              <o:OLEObject Type="Embed" ProgID="Word.Picture.8" ShapeID="_x0000_s2531" DrawAspect="Content" ObjectID="_1615366935" r:id="rId3"/>
            </w:object>
          </w:r>
          <w:r w:rsidR="00E05939">
            <w:rPr>
              <w:noProof/>
              <w:sz w:val="48"/>
            </w:rPr>
            <w:drawing>
              <wp:inline distT="0" distB="0" distL="0" distR="0" wp14:anchorId="5F717F02" wp14:editId="5F717F03">
                <wp:extent cx="1234440" cy="266700"/>
                <wp:effectExtent l="0" t="0" r="3810" b="0"/>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p.png"/>
                        <pic:cNvPicPr/>
                      </pic:nvPicPr>
                      <pic:blipFill>
                        <a:blip r:embed="rId4">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Borders>
            <w:top w:val="nil"/>
            <w:left w:val="nil"/>
            <w:bottom w:val="single" w:sz="4" w:space="0" w:color="auto"/>
            <w:right w:val="nil"/>
          </w:tcBorders>
          <w:tcMar>
            <w:left w:w="28" w:type="dxa"/>
            <w:right w:w="28" w:type="dxa"/>
          </w:tcMar>
          <w:vAlign w:val="center"/>
        </w:tcPr>
        <w:p w14:paraId="5F717E74" w14:textId="77777777" w:rsidR="00E05939" w:rsidRPr="002E54A0" w:rsidRDefault="00E05939" w:rsidP="00E74723">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6"/>
              <w:szCs w:val="36"/>
            </w:rPr>
            <w:t>前言</w:t>
          </w:r>
        </w:p>
      </w:tc>
      <w:tc>
        <w:tcPr>
          <w:tcW w:w="1795" w:type="dxa"/>
          <w:tcBorders>
            <w:top w:val="nil"/>
            <w:left w:val="nil"/>
            <w:bottom w:val="single" w:sz="4" w:space="0" w:color="auto"/>
            <w:right w:val="nil"/>
          </w:tcBorders>
          <w:tcMar>
            <w:left w:w="28" w:type="dxa"/>
            <w:right w:w="28" w:type="dxa"/>
          </w:tcMar>
          <w:vAlign w:val="center"/>
        </w:tcPr>
        <w:p w14:paraId="5F717E75" w14:textId="77777777" w:rsidR="00E05939" w:rsidRPr="002E54A0" w:rsidRDefault="00E05939" w:rsidP="00351C57">
          <w:pPr>
            <w:spacing w:line="240" w:lineRule="exact"/>
            <w:ind w:left="360"/>
            <w:rPr>
              <w:rFonts w:ascii="黑体" w:eastAsia="黑体" w:hAnsi="黑体"/>
              <w:bCs/>
              <w:sz w:val="18"/>
            </w:rPr>
          </w:pPr>
          <w:r w:rsidRPr="002E54A0">
            <w:rPr>
              <w:rFonts w:ascii="黑体" w:eastAsia="黑体" w:hAnsi="黑体" w:hint="eastAsia"/>
              <w:bCs/>
              <w:sz w:val="18"/>
            </w:rPr>
            <w:t>日期：</w:t>
          </w:r>
          <w:r w:rsidRPr="002E54A0">
            <w:rPr>
              <w:rFonts w:ascii="黑体" w:eastAsia="黑体" w:hAnsi="黑体"/>
              <w:bCs/>
              <w:sz w:val="18"/>
            </w:rPr>
            <w:t>20</w:t>
          </w:r>
          <w:r w:rsidRPr="002E54A0">
            <w:rPr>
              <w:rFonts w:ascii="黑体" w:eastAsia="黑体" w:hAnsi="黑体" w:hint="eastAsia"/>
              <w:bCs/>
              <w:sz w:val="18"/>
            </w:rPr>
            <w:t>1</w:t>
          </w:r>
          <w:r>
            <w:rPr>
              <w:rFonts w:ascii="黑体" w:eastAsia="黑体" w:hAnsi="黑体" w:hint="eastAsia"/>
              <w:bCs/>
              <w:sz w:val="18"/>
            </w:rPr>
            <w:t>7</w:t>
          </w:r>
          <w:r w:rsidRPr="002E54A0">
            <w:rPr>
              <w:rFonts w:ascii="黑体" w:eastAsia="黑体" w:hAnsi="黑体"/>
              <w:bCs/>
              <w:sz w:val="18"/>
            </w:rPr>
            <w:t>/</w:t>
          </w:r>
          <w:r>
            <w:rPr>
              <w:rFonts w:ascii="黑体" w:eastAsia="黑体" w:hAnsi="黑体" w:hint="eastAsia"/>
              <w:bCs/>
              <w:sz w:val="18"/>
            </w:rPr>
            <w:t>12</w:t>
          </w:r>
          <w:r w:rsidRPr="002E54A0">
            <w:rPr>
              <w:rFonts w:ascii="黑体" w:eastAsia="黑体" w:hAnsi="黑体"/>
              <w:bCs/>
              <w:sz w:val="18"/>
            </w:rPr>
            <w:t>/</w:t>
          </w:r>
          <w:r>
            <w:rPr>
              <w:rFonts w:ascii="黑体" w:eastAsia="黑体" w:hAnsi="黑体" w:hint="eastAsia"/>
              <w:bCs/>
              <w:sz w:val="18"/>
            </w:rPr>
            <w:t>4</w:t>
          </w:r>
        </w:p>
        <w:p w14:paraId="5F717E76" w14:textId="77777777" w:rsidR="00E05939" w:rsidRPr="002E54A0" w:rsidRDefault="00E05939" w:rsidP="00351C57">
          <w:pPr>
            <w:pStyle w:val="a5"/>
            <w:pBdr>
              <w:bottom w:val="none" w:sz="0" w:space="0" w:color="auto"/>
            </w:pBdr>
            <w:adjustRightInd w:val="0"/>
            <w:spacing w:line="240" w:lineRule="exact"/>
            <w:ind w:left="360"/>
            <w:jc w:val="left"/>
            <w:rPr>
              <w:rFonts w:ascii="黑体" w:eastAsia="黑体" w:hAnsi="黑体"/>
              <w:spacing w:val="-10"/>
              <w:sz w:val="21"/>
            </w:rPr>
          </w:pPr>
          <w:r>
            <w:rPr>
              <w:rFonts w:ascii="黑体" w:eastAsia="黑体" w:hAnsi="黑体" w:hint="eastAsia"/>
              <w:bCs/>
            </w:rPr>
            <w:t>版本</w:t>
          </w:r>
          <w:r w:rsidRPr="002E54A0">
            <w:rPr>
              <w:rFonts w:ascii="黑体" w:eastAsia="黑体" w:hAnsi="黑体" w:hint="eastAsia"/>
              <w:bCs/>
            </w:rPr>
            <w:t>：</w:t>
          </w:r>
          <w:r>
            <w:rPr>
              <w:rFonts w:ascii="黑体" w:eastAsia="黑体" w:hAnsi="黑体" w:hint="eastAsia"/>
              <w:bCs/>
            </w:rPr>
            <w:t>02</w:t>
          </w:r>
          <w:r>
            <w:rPr>
              <w:rFonts w:ascii="黑体" w:eastAsia="黑体" w:hAnsi="黑体"/>
              <w:bCs/>
            </w:rPr>
            <w:t>(00)</w:t>
          </w:r>
        </w:p>
      </w:tc>
    </w:tr>
  </w:tbl>
  <w:p w14:paraId="5F717E78" w14:textId="77777777" w:rsidR="00E05939" w:rsidRDefault="00E05939" w:rsidP="002E54A0">
    <w:pPr>
      <w:pStyle w:val="a5"/>
      <w:pBdr>
        <w:bottom w:val="none" w:sz="0" w:space="0" w:color="auto"/>
      </w:pBdr>
      <w:spacing w:line="100" w:lineRule="exact"/>
      <w:ind w:left="0"/>
      <w:jc w:val="both"/>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7F" w14:textId="77777777" w:rsidTr="00230DBB">
      <w:trPr>
        <w:trHeight w:val="774"/>
        <w:jc w:val="center"/>
      </w:trPr>
      <w:tc>
        <w:tcPr>
          <w:tcW w:w="2160" w:type="dxa"/>
          <w:vAlign w:val="center"/>
        </w:tcPr>
        <w:p w14:paraId="5F717E7B" w14:textId="77777777" w:rsidR="00E05939" w:rsidRDefault="00E05939" w:rsidP="00230DBB">
          <w:pPr>
            <w:ind w:left="0"/>
            <w:rPr>
              <w:sz w:val="48"/>
            </w:rPr>
          </w:pPr>
          <w:r>
            <w:rPr>
              <w:rFonts w:hint="eastAsia"/>
              <w:noProof/>
              <w:sz w:val="48"/>
            </w:rPr>
            <w:drawing>
              <wp:inline distT="0" distB="0" distL="0" distR="0" wp14:anchorId="5F717F04" wp14:editId="5F717F05">
                <wp:extent cx="1234440" cy="266700"/>
                <wp:effectExtent l="0" t="0" r="381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7C"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6"/>
              <w:szCs w:val="36"/>
            </w:rPr>
            <w:t>运行政策</w:t>
          </w:r>
        </w:p>
      </w:tc>
      <w:tc>
        <w:tcPr>
          <w:tcW w:w="1795" w:type="dxa"/>
          <w:tcMar>
            <w:left w:w="28" w:type="dxa"/>
            <w:right w:w="28" w:type="dxa"/>
          </w:tcMar>
          <w:vAlign w:val="center"/>
        </w:tcPr>
        <w:p w14:paraId="5F717E7D"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7E"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80" w14:textId="77777777" w:rsidR="00E05939" w:rsidRDefault="00E05939" w:rsidP="00C234DE">
    <w:pPr>
      <w:pStyle w:val="a5"/>
      <w:spacing w:line="14" w:lineRule="exact"/>
      <w:ind w:left="0"/>
      <w:jc w:val="both"/>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582"/>
      <w:gridCol w:w="1795"/>
    </w:tblGrid>
    <w:tr w:rsidR="00E05939" w14:paraId="5F717E85" w14:textId="77777777">
      <w:trPr>
        <w:trHeight w:val="774"/>
        <w:jc w:val="center"/>
      </w:trPr>
      <w:tc>
        <w:tcPr>
          <w:tcW w:w="2160" w:type="dxa"/>
          <w:tcBorders>
            <w:top w:val="nil"/>
            <w:left w:val="nil"/>
            <w:bottom w:val="single" w:sz="4" w:space="0" w:color="auto"/>
            <w:right w:val="nil"/>
          </w:tcBorders>
          <w:vAlign w:val="center"/>
        </w:tcPr>
        <w:p w14:paraId="5F717E81" w14:textId="77777777" w:rsidR="00E05939" w:rsidRDefault="00E633C3" w:rsidP="00E74723">
          <w:pPr>
            <w:ind w:left="0"/>
            <w:rPr>
              <w:sz w:val="48"/>
            </w:rPr>
          </w:pPr>
          <w:r>
            <w:rPr>
              <w:noProof/>
            </w:rPr>
            <w:object w:dxaOrig="1440" w:dyaOrig="1440" w14:anchorId="5F717F06">
              <v:group id="_x0000_s2525" style="position:absolute;left:0;text-align:left;margin-left:-195.5pt;margin-top:38.8pt;width:112.7pt;height:25.8pt;z-index:251658244" coordorigin="2641,234" coordsize="2254,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26" type="#_x0000_t75" style="position:absolute;left:3249;top:583;width:1572;height:126">
                  <v:imagedata r:id="rId1" o:title="" grayscale="t"/>
                </v:shape>
                <v:shape id="_x0000_s2527" type="#_x0000_t75" style="position:absolute;left:2641;top:234;width:517;height:516;visibility:visible">
                  <v:imagedata r:id="rId2" o:title="" grayscale="t"/>
                </v:shape>
                <v:shapetype id="_x0000_t202" coordsize="21600,21600" o:spt="202" path="m,l,21600r21600,l21600,xe">
                  <v:stroke joinstyle="miter"/>
                  <v:path gradientshapeok="t" o:connecttype="rect"/>
                </v:shapetype>
                <v:shape id="_x0000_s2528" type="#_x0000_t202" style="position:absolute;left:3124;top:311;width:1771;height:267" filled="f" stroked="f">
                  <v:textbox style="mso-next-textbox:#_x0000_s2528" inset="0,0,0,0">
                    <w:txbxContent>
                      <w:p w14:paraId="5F717F2E" w14:textId="77777777" w:rsidR="00E05939" w:rsidRPr="0062644A" w:rsidRDefault="00E05939" w:rsidP="0071623B">
                        <w:pPr>
                          <w:ind w:left="360"/>
                          <w:jc w:val="center"/>
                          <w:rPr>
                            <w:rFonts w:ascii="黑体" w:eastAsia="黑体"/>
                            <w:sz w:val="20"/>
                          </w:rPr>
                        </w:pPr>
                        <w:r w:rsidRPr="0062644A">
                          <w:rPr>
                            <w:rFonts w:ascii="黑体" w:eastAsia="黑体" w:hint="eastAsia"/>
                            <w:sz w:val="20"/>
                          </w:rPr>
                          <w:t>中国</w:t>
                        </w:r>
                        <w:r>
                          <w:rPr>
                            <w:rFonts w:ascii="黑体" w:eastAsia="黑体" w:hint="eastAsia"/>
                            <w:sz w:val="20"/>
                          </w:rPr>
                          <w:t>国际货运航空</w:t>
                        </w:r>
                      </w:p>
                    </w:txbxContent>
                  </v:textbox>
                </v:shape>
              </v:group>
              <o:OLEObject Type="Embed" ProgID="Word.Picture.8" ShapeID="_x0000_s2527" DrawAspect="Content" ObjectID="_1615366936" r:id="rId3"/>
            </w:object>
          </w:r>
          <w:r w:rsidR="00E05939">
            <w:rPr>
              <w:noProof/>
              <w:sz w:val="48"/>
            </w:rPr>
            <w:drawing>
              <wp:inline distT="0" distB="0" distL="0" distR="0" wp14:anchorId="5F717F07" wp14:editId="5F717F08">
                <wp:extent cx="1234440" cy="266700"/>
                <wp:effectExtent l="0" t="0" r="3810" b="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p.png"/>
                        <pic:cNvPicPr/>
                      </pic:nvPicPr>
                      <pic:blipFill>
                        <a:blip r:embed="rId4">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Borders>
            <w:top w:val="nil"/>
            <w:left w:val="nil"/>
            <w:bottom w:val="single" w:sz="4" w:space="0" w:color="auto"/>
            <w:right w:val="nil"/>
          </w:tcBorders>
          <w:tcMar>
            <w:left w:w="28" w:type="dxa"/>
            <w:right w:w="28" w:type="dxa"/>
          </w:tcMar>
          <w:vAlign w:val="center"/>
        </w:tcPr>
        <w:p w14:paraId="5F717E82" w14:textId="77777777" w:rsidR="00E05939" w:rsidRPr="002E54A0" w:rsidRDefault="00E05939" w:rsidP="00E74723">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6"/>
              <w:szCs w:val="36"/>
            </w:rPr>
            <w:t>运行政策</w:t>
          </w:r>
        </w:p>
      </w:tc>
      <w:tc>
        <w:tcPr>
          <w:tcW w:w="1795" w:type="dxa"/>
          <w:tcBorders>
            <w:top w:val="nil"/>
            <w:left w:val="nil"/>
            <w:bottom w:val="single" w:sz="4" w:space="0" w:color="auto"/>
            <w:right w:val="nil"/>
          </w:tcBorders>
          <w:tcMar>
            <w:left w:w="28" w:type="dxa"/>
            <w:right w:w="28" w:type="dxa"/>
          </w:tcMar>
          <w:vAlign w:val="center"/>
        </w:tcPr>
        <w:p w14:paraId="5F717E83" w14:textId="77777777" w:rsidR="00E05939" w:rsidRPr="002E54A0" w:rsidRDefault="00E05939" w:rsidP="00351C57">
          <w:pPr>
            <w:spacing w:line="240" w:lineRule="exact"/>
            <w:ind w:left="360"/>
            <w:rPr>
              <w:rFonts w:ascii="黑体" w:eastAsia="黑体" w:hAnsi="黑体"/>
              <w:bCs/>
              <w:sz w:val="18"/>
            </w:rPr>
          </w:pPr>
          <w:r w:rsidRPr="002E54A0">
            <w:rPr>
              <w:rFonts w:ascii="黑体" w:eastAsia="黑体" w:hAnsi="黑体" w:hint="eastAsia"/>
              <w:bCs/>
              <w:sz w:val="18"/>
            </w:rPr>
            <w:t>日期：</w:t>
          </w:r>
          <w:r w:rsidRPr="002E54A0">
            <w:rPr>
              <w:rFonts w:ascii="黑体" w:eastAsia="黑体" w:hAnsi="黑体"/>
              <w:bCs/>
              <w:sz w:val="18"/>
            </w:rPr>
            <w:t>20</w:t>
          </w:r>
          <w:r w:rsidRPr="002E54A0">
            <w:rPr>
              <w:rFonts w:ascii="黑体" w:eastAsia="黑体" w:hAnsi="黑体" w:hint="eastAsia"/>
              <w:bCs/>
              <w:sz w:val="18"/>
            </w:rPr>
            <w:t>1</w:t>
          </w:r>
          <w:r>
            <w:rPr>
              <w:rFonts w:ascii="黑体" w:eastAsia="黑体" w:hAnsi="黑体" w:hint="eastAsia"/>
              <w:bCs/>
              <w:sz w:val="18"/>
            </w:rPr>
            <w:t>7</w:t>
          </w:r>
          <w:r w:rsidRPr="002E54A0">
            <w:rPr>
              <w:rFonts w:ascii="黑体" w:eastAsia="黑体" w:hAnsi="黑体"/>
              <w:bCs/>
              <w:sz w:val="18"/>
            </w:rPr>
            <w:t>/</w:t>
          </w:r>
          <w:r>
            <w:rPr>
              <w:rFonts w:ascii="黑体" w:eastAsia="黑体" w:hAnsi="黑体" w:hint="eastAsia"/>
              <w:bCs/>
              <w:sz w:val="18"/>
            </w:rPr>
            <w:t>12</w:t>
          </w:r>
          <w:r w:rsidRPr="002E54A0">
            <w:rPr>
              <w:rFonts w:ascii="黑体" w:eastAsia="黑体" w:hAnsi="黑体"/>
              <w:bCs/>
              <w:sz w:val="18"/>
            </w:rPr>
            <w:t>/</w:t>
          </w:r>
          <w:r>
            <w:rPr>
              <w:rFonts w:ascii="黑体" w:eastAsia="黑体" w:hAnsi="黑体" w:hint="eastAsia"/>
              <w:bCs/>
              <w:sz w:val="18"/>
            </w:rPr>
            <w:t>4</w:t>
          </w:r>
        </w:p>
        <w:p w14:paraId="5F717E84" w14:textId="77777777" w:rsidR="00E05939" w:rsidRPr="002E54A0" w:rsidRDefault="00E05939" w:rsidP="00351C57">
          <w:pPr>
            <w:pStyle w:val="a5"/>
            <w:pBdr>
              <w:bottom w:val="none" w:sz="0" w:space="0" w:color="auto"/>
            </w:pBdr>
            <w:adjustRightInd w:val="0"/>
            <w:spacing w:line="240" w:lineRule="exact"/>
            <w:ind w:left="360"/>
            <w:jc w:val="left"/>
            <w:rPr>
              <w:rFonts w:ascii="黑体" w:eastAsia="黑体" w:hAnsi="黑体"/>
              <w:spacing w:val="-10"/>
              <w:sz w:val="21"/>
            </w:rPr>
          </w:pPr>
          <w:r>
            <w:rPr>
              <w:rFonts w:ascii="黑体" w:eastAsia="黑体" w:hAnsi="黑体" w:hint="eastAsia"/>
              <w:bCs/>
            </w:rPr>
            <w:t>版本</w:t>
          </w:r>
          <w:r w:rsidRPr="002E54A0">
            <w:rPr>
              <w:rFonts w:ascii="黑体" w:eastAsia="黑体" w:hAnsi="黑体" w:hint="eastAsia"/>
              <w:bCs/>
            </w:rPr>
            <w:t>：</w:t>
          </w:r>
          <w:r>
            <w:rPr>
              <w:rFonts w:ascii="黑体" w:eastAsia="黑体" w:hAnsi="黑体" w:hint="eastAsia"/>
              <w:bCs/>
            </w:rPr>
            <w:t>02</w:t>
          </w:r>
          <w:r>
            <w:rPr>
              <w:rFonts w:ascii="黑体" w:eastAsia="黑体" w:hAnsi="黑体"/>
              <w:bCs/>
            </w:rPr>
            <w:t>(00)</w:t>
          </w:r>
        </w:p>
      </w:tc>
    </w:tr>
  </w:tbl>
  <w:p w14:paraId="5F717E86" w14:textId="77777777" w:rsidR="00E05939" w:rsidRDefault="00E05939" w:rsidP="002E54A0">
    <w:pPr>
      <w:pStyle w:val="a5"/>
      <w:pBdr>
        <w:bottom w:val="none" w:sz="0" w:space="0" w:color="auto"/>
      </w:pBdr>
      <w:spacing w:line="100" w:lineRule="exact"/>
      <w:ind w:left="0"/>
      <w:jc w:val="both"/>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736"/>
      <w:gridCol w:w="1641"/>
    </w:tblGrid>
    <w:tr w:rsidR="00E05939" w14:paraId="5F717E8D" w14:textId="77777777">
      <w:trPr>
        <w:trHeight w:val="774"/>
        <w:jc w:val="center"/>
      </w:trPr>
      <w:tc>
        <w:tcPr>
          <w:tcW w:w="2160" w:type="dxa"/>
          <w:tcBorders>
            <w:top w:val="nil"/>
            <w:left w:val="nil"/>
            <w:bottom w:val="single" w:sz="4" w:space="0" w:color="auto"/>
            <w:right w:val="nil"/>
          </w:tcBorders>
          <w:vAlign w:val="center"/>
        </w:tcPr>
        <w:p w14:paraId="5F717E89" w14:textId="77777777" w:rsidR="00E05939" w:rsidRDefault="00E05939" w:rsidP="0077746F">
          <w:pPr>
            <w:spacing w:line="240" w:lineRule="auto"/>
            <w:ind w:left="0"/>
            <w:rPr>
              <w:sz w:val="48"/>
            </w:rPr>
          </w:pPr>
          <w:r>
            <w:rPr>
              <w:noProof/>
              <w:sz w:val="48"/>
            </w:rPr>
            <w:drawing>
              <wp:inline distT="0" distB="0" distL="0" distR="0" wp14:anchorId="5F717F09" wp14:editId="5F717F0A">
                <wp:extent cx="1234440" cy="266700"/>
                <wp:effectExtent l="0" t="0" r="381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736" w:type="dxa"/>
          <w:tcBorders>
            <w:top w:val="nil"/>
            <w:left w:val="nil"/>
            <w:bottom w:val="single" w:sz="4" w:space="0" w:color="auto"/>
            <w:right w:val="nil"/>
          </w:tcBorders>
          <w:tcMar>
            <w:left w:w="28" w:type="dxa"/>
            <w:right w:w="28" w:type="dxa"/>
          </w:tcMar>
          <w:vAlign w:val="center"/>
        </w:tcPr>
        <w:p w14:paraId="5F717E8A" w14:textId="77777777" w:rsidR="00E05939" w:rsidRPr="0077746F" w:rsidRDefault="00E05939" w:rsidP="0077746F">
          <w:pPr>
            <w:pStyle w:val="a5"/>
            <w:pBdr>
              <w:bottom w:val="none" w:sz="0" w:space="0" w:color="auto"/>
            </w:pBdr>
            <w:spacing w:line="240" w:lineRule="auto"/>
            <w:ind w:left="0"/>
            <w:rPr>
              <w:rFonts w:ascii="黑体" w:eastAsia="黑体" w:hAnsi="黑体"/>
              <w:bCs/>
              <w:spacing w:val="-8"/>
              <w:sz w:val="32"/>
              <w:szCs w:val="32"/>
            </w:rPr>
          </w:pPr>
          <w:r>
            <w:rPr>
              <w:rFonts w:ascii="黑体" w:eastAsia="黑体" w:hAnsi="黑体" w:hint="eastAsia"/>
              <w:bCs/>
              <w:spacing w:val="-8"/>
              <w:sz w:val="32"/>
              <w:szCs w:val="32"/>
            </w:rPr>
            <w:t>运行机构与职责</w:t>
          </w:r>
        </w:p>
      </w:tc>
      <w:tc>
        <w:tcPr>
          <w:tcW w:w="1641" w:type="dxa"/>
          <w:tcBorders>
            <w:top w:val="nil"/>
            <w:left w:val="nil"/>
            <w:bottom w:val="single" w:sz="4" w:space="0" w:color="auto"/>
            <w:right w:val="nil"/>
          </w:tcBorders>
          <w:tcMar>
            <w:left w:w="28" w:type="dxa"/>
            <w:right w:w="28" w:type="dxa"/>
          </w:tcMar>
          <w:vAlign w:val="center"/>
        </w:tcPr>
        <w:p w14:paraId="5F717E8B" w14:textId="77777777" w:rsidR="00E05939" w:rsidRPr="0077746F" w:rsidRDefault="00E05939" w:rsidP="0077746F">
          <w:pPr>
            <w:spacing w:line="240" w:lineRule="auto"/>
            <w:ind w:left="0"/>
            <w:rPr>
              <w:rFonts w:ascii="黑体" w:eastAsia="黑体" w:hAnsi="黑体"/>
              <w:bCs/>
              <w:sz w:val="18"/>
            </w:rPr>
          </w:pPr>
          <w:r w:rsidRPr="0077746F">
            <w:rPr>
              <w:rFonts w:ascii="黑体" w:eastAsia="黑体" w:hAnsi="黑体" w:hint="eastAsia"/>
              <w:bCs/>
              <w:sz w:val="18"/>
            </w:rPr>
            <w:t>日期：</w:t>
          </w:r>
          <w:r w:rsidRPr="0077746F">
            <w:rPr>
              <w:rFonts w:ascii="黑体" w:eastAsia="黑体" w:hAnsi="黑体"/>
              <w:bCs/>
              <w:sz w:val="18"/>
            </w:rPr>
            <w:t>20</w:t>
          </w:r>
          <w:r w:rsidRPr="0077746F">
            <w:rPr>
              <w:rFonts w:ascii="黑体" w:eastAsia="黑体" w:hAnsi="黑体" w:hint="eastAsia"/>
              <w:bCs/>
              <w:sz w:val="18"/>
            </w:rPr>
            <w:t>17/12/4</w:t>
          </w:r>
        </w:p>
        <w:p w14:paraId="5F717E8C" w14:textId="77777777" w:rsidR="00E05939" w:rsidRPr="00815E7E" w:rsidRDefault="00E05939" w:rsidP="0077746F">
          <w:pPr>
            <w:pStyle w:val="a5"/>
            <w:pBdr>
              <w:bottom w:val="none" w:sz="0" w:space="0" w:color="auto"/>
            </w:pBdr>
            <w:adjustRightInd w:val="0"/>
            <w:spacing w:line="240" w:lineRule="auto"/>
            <w:ind w:left="0"/>
            <w:jc w:val="left"/>
            <w:rPr>
              <w:rFonts w:ascii="黑体" w:eastAsia="黑体"/>
              <w:spacing w:val="-10"/>
              <w:sz w:val="21"/>
            </w:rPr>
          </w:pPr>
          <w:r w:rsidRPr="0077746F">
            <w:rPr>
              <w:rFonts w:ascii="黑体" w:eastAsia="黑体" w:hAnsi="黑体" w:hint="eastAsia"/>
              <w:bCs/>
            </w:rPr>
            <w:t>版本：02（00）</w:t>
          </w:r>
        </w:p>
      </w:tc>
    </w:tr>
  </w:tbl>
  <w:p w14:paraId="5F717E8E" w14:textId="77777777" w:rsidR="00E05939" w:rsidRDefault="00E05939" w:rsidP="0077746F">
    <w:pPr>
      <w:pStyle w:val="a5"/>
      <w:pBdr>
        <w:bottom w:val="none" w:sz="0" w:space="0" w:color="auto"/>
      </w:pBdr>
      <w:spacing w:line="100" w:lineRule="exact"/>
      <w:ind w:left="357"/>
      <w:jc w:val="both"/>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94" w14:textId="77777777" w:rsidTr="00230DBB">
      <w:trPr>
        <w:trHeight w:val="774"/>
        <w:jc w:val="center"/>
      </w:trPr>
      <w:tc>
        <w:tcPr>
          <w:tcW w:w="2160" w:type="dxa"/>
          <w:vAlign w:val="center"/>
        </w:tcPr>
        <w:p w14:paraId="5F717E90" w14:textId="77777777" w:rsidR="00E05939" w:rsidRDefault="00E05939" w:rsidP="00230DBB">
          <w:pPr>
            <w:ind w:left="0"/>
            <w:rPr>
              <w:sz w:val="48"/>
            </w:rPr>
          </w:pPr>
          <w:r>
            <w:rPr>
              <w:rFonts w:hint="eastAsia"/>
              <w:noProof/>
              <w:sz w:val="48"/>
            </w:rPr>
            <w:drawing>
              <wp:inline distT="0" distB="0" distL="0" distR="0" wp14:anchorId="5F717F0B" wp14:editId="5F717F0C">
                <wp:extent cx="1234440" cy="266700"/>
                <wp:effectExtent l="0" t="0" r="381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91"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2"/>
              <w:szCs w:val="32"/>
            </w:rPr>
            <w:t>运行机构与职责</w:t>
          </w:r>
        </w:p>
      </w:tc>
      <w:tc>
        <w:tcPr>
          <w:tcW w:w="1795" w:type="dxa"/>
          <w:tcMar>
            <w:left w:w="28" w:type="dxa"/>
            <w:right w:w="28" w:type="dxa"/>
          </w:tcMar>
          <w:vAlign w:val="center"/>
        </w:tcPr>
        <w:p w14:paraId="5F717E92"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93"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95" w14:textId="77777777" w:rsidR="00E05939" w:rsidRDefault="00E05939" w:rsidP="00C234DE">
    <w:pPr>
      <w:pStyle w:val="a5"/>
      <w:spacing w:line="14" w:lineRule="exact"/>
      <w:ind w:left="0"/>
      <w:jc w:val="both"/>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9B" w14:textId="77777777" w:rsidTr="00230DBB">
      <w:trPr>
        <w:trHeight w:val="774"/>
        <w:jc w:val="center"/>
      </w:trPr>
      <w:tc>
        <w:tcPr>
          <w:tcW w:w="2160" w:type="dxa"/>
          <w:vAlign w:val="center"/>
        </w:tcPr>
        <w:p w14:paraId="5F717E97" w14:textId="77777777" w:rsidR="00E05939" w:rsidRDefault="00E05939" w:rsidP="00230DBB">
          <w:pPr>
            <w:ind w:left="0"/>
            <w:rPr>
              <w:sz w:val="48"/>
            </w:rPr>
          </w:pPr>
          <w:r>
            <w:rPr>
              <w:rFonts w:hint="eastAsia"/>
              <w:noProof/>
              <w:sz w:val="48"/>
            </w:rPr>
            <w:drawing>
              <wp:inline distT="0" distB="0" distL="0" distR="0" wp14:anchorId="5F717F0D" wp14:editId="5F717F0E">
                <wp:extent cx="1234440" cy="266700"/>
                <wp:effectExtent l="0" t="0" r="381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98"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2"/>
              <w:szCs w:val="32"/>
            </w:rPr>
            <w:t>训练与资格认证</w:t>
          </w:r>
        </w:p>
      </w:tc>
      <w:tc>
        <w:tcPr>
          <w:tcW w:w="1795" w:type="dxa"/>
          <w:tcMar>
            <w:left w:w="28" w:type="dxa"/>
            <w:right w:w="28" w:type="dxa"/>
          </w:tcMar>
          <w:vAlign w:val="center"/>
        </w:tcPr>
        <w:p w14:paraId="5F717E99"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9A"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9C" w14:textId="77777777" w:rsidR="00E05939" w:rsidRDefault="00E05939" w:rsidP="00C234DE">
    <w:pPr>
      <w:pStyle w:val="a5"/>
      <w:spacing w:line="14" w:lineRule="exact"/>
      <w:ind w:left="0"/>
      <w:jc w:val="both"/>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736"/>
      <w:gridCol w:w="1641"/>
    </w:tblGrid>
    <w:tr w:rsidR="00E05939" w14:paraId="5F717EA1" w14:textId="77777777">
      <w:trPr>
        <w:trHeight w:val="774"/>
        <w:jc w:val="center"/>
      </w:trPr>
      <w:tc>
        <w:tcPr>
          <w:tcW w:w="2160" w:type="dxa"/>
          <w:tcBorders>
            <w:top w:val="nil"/>
            <w:left w:val="nil"/>
            <w:bottom w:val="single" w:sz="4" w:space="0" w:color="auto"/>
            <w:right w:val="nil"/>
          </w:tcBorders>
          <w:vAlign w:val="center"/>
        </w:tcPr>
        <w:p w14:paraId="5F717E9D" w14:textId="77777777" w:rsidR="00E05939" w:rsidRDefault="00E05939" w:rsidP="0077746F">
          <w:pPr>
            <w:spacing w:line="240" w:lineRule="auto"/>
            <w:ind w:left="0"/>
            <w:rPr>
              <w:sz w:val="48"/>
            </w:rPr>
          </w:pPr>
          <w:r>
            <w:rPr>
              <w:noProof/>
              <w:sz w:val="48"/>
            </w:rPr>
            <w:drawing>
              <wp:inline distT="0" distB="0" distL="0" distR="0" wp14:anchorId="5F717F0F" wp14:editId="5F717F10">
                <wp:extent cx="1234440" cy="266700"/>
                <wp:effectExtent l="0" t="0" r="3810" b="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736" w:type="dxa"/>
          <w:tcBorders>
            <w:top w:val="nil"/>
            <w:left w:val="nil"/>
            <w:bottom w:val="single" w:sz="4" w:space="0" w:color="auto"/>
            <w:right w:val="nil"/>
          </w:tcBorders>
          <w:tcMar>
            <w:left w:w="28" w:type="dxa"/>
            <w:right w:w="28" w:type="dxa"/>
          </w:tcMar>
          <w:vAlign w:val="center"/>
        </w:tcPr>
        <w:p w14:paraId="5F717E9E" w14:textId="77777777" w:rsidR="00E05939" w:rsidRPr="0077746F" w:rsidRDefault="00E05939" w:rsidP="0077746F">
          <w:pPr>
            <w:pStyle w:val="a5"/>
            <w:pBdr>
              <w:bottom w:val="none" w:sz="0" w:space="0" w:color="auto"/>
            </w:pBdr>
            <w:spacing w:line="240" w:lineRule="auto"/>
            <w:ind w:left="0"/>
            <w:rPr>
              <w:rFonts w:ascii="黑体" w:eastAsia="黑体" w:hAnsi="黑体"/>
              <w:bCs/>
              <w:spacing w:val="-8"/>
              <w:sz w:val="32"/>
              <w:szCs w:val="32"/>
            </w:rPr>
          </w:pPr>
          <w:r>
            <w:rPr>
              <w:rFonts w:ascii="黑体" w:eastAsia="黑体" w:hAnsi="黑体" w:hint="eastAsia"/>
              <w:bCs/>
              <w:spacing w:val="-8"/>
              <w:sz w:val="32"/>
              <w:szCs w:val="32"/>
            </w:rPr>
            <w:t>训练与资格认证</w:t>
          </w:r>
        </w:p>
      </w:tc>
      <w:tc>
        <w:tcPr>
          <w:tcW w:w="1641" w:type="dxa"/>
          <w:tcBorders>
            <w:top w:val="nil"/>
            <w:left w:val="nil"/>
            <w:bottom w:val="single" w:sz="4" w:space="0" w:color="auto"/>
            <w:right w:val="nil"/>
          </w:tcBorders>
          <w:tcMar>
            <w:left w:w="28" w:type="dxa"/>
            <w:right w:w="28" w:type="dxa"/>
          </w:tcMar>
          <w:vAlign w:val="center"/>
        </w:tcPr>
        <w:p w14:paraId="5F717E9F" w14:textId="77777777" w:rsidR="00E05939" w:rsidRPr="0077746F" w:rsidRDefault="00E05939" w:rsidP="0077746F">
          <w:pPr>
            <w:spacing w:line="240" w:lineRule="auto"/>
            <w:ind w:left="0"/>
            <w:rPr>
              <w:rFonts w:ascii="黑体" w:eastAsia="黑体" w:hAnsi="黑体"/>
              <w:bCs/>
              <w:sz w:val="18"/>
            </w:rPr>
          </w:pPr>
          <w:r w:rsidRPr="0077746F">
            <w:rPr>
              <w:rFonts w:ascii="黑体" w:eastAsia="黑体" w:hAnsi="黑体" w:hint="eastAsia"/>
              <w:bCs/>
              <w:sz w:val="18"/>
            </w:rPr>
            <w:t>日期：</w:t>
          </w:r>
          <w:r w:rsidRPr="0077746F">
            <w:rPr>
              <w:rFonts w:ascii="黑体" w:eastAsia="黑体" w:hAnsi="黑体"/>
              <w:bCs/>
              <w:sz w:val="18"/>
            </w:rPr>
            <w:t>20</w:t>
          </w:r>
          <w:r w:rsidRPr="0077746F">
            <w:rPr>
              <w:rFonts w:ascii="黑体" w:eastAsia="黑体" w:hAnsi="黑体" w:hint="eastAsia"/>
              <w:bCs/>
              <w:sz w:val="18"/>
            </w:rPr>
            <w:t>17/12/4</w:t>
          </w:r>
        </w:p>
        <w:p w14:paraId="5F717EA0" w14:textId="77777777" w:rsidR="00E05939" w:rsidRPr="00815E7E" w:rsidRDefault="00E05939" w:rsidP="0077746F">
          <w:pPr>
            <w:pStyle w:val="a5"/>
            <w:pBdr>
              <w:bottom w:val="none" w:sz="0" w:space="0" w:color="auto"/>
            </w:pBdr>
            <w:adjustRightInd w:val="0"/>
            <w:spacing w:line="240" w:lineRule="auto"/>
            <w:ind w:left="0"/>
            <w:jc w:val="left"/>
            <w:rPr>
              <w:rFonts w:ascii="黑体" w:eastAsia="黑体"/>
              <w:spacing w:val="-10"/>
              <w:sz w:val="21"/>
            </w:rPr>
          </w:pPr>
          <w:r w:rsidRPr="0077746F">
            <w:rPr>
              <w:rFonts w:ascii="黑体" w:eastAsia="黑体" w:hAnsi="黑体" w:hint="eastAsia"/>
              <w:bCs/>
            </w:rPr>
            <w:t>版本：02（00）</w:t>
          </w:r>
        </w:p>
      </w:tc>
    </w:tr>
  </w:tbl>
  <w:p w14:paraId="5F717EA2" w14:textId="77777777" w:rsidR="00E05939" w:rsidRDefault="00E05939" w:rsidP="0077746F">
    <w:pPr>
      <w:pStyle w:val="a5"/>
      <w:pBdr>
        <w:bottom w:val="none" w:sz="0" w:space="0" w:color="auto"/>
      </w:pBdr>
      <w:spacing w:line="100" w:lineRule="exact"/>
      <w:ind w:left="35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31" w14:textId="77777777" w:rsidTr="00DC3972">
      <w:trPr>
        <w:trHeight w:val="774"/>
        <w:jc w:val="center"/>
      </w:trPr>
      <w:tc>
        <w:tcPr>
          <w:tcW w:w="2160" w:type="dxa"/>
          <w:vAlign w:val="center"/>
        </w:tcPr>
        <w:p w14:paraId="5F717E2D" w14:textId="77777777" w:rsidR="00E05939" w:rsidRDefault="00E05939" w:rsidP="00DC3972">
          <w:pPr>
            <w:ind w:left="0"/>
            <w:rPr>
              <w:sz w:val="48"/>
            </w:rPr>
          </w:pPr>
          <w:r>
            <w:rPr>
              <w:rFonts w:hint="eastAsia"/>
              <w:noProof/>
              <w:sz w:val="48"/>
            </w:rPr>
            <w:drawing>
              <wp:inline distT="0" distB="0" distL="0" distR="0" wp14:anchorId="5F717EE7" wp14:editId="5F717EE8">
                <wp:extent cx="1234440" cy="266700"/>
                <wp:effectExtent l="0" t="0" r="3810" b="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2E" w14:textId="77777777" w:rsidR="00E05939" w:rsidRPr="00B010A5" w:rsidRDefault="00E05939" w:rsidP="00DC3972">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z w:val="36"/>
              <w:szCs w:val="36"/>
            </w:rPr>
            <w:t>批准页</w:t>
          </w:r>
        </w:p>
      </w:tc>
      <w:tc>
        <w:tcPr>
          <w:tcW w:w="1795" w:type="dxa"/>
          <w:tcMar>
            <w:left w:w="28" w:type="dxa"/>
            <w:right w:w="28" w:type="dxa"/>
          </w:tcMar>
          <w:vAlign w:val="center"/>
        </w:tcPr>
        <w:p w14:paraId="5F717E2F" w14:textId="77777777" w:rsidR="00E05939" w:rsidRDefault="00E05939" w:rsidP="00DC3972">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30" w14:textId="77777777" w:rsidR="00E05939" w:rsidRPr="00B010A5" w:rsidRDefault="00E05939" w:rsidP="00DC3972">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32" w14:textId="77777777" w:rsidR="00E05939" w:rsidRPr="00DC3972" w:rsidRDefault="00E05939" w:rsidP="00DC3972">
    <w:pPr>
      <w:pStyle w:val="a5"/>
      <w:spacing w:line="14" w:lineRule="exact"/>
      <w:ind w:left="0"/>
      <w:jc w:val="both"/>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A9" w14:textId="77777777" w:rsidTr="00230DBB">
      <w:trPr>
        <w:trHeight w:val="774"/>
        <w:jc w:val="center"/>
      </w:trPr>
      <w:tc>
        <w:tcPr>
          <w:tcW w:w="2160" w:type="dxa"/>
          <w:vAlign w:val="center"/>
        </w:tcPr>
        <w:p w14:paraId="5F717EA5" w14:textId="77777777" w:rsidR="00E05939" w:rsidRDefault="00E05939" w:rsidP="00230DBB">
          <w:pPr>
            <w:ind w:left="0"/>
            <w:rPr>
              <w:sz w:val="48"/>
            </w:rPr>
          </w:pPr>
          <w:r>
            <w:rPr>
              <w:rFonts w:hint="eastAsia"/>
              <w:noProof/>
              <w:sz w:val="48"/>
            </w:rPr>
            <w:drawing>
              <wp:inline distT="0" distB="0" distL="0" distR="0" wp14:anchorId="5F717F11" wp14:editId="5F717F12">
                <wp:extent cx="1234440" cy="266700"/>
                <wp:effectExtent l="0" t="0" r="3810"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A6"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2"/>
              <w:szCs w:val="32"/>
            </w:rPr>
            <w:t>运行控制</w:t>
          </w:r>
        </w:p>
      </w:tc>
      <w:tc>
        <w:tcPr>
          <w:tcW w:w="1795" w:type="dxa"/>
          <w:tcMar>
            <w:left w:w="28" w:type="dxa"/>
            <w:right w:w="28" w:type="dxa"/>
          </w:tcMar>
          <w:vAlign w:val="center"/>
        </w:tcPr>
        <w:p w14:paraId="5F717EA7"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A8"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AA" w14:textId="77777777" w:rsidR="00E05939" w:rsidRDefault="00E05939" w:rsidP="00C234DE">
    <w:pPr>
      <w:pStyle w:val="a5"/>
      <w:spacing w:line="14" w:lineRule="exact"/>
      <w:ind w:left="0"/>
      <w:jc w:val="both"/>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736"/>
      <w:gridCol w:w="1641"/>
    </w:tblGrid>
    <w:tr w:rsidR="00E05939" w14:paraId="5F717EAF" w14:textId="77777777">
      <w:trPr>
        <w:trHeight w:val="774"/>
        <w:jc w:val="center"/>
      </w:trPr>
      <w:tc>
        <w:tcPr>
          <w:tcW w:w="2160" w:type="dxa"/>
          <w:tcBorders>
            <w:top w:val="nil"/>
            <w:left w:val="nil"/>
            <w:bottom w:val="single" w:sz="4" w:space="0" w:color="auto"/>
            <w:right w:val="nil"/>
          </w:tcBorders>
          <w:vAlign w:val="center"/>
        </w:tcPr>
        <w:p w14:paraId="5F717EAB" w14:textId="77777777" w:rsidR="00E05939" w:rsidRDefault="00E05939" w:rsidP="0077746F">
          <w:pPr>
            <w:spacing w:line="240" w:lineRule="auto"/>
            <w:ind w:left="0"/>
            <w:rPr>
              <w:sz w:val="48"/>
            </w:rPr>
          </w:pPr>
          <w:r>
            <w:rPr>
              <w:noProof/>
              <w:sz w:val="48"/>
            </w:rPr>
            <w:drawing>
              <wp:inline distT="0" distB="0" distL="0" distR="0" wp14:anchorId="5F717F13" wp14:editId="5F717F14">
                <wp:extent cx="1234440" cy="266700"/>
                <wp:effectExtent l="0" t="0" r="381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736" w:type="dxa"/>
          <w:tcBorders>
            <w:top w:val="nil"/>
            <w:left w:val="nil"/>
            <w:bottom w:val="single" w:sz="4" w:space="0" w:color="auto"/>
            <w:right w:val="nil"/>
          </w:tcBorders>
          <w:tcMar>
            <w:left w:w="28" w:type="dxa"/>
            <w:right w:w="28" w:type="dxa"/>
          </w:tcMar>
          <w:vAlign w:val="center"/>
        </w:tcPr>
        <w:p w14:paraId="5F717EAC" w14:textId="77777777" w:rsidR="00E05939" w:rsidRPr="0077746F" w:rsidRDefault="00E05939" w:rsidP="0077746F">
          <w:pPr>
            <w:pStyle w:val="a5"/>
            <w:pBdr>
              <w:bottom w:val="none" w:sz="0" w:space="0" w:color="auto"/>
            </w:pBdr>
            <w:spacing w:line="240" w:lineRule="auto"/>
            <w:ind w:left="0"/>
            <w:rPr>
              <w:rFonts w:ascii="黑体" w:eastAsia="黑体" w:hAnsi="黑体"/>
              <w:bCs/>
              <w:spacing w:val="-8"/>
              <w:sz w:val="32"/>
              <w:szCs w:val="32"/>
            </w:rPr>
          </w:pPr>
          <w:r>
            <w:rPr>
              <w:rFonts w:ascii="黑体" w:eastAsia="黑体" w:hAnsi="黑体" w:hint="eastAsia"/>
              <w:bCs/>
              <w:spacing w:val="-8"/>
              <w:sz w:val="32"/>
              <w:szCs w:val="32"/>
            </w:rPr>
            <w:t>运行控制</w:t>
          </w:r>
        </w:p>
      </w:tc>
      <w:tc>
        <w:tcPr>
          <w:tcW w:w="1641" w:type="dxa"/>
          <w:tcBorders>
            <w:top w:val="nil"/>
            <w:left w:val="nil"/>
            <w:bottom w:val="single" w:sz="4" w:space="0" w:color="auto"/>
            <w:right w:val="nil"/>
          </w:tcBorders>
          <w:tcMar>
            <w:left w:w="28" w:type="dxa"/>
            <w:right w:w="28" w:type="dxa"/>
          </w:tcMar>
          <w:vAlign w:val="center"/>
        </w:tcPr>
        <w:p w14:paraId="5F717EAD" w14:textId="77777777" w:rsidR="00E05939" w:rsidRPr="0077746F" w:rsidRDefault="00E05939" w:rsidP="0077746F">
          <w:pPr>
            <w:spacing w:line="240" w:lineRule="auto"/>
            <w:ind w:left="0"/>
            <w:rPr>
              <w:rFonts w:ascii="黑体" w:eastAsia="黑体" w:hAnsi="黑体"/>
              <w:bCs/>
              <w:sz w:val="18"/>
            </w:rPr>
          </w:pPr>
          <w:r w:rsidRPr="0077746F">
            <w:rPr>
              <w:rFonts w:ascii="黑体" w:eastAsia="黑体" w:hAnsi="黑体" w:hint="eastAsia"/>
              <w:bCs/>
              <w:sz w:val="18"/>
            </w:rPr>
            <w:t>日期：</w:t>
          </w:r>
          <w:r w:rsidRPr="0077746F">
            <w:rPr>
              <w:rFonts w:ascii="黑体" w:eastAsia="黑体" w:hAnsi="黑体"/>
              <w:bCs/>
              <w:sz w:val="18"/>
            </w:rPr>
            <w:t>20</w:t>
          </w:r>
          <w:r w:rsidRPr="0077746F">
            <w:rPr>
              <w:rFonts w:ascii="黑体" w:eastAsia="黑体" w:hAnsi="黑体" w:hint="eastAsia"/>
              <w:bCs/>
              <w:sz w:val="18"/>
            </w:rPr>
            <w:t>17/12/4</w:t>
          </w:r>
        </w:p>
        <w:p w14:paraId="5F717EAE" w14:textId="77777777" w:rsidR="00E05939" w:rsidRPr="00815E7E" w:rsidRDefault="00E05939" w:rsidP="0077746F">
          <w:pPr>
            <w:pStyle w:val="a5"/>
            <w:pBdr>
              <w:bottom w:val="none" w:sz="0" w:space="0" w:color="auto"/>
            </w:pBdr>
            <w:adjustRightInd w:val="0"/>
            <w:spacing w:line="240" w:lineRule="auto"/>
            <w:ind w:left="0"/>
            <w:jc w:val="left"/>
            <w:rPr>
              <w:rFonts w:ascii="黑体" w:eastAsia="黑体"/>
              <w:spacing w:val="-10"/>
              <w:sz w:val="21"/>
            </w:rPr>
          </w:pPr>
          <w:r w:rsidRPr="0077746F">
            <w:rPr>
              <w:rFonts w:ascii="黑体" w:eastAsia="黑体" w:hAnsi="黑体" w:hint="eastAsia"/>
              <w:bCs/>
            </w:rPr>
            <w:t>版本：02（00）</w:t>
          </w:r>
        </w:p>
      </w:tc>
    </w:tr>
  </w:tbl>
  <w:p w14:paraId="5F717EB0" w14:textId="77777777" w:rsidR="00E05939" w:rsidRDefault="00E05939" w:rsidP="0077746F">
    <w:pPr>
      <w:pStyle w:val="a5"/>
      <w:pBdr>
        <w:bottom w:val="none" w:sz="0" w:space="0" w:color="auto"/>
      </w:pBdr>
      <w:spacing w:line="100" w:lineRule="exact"/>
      <w:ind w:left="357"/>
      <w:jc w:val="both"/>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B7" w14:textId="77777777" w:rsidTr="00230DBB">
      <w:trPr>
        <w:trHeight w:val="774"/>
        <w:jc w:val="center"/>
      </w:trPr>
      <w:tc>
        <w:tcPr>
          <w:tcW w:w="2160" w:type="dxa"/>
          <w:vAlign w:val="center"/>
        </w:tcPr>
        <w:p w14:paraId="5F717EB3" w14:textId="77777777" w:rsidR="00E05939" w:rsidRDefault="00E05939" w:rsidP="00230DBB">
          <w:pPr>
            <w:ind w:left="0"/>
            <w:rPr>
              <w:sz w:val="48"/>
            </w:rPr>
          </w:pPr>
          <w:r>
            <w:rPr>
              <w:rFonts w:hint="eastAsia"/>
              <w:noProof/>
              <w:sz w:val="48"/>
            </w:rPr>
            <w:drawing>
              <wp:inline distT="0" distB="0" distL="0" distR="0" wp14:anchorId="5F717F15" wp14:editId="5F717F16">
                <wp:extent cx="1234440" cy="266700"/>
                <wp:effectExtent l="0" t="0" r="381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B4"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2"/>
              <w:szCs w:val="32"/>
            </w:rPr>
            <w:t>现场管理</w:t>
          </w:r>
        </w:p>
      </w:tc>
      <w:tc>
        <w:tcPr>
          <w:tcW w:w="1795" w:type="dxa"/>
          <w:tcMar>
            <w:left w:w="28" w:type="dxa"/>
            <w:right w:w="28" w:type="dxa"/>
          </w:tcMar>
          <w:vAlign w:val="center"/>
        </w:tcPr>
        <w:p w14:paraId="5F717EB5"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B6"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B8" w14:textId="77777777" w:rsidR="00E05939" w:rsidRDefault="00E05939" w:rsidP="00C234DE">
    <w:pPr>
      <w:pStyle w:val="a5"/>
      <w:spacing w:line="14" w:lineRule="exact"/>
      <w:ind w:left="0"/>
      <w:jc w:val="both"/>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736"/>
      <w:gridCol w:w="1641"/>
    </w:tblGrid>
    <w:tr w:rsidR="00E05939" w14:paraId="5F717EBD" w14:textId="77777777">
      <w:trPr>
        <w:trHeight w:val="774"/>
        <w:jc w:val="center"/>
      </w:trPr>
      <w:tc>
        <w:tcPr>
          <w:tcW w:w="2160" w:type="dxa"/>
          <w:tcBorders>
            <w:top w:val="nil"/>
            <w:left w:val="nil"/>
            <w:bottom w:val="single" w:sz="4" w:space="0" w:color="auto"/>
            <w:right w:val="nil"/>
          </w:tcBorders>
          <w:vAlign w:val="center"/>
        </w:tcPr>
        <w:p w14:paraId="5F717EB9" w14:textId="77777777" w:rsidR="00E05939" w:rsidRDefault="00E05939" w:rsidP="0077746F">
          <w:pPr>
            <w:spacing w:line="240" w:lineRule="auto"/>
            <w:ind w:left="0"/>
            <w:rPr>
              <w:sz w:val="48"/>
            </w:rPr>
          </w:pPr>
          <w:r>
            <w:rPr>
              <w:noProof/>
              <w:sz w:val="48"/>
            </w:rPr>
            <w:drawing>
              <wp:inline distT="0" distB="0" distL="0" distR="0" wp14:anchorId="5F717F17" wp14:editId="5F717F18">
                <wp:extent cx="1234440" cy="266700"/>
                <wp:effectExtent l="0" t="0" r="381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736" w:type="dxa"/>
          <w:tcBorders>
            <w:top w:val="nil"/>
            <w:left w:val="nil"/>
            <w:bottom w:val="single" w:sz="4" w:space="0" w:color="auto"/>
            <w:right w:val="nil"/>
          </w:tcBorders>
          <w:tcMar>
            <w:left w:w="28" w:type="dxa"/>
            <w:right w:w="28" w:type="dxa"/>
          </w:tcMar>
          <w:vAlign w:val="center"/>
        </w:tcPr>
        <w:p w14:paraId="5F717EBA" w14:textId="77777777" w:rsidR="00E05939" w:rsidRPr="0077746F" w:rsidRDefault="00E05939" w:rsidP="0077746F">
          <w:pPr>
            <w:pStyle w:val="a5"/>
            <w:pBdr>
              <w:bottom w:val="none" w:sz="0" w:space="0" w:color="auto"/>
            </w:pBdr>
            <w:spacing w:line="240" w:lineRule="auto"/>
            <w:ind w:left="0"/>
            <w:rPr>
              <w:rFonts w:ascii="黑体" w:eastAsia="黑体" w:hAnsi="黑体"/>
              <w:bCs/>
              <w:spacing w:val="-8"/>
              <w:sz w:val="32"/>
              <w:szCs w:val="32"/>
            </w:rPr>
          </w:pPr>
          <w:r>
            <w:rPr>
              <w:rFonts w:ascii="黑体" w:eastAsia="黑体" w:hAnsi="黑体" w:hint="eastAsia"/>
              <w:bCs/>
              <w:spacing w:val="-8"/>
              <w:sz w:val="32"/>
              <w:szCs w:val="32"/>
            </w:rPr>
            <w:t>现场管理</w:t>
          </w:r>
        </w:p>
      </w:tc>
      <w:tc>
        <w:tcPr>
          <w:tcW w:w="1641" w:type="dxa"/>
          <w:tcBorders>
            <w:top w:val="nil"/>
            <w:left w:val="nil"/>
            <w:bottom w:val="single" w:sz="4" w:space="0" w:color="auto"/>
            <w:right w:val="nil"/>
          </w:tcBorders>
          <w:tcMar>
            <w:left w:w="28" w:type="dxa"/>
            <w:right w:w="28" w:type="dxa"/>
          </w:tcMar>
          <w:vAlign w:val="center"/>
        </w:tcPr>
        <w:p w14:paraId="5F717EBB" w14:textId="77777777" w:rsidR="00E05939" w:rsidRPr="0077746F" w:rsidRDefault="00E05939" w:rsidP="0077746F">
          <w:pPr>
            <w:spacing w:line="240" w:lineRule="auto"/>
            <w:ind w:left="0"/>
            <w:rPr>
              <w:rFonts w:ascii="黑体" w:eastAsia="黑体" w:hAnsi="黑体"/>
              <w:bCs/>
              <w:sz w:val="18"/>
            </w:rPr>
          </w:pPr>
          <w:r w:rsidRPr="0077746F">
            <w:rPr>
              <w:rFonts w:ascii="黑体" w:eastAsia="黑体" w:hAnsi="黑体" w:hint="eastAsia"/>
              <w:bCs/>
              <w:sz w:val="18"/>
            </w:rPr>
            <w:t>日期：</w:t>
          </w:r>
          <w:r w:rsidRPr="0077746F">
            <w:rPr>
              <w:rFonts w:ascii="黑体" w:eastAsia="黑体" w:hAnsi="黑体"/>
              <w:bCs/>
              <w:sz w:val="18"/>
            </w:rPr>
            <w:t>20</w:t>
          </w:r>
          <w:r w:rsidRPr="0077746F">
            <w:rPr>
              <w:rFonts w:ascii="黑体" w:eastAsia="黑体" w:hAnsi="黑体" w:hint="eastAsia"/>
              <w:bCs/>
              <w:sz w:val="18"/>
            </w:rPr>
            <w:t>17/12/4</w:t>
          </w:r>
        </w:p>
        <w:p w14:paraId="5F717EBC" w14:textId="77777777" w:rsidR="00E05939" w:rsidRPr="00815E7E" w:rsidRDefault="00E05939" w:rsidP="0077746F">
          <w:pPr>
            <w:pStyle w:val="a5"/>
            <w:pBdr>
              <w:bottom w:val="none" w:sz="0" w:space="0" w:color="auto"/>
            </w:pBdr>
            <w:adjustRightInd w:val="0"/>
            <w:spacing w:line="240" w:lineRule="auto"/>
            <w:ind w:left="0"/>
            <w:jc w:val="left"/>
            <w:rPr>
              <w:rFonts w:ascii="黑体" w:eastAsia="黑体"/>
              <w:spacing w:val="-10"/>
              <w:sz w:val="21"/>
            </w:rPr>
          </w:pPr>
          <w:r w:rsidRPr="0077746F">
            <w:rPr>
              <w:rFonts w:ascii="黑体" w:eastAsia="黑体" w:hAnsi="黑体" w:hint="eastAsia"/>
              <w:bCs/>
            </w:rPr>
            <w:t>版本：02（00）</w:t>
          </w:r>
        </w:p>
      </w:tc>
    </w:tr>
  </w:tbl>
  <w:p w14:paraId="5F717EBE" w14:textId="77777777" w:rsidR="00E05939" w:rsidRDefault="00E05939" w:rsidP="0077746F">
    <w:pPr>
      <w:pStyle w:val="a5"/>
      <w:pBdr>
        <w:bottom w:val="none" w:sz="0" w:space="0" w:color="auto"/>
      </w:pBdr>
      <w:spacing w:line="100" w:lineRule="exact"/>
      <w:ind w:left="357"/>
      <w:jc w:val="both"/>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736"/>
      <w:gridCol w:w="1641"/>
    </w:tblGrid>
    <w:tr w:rsidR="00E05939" w14:paraId="5F717EC6" w14:textId="77777777">
      <w:trPr>
        <w:trHeight w:val="774"/>
        <w:jc w:val="center"/>
      </w:trPr>
      <w:tc>
        <w:tcPr>
          <w:tcW w:w="2160" w:type="dxa"/>
          <w:tcBorders>
            <w:top w:val="nil"/>
            <w:left w:val="nil"/>
            <w:bottom w:val="single" w:sz="4" w:space="0" w:color="auto"/>
            <w:right w:val="nil"/>
          </w:tcBorders>
          <w:vAlign w:val="center"/>
        </w:tcPr>
        <w:p w14:paraId="5F717EC2" w14:textId="77777777" w:rsidR="00E05939" w:rsidRDefault="00E05939" w:rsidP="0077746F">
          <w:pPr>
            <w:spacing w:line="240" w:lineRule="auto"/>
            <w:ind w:left="0"/>
            <w:rPr>
              <w:sz w:val="48"/>
            </w:rPr>
          </w:pPr>
          <w:r>
            <w:rPr>
              <w:noProof/>
              <w:sz w:val="48"/>
            </w:rPr>
            <w:drawing>
              <wp:inline distT="0" distB="0" distL="0" distR="0" wp14:anchorId="5F717F19" wp14:editId="5F717F1A">
                <wp:extent cx="1234440" cy="266700"/>
                <wp:effectExtent l="0" t="0" r="381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736" w:type="dxa"/>
          <w:tcBorders>
            <w:top w:val="nil"/>
            <w:left w:val="nil"/>
            <w:bottom w:val="single" w:sz="4" w:space="0" w:color="auto"/>
            <w:right w:val="nil"/>
          </w:tcBorders>
          <w:tcMar>
            <w:left w:w="28" w:type="dxa"/>
            <w:right w:w="28" w:type="dxa"/>
          </w:tcMar>
          <w:vAlign w:val="center"/>
        </w:tcPr>
        <w:p w14:paraId="5F717EC3" w14:textId="77777777" w:rsidR="00E05939" w:rsidRPr="0077746F" w:rsidRDefault="00E05939" w:rsidP="0077746F">
          <w:pPr>
            <w:pStyle w:val="a5"/>
            <w:pBdr>
              <w:bottom w:val="none" w:sz="0" w:space="0" w:color="auto"/>
            </w:pBdr>
            <w:spacing w:line="240" w:lineRule="auto"/>
            <w:ind w:left="0"/>
            <w:rPr>
              <w:rFonts w:ascii="黑体" w:eastAsia="黑体" w:hAnsi="黑体"/>
              <w:bCs/>
              <w:spacing w:val="-8"/>
              <w:sz w:val="32"/>
              <w:szCs w:val="32"/>
            </w:rPr>
          </w:pPr>
          <w:r>
            <w:rPr>
              <w:rFonts w:ascii="黑体" w:eastAsia="黑体" w:hAnsi="黑体" w:hint="eastAsia"/>
              <w:bCs/>
              <w:spacing w:val="-8"/>
              <w:sz w:val="32"/>
              <w:szCs w:val="32"/>
            </w:rPr>
            <w:t>通信</w:t>
          </w:r>
        </w:p>
      </w:tc>
      <w:tc>
        <w:tcPr>
          <w:tcW w:w="1641" w:type="dxa"/>
          <w:tcBorders>
            <w:top w:val="nil"/>
            <w:left w:val="nil"/>
            <w:bottom w:val="single" w:sz="4" w:space="0" w:color="auto"/>
            <w:right w:val="nil"/>
          </w:tcBorders>
          <w:tcMar>
            <w:left w:w="28" w:type="dxa"/>
            <w:right w:w="28" w:type="dxa"/>
          </w:tcMar>
          <w:vAlign w:val="center"/>
        </w:tcPr>
        <w:p w14:paraId="5F717EC4" w14:textId="77777777" w:rsidR="00E05939" w:rsidRPr="0077746F" w:rsidRDefault="00E05939" w:rsidP="0077746F">
          <w:pPr>
            <w:spacing w:line="240" w:lineRule="auto"/>
            <w:ind w:left="0"/>
            <w:rPr>
              <w:rFonts w:ascii="黑体" w:eastAsia="黑体" w:hAnsi="黑体"/>
              <w:bCs/>
              <w:sz w:val="18"/>
            </w:rPr>
          </w:pPr>
          <w:r w:rsidRPr="0077746F">
            <w:rPr>
              <w:rFonts w:ascii="黑体" w:eastAsia="黑体" w:hAnsi="黑体" w:hint="eastAsia"/>
              <w:bCs/>
              <w:sz w:val="18"/>
            </w:rPr>
            <w:t>日期：</w:t>
          </w:r>
          <w:r w:rsidRPr="0077746F">
            <w:rPr>
              <w:rFonts w:ascii="黑体" w:eastAsia="黑体" w:hAnsi="黑体"/>
              <w:bCs/>
              <w:sz w:val="18"/>
            </w:rPr>
            <w:t>20</w:t>
          </w:r>
          <w:r w:rsidRPr="0077746F">
            <w:rPr>
              <w:rFonts w:ascii="黑体" w:eastAsia="黑体" w:hAnsi="黑体" w:hint="eastAsia"/>
              <w:bCs/>
              <w:sz w:val="18"/>
            </w:rPr>
            <w:t>17/12/4</w:t>
          </w:r>
        </w:p>
        <w:p w14:paraId="5F717EC5" w14:textId="77777777" w:rsidR="00E05939" w:rsidRPr="00815E7E" w:rsidRDefault="00E05939" w:rsidP="0077746F">
          <w:pPr>
            <w:pStyle w:val="a5"/>
            <w:pBdr>
              <w:bottom w:val="none" w:sz="0" w:space="0" w:color="auto"/>
            </w:pBdr>
            <w:adjustRightInd w:val="0"/>
            <w:spacing w:line="240" w:lineRule="auto"/>
            <w:ind w:left="0"/>
            <w:jc w:val="left"/>
            <w:rPr>
              <w:rFonts w:ascii="黑体" w:eastAsia="黑体"/>
              <w:spacing w:val="-10"/>
              <w:sz w:val="21"/>
            </w:rPr>
          </w:pPr>
          <w:r w:rsidRPr="0077746F">
            <w:rPr>
              <w:rFonts w:ascii="黑体" w:eastAsia="黑体" w:hAnsi="黑体" w:hint="eastAsia"/>
              <w:bCs/>
            </w:rPr>
            <w:t>版本：02（00）</w:t>
          </w:r>
        </w:p>
      </w:tc>
    </w:tr>
  </w:tbl>
  <w:p w14:paraId="5F717EC7" w14:textId="77777777" w:rsidR="00E05939" w:rsidRDefault="00E05939" w:rsidP="0077746F">
    <w:pPr>
      <w:pStyle w:val="a5"/>
      <w:pBdr>
        <w:bottom w:val="none" w:sz="0" w:space="0" w:color="auto"/>
      </w:pBdr>
      <w:spacing w:line="100" w:lineRule="exact"/>
      <w:ind w:left="357"/>
      <w:jc w:val="both"/>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CD" w14:textId="77777777" w:rsidTr="00230DBB">
      <w:trPr>
        <w:trHeight w:val="774"/>
        <w:jc w:val="center"/>
      </w:trPr>
      <w:tc>
        <w:tcPr>
          <w:tcW w:w="2160" w:type="dxa"/>
          <w:vAlign w:val="center"/>
        </w:tcPr>
        <w:p w14:paraId="5F717EC9" w14:textId="77777777" w:rsidR="00E05939" w:rsidRDefault="00E05939" w:rsidP="00230DBB">
          <w:pPr>
            <w:ind w:left="0"/>
            <w:rPr>
              <w:sz w:val="48"/>
            </w:rPr>
          </w:pPr>
          <w:r>
            <w:rPr>
              <w:rFonts w:hint="eastAsia"/>
              <w:noProof/>
              <w:sz w:val="48"/>
            </w:rPr>
            <w:drawing>
              <wp:inline distT="0" distB="0" distL="0" distR="0" wp14:anchorId="5F717F1B" wp14:editId="5F717F1C">
                <wp:extent cx="1234440" cy="266700"/>
                <wp:effectExtent l="0" t="0" r="381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CA"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2"/>
              <w:szCs w:val="32"/>
            </w:rPr>
            <w:t>通信</w:t>
          </w:r>
        </w:p>
      </w:tc>
      <w:tc>
        <w:tcPr>
          <w:tcW w:w="1795" w:type="dxa"/>
          <w:tcMar>
            <w:left w:w="28" w:type="dxa"/>
            <w:right w:w="28" w:type="dxa"/>
          </w:tcMar>
          <w:vAlign w:val="center"/>
        </w:tcPr>
        <w:p w14:paraId="5F717ECB"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CC"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CE" w14:textId="77777777" w:rsidR="00E05939" w:rsidRDefault="00E05939" w:rsidP="00C234DE">
    <w:pPr>
      <w:pStyle w:val="a5"/>
      <w:spacing w:line="14" w:lineRule="exact"/>
      <w:ind w:left="0"/>
      <w:jc w:val="both"/>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D8" w14:textId="77777777" w:rsidTr="00230DBB">
      <w:trPr>
        <w:trHeight w:val="774"/>
        <w:jc w:val="center"/>
      </w:trPr>
      <w:tc>
        <w:tcPr>
          <w:tcW w:w="2160" w:type="dxa"/>
          <w:vAlign w:val="center"/>
        </w:tcPr>
        <w:p w14:paraId="5F717ED4" w14:textId="77777777" w:rsidR="00E05939" w:rsidRDefault="00E05939" w:rsidP="00230DBB">
          <w:pPr>
            <w:ind w:left="0"/>
            <w:rPr>
              <w:sz w:val="48"/>
            </w:rPr>
          </w:pPr>
          <w:r>
            <w:rPr>
              <w:rFonts w:hint="eastAsia"/>
              <w:noProof/>
              <w:sz w:val="48"/>
            </w:rPr>
            <w:drawing>
              <wp:inline distT="0" distB="0" distL="0" distR="0" wp14:anchorId="5F717F1D" wp14:editId="5F717F1E">
                <wp:extent cx="1234440" cy="266700"/>
                <wp:effectExtent l="0" t="0" r="381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D5"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2"/>
              <w:szCs w:val="32"/>
            </w:rPr>
            <w:t>评估制度和方案</w:t>
          </w:r>
        </w:p>
      </w:tc>
      <w:tc>
        <w:tcPr>
          <w:tcW w:w="1795" w:type="dxa"/>
          <w:tcMar>
            <w:left w:w="28" w:type="dxa"/>
            <w:right w:w="28" w:type="dxa"/>
          </w:tcMar>
          <w:vAlign w:val="center"/>
        </w:tcPr>
        <w:p w14:paraId="5F717ED6"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D7"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D9" w14:textId="77777777" w:rsidR="00E05939" w:rsidRDefault="00E05939" w:rsidP="00C234DE">
    <w:pPr>
      <w:pStyle w:val="a5"/>
      <w:spacing w:line="14" w:lineRule="exact"/>
      <w:ind w:left="0"/>
      <w:jc w:val="both"/>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736"/>
      <w:gridCol w:w="1641"/>
    </w:tblGrid>
    <w:tr w:rsidR="00E05939" w14:paraId="5F717EDE" w14:textId="77777777">
      <w:trPr>
        <w:trHeight w:val="774"/>
        <w:jc w:val="center"/>
      </w:trPr>
      <w:tc>
        <w:tcPr>
          <w:tcW w:w="2160" w:type="dxa"/>
          <w:tcBorders>
            <w:top w:val="nil"/>
            <w:left w:val="nil"/>
            <w:bottom w:val="single" w:sz="4" w:space="0" w:color="auto"/>
            <w:right w:val="nil"/>
          </w:tcBorders>
          <w:vAlign w:val="center"/>
        </w:tcPr>
        <w:p w14:paraId="5F717EDA" w14:textId="77777777" w:rsidR="00E05939" w:rsidRDefault="00E05939" w:rsidP="0077746F">
          <w:pPr>
            <w:spacing w:line="240" w:lineRule="auto"/>
            <w:ind w:left="0"/>
            <w:rPr>
              <w:sz w:val="48"/>
            </w:rPr>
          </w:pPr>
          <w:r>
            <w:rPr>
              <w:noProof/>
              <w:sz w:val="48"/>
            </w:rPr>
            <w:drawing>
              <wp:inline distT="0" distB="0" distL="0" distR="0" wp14:anchorId="5F717F1F" wp14:editId="5F717F20">
                <wp:extent cx="1234440" cy="266700"/>
                <wp:effectExtent l="0" t="0" r="381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736" w:type="dxa"/>
          <w:tcBorders>
            <w:top w:val="nil"/>
            <w:left w:val="nil"/>
            <w:bottom w:val="single" w:sz="4" w:space="0" w:color="auto"/>
            <w:right w:val="nil"/>
          </w:tcBorders>
          <w:tcMar>
            <w:left w:w="28" w:type="dxa"/>
            <w:right w:w="28" w:type="dxa"/>
          </w:tcMar>
          <w:vAlign w:val="center"/>
        </w:tcPr>
        <w:p w14:paraId="5F717EDB" w14:textId="77777777" w:rsidR="00E05939" w:rsidRPr="0077746F" w:rsidRDefault="00E05939" w:rsidP="0077746F">
          <w:pPr>
            <w:pStyle w:val="a5"/>
            <w:pBdr>
              <w:bottom w:val="none" w:sz="0" w:space="0" w:color="auto"/>
            </w:pBdr>
            <w:spacing w:line="240" w:lineRule="auto"/>
            <w:ind w:left="0"/>
            <w:rPr>
              <w:rFonts w:ascii="黑体" w:eastAsia="黑体" w:hAnsi="黑体"/>
              <w:bCs/>
              <w:spacing w:val="-8"/>
              <w:sz w:val="32"/>
              <w:szCs w:val="32"/>
            </w:rPr>
          </w:pPr>
          <w:r>
            <w:rPr>
              <w:rFonts w:ascii="黑体" w:eastAsia="黑体" w:hAnsi="黑体" w:hint="eastAsia"/>
              <w:bCs/>
              <w:spacing w:val="-8"/>
              <w:sz w:val="32"/>
              <w:szCs w:val="32"/>
            </w:rPr>
            <w:t>评估制度和方案</w:t>
          </w:r>
        </w:p>
      </w:tc>
      <w:tc>
        <w:tcPr>
          <w:tcW w:w="1641" w:type="dxa"/>
          <w:tcBorders>
            <w:top w:val="nil"/>
            <w:left w:val="nil"/>
            <w:bottom w:val="single" w:sz="4" w:space="0" w:color="auto"/>
            <w:right w:val="nil"/>
          </w:tcBorders>
          <w:tcMar>
            <w:left w:w="28" w:type="dxa"/>
            <w:right w:w="28" w:type="dxa"/>
          </w:tcMar>
          <w:vAlign w:val="center"/>
        </w:tcPr>
        <w:p w14:paraId="5F717EDC" w14:textId="77777777" w:rsidR="00E05939" w:rsidRPr="0077746F" w:rsidRDefault="00E05939" w:rsidP="0077746F">
          <w:pPr>
            <w:spacing w:line="240" w:lineRule="auto"/>
            <w:ind w:left="0"/>
            <w:rPr>
              <w:rFonts w:ascii="黑体" w:eastAsia="黑体" w:hAnsi="黑体"/>
              <w:bCs/>
              <w:sz w:val="18"/>
            </w:rPr>
          </w:pPr>
          <w:r w:rsidRPr="0077746F">
            <w:rPr>
              <w:rFonts w:ascii="黑体" w:eastAsia="黑体" w:hAnsi="黑体" w:hint="eastAsia"/>
              <w:bCs/>
              <w:sz w:val="18"/>
            </w:rPr>
            <w:t>日期：</w:t>
          </w:r>
          <w:r w:rsidRPr="0077746F">
            <w:rPr>
              <w:rFonts w:ascii="黑体" w:eastAsia="黑体" w:hAnsi="黑体"/>
              <w:bCs/>
              <w:sz w:val="18"/>
            </w:rPr>
            <w:t>20</w:t>
          </w:r>
          <w:r w:rsidRPr="0077746F">
            <w:rPr>
              <w:rFonts w:ascii="黑体" w:eastAsia="黑体" w:hAnsi="黑体" w:hint="eastAsia"/>
              <w:bCs/>
              <w:sz w:val="18"/>
            </w:rPr>
            <w:t>17/12/4</w:t>
          </w:r>
        </w:p>
        <w:p w14:paraId="5F717EDD" w14:textId="77777777" w:rsidR="00E05939" w:rsidRPr="00815E7E" w:rsidRDefault="00E05939" w:rsidP="0077746F">
          <w:pPr>
            <w:pStyle w:val="a5"/>
            <w:pBdr>
              <w:bottom w:val="none" w:sz="0" w:space="0" w:color="auto"/>
            </w:pBdr>
            <w:adjustRightInd w:val="0"/>
            <w:spacing w:line="240" w:lineRule="auto"/>
            <w:ind w:left="0"/>
            <w:jc w:val="left"/>
            <w:rPr>
              <w:rFonts w:ascii="黑体" w:eastAsia="黑体"/>
              <w:spacing w:val="-10"/>
              <w:sz w:val="21"/>
            </w:rPr>
          </w:pPr>
          <w:r w:rsidRPr="0077746F">
            <w:rPr>
              <w:rFonts w:ascii="黑体" w:eastAsia="黑体" w:hAnsi="黑体" w:hint="eastAsia"/>
              <w:bCs/>
            </w:rPr>
            <w:t>版本：02（00）</w:t>
          </w:r>
        </w:p>
      </w:tc>
    </w:tr>
  </w:tbl>
  <w:p w14:paraId="5F717EDF" w14:textId="77777777" w:rsidR="00E05939" w:rsidRDefault="00E05939" w:rsidP="0077746F">
    <w:pPr>
      <w:pStyle w:val="a5"/>
      <w:pBdr>
        <w:bottom w:val="none" w:sz="0" w:space="0" w:color="auto"/>
      </w:pBdr>
      <w:spacing w:line="100" w:lineRule="exact"/>
      <w:ind w:left="357"/>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39" w14:textId="77777777" w:rsidTr="00230DBB">
      <w:trPr>
        <w:trHeight w:val="774"/>
        <w:jc w:val="center"/>
      </w:trPr>
      <w:tc>
        <w:tcPr>
          <w:tcW w:w="2160" w:type="dxa"/>
          <w:vAlign w:val="center"/>
        </w:tcPr>
        <w:p w14:paraId="5F717E35" w14:textId="77777777" w:rsidR="00E05939" w:rsidRDefault="00E05939" w:rsidP="00230DBB">
          <w:pPr>
            <w:ind w:left="0"/>
            <w:rPr>
              <w:sz w:val="48"/>
            </w:rPr>
          </w:pPr>
          <w:r>
            <w:rPr>
              <w:rFonts w:hint="eastAsia"/>
              <w:noProof/>
              <w:sz w:val="48"/>
            </w:rPr>
            <w:drawing>
              <wp:inline distT="0" distB="0" distL="0" distR="0" wp14:anchorId="5F717EE9" wp14:editId="5F717EEA">
                <wp:extent cx="1234440" cy="266700"/>
                <wp:effectExtent l="0" t="0" r="3810"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36"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z w:val="36"/>
              <w:szCs w:val="36"/>
            </w:rPr>
            <w:t>总经理声明</w:t>
          </w:r>
        </w:p>
      </w:tc>
      <w:tc>
        <w:tcPr>
          <w:tcW w:w="1795" w:type="dxa"/>
          <w:tcMar>
            <w:left w:w="28" w:type="dxa"/>
            <w:right w:w="28" w:type="dxa"/>
          </w:tcMar>
          <w:vAlign w:val="center"/>
        </w:tcPr>
        <w:p w14:paraId="5F717E37"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38"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3A" w14:textId="77777777" w:rsidR="00E05939" w:rsidRDefault="00E05939" w:rsidP="00C234DE">
    <w:pPr>
      <w:pStyle w:val="a5"/>
      <w:spacing w:line="14" w:lineRule="exact"/>
      <w:ind w:left="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3F" w14:textId="77777777" w:rsidTr="00DC3972">
      <w:trPr>
        <w:trHeight w:val="774"/>
        <w:jc w:val="center"/>
      </w:trPr>
      <w:tc>
        <w:tcPr>
          <w:tcW w:w="2160" w:type="dxa"/>
          <w:vAlign w:val="center"/>
        </w:tcPr>
        <w:p w14:paraId="5F717E3B" w14:textId="77777777" w:rsidR="00E05939" w:rsidRDefault="00E05939" w:rsidP="00DC3972">
          <w:pPr>
            <w:ind w:left="0"/>
            <w:rPr>
              <w:sz w:val="48"/>
            </w:rPr>
          </w:pPr>
          <w:r>
            <w:rPr>
              <w:rFonts w:hint="eastAsia"/>
              <w:noProof/>
              <w:sz w:val="48"/>
            </w:rPr>
            <w:drawing>
              <wp:inline distT="0" distB="0" distL="0" distR="0" wp14:anchorId="5F717EEB" wp14:editId="5F717EEC">
                <wp:extent cx="1234440" cy="266700"/>
                <wp:effectExtent l="0" t="0" r="3810" b="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3C" w14:textId="77777777" w:rsidR="00E05939" w:rsidRPr="00B010A5" w:rsidRDefault="00E05939" w:rsidP="00DC3972">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z w:val="36"/>
              <w:szCs w:val="36"/>
            </w:rPr>
            <w:t>总经理声明</w:t>
          </w:r>
        </w:p>
      </w:tc>
      <w:tc>
        <w:tcPr>
          <w:tcW w:w="1795" w:type="dxa"/>
          <w:tcMar>
            <w:left w:w="28" w:type="dxa"/>
            <w:right w:w="28" w:type="dxa"/>
          </w:tcMar>
          <w:vAlign w:val="center"/>
        </w:tcPr>
        <w:p w14:paraId="5F717E3D" w14:textId="77777777" w:rsidR="00E05939" w:rsidRDefault="00E05939" w:rsidP="00DC3972">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3E" w14:textId="77777777" w:rsidR="00E05939" w:rsidRPr="00B010A5" w:rsidRDefault="00E05939" w:rsidP="00DC3972">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40" w14:textId="77777777" w:rsidR="00E05939" w:rsidRPr="00DC3972" w:rsidRDefault="00E05939" w:rsidP="00DC3972">
    <w:pPr>
      <w:pStyle w:val="a5"/>
      <w:spacing w:line="14" w:lineRule="exact"/>
      <w:ind w:left="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46" w14:textId="77777777" w:rsidTr="00230DBB">
      <w:trPr>
        <w:trHeight w:val="774"/>
        <w:jc w:val="center"/>
      </w:trPr>
      <w:tc>
        <w:tcPr>
          <w:tcW w:w="2160" w:type="dxa"/>
          <w:vAlign w:val="center"/>
        </w:tcPr>
        <w:p w14:paraId="5F717E42" w14:textId="77777777" w:rsidR="00E05939" w:rsidRDefault="00E05939" w:rsidP="00230DBB">
          <w:pPr>
            <w:ind w:left="0"/>
            <w:rPr>
              <w:sz w:val="48"/>
            </w:rPr>
          </w:pPr>
          <w:r>
            <w:rPr>
              <w:rFonts w:hint="eastAsia"/>
              <w:noProof/>
              <w:sz w:val="48"/>
            </w:rPr>
            <w:drawing>
              <wp:inline distT="0" distB="0" distL="0" distR="0" wp14:anchorId="5F717EED" wp14:editId="5F717EEE">
                <wp:extent cx="1234440" cy="266700"/>
                <wp:effectExtent l="0" t="0" r="381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43"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z w:val="36"/>
              <w:szCs w:val="36"/>
            </w:rPr>
            <w:t>修订状态表</w:t>
          </w:r>
        </w:p>
      </w:tc>
      <w:tc>
        <w:tcPr>
          <w:tcW w:w="1795" w:type="dxa"/>
          <w:tcMar>
            <w:left w:w="28" w:type="dxa"/>
            <w:right w:w="28" w:type="dxa"/>
          </w:tcMar>
          <w:vAlign w:val="center"/>
        </w:tcPr>
        <w:p w14:paraId="5F717E44"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45"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47" w14:textId="77777777" w:rsidR="00E05939" w:rsidRDefault="00E05939" w:rsidP="00C234DE">
    <w:pPr>
      <w:pStyle w:val="a5"/>
      <w:spacing w:line="14" w:lineRule="exact"/>
      <w:ind w:left="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582"/>
      <w:gridCol w:w="1795"/>
    </w:tblGrid>
    <w:tr w:rsidR="00E05939" w14:paraId="5F717E4C" w14:textId="77777777">
      <w:trPr>
        <w:trHeight w:val="774"/>
        <w:jc w:val="center"/>
      </w:trPr>
      <w:tc>
        <w:tcPr>
          <w:tcW w:w="2160" w:type="dxa"/>
          <w:tcBorders>
            <w:top w:val="nil"/>
            <w:left w:val="nil"/>
            <w:bottom w:val="single" w:sz="4" w:space="0" w:color="auto"/>
            <w:right w:val="nil"/>
          </w:tcBorders>
          <w:vAlign w:val="center"/>
        </w:tcPr>
        <w:p w14:paraId="5F717E48" w14:textId="77777777" w:rsidR="00E05939" w:rsidRDefault="00E05939" w:rsidP="00E74723">
          <w:pPr>
            <w:ind w:left="0"/>
            <w:rPr>
              <w:sz w:val="48"/>
            </w:rPr>
          </w:pPr>
          <w:r>
            <w:rPr>
              <w:rFonts w:hint="eastAsia"/>
              <w:noProof/>
              <w:sz w:val="48"/>
            </w:rPr>
            <w:drawing>
              <wp:inline distT="0" distB="0" distL="0" distR="0" wp14:anchorId="5F717EEF" wp14:editId="5F717EF0">
                <wp:extent cx="1234440" cy="2667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Borders>
            <w:top w:val="nil"/>
            <w:left w:val="nil"/>
            <w:bottom w:val="single" w:sz="4" w:space="0" w:color="auto"/>
            <w:right w:val="nil"/>
          </w:tcBorders>
          <w:tcMar>
            <w:left w:w="28" w:type="dxa"/>
            <w:right w:w="28" w:type="dxa"/>
          </w:tcMar>
          <w:vAlign w:val="center"/>
        </w:tcPr>
        <w:p w14:paraId="5F717E49" w14:textId="4327B6F5" w:rsidR="00E05939" w:rsidRPr="00B010A5" w:rsidRDefault="00E05939" w:rsidP="00E74723">
          <w:pPr>
            <w:pStyle w:val="a5"/>
            <w:pBdr>
              <w:bottom w:val="none" w:sz="0" w:space="0" w:color="auto"/>
            </w:pBdr>
            <w:spacing w:line="240" w:lineRule="auto"/>
            <w:ind w:left="0"/>
            <w:rPr>
              <w:rFonts w:ascii="黑体" w:eastAsia="黑体" w:hAnsi="黑体"/>
              <w:bCs/>
              <w:spacing w:val="-8"/>
              <w:sz w:val="36"/>
              <w:szCs w:val="36"/>
            </w:rPr>
          </w:pPr>
          <w:r w:rsidRPr="00B010A5">
            <w:rPr>
              <w:rFonts w:ascii="黑体" w:eastAsia="黑体" w:hAnsi="黑体" w:hint="eastAsia"/>
              <w:bCs/>
              <w:sz w:val="36"/>
              <w:szCs w:val="36"/>
            </w:rPr>
            <w:t>修订</w:t>
          </w:r>
          <w:r w:rsidR="00F260D1">
            <w:rPr>
              <w:rFonts w:ascii="黑体" w:eastAsia="黑体" w:hAnsi="黑体" w:hint="eastAsia"/>
              <w:bCs/>
              <w:sz w:val="36"/>
              <w:szCs w:val="36"/>
            </w:rPr>
            <w:t>记录</w:t>
          </w:r>
          <w:r w:rsidRPr="00B010A5">
            <w:rPr>
              <w:rFonts w:ascii="黑体" w:eastAsia="黑体" w:hAnsi="黑体" w:hint="eastAsia"/>
              <w:bCs/>
              <w:sz w:val="36"/>
              <w:szCs w:val="36"/>
            </w:rPr>
            <w:t>表</w:t>
          </w:r>
        </w:p>
      </w:tc>
      <w:tc>
        <w:tcPr>
          <w:tcW w:w="1795" w:type="dxa"/>
          <w:tcBorders>
            <w:top w:val="nil"/>
            <w:left w:val="nil"/>
            <w:bottom w:val="single" w:sz="4" w:space="0" w:color="auto"/>
            <w:right w:val="nil"/>
          </w:tcBorders>
          <w:tcMar>
            <w:left w:w="28" w:type="dxa"/>
            <w:right w:w="28" w:type="dxa"/>
          </w:tcMar>
          <w:vAlign w:val="center"/>
        </w:tcPr>
        <w:p w14:paraId="5F717E4A" w14:textId="77777777" w:rsidR="00E05939" w:rsidRDefault="00E05939" w:rsidP="00B010A5">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4B" w14:textId="77777777" w:rsidR="00E05939" w:rsidRPr="00B010A5" w:rsidRDefault="00E05939" w:rsidP="00B010A5">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4D" w14:textId="77777777" w:rsidR="00E05939" w:rsidRDefault="00E633C3" w:rsidP="00B010A5">
    <w:pPr>
      <w:pStyle w:val="a5"/>
      <w:pBdr>
        <w:bottom w:val="none" w:sz="0" w:space="0" w:color="auto"/>
      </w:pBdr>
      <w:spacing w:line="240" w:lineRule="auto"/>
      <w:ind w:left="0"/>
      <w:jc w:val="both"/>
    </w:pPr>
    <w:r>
      <w:rPr>
        <w:noProof/>
      </w:rPr>
      <w:object w:dxaOrig="1440" w:dyaOrig="1440" w14:anchorId="5F717EF1">
        <v:group id="_x0000_s2474" style="position:absolute;left:0;text-align:left;margin-left:-232.2pt;margin-top:90.1pt;width:112.7pt;height:25.8pt;z-index:251658241;mso-position-horizontal-relative:text;mso-position-vertical-relative:text" coordorigin="2641,234" coordsize="2254,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75" type="#_x0000_t75" style="position:absolute;left:3249;top:583;width:1572;height:126">
            <v:imagedata r:id="rId2" o:title="" grayscale="t"/>
          </v:shape>
          <v:shape id="_x0000_s2476" type="#_x0000_t75" style="position:absolute;left:2641;top:234;width:517;height:516;visibility:visible">
            <v:imagedata r:id="rId3" o:title="" grayscale="t"/>
          </v:shape>
          <v:shapetype id="_x0000_t202" coordsize="21600,21600" o:spt="202" path="m,l,21600r21600,l21600,xe">
            <v:stroke joinstyle="miter"/>
            <v:path gradientshapeok="t" o:connecttype="rect"/>
          </v:shapetype>
          <v:shape id="_x0000_s2477" type="#_x0000_t202" style="position:absolute;left:3124;top:311;width:1771;height:267" filled="f" stroked="f">
            <v:textbox style="mso-next-textbox:#_x0000_s2477" inset="0,0,0,0">
              <w:txbxContent>
                <w:p w14:paraId="5F717F29" w14:textId="77777777" w:rsidR="00E05939" w:rsidRPr="0062644A" w:rsidRDefault="00E05939" w:rsidP="0071623B">
                  <w:pPr>
                    <w:ind w:left="360"/>
                    <w:rPr>
                      <w:rFonts w:ascii="黑体" w:eastAsia="黑体"/>
                      <w:sz w:val="20"/>
                    </w:rPr>
                  </w:pPr>
                </w:p>
              </w:txbxContent>
            </v:textbox>
          </v:shape>
        </v:group>
        <o:OLEObject Type="Embed" ProgID="Word.Picture.8" ShapeID="_x0000_s2476" DrawAspect="Content" ObjectID="_1615366931" r:id="rId4"/>
      </w:obje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582"/>
      <w:gridCol w:w="1795"/>
    </w:tblGrid>
    <w:tr w:rsidR="00E05939" w14:paraId="5F717E52" w14:textId="77777777">
      <w:trPr>
        <w:trHeight w:val="774"/>
        <w:jc w:val="center"/>
      </w:trPr>
      <w:tc>
        <w:tcPr>
          <w:tcW w:w="2160" w:type="dxa"/>
          <w:tcBorders>
            <w:top w:val="nil"/>
            <w:left w:val="nil"/>
            <w:bottom w:val="single" w:sz="4" w:space="0" w:color="auto"/>
            <w:right w:val="nil"/>
          </w:tcBorders>
          <w:vAlign w:val="center"/>
        </w:tcPr>
        <w:p w14:paraId="5F717E4E" w14:textId="77777777" w:rsidR="00E05939" w:rsidRDefault="00E05939" w:rsidP="004548CE">
          <w:pPr>
            <w:spacing w:line="240" w:lineRule="auto"/>
            <w:ind w:left="0"/>
            <w:rPr>
              <w:sz w:val="48"/>
            </w:rPr>
          </w:pPr>
          <w:r>
            <w:rPr>
              <w:noProof/>
              <w:sz w:val="48"/>
            </w:rPr>
            <w:drawing>
              <wp:inline distT="0" distB="0" distL="0" distR="0" wp14:anchorId="5F717EF2" wp14:editId="5F717EF3">
                <wp:extent cx="1234440" cy="2667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Borders>
            <w:top w:val="nil"/>
            <w:left w:val="nil"/>
            <w:bottom w:val="single" w:sz="4" w:space="0" w:color="auto"/>
            <w:right w:val="nil"/>
          </w:tcBorders>
          <w:tcMar>
            <w:left w:w="28" w:type="dxa"/>
            <w:right w:w="28" w:type="dxa"/>
          </w:tcMar>
          <w:vAlign w:val="center"/>
        </w:tcPr>
        <w:p w14:paraId="5F717E4F" w14:textId="77777777" w:rsidR="00E05939" w:rsidRPr="004548CE" w:rsidRDefault="00E05939" w:rsidP="004548CE">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pacing w:val="-8"/>
              <w:sz w:val="36"/>
              <w:szCs w:val="36"/>
            </w:rPr>
            <w:t>手册发放清单</w:t>
          </w:r>
        </w:p>
      </w:tc>
      <w:tc>
        <w:tcPr>
          <w:tcW w:w="1795" w:type="dxa"/>
          <w:tcBorders>
            <w:top w:val="nil"/>
            <w:left w:val="nil"/>
            <w:bottom w:val="single" w:sz="4" w:space="0" w:color="auto"/>
            <w:right w:val="nil"/>
          </w:tcBorders>
          <w:tcMar>
            <w:left w:w="28" w:type="dxa"/>
            <w:right w:w="28" w:type="dxa"/>
          </w:tcMar>
          <w:vAlign w:val="center"/>
        </w:tcPr>
        <w:p w14:paraId="5F717E50" w14:textId="77777777" w:rsidR="00E05939" w:rsidRPr="004548CE" w:rsidRDefault="00E05939" w:rsidP="004548CE">
          <w:pPr>
            <w:spacing w:line="240" w:lineRule="auto"/>
            <w:ind w:left="0"/>
            <w:rPr>
              <w:rFonts w:ascii="黑体" w:eastAsia="黑体" w:hAnsi="黑体"/>
              <w:bCs/>
              <w:sz w:val="18"/>
            </w:rPr>
          </w:pPr>
          <w:r w:rsidRPr="004548CE">
            <w:rPr>
              <w:rFonts w:ascii="黑体" w:eastAsia="黑体" w:hAnsi="黑体" w:hint="eastAsia"/>
              <w:bCs/>
              <w:sz w:val="18"/>
            </w:rPr>
            <w:t>日期：2017/12/4</w:t>
          </w:r>
        </w:p>
        <w:p w14:paraId="5F717E51" w14:textId="77777777" w:rsidR="00E05939" w:rsidRPr="004548CE" w:rsidRDefault="00E05939" w:rsidP="004548CE">
          <w:pPr>
            <w:pStyle w:val="a5"/>
            <w:pBdr>
              <w:bottom w:val="none" w:sz="0" w:space="0" w:color="auto"/>
            </w:pBdr>
            <w:adjustRightInd w:val="0"/>
            <w:spacing w:line="240" w:lineRule="auto"/>
            <w:ind w:left="0"/>
            <w:jc w:val="left"/>
            <w:rPr>
              <w:rFonts w:ascii="黑体" w:eastAsia="黑体" w:hAnsi="黑体"/>
              <w:spacing w:val="-10"/>
              <w:sz w:val="21"/>
            </w:rPr>
          </w:pPr>
          <w:r w:rsidRPr="004548CE">
            <w:rPr>
              <w:rFonts w:ascii="黑体" w:eastAsia="黑体" w:hAnsi="黑体" w:hint="eastAsia"/>
              <w:bCs/>
            </w:rPr>
            <w:t>版本：02</w:t>
          </w:r>
          <w:r w:rsidRPr="004548CE">
            <w:rPr>
              <w:rFonts w:ascii="黑体" w:eastAsia="黑体" w:hAnsi="黑体"/>
              <w:bCs/>
            </w:rPr>
            <w:t>(00)</w:t>
          </w:r>
        </w:p>
      </w:tc>
    </w:tr>
  </w:tbl>
  <w:p w14:paraId="5F717E53" w14:textId="77777777" w:rsidR="00E05939" w:rsidRDefault="00E633C3" w:rsidP="004548CE">
    <w:pPr>
      <w:pStyle w:val="a5"/>
      <w:pBdr>
        <w:bottom w:val="none" w:sz="0" w:space="0" w:color="auto"/>
      </w:pBdr>
      <w:spacing w:line="100" w:lineRule="exact"/>
      <w:ind w:left="0"/>
      <w:jc w:val="both"/>
    </w:pPr>
    <w:r>
      <w:rPr>
        <w:noProof/>
      </w:rPr>
      <w:object w:dxaOrig="1440" w:dyaOrig="1440" w14:anchorId="5F717EF4">
        <v:group id="_x0000_s2376" style="position:absolute;left:0;text-align:left;margin-left:-232.2pt;margin-top:90.1pt;width:112.7pt;height:25.8pt;z-index:251658240;mso-position-horizontal-relative:text;mso-position-vertical-relative:text" coordorigin="2641,234" coordsize="2254,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77" type="#_x0000_t75" style="position:absolute;left:3249;top:583;width:1572;height:126">
            <v:imagedata r:id="rId2" o:title="" grayscale="t"/>
          </v:shape>
          <v:shape id="_x0000_s2378" type="#_x0000_t75" style="position:absolute;left:2641;top:234;width:517;height:516;visibility:visible">
            <v:imagedata r:id="rId3" o:title="" grayscale="t"/>
          </v:shape>
          <v:shapetype id="_x0000_t202" coordsize="21600,21600" o:spt="202" path="m,l,21600r21600,l21600,xe">
            <v:stroke joinstyle="miter"/>
            <v:path gradientshapeok="t" o:connecttype="rect"/>
          </v:shapetype>
          <v:shape id="_x0000_s2379" type="#_x0000_t202" style="position:absolute;left:3124;top:311;width:1771;height:267" filled="f" stroked="f">
            <v:textbox style="mso-next-textbox:#_x0000_s2379" inset="0,0,0,0">
              <w:txbxContent>
                <w:p w14:paraId="5F717F2A" w14:textId="77777777" w:rsidR="00E05939" w:rsidRPr="0062644A" w:rsidRDefault="00E05939" w:rsidP="0071623B">
                  <w:pPr>
                    <w:ind w:left="360"/>
                    <w:rPr>
                      <w:rFonts w:ascii="黑体" w:eastAsia="黑体"/>
                      <w:sz w:val="20"/>
                    </w:rPr>
                  </w:pPr>
                </w:p>
              </w:txbxContent>
            </v:textbox>
          </v:shape>
        </v:group>
        <o:OLEObject Type="Embed" ProgID="Word.Picture.8" ShapeID="_x0000_s2378" DrawAspect="Content" ObjectID="_1615366932" r:id="rId4"/>
      </w:obje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Layout w:type="fixed"/>
      <w:tblLook w:val="0000" w:firstRow="0" w:lastRow="0" w:firstColumn="0" w:lastColumn="0" w:noHBand="0" w:noVBand="0"/>
    </w:tblPr>
    <w:tblGrid>
      <w:gridCol w:w="2160"/>
      <w:gridCol w:w="2582"/>
      <w:gridCol w:w="1795"/>
    </w:tblGrid>
    <w:tr w:rsidR="00E05939" w14:paraId="5F717E58" w14:textId="77777777" w:rsidTr="00230DBB">
      <w:trPr>
        <w:trHeight w:val="774"/>
        <w:jc w:val="center"/>
      </w:trPr>
      <w:tc>
        <w:tcPr>
          <w:tcW w:w="2160" w:type="dxa"/>
          <w:vAlign w:val="center"/>
        </w:tcPr>
        <w:p w14:paraId="5F717E54" w14:textId="77777777" w:rsidR="00E05939" w:rsidRDefault="00E05939" w:rsidP="00230DBB">
          <w:pPr>
            <w:ind w:left="0"/>
            <w:rPr>
              <w:sz w:val="48"/>
            </w:rPr>
          </w:pPr>
          <w:r>
            <w:rPr>
              <w:rFonts w:hint="eastAsia"/>
              <w:noProof/>
              <w:sz w:val="48"/>
            </w:rPr>
            <w:drawing>
              <wp:inline distT="0" distB="0" distL="0" distR="0" wp14:anchorId="5F717EF5" wp14:editId="5F717EF6">
                <wp:extent cx="1234440" cy="266700"/>
                <wp:effectExtent l="0" t="0" r="3810"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Mar>
            <w:left w:w="28" w:type="dxa"/>
            <w:right w:w="28" w:type="dxa"/>
          </w:tcMar>
          <w:vAlign w:val="center"/>
        </w:tcPr>
        <w:p w14:paraId="5F717E55" w14:textId="77777777" w:rsidR="00E05939" w:rsidRPr="00B010A5" w:rsidRDefault="00E05939" w:rsidP="00230DBB">
          <w:pPr>
            <w:pStyle w:val="a5"/>
            <w:pBdr>
              <w:bottom w:val="none" w:sz="0" w:space="0" w:color="auto"/>
            </w:pBdr>
            <w:spacing w:line="240" w:lineRule="auto"/>
            <w:ind w:left="0"/>
            <w:rPr>
              <w:rFonts w:ascii="黑体" w:eastAsia="黑体" w:hAnsi="黑体"/>
              <w:bCs/>
              <w:spacing w:val="-8"/>
              <w:sz w:val="36"/>
              <w:szCs w:val="36"/>
            </w:rPr>
          </w:pPr>
          <w:r>
            <w:rPr>
              <w:rFonts w:ascii="黑体" w:eastAsia="黑体" w:hAnsi="黑体" w:hint="eastAsia"/>
              <w:bCs/>
              <w:sz w:val="36"/>
              <w:szCs w:val="36"/>
            </w:rPr>
            <w:t>有效页清单</w:t>
          </w:r>
        </w:p>
      </w:tc>
      <w:tc>
        <w:tcPr>
          <w:tcW w:w="1795" w:type="dxa"/>
          <w:tcMar>
            <w:left w:w="28" w:type="dxa"/>
            <w:right w:w="28" w:type="dxa"/>
          </w:tcMar>
          <w:vAlign w:val="center"/>
        </w:tcPr>
        <w:p w14:paraId="5F717E56" w14:textId="77777777" w:rsidR="00E05939" w:rsidRDefault="00E05939" w:rsidP="00230DBB">
          <w:pPr>
            <w:spacing w:line="200" w:lineRule="exact"/>
            <w:ind w:left="0"/>
            <w:rPr>
              <w:rFonts w:eastAsia="黑体"/>
              <w:bCs/>
              <w:sz w:val="18"/>
            </w:rPr>
          </w:pPr>
          <w:r w:rsidRPr="00B010A5">
            <w:rPr>
              <w:rFonts w:eastAsia="黑体" w:hint="eastAsia"/>
              <w:bCs/>
              <w:sz w:val="18"/>
            </w:rPr>
            <w:t>日期：</w:t>
          </w:r>
          <w:r w:rsidRPr="00B010A5">
            <w:rPr>
              <w:rFonts w:eastAsia="黑体" w:hint="eastAsia"/>
              <w:bCs/>
              <w:sz w:val="18"/>
            </w:rPr>
            <w:t>2017/</w:t>
          </w:r>
          <w:r>
            <w:rPr>
              <w:rFonts w:eastAsia="黑体" w:hint="eastAsia"/>
              <w:bCs/>
              <w:sz w:val="18"/>
            </w:rPr>
            <w:t>12</w:t>
          </w:r>
          <w:r w:rsidRPr="00B010A5">
            <w:rPr>
              <w:rFonts w:eastAsia="黑体" w:hint="eastAsia"/>
              <w:bCs/>
              <w:sz w:val="18"/>
            </w:rPr>
            <w:t>/</w:t>
          </w:r>
          <w:r>
            <w:rPr>
              <w:rFonts w:eastAsia="黑体" w:hint="eastAsia"/>
              <w:bCs/>
              <w:sz w:val="18"/>
            </w:rPr>
            <w:t>4</w:t>
          </w:r>
        </w:p>
        <w:p w14:paraId="5F717E57" w14:textId="77777777" w:rsidR="00E05939" w:rsidRPr="00B010A5" w:rsidRDefault="00E05939" w:rsidP="00230DBB">
          <w:pPr>
            <w:spacing w:line="200" w:lineRule="exact"/>
            <w:ind w:left="0"/>
            <w:rPr>
              <w:rFonts w:eastAsia="黑体"/>
              <w:bCs/>
              <w:sz w:val="18"/>
            </w:rPr>
          </w:pPr>
          <w:r>
            <w:rPr>
              <w:rFonts w:eastAsia="黑体" w:hint="eastAsia"/>
              <w:bCs/>
              <w:sz w:val="18"/>
            </w:rPr>
            <w:t>版本：</w:t>
          </w:r>
          <w:r>
            <w:rPr>
              <w:rFonts w:eastAsia="黑体" w:hint="eastAsia"/>
              <w:bCs/>
              <w:sz w:val="18"/>
            </w:rPr>
            <w:t>02</w:t>
          </w:r>
          <w:r>
            <w:rPr>
              <w:rFonts w:eastAsia="黑体" w:hint="eastAsia"/>
              <w:bCs/>
              <w:sz w:val="18"/>
            </w:rPr>
            <w:t>（</w:t>
          </w:r>
          <w:r>
            <w:rPr>
              <w:rFonts w:eastAsia="黑体" w:hint="eastAsia"/>
              <w:bCs/>
              <w:sz w:val="18"/>
            </w:rPr>
            <w:t>00</w:t>
          </w:r>
          <w:r>
            <w:rPr>
              <w:rFonts w:eastAsia="黑体" w:hint="eastAsia"/>
              <w:bCs/>
              <w:sz w:val="18"/>
            </w:rPr>
            <w:t>）</w:t>
          </w:r>
        </w:p>
      </w:tc>
    </w:tr>
  </w:tbl>
  <w:p w14:paraId="5F717E59" w14:textId="77777777" w:rsidR="00E05939" w:rsidRDefault="00E05939" w:rsidP="00C234DE">
    <w:pPr>
      <w:pStyle w:val="a5"/>
      <w:spacing w:line="14" w:lineRule="exact"/>
      <w:ind w:left="0"/>
      <w:jc w:val="both"/>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582"/>
      <w:gridCol w:w="1795"/>
    </w:tblGrid>
    <w:tr w:rsidR="00E05939" w14:paraId="5F717E5E" w14:textId="77777777">
      <w:trPr>
        <w:trHeight w:val="774"/>
        <w:jc w:val="center"/>
      </w:trPr>
      <w:tc>
        <w:tcPr>
          <w:tcW w:w="2160" w:type="dxa"/>
          <w:tcBorders>
            <w:top w:val="nil"/>
            <w:left w:val="nil"/>
            <w:bottom w:val="single" w:sz="4" w:space="0" w:color="auto"/>
            <w:right w:val="nil"/>
          </w:tcBorders>
          <w:vAlign w:val="center"/>
        </w:tcPr>
        <w:p w14:paraId="5F717E5A" w14:textId="77777777" w:rsidR="00E05939" w:rsidRDefault="00E05939" w:rsidP="00183831">
          <w:pPr>
            <w:spacing w:line="240" w:lineRule="auto"/>
            <w:ind w:left="0"/>
            <w:rPr>
              <w:sz w:val="48"/>
            </w:rPr>
          </w:pPr>
          <w:r>
            <w:rPr>
              <w:noProof/>
              <w:sz w:val="48"/>
            </w:rPr>
            <w:drawing>
              <wp:inline distT="0" distB="0" distL="0" distR="0" wp14:anchorId="5F717EF7" wp14:editId="5F717EF8">
                <wp:extent cx="1234440" cy="2667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p.png"/>
                        <pic:cNvPicPr/>
                      </pic:nvPicPr>
                      <pic:blipFill>
                        <a:blip r:embed="rId1">
                          <a:extLst>
                            <a:ext uri="{28A0092B-C50C-407E-A947-70E740481C1C}">
                              <a14:useLocalDpi xmlns:a14="http://schemas.microsoft.com/office/drawing/2010/main" val="0"/>
                            </a:ext>
                          </a:extLst>
                        </a:blip>
                        <a:stretch>
                          <a:fillRect/>
                        </a:stretch>
                      </pic:blipFill>
                      <pic:spPr>
                        <a:xfrm>
                          <a:off x="0" y="0"/>
                          <a:ext cx="1234440" cy="266700"/>
                        </a:xfrm>
                        <a:prstGeom prst="rect">
                          <a:avLst/>
                        </a:prstGeom>
                      </pic:spPr>
                    </pic:pic>
                  </a:graphicData>
                </a:graphic>
              </wp:inline>
            </w:drawing>
          </w:r>
        </w:p>
      </w:tc>
      <w:tc>
        <w:tcPr>
          <w:tcW w:w="2582" w:type="dxa"/>
          <w:tcBorders>
            <w:top w:val="nil"/>
            <w:left w:val="nil"/>
            <w:bottom w:val="single" w:sz="4" w:space="0" w:color="auto"/>
            <w:right w:val="nil"/>
          </w:tcBorders>
          <w:tcMar>
            <w:left w:w="28" w:type="dxa"/>
            <w:right w:w="28" w:type="dxa"/>
          </w:tcMar>
          <w:vAlign w:val="center"/>
        </w:tcPr>
        <w:p w14:paraId="5F717E5B" w14:textId="77777777" w:rsidR="00E05939" w:rsidRPr="00183831" w:rsidRDefault="00E05939" w:rsidP="00183831">
          <w:pPr>
            <w:pStyle w:val="a5"/>
            <w:pBdr>
              <w:bottom w:val="none" w:sz="0" w:space="0" w:color="auto"/>
            </w:pBdr>
            <w:spacing w:line="240" w:lineRule="auto"/>
            <w:ind w:left="0"/>
            <w:rPr>
              <w:rFonts w:ascii="黑体" w:eastAsia="黑体" w:hAnsi="黑体"/>
              <w:bCs/>
              <w:spacing w:val="-8"/>
              <w:sz w:val="36"/>
              <w:szCs w:val="36"/>
            </w:rPr>
          </w:pPr>
          <w:r w:rsidRPr="00183831">
            <w:rPr>
              <w:rFonts w:ascii="黑体" w:eastAsia="黑体" w:hAnsi="黑体" w:hint="eastAsia"/>
              <w:bCs/>
              <w:spacing w:val="-8"/>
              <w:sz w:val="36"/>
              <w:szCs w:val="36"/>
            </w:rPr>
            <w:t>有效页清单</w:t>
          </w:r>
        </w:p>
      </w:tc>
      <w:tc>
        <w:tcPr>
          <w:tcW w:w="1795" w:type="dxa"/>
          <w:tcBorders>
            <w:top w:val="nil"/>
            <w:left w:val="nil"/>
            <w:bottom w:val="single" w:sz="4" w:space="0" w:color="auto"/>
            <w:right w:val="nil"/>
          </w:tcBorders>
          <w:tcMar>
            <w:left w:w="28" w:type="dxa"/>
            <w:right w:w="28" w:type="dxa"/>
          </w:tcMar>
          <w:vAlign w:val="center"/>
        </w:tcPr>
        <w:p w14:paraId="5F717E5C" w14:textId="77777777" w:rsidR="00E05939" w:rsidRPr="00183831" w:rsidRDefault="00E05939" w:rsidP="00183831">
          <w:pPr>
            <w:spacing w:line="240" w:lineRule="auto"/>
            <w:ind w:left="0"/>
            <w:rPr>
              <w:rFonts w:ascii="黑体" w:eastAsia="黑体" w:hAnsi="黑体"/>
              <w:bCs/>
              <w:sz w:val="18"/>
            </w:rPr>
          </w:pPr>
          <w:r w:rsidRPr="00183831">
            <w:rPr>
              <w:rFonts w:ascii="黑体" w:eastAsia="黑体" w:hAnsi="黑体" w:hint="eastAsia"/>
              <w:bCs/>
              <w:sz w:val="18"/>
            </w:rPr>
            <w:t>日期：2017/12/4</w:t>
          </w:r>
        </w:p>
        <w:p w14:paraId="5F717E5D" w14:textId="77777777" w:rsidR="00E05939" w:rsidRPr="00183831" w:rsidRDefault="00E05939" w:rsidP="00183831">
          <w:pPr>
            <w:pStyle w:val="a5"/>
            <w:pBdr>
              <w:bottom w:val="none" w:sz="0" w:space="0" w:color="auto"/>
            </w:pBdr>
            <w:adjustRightInd w:val="0"/>
            <w:spacing w:line="240" w:lineRule="auto"/>
            <w:ind w:left="0"/>
            <w:jc w:val="left"/>
            <w:rPr>
              <w:rFonts w:ascii="黑体" w:eastAsia="黑体" w:hAnsi="黑体"/>
              <w:spacing w:val="-10"/>
              <w:sz w:val="21"/>
            </w:rPr>
          </w:pPr>
          <w:r w:rsidRPr="00183831">
            <w:rPr>
              <w:rFonts w:ascii="黑体" w:eastAsia="黑体" w:hAnsi="黑体" w:hint="eastAsia"/>
              <w:bCs/>
            </w:rPr>
            <w:t>版本：0</w:t>
          </w:r>
          <w:r w:rsidRPr="00183831">
            <w:rPr>
              <w:rFonts w:ascii="黑体" w:eastAsia="黑体" w:hAnsi="黑体"/>
              <w:bCs/>
            </w:rPr>
            <w:t>2(00)</w:t>
          </w:r>
        </w:p>
      </w:tc>
    </w:tr>
  </w:tbl>
  <w:p w14:paraId="5F717E5F" w14:textId="77777777" w:rsidR="00E05939" w:rsidRDefault="00E633C3" w:rsidP="00183831">
    <w:pPr>
      <w:pStyle w:val="a5"/>
      <w:pBdr>
        <w:bottom w:val="none" w:sz="0" w:space="0" w:color="auto"/>
      </w:pBdr>
      <w:spacing w:line="100" w:lineRule="exact"/>
      <w:ind w:left="357"/>
      <w:jc w:val="both"/>
    </w:pPr>
    <w:r>
      <w:rPr>
        <w:noProof/>
      </w:rPr>
      <w:object w:dxaOrig="1440" w:dyaOrig="1440" w14:anchorId="5F717EF9">
        <v:group id="_x0000_s2482" style="position:absolute;left:0;text-align:left;margin-left:-232.2pt;margin-top:90.1pt;width:112.7pt;height:25.8pt;z-index:251658242;mso-position-horizontal-relative:text;mso-position-vertical-relative:text" coordorigin="2641,234" coordsize="2254,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83" type="#_x0000_t75" style="position:absolute;left:3249;top:583;width:1572;height:126">
            <v:imagedata r:id="rId2" o:title="" grayscale="t"/>
          </v:shape>
          <v:shape id="_x0000_s2484" type="#_x0000_t75" style="position:absolute;left:2641;top:234;width:517;height:516;visibility:visible">
            <v:imagedata r:id="rId3" o:title="" grayscale="t"/>
          </v:shape>
          <v:shapetype id="_x0000_t202" coordsize="21600,21600" o:spt="202" path="m,l,21600r21600,l21600,xe">
            <v:stroke joinstyle="miter"/>
            <v:path gradientshapeok="t" o:connecttype="rect"/>
          </v:shapetype>
          <v:shape id="_x0000_s2485" type="#_x0000_t202" style="position:absolute;left:3124;top:311;width:1771;height:267" filled="f" stroked="f">
            <v:textbox style="mso-next-textbox:#_x0000_s2485" inset="0,0,0,0">
              <w:txbxContent>
                <w:p w14:paraId="5F717F2B" w14:textId="77777777" w:rsidR="00E05939" w:rsidRPr="0062644A" w:rsidRDefault="00E05939" w:rsidP="0071623B">
                  <w:pPr>
                    <w:ind w:left="360"/>
                    <w:rPr>
                      <w:rFonts w:ascii="黑体" w:eastAsia="黑体"/>
                      <w:sz w:val="20"/>
                    </w:rPr>
                  </w:pPr>
                </w:p>
              </w:txbxContent>
            </v:textbox>
          </v:shape>
        </v:group>
        <o:OLEObject Type="Embed" ProgID="Word.Picture.8" ShapeID="_x0000_s2484" DrawAspect="Content" ObjectID="_1615366933" r:id="rId4"/>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83371"/>
    <w:multiLevelType w:val="hybridMultilevel"/>
    <w:tmpl w:val="08922D06"/>
    <w:lvl w:ilvl="0" w:tplc="9D985896">
      <w:start w:val="1"/>
      <w:numFmt w:val="decimal"/>
      <w:lvlText w:val="8.2.6.%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0778A"/>
    <w:multiLevelType w:val="hybridMultilevel"/>
    <w:tmpl w:val="724A107C"/>
    <w:lvl w:ilvl="0" w:tplc="C6C04B46">
      <w:start w:val="1"/>
      <w:numFmt w:val="lowerLetter"/>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CA630B"/>
    <w:multiLevelType w:val="hybridMultilevel"/>
    <w:tmpl w:val="B5FC0C4E"/>
    <w:lvl w:ilvl="0" w:tplc="27F42BFC">
      <w:start w:val="1"/>
      <w:numFmt w:val="lowerLetter"/>
      <w:lvlText w:val="%1."/>
      <w:lvlJc w:val="left"/>
      <w:pPr>
        <w:ind w:left="1134" w:hanging="1134"/>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3" w15:restartNumberingAfterBreak="0">
    <w:nsid w:val="01DA3ED8"/>
    <w:multiLevelType w:val="hybridMultilevel"/>
    <w:tmpl w:val="4C34C8F6"/>
    <w:lvl w:ilvl="0" w:tplc="4410AC6C">
      <w:start w:val="1"/>
      <w:numFmt w:val="decimal"/>
      <w:lvlText w:val="4.1.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5A5811"/>
    <w:multiLevelType w:val="hybridMultilevel"/>
    <w:tmpl w:val="FBA6AC86"/>
    <w:lvl w:ilvl="0" w:tplc="CDC48490">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953DE8"/>
    <w:multiLevelType w:val="hybridMultilevel"/>
    <w:tmpl w:val="9A32FF2E"/>
    <w:lvl w:ilvl="0" w:tplc="C04CBB00">
      <w:start w:val="1"/>
      <w:numFmt w:val="lowerLetter"/>
      <w:lvlText w:val="%1."/>
      <w:lvlJc w:val="left"/>
      <w:pPr>
        <w:ind w:left="1134" w:hanging="1134"/>
      </w:pPr>
      <w:rPr>
        <w:rFonts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6" w15:restartNumberingAfterBreak="0">
    <w:nsid w:val="02C029E8"/>
    <w:multiLevelType w:val="hybridMultilevel"/>
    <w:tmpl w:val="2CDAFA18"/>
    <w:lvl w:ilvl="0" w:tplc="22009F92">
      <w:start w:val="1"/>
      <w:numFmt w:val="lowerLetter"/>
      <w:lvlText w:val="%1."/>
      <w:lvlJc w:val="left"/>
      <w:pPr>
        <w:ind w:left="1134" w:hanging="1134"/>
      </w:pPr>
      <w:rPr>
        <w:rFonts w:hint="eastAsia"/>
        <w:b w:val="0"/>
        <w:color w:val="auto"/>
      </w:rPr>
    </w:lvl>
    <w:lvl w:ilvl="1" w:tplc="227C3142">
      <w:start w:val="1"/>
      <w:numFmt w:val="decimal"/>
      <w:lvlText w:val="（%2）"/>
      <w:lvlJc w:val="left"/>
      <w:pPr>
        <w:ind w:left="1134" w:hanging="1134"/>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7" w15:restartNumberingAfterBreak="0">
    <w:nsid w:val="02E37AD3"/>
    <w:multiLevelType w:val="hybridMultilevel"/>
    <w:tmpl w:val="61E05DAE"/>
    <w:lvl w:ilvl="0" w:tplc="458446C4">
      <w:start w:val="1"/>
      <w:numFmt w:val="decimal"/>
      <w:lvlText w:val="（%1）"/>
      <w:lvlJc w:val="left"/>
      <w:pPr>
        <w:ind w:left="1134" w:hanging="1134"/>
      </w:pPr>
      <w:rPr>
        <w:rFonts w:ascii="宋体" w:eastAsia="宋体" w:hAnsi="Times New Roman" w:cs="Times New Roman" w:hint="eastAsia"/>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3120465"/>
    <w:multiLevelType w:val="hybridMultilevel"/>
    <w:tmpl w:val="9EEC70DA"/>
    <w:lvl w:ilvl="0" w:tplc="5DF055B6">
      <w:start w:val="1"/>
      <w:numFmt w:val="decimal"/>
      <w:lvlText w:val="（%1）"/>
      <w:lvlJc w:val="left"/>
      <w:pPr>
        <w:ind w:left="1134" w:hanging="1134"/>
      </w:pPr>
      <w:rPr>
        <w:rFonts w:ascii="宋体" w:eastAsia="宋体"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9" w15:restartNumberingAfterBreak="0">
    <w:nsid w:val="03503806"/>
    <w:multiLevelType w:val="hybridMultilevel"/>
    <w:tmpl w:val="138E902C"/>
    <w:lvl w:ilvl="0" w:tplc="64848E74">
      <w:start w:val="1"/>
      <w:numFmt w:val="decimal"/>
      <w:lvlText w:val="（%1）"/>
      <w:lvlJc w:val="left"/>
      <w:pPr>
        <w:ind w:left="420" w:hanging="420"/>
      </w:pPr>
      <w:rPr>
        <w:rFonts w:ascii="宋体" w:eastAsia="宋体" w:hAnsi="Times New Roman" w:cs="Times New Roman" w:hint="eastAsia"/>
        <w:b w:val="0"/>
        <w:color w:val="auto"/>
      </w:rPr>
    </w:lvl>
    <w:lvl w:ilvl="1" w:tplc="A7D2A75C">
      <w:start w:val="1"/>
      <w:numFmt w:val="decimal"/>
      <w:lvlText w:val="（%2）"/>
      <w:lvlJc w:val="left"/>
      <w:pPr>
        <w:ind w:left="1134" w:hanging="1134"/>
      </w:pPr>
      <w:rPr>
        <w:rFonts w:ascii="宋体" w:eastAsia="宋体" w:hAnsi="Times New Roman" w:cs="Times New Roman" w:hint="eastAsia"/>
        <w:b w:val="0"/>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401DA6"/>
    <w:multiLevelType w:val="hybridMultilevel"/>
    <w:tmpl w:val="1A48A486"/>
    <w:lvl w:ilvl="0" w:tplc="B0900D56">
      <w:start w:val="1"/>
      <w:numFmt w:val="decimal"/>
      <w:lvlText w:val="4.9.%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5985909"/>
    <w:multiLevelType w:val="hybridMultilevel"/>
    <w:tmpl w:val="B0A658F4"/>
    <w:lvl w:ilvl="0" w:tplc="DE7E23B2">
      <w:start w:val="1"/>
      <w:numFmt w:val="lowerLetter"/>
      <w:lvlText w:val="%1."/>
      <w:lvlJc w:val="left"/>
      <w:pPr>
        <w:ind w:left="1134" w:hanging="1134"/>
      </w:pPr>
      <w:rPr>
        <w:rFonts w:hint="default"/>
      </w:rPr>
    </w:lvl>
    <w:lvl w:ilvl="1" w:tplc="04090019" w:tentative="1">
      <w:start w:val="1"/>
      <w:numFmt w:val="lowerLetter"/>
      <w:lvlText w:val="%2)"/>
      <w:lvlJc w:val="left"/>
      <w:pPr>
        <w:ind w:left="903" w:hanging="420"/>
      </w:pPr>
    </w:lvl>
    <w:lvl w:ilvl="2" w:tplc="0409001B" w:tentative="1">
      <w:start w:val="1"/>
      <w:numFmt w:val="lowerRoman"/>
      <w:lvlText w:val="%3."/>
      <w:lvlJc w:val="right"/>
      <w:pPr>
        <w:ind w:left="1323" w:hanging="420"/>
      </w:pPr>
    </w:lvl>
    <w:lvl w:ilvl="3" w:tplc="0409000F" w:tentative="1">
      <w:start w:val="1"/>
      <w:numFmt w:val="decimal"/>
      <w:lvlText w:val="%4."/>
      <w:lvlJc w:val="left"/>
      <w:pPr>
        <w:ind w:left="1743" w:hanging="420"/>
      </w:pPr>
    </w:lvl>
    <w:lvl w:ilvl="4" w:tplc="04090019" w:tentative="1">
      <w:start w:val="1"/>
      <w:numFmt w:val="lowerLetter"/>
      <w:lvlText w:val="%5)"/>
      <w:lvlJc w:val="left"/>
      <w:pPr>
        <w:ind w:left="2163" w:hanging="420"/>
      </w:pPr>
    </w:lvl>
    <w:lvl w:ilvl="5" w:tplc="0409001B" w:tentative="1">
      <w:start w:val="1"/>
      <w:numFmt w:val="lowerRoman"/>
      <w:lvlText w:val="%6."/>
      <w:lvlJc w:val="right"/>
      <w:pPr>
        <w:ind w:left="2583" w:hanging="420"/>
      </w:pPr>
    </w:lvl>
    <w:lvl w:ilvl="6" w:tplc="0409000F" w:tentative="1">
      <w:start w:val="1"/>
      <w:numFmt w:val="decimal"/>
      <w:lvlText w:val="%7."/>
      <w:lvlJc w:val="left"/>
      <w:pPr>
        <w:ind w:left="3003" w:hanging="420"/>
      </w:pPr>
    </w:lvl>
    <w:lvl w:ilvl="7" w:tplc="04090019" w:tentative="1">
      <w:start w:val="1"/>
      <w:numFmt w:val="lowerLetter"/>
      <w:lvlText w:val="%8)"/>
      <w:lvlJc w:val="left"/>
      <w:pPr>
        <w:ind w:left="3423" w:hanging="420"/>
      </w:pPr>
    </w:lvl>
    <w:lvl w:ilvl="8" w:tplc="0409001B" w:tentative="1">
      <w:start w:val="1"/>
      <w:numFmt w:val="lowerRoman"/>
      <w:lvlText w:val="%9."/>
      <w:lvlJc w:val="right"/>
      <w:pPr>
        <w:ind w:left="3843" w:hanging="420"/>
      </w:pPr>
    </w:lvl>
  </w:abstractNum>
  <w:abstractNum w:abstractNumId="12" w15:restartNumberingAfterBreak="0">
    <w:nsid w:val="079635E6"/>
    <w:multiLevelType w:val="hybridMultilevel"/>
    <w:tmpl w:val="85129DE8"/>
    <w:lvl w:ilvl="0" w:tplc="B8480FD4">
      <w:start w:val="1"/>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8B252E2"/>
    <w:multiLevelType w:val="hybridMultilevel"/>
    <w:tmpl w:val="6DF4B32C"/>
    <w:lvl w:ilvl="0" w:tplc="4F003AB4">
      <w:start w:val="1"/>
      <w:numFmt w:val="bullet"/>
      <w:lvlText w:val=""/>
      <w:lvlJc w:val="left"/>
      <w:pPr>
        <w:ind w:left="1134" w:hanging="1134"/>
      </w:pPr>
      <w:rPr>
        <w:rFonts w:ascii="Wingdings" w:hAnsi="Wingdings" w:hint="default"/>
      </w:rPr>
    </w:lvl>
    <w:lvl w:ilvl="1" w:tplc="04090003" w:tentative="1">
      <w:start w:val="1"/>
      <w:numFmt w:val="bullet"/>
      <w:lvlText w:val=""/>
      <w:lvlJc w:val="left"/>
      <w:pPr>
        <w:ind w:left="1277" w:hanging="420"/>
      </w:pPr>
      <w:rPr>
        <w:rFonts w:ascii="Wingdings" w:hAnsi="Wingdings" w:hint="default"/>
      </w:rPr>
    </w:lvl>
    <w:lvl w:ilvl="2" w:tplc="04090005" w:tentative="1">
      <w:start w:val="1"/>
      <w:numFmt w:val="bullet"/>
      <w:lvlText w:val=""/>
      <w:lvlJc w:val="left"/>
      <w:pPr>
        <w:ind w:left="1697" w:hanging="420"/>
      </w:pPr>
      <w:rPr>
        <w:rFonts w:ascii="Wingdings" w:hAnsi="Wingdings" w:hint="default"/>
      </w:rPr>
    </w:lvl>
    <w:lvl w:ilvl="3" w:tplc="04090001" w:tentative="1">
      <w:start w:val="1"/>
      <w:numFmt w:val="bullet"/>
      <w:lvlText w:val=""/>
      <w:lvlJc w:val="left"/>
      <w:pPr>
        <w:ind w:left="2117" w:hanging="420"/>
      </w:pPr>
      <w:rPr>
        <w:rFonts w:ascii="Wingdings" w:hAnsi="Wingdings" w:hint="default"/>
      </w:rPr>
    </w:lvl>
    <w:lvl w:ilvl="4" w:tplc="04090003" w:tentative="1">
      <w:start w:val="1"/>
      <w:numFmt w:val="bullet"/>
      <w:lvlText w:val=""/>
      <w:lvlJc w:val="left"/>
      <w:pPr>
        <w:ind w:left="2537" w:hanging="420"/>
      </w:pPr>
      <w:rPr>
        <w:rFonts w:ascii="Wingdings" w:hAnsi="Wingdings" w:hint="default"/>
      </w:rPr>
    </w:lvl>
    <w:lvl w:ilvl="5" w:tplc="04090005" w:tentative="1">
      <w:start w:val="1"/>
      <w:numFmt w:val="bullet"/>
      <w:lvlText w:val=""/>
      <w:lvlJc w:val="left"/>
      <w:pPr>
        <w:ind w:left="2957" w:hanging="420"/>
      </w:pPr>
      <w:rPr>
        <w:rFonts w:ascii="Wingdings" w:hAnsi="Wingdings" w:hint="default"/>
      </w:rPr>
    </w:lvl>
    <w:lvl w:ilvl="6" w:tplc="04090001" w:tentative="1">
      <w:start w:val="1"/>
      <w:numFmt w:val="bullet"/>
      <w:lvlText w:val=""/>
      <w:lvlJc w:val="left"/>
      <w:pPr>
        <w:ind w:left="3377" w:hanging="420"/>
      </w:pPr>
      <w:rPr>
        <w:rFonts w:ascii="Wingdings" w:hAnsi="Wingdings" w:hint="default"/>
      </w:rPr>
    </w:lvl>
    <w:lvl w:ilvl="7" w:tplc="04090003" w:tentative="1">
      <w:start w:val="1"/>
      <w:numFmt w:val="bullet"/>
      <w:lvlText w:val=""/>
      <w:lvlJc w:val="left"/>
      <w:pPr>
        <w:ind w:left="3797" w:hanging="420"/>
      </w:pPr>
      <w:rPr>
        <w:rFonts w:ascii="Wingdings" w:hAnsi="Wingdings" w:hint="default"/>
      </w:rPr>
    </w:lvl>
    <w:lvl w:ilvl="8" w:tplc="04090005" w:tentative="1">
      <w:start w:val="1"/>
      <w:numFmt w:val="bullet"/>
      <w:lvlText w:val=""/>
      <w:lvlJc w:val="left"/>
      <w:pPr>
        <w:ind w:left="4217" w:hanging="420"/>
      </w:pPr>
      <w:rPr>
        <w:rFonts w:ascii="Wingdings" w:hAnsi="Wingdings" w:hint="default"/>
      </w:rPr>
    </w:lvl>
  </w:abstractNum>
  <w:abstractNum w:abstractNumId="14" w15:restartNumberingAfterBreak="0">
    <w:nsid w:val="08C768E9"/>
    <w:multiLevelType w:val="hybridMultilevel"/>
    <w:tmpl w:val="76F401E0"/>
    <w:lvl w:ilvl="0" w:tplc="DB98FF44">
      <w:start w:val="1"/>
      <w:numFmt w:val="decimal"/>
      <w:lvlText w:val="（%1）"/>
      <w:lvlJc w:val="left"/>
      <w:pPr>
        <w:tabs>
          <w:tab w:val="num" w:pos="1134"/>
        </w:tabs>
        <w:ind w:left="1134" w:hanging="1134"/>
      </w:pPr>
      <w:rPr>
        <w:rFonts w:ascii="宋体" w:eastAsia="宋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22631C"/>
    <w:multiLevelType w:val="hybridMultilevel"/>
    <w:tmpl w:val="71E03732"/>
    <w:lvl w:ilvl="0" w:tplc="7F9C11C0">
      <w:start w:val="1"/>
      <w:numFmt w:val="decimal"/>
      <w:lvlText w:val="4.18.4.%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A6B6621"/>
    <w:multiLevelType w:val="multilevel"/>
    <w:tmpl w:val="F260E90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
      <w:lvlJc w:val="left"/>
      <w:pPr>
        <w:tabs>
          <w:tab w:val="num" w:pos="1134"/>
        </w:tabs>
        <w:ind w:left="1134" w:hanging="1134"/>
      </w:pPr>
      <w:rPr>
        <w:rFonts w:ascii="宋体" w:eastAsia="宋体"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0AA62DAB"/>
    <w:multiLevelType w:val="hybridMultilevel"/>
    <w:tmpl w:val="8E9ED412"/>
    <w:lvl w:ilvl="0" w:tplc="27E62DDA">
      <w:start w:val="1"/>
      <w:numFmt w:val="decimal"/>
      <w:lvlText w:val="1.%1"/>
      <w:lvlJc w:val="left"/>
      <w:pPr>
        <w:ind w:left="1554" w:hanging="420"/>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8" w15:restartNumberingAfterBreak="0">
    <w:nsid w:val="0AEB1816"/>
    <w:multiLevelType w:val="hybridMultilevel"/>
    <w:tmpl w:val="EF5C48AA"/>
    <w:lvl w:ilvl="0" w:tplc="AE1637B6">
      <w:start w:val="1"/>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0BC8396B"/>
    <w:multiLevelType w:val="hybridMultilevel"/>
    <w:tmpl w:val="64DCAFDC"/>
    <w:lvl w:ilvl="0" w:tplc="55700182">
      <w:start w:val="1"/>
      <w:numFmt w:val="decimal"/>
      <w:lvlText w:val="4.20.%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A1B41E0E">
      <w:start w:val="1"/>
      <w:numFmt w:val="decimal"/>
      <w:lvlText w:val="4.19.2.%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C2C2329"/>
    <w:multiLevelType w:val="hybridMultilevel"/>
    <w:tmpl w:val="821C0C46"/>
    <w:lvl w:ilvl="0" w:tplc="90D85C18">
      <w:start w:val="1"/>
      <w:numFmt w:val="decimal"/>
      <w:lvlText w:val="4.12.2.%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0D02272B"/>
    <w:multiLevelType w:val="hybridMultilevel"/>
    <w:tmpl w:val="383E0FDC"/>
    <w:lvl w:ilvl="0" w:tplc="A4F036AE">
      <w:start w:val="8"/>
      <w:numFmt w:val="decimal"/>
      <w:lvlText w:val="8.%1"/>
      <w:lvlJc w:val="right"/>
      <w:pPr>
        <w:ind w:left="2036" w:hanging="420"/>
      </w:pPr>
      <w:rPr>
        <w:rFonts w:hint="eastAsia"/>
      </w:rPr>
    </w:lvl>
    <w:lvl w:ilvl="1" w:tplc="10CE14CC">
      <w:start w:val="1"/>
      <w:numFmt w:val="decimal"/>
      <w:lvlText w:val="8.%2"/>
      <w:lvlJc w:val="left"/>
      <w:pPr>
        <w:tabs>
          <w:tab w:val="num" w:pos="851"/>
        </w:tabs>
        <w:ind w:left="851" w:hanging="369"/>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D384A16"/>
    <w:multiLevelType w:val="hybridMultilevel"/>
    <w:tmpl w:val="5FD262BC"/>
    <w:lvl w:ilvl="0" w:tplc="5B6A72B0">
      <w:start w:val="1"/>
      <w:numFmt w:val="decimal"/>
      <w:lvlText w:val="4.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D6B7D3B"/>
    <w:multiLevelType w:val="hybridMultilevel"/>
    <w:tmpl w:val="4EB6F7F6"/>
    <w:lvl w:ilvl="0" w:tplc="E27E84C8">
      <w:start w:val="1"/>
      <w:numFmt w:val="bullet"/>
      <w:lvlText w:val=""/>
      <w:lvlJc w:val="left"/>
      <w:pPr>
        <w:tabs>
          <w:tab w:val="num" w:pos="1134"/>
        </w:tabs>
        <w:ind w:left="1134" w:hanging="1134"/>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24" w15:restartNumberingAfterBreak="0">
    <w:nsid w:val="0DE40A8F"/>
    <w:multiLevelType w:val="hybridMultilevel"/>
    <w:tmpl w:val="6B669AC8"/>
    <w:lvl w:ilvl="0" w:tplc="E36078EA">
      <w:start w:val="8"/>
      <w:numFmt w:val="decimal"/>
      <w:lvlText w:val="8.1.5.%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18EED386">
      <w:start w:val="1"/>
      <w:numFmt w:val="decimal"/>
      <w:lvlText w:val="8.1.5.%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EC391E"/>
    <w:multiLevelType w:val="hybridMultilevel"/>
    <w:tmpl w:val="9EE8C3E6"/>
    <w:lvl w:ilvl="0" w:tplc="0674F7AC">
      <w:start w:val="1"/>
      <w:numFmt w:val="lowerLetter"/>
      <w:lvlText w:val="%1"/>
      <w:lvlJc w:val="left"/>
      <w:pPr>
        <w:ind w:left="483" w:hanging="420"/>
      </w:pPr>
      <w:rPr>
        <w:rFonts w:hint="default"/>
      </w:rPr>
    </w:lvl>
    <w:lvl w:ilvl="1" w:tplc="94AC03BC">
      <w:start w:val="1"/>
      <w:numFmt w:val="lowerLetter"/>
      <w:lvlText w:val="%2."/>
      <w:lvlJc w:val="left"/>
      <w:pPr>
        <w:ind w:left="1134" w:hanging="1134"/>
      </w:pPr>
      <w:rPr>
        <w:rFonts w:hint="eastAsia"/>
      </w:rPr>
    </w:lvl>
    <w:lvl w:ilvl="2" w:tplc="28189790">
      <w:start w:val="1"/>
      <w:numFmt w:val="decimal"/>
      <w:lvlText w:val="（%3）"/>
      <w:lvlJc w:val="left"/>
      <w:pPr>
        <w:ind w:left="1134" w:hanging="1134"/>
      </w:pPr>
      <w:rPr>
        <w:rFonts w:hint="default"/>
      </w:rPr>
    </w:lvl>
    <w:lvl w:ilvl="3" w:tplc="0409000F" w:tentative="1">
      <w:start w:val="1"/>
      <w:numFmt w:val="decimal"/>
      <w:lvlText w:val="%4."/>
      <w:lvlJc w:val="left"/>
      <w:pPr>
        <w:ind w:left="1743" w:hanging="420"/>
      </w:pPr>
    </w:lvl>
    <w:lvl w:ilvl="4" w:tplc="04090019" w:tentative="1">
      <w:start w:val="1"/>
      <w:numFmt w:val="lowerLetter"/>
      <w:lvlText w:val="%5)"/>
      <w:lvlJc w:val="left"/>
      <w:pPr>
        <w:ind w:left="2163" w:hanging="420"/>
      </w:pPr>
    </w:lvl>
    <w:lvl w:ilvl="5" w:tplc="0409001B" w:tentative="1">
      <w:start w:val="1"/>
      <w:numFmt w:val="lowerRoman"/>
      <w:lvlText w:val="%6."/>
      <w:lvlJc w:val="right"/>
      <w:pPr>
        <w:ind w:left="2583" w:hanging="420"/>
      </w:pPr>
    </w:lvl>
    <w:lvl w:ilvl="6" w:tplc="0409000F" w:tentative="1">
      <w:start w:val="1"/>
      <w:numFmt w:val="decimal"/>
      <w:lvlText w:val="%7."/>
      <w:lvlJc w:val="left"/>
      <w:pPr>
        <w:ind w:left="3003" w:hanging="420"/>
      </w:pPr>
    </w:lvl>
    <w:lvl w:ilvl="7" w:tplc="04090019" w:tentative="1">
      <w:start w:val="1"/>
      <w:numFmt w:val="lowerLetter"/>
      <w:lvlText w:val="%8)"/>
      <w:lvlJc w:val="left"/>
      <w:pPr>
        <w:ind w:left="3423" w:hanging="420"/>
      </w:pPr>
    </w:lvl>
    <w:lvl w:ilvl="8" w:tplc="0409001B" w:tentative="1">
      <w:start w:val="1"/>
      <w:numFmt w:val="lowerRoman"/>
      <w:lvlText w:val="%9."/>
      <w:lvlJc w:val="right"/>
      <w:pPr>
        <w:ind w:left="3843" w:hanging="420"/>
      </w:pPr>
    </w:lvl>
  </w:abstractNum>
  <w:abstractNum w:abstractNumId="26" w15:restartNumberingAfterBreak="0">
    <w:nsid w:val="0F0E4A21"/>
    <w:multiLevelType w:val="hybridMultilevel"/>
    <w:tmpl w:val="E04C5A30"/>
    <w:lvl w:ilvl="0" w:tplc="72D83B06">
      <w:start w:val="1"/>
      <w:numFmt w:val="decimal"/>
      <w:lvlText w:val="4.8.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0F624F5E"/>
    <w:multiLevelType w:val="hybridMultilevel"/>
    <w:tmpl w:val="8098C5D4"/>
    <w:lvl w:ilvl="0" w:tplc="27A0718C">
      <w:start w:val="1"/>
      <w:numFmt w:val="decimal"/>
      <w:lvlText w:val="4.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04A2CF2"/>
    <w:multiLevelType w:val="hybridMultilevel"/>
    <w:tmpl w:val="DE5E7058"/>
    <w:lvl w:ilvl="0" w:tplc="64AA495C">
      <w:start w:val="1"/>
      <w:numFmt w:val="decimal"/>
      <w:lvlText w:val="（%1）"/>
      <w:lvlJc w:val="left"/>
      <w:pPr>
        <w:tabs>
          <w:tab w:val="num" w:pos="1134"/>
        </w:tabs>
        <w:ind w:left="1134" w:hanging="1134"/>
      </w:pPr>
      <w:rPr>
        <w:rFonts w:hint="default"/>
        <w:b w:val="0"/>
        <w:lang w:val="en-US"/>
      </w:rPr>
    </w:lvl>
    <w:lvl w:ilvl="1" w:tplc="B0A6612E">
      <w:start w:val="1"/>
      <w:numFmt w:val="lowerLetter"/>
      <w:lvlText w:val="(%2)"/>
      <w:lvlJc w:val="left"/>
      <w:pPr>
        <w:ind w:left="2604" w:hanging="1050"/>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9" w15:restartNumberingAfterBreak="0">
    <w:nsid w:val="10F83066"/>
    <w:multiLevelType w:val="hybridMultilevel"/>
    <w:tmpl w:val="EA6A6320"/>
    <w:lvl w:ilvl="0" w:tplc="64848E74">
      <w:start w:val="1"/>
      <w:numFmt w:val="decimal"/>
      <w:lvlText w:val="（%1）"/>
      <w:lvlJc w:val="left"/>
      <w:pPr>
        <w:ind w:left="780" w:hanging="420"/>
      </w:pPr>
      <w:rPr>
        <w:rFonts w:ascii="宋体" w:eastAsia="宋体" w:hAnsi="Times New Roman" w:cs="Times New Roman" w:hint="eastAsia"/>
        <w:b w:val="0"/>
        <w:color w:val="auto"/>
      </w:rPr>
    </w:lvl>
    <w:lvl w:ilvl="1" w:tplc="20501452">
      <w:start w:val="1"/>
      <w:numFmt w:val="decimal"/>
      <w:lvlText w:val="（%2）"/>
      <w:lvlJc w:val="left"/>
      <w:pPr>
        <w:ind w:left="1134" w:hanging="1134"/>
      </w:pPr>
      <w:rPr>
        <w:rFonts w:ascii="宋体" w:eastAsia="宋体" w:hAnsi="Times New Roman" w:cs="Times New Roman" w:hint="eastAsia"/>
        <w:b w:val="0"/>
        <w:color w:val="auto"/>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1138335B"/>
    <w:multiLevelType w:val="multilevel"/>
    <w:tmpl w:val="96D4AAF6"/>
    <w:lvl w:ilvl="0">
      <w:start w:val="1"/>
      <w:numFmt w:val="decimal"/>
      <w:pStyle w:val="1"/>
      <w:lvlText w:val="%1."/>
      <w:lvlJc w:val="right"/>
      <w:pPr>
        <w:tabs>
          <w:tab w:val="num" w:pos="851"/>
        </w:tabs>
        <w:ind w:left="851" w:hanging="851"/>
      </w:pPr>
      <w:rPr>
        <w:rFonts w:ascii="Times New Roman" w:hAnsi="Times New Roman" w:cs="Times New Roman" w:hint="default"/>
      </w:rPr>
    </w:lvl>
    <w:lvl w:ilvl="1">
      <w:start w:val="1"/>
      <w:numFmt w:val="decimal"/>
      <w:isLgl/>
      <w:lvlText w:val="%1.%2"/>
      <w:lvlJc w:val="left"/>
      <w:pPr>
        <w:ind w:left="630" w:hanging="6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118717E6"/>
    <w:multiLevelType w:val="hybridMultilevel"/>
    <w:tmpl w:val="548CE0D4"/>
    <w:lvl w:ilvl="0" w:tplc="7E0E72D8">
      <w:start w:val="1"/>
      <w:numFmt w:val="decimal"/>
      <w:lvlText w:val="（%1）"/>
      <w:lvlJc w:val="left"/>
      <w:pPr>
        <w:ind w:left="1134" w:hanging="1134"/>
      </w:pPr>
      <w:rPr>
        <w:rFonts w:ascii="宋体" w:eastAsia="宋体" w:hAnsi="Times New Roman" w:cs="Times New Roman"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32" w15:restartNumberingAfterBreak="0">
    <w:nsid w:val="119D79B2"/>
    <w:multiLevelType w:val="hybridMultilevel"/>
    <w:tmpl w:val="F0A80B5E"/>
    <w:lvl w:ilvl="0" w:tplc="5F56ECCE">
      <w:start w:val="1"/>
      <w:numFmt w:val="decimal"/>
      <w:lvlText w:val="4.10.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00AE702">
      <w:start w:val="1"/>
      <w:numFmt w:val="decimal"/>
      <w:lvlText w:val="4.9.4.%4"/>
      <w:lvlJc w:val="left"/>
      <w:pPr>
        <w:ind w:left="1680" w:hanging="420"/>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2725421"/>
    <w:multiLevelType w:val="hybridMultilevel"/>
    <w:tmpl w:val="A510F07A"/>
    <w:lvl w:ilvl="0" w:tplc="64848E74">
      <w:start w:val="1"/>
      <w:numFmt w:val="decimal"/>
      <w:lvlText w:val="（%1）"/>
      <w:lvlJc w:val="left"/>
      <w:pPr>
        <w:ind w:left="420" w:hanging="420"/>
      </w:pPr>
      <w:rPr>
        <w:rFonts w:ascii="宋体" w:eastAsia="宋体" w:hAnsi="Times New Roman" w:cs="Times New Roman" w:hint="eastAsia"/>
        <w:b w:val="0"/>
        <w:color w:val="auto"/>
      </w:rPr>
    </w:lvl>
    <w:lvl w:ilvl="1" w:tplc="848C7804">
      <w:start w:val="1"/>
      <w:numFmt w:val="decimal"/>
      <w:lvlText w:val="（%2）"/>
      <w:lvlJc w:val="left"/>
      <w:pPr>
        <w:ind w:left="1134" w:hanging="1134"/>
      </w:pPr>
      <w:rPr>
        <w:rFonts w:ascii="宋体" w:eastAsia="宋体" w:hAnsi="Times New Roman" w:cs="Times New Roman" w:hint="eastAsia"/>
        <w:b w:val="0"/>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3AD165D"/>
    <w:multiLevelType w:val="hybridMultilevel"/>
    <w:tmpl w:val="49802D68"/>
    <w:lvl w:ilvl="0" w:tplc="212ACE84">
      <w:start w:val="1"/>
      <w:numFmt w:val="decimal"/>
      <w:lvlText w:val="6.1.%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3B12133"/>
    <w:multiLevelType w:val="hybridMultilevel"/>
    <w:tmpl w:val="6762784C"/>
    <w:lvl w:ilvl="0" w:tplc="6FF2000E">
      <w:start w:val="8"/>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3DC0302"/>
    <w:multiLevelType w:val="hybridMultilevel"/>
    <w:tmpl w:val="180CF736"/>
    <w:lvl w:ilvl="0" w:tplc="EFF8961C">
      <w:start w:val="1"/>
      <w:numFmt w:val="decimal"/>
      <w:lvlText w:val="（%1）"/>
      <w:lvlJc w:val="left"/>
      <w:pPr>
        <w:tabs>
          <w:tab w:val="num" w:pos="1134"/>
        </w:tabs>
        <w:ind w:left="1134" w:hanging="1134"/>
      </w:pPr>
      <w:rPr>
        <w:rFonts w:ascii="宋体" w:eastAsia="宋体" w:hAnsi="宋体" w:hint="eastAsia"/>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4303290"/>
    <w:multiLevelType w:val="hybridMultilevel"/>
    <w:tmpl w:val="91F4A3F4"/>
    <w:lvl w:ilvl="0" w:tplc="CD9098F6">
      <w:start w:val="1"/>
      <w:numFmt w:val="decimal"/>
      <w:lvlText w:val="4.7.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45F38E6"/>
    <w:multiLevelType w:val="hybridMultilevel"/>
    <w:tmpl w:val="724A107C"/>
    <w:lvl w:ilvl="0" w:tplc="C6C04B46">
      <w:start w:val="1"/>
      <w:numFmt w:val="lowerLetter"/>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5202804"/>
    <w:multiLevelType w:val="hybridMultilevel"/>
    <w:tmpl w:val="2CF0471A"/>
    <w:lvl w:ilvl="0" w:tplc="FFA86794">
      <w:start w:val="1"/>
      <w:numFmt w:val="decimal"/>
      <w:lvlText w:val="4.11.%1"/>
      <w:lvlJc w:val="left"/>
      <w:pPr>
        <w:ind w:left="1680" w:hanging="420"/>
      </w:pPr>
      <w:rPr>
        <w:rFonts w:hint="eastAsia"/>
      </w:rPr>
    </w:lvl>
    <w:lvl w:ilvl="1" w:tplc="04090019" w:tentative="1">
      <w:start w:val="1"/>
      <w:numFmt w:val="lowerLetter"/>
      <w:lvlText w:val="%2)"/>
      <w:lvlJc w:val="left"/>
      <w:pPr>
        <w:ind w:left="840" w:hanging="420"/>
      </w:pPr>
    </w:lvl>
    <w:lvl w:ilvl="2" w:tplc="3D38F074">
      <w:start w:val="1"/>
      <w:numFmt w:val="decimal"/>
      <w:lvlText w:val="4.11.%3"/>
      <w:lvlJc w:val="right"/>
      <w:pPr>
        <w:ind w:left="42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6365566"/>
    <w:multiLevelType w:val="hybridMultilevel"/>
    <w:tmpl w:val="DD92A3C0"/>
    <w:lvl w:ilvl="0" w:tplc="43128104">
      <w:start w:val="1"/>
      <w:numFmt w:val="decimal"/>
      <w:lvlText w:val="4.18.2.%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6DA4F0B"/>
    <w:multiLevelType w:val="hybridMultilevel"/>
    <w:tmpl w:val="D70C60E6"/>
    <w:lvl w:ilvl="0" w:tplc="72A6DF3E">
      <w:start w:val="1"/>
      <w:numFmt w:val="decimal"/>
      <w:lvlText w:val="(%1)"/>
      <w:lvlJc w:val="left"/>
      <w:pPr>
        <w:ind w:left="1134" w:hanging="1134"/>
      </w:pPr>
      <w:rPr>
        <w:rFonts w:ascii="Times New Roman" w:hAnsi="Times New Roman" w:cs="Times New Roman" w:hint="default"/>
        <w:b w:val="0"/>
        <w:color w:val="auto"/>
      </w:rPr>
    </w:lvl>
    <w:lvl w:ilvl="1" w:tplc="04090019">
      <w:start w:val="1"/>
      <w:numFmt w:val="lowerLetter"/>
      <w:lvlText w:val="%2)"/>
      <w:lvlJc w:val="left"/>
      <w:pPr>
        <w:tabs>
          <w:tab w:val="num" w:pos="1407"/>
        </w:tabs>
        <w:ind w:left="1407" w:hanging="420"/>
      </w:pPr>
    </w:lvl>
    <w:lvl w:ilvl="2" w:tplc="0409001B" w:tentative="1">
      <w:start w:val="1"/>
      <w:numFmt w:val="lowerRoman"/>
      <w:lvlText w:val="%3."/>
      <w:lvlJc w:val="right"/>
      <w:pPr>
        <w:tabs>
          <w:tab w:val="num" w:pos="1827"/>
        </w:tabs>
        <w:ind w:left="1827" w:hanging="420"/>
      </w:pPr>
    </w:lvl>
    <w:lvl w:ilvl="3" w:tplc="0409000F" w:tentative="1">
      <w:start w:val="1"/>
      <w:numFmt w:val="decimal"/>
      <w:lvlText w:val="%4."/>
      <w:lvlJc w:val="left"/>
      <w:pPr>
        <w:tabs>
          <w:tab w:val="num" w:pos="2247"/>
        </w:tabs>
        <w:ind w:left="2247" w:hanging="420"/>
      </w:pPr>
    </w:lvl>
    <w:lvl w:ilvl="4" w:tplc="04090019" w:tentative="1">
      <w:start w:val="1"/>
      <w:numFmt w:val="lowerLetter"/>
      <w:lvlText w:val="%5)"/>
      <w:lvlJc w:val="left"/>
      <w:pPr>
        <w:tabs>
          <w:tab w:val="num" w:pos="2667"/>
        </w:tabs>
        <w:ind w:left="2667" w:hanging="420"/>
      </w:pPr>
    </w:lvl>
    <w:lvl w:ilvl="5" w:tplc="0409001B" w:tentative="1">
      <w:start w:val="1"/>
      <w:numFmt w:val="lowerRoman"/>
      <w:lvlText w:val="%6."/>
      <w:lvlJc w:val="righ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9" w:tentative="1">
      <w:start w:val="1"/>
      <w:numFmt w:val="lowerLetter"/>
      <w:lvlText w:val="%8)"/>
      <w:lvlJc w:val="left"/>
      <w:pPr>
        <w:tabs>
          <w:tab w:val="num" w:pos="3927"/>
        </w:tabs>
        <w:ind w:left="3927" w:hanging="420"/>
      </w:pPr>
    </w:lvl>
    <w:lvl w:ilvl="8" w:tplc="0409001B" w:tentative="1">
      <w:start w:val="1"/>
      <w:numFmt w:val="lowerRoman"/>
      <w:lvlText w:val="%9."/>
      <w:lvlJc w:val="right"/>
      <w:pPr>
        <w:tabs>
          <w:tab w:val="num" w:pos="4347"/>
        </w:tabs>
        <w:ind w:left="4347" w:hanging="420"/>
      </w:pPr>
    </w:lvl>
  </w:abstractNum>
  <w:abstractNum w:abstractNumId="42" w15:restartNumberingAfterBreak="0">
    <w:nsid w:val="17460A1E"/>
    <w:multiLevelType w:val="hybridMultilevel"/>
    <w:tmpl w:val="1D9E7B70"/>
    <w:lvl w:ilvl="0" w:tplc="A5F2A756">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74A298B"/>
    <w:multiLevelType w:val="hybridMultilevel"/>
    <w:tmpl w:val="632E711C"/>
    <w:lvl w:ilvl="0" w:tplc="053C233E">
      <w:start w:val="1"/>
      <w:numFmt w:val="decimal"/>
      <w:lvlText w:val="（%1）"/>
      <w:lvlJc w:val="left"/>
      <w:pPr>
        <w:ind w:left="1134" w:hanging="1134"/>
      </w:pPr>
      <w:rPr>
        <w:rFonts w:ascii="宋体"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17DA2DE4"/>
    <w:multiLevelType w:val="hybridMultilevel"/>
    <w:tmpl w:val="0BC844DA"/>
    <w:lvl w:ilvl="0" w:tplc="BBC89156">
      <w:start w:val="1"/>
      <w:numFmt w:val="lowerLetter"/>
      <w:lvlText w:val="%1."/>
      <w:lvlJc w:val="left"/>
      <w:pPr>
        <w:ind w:left="1134" w:hanging="113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192563BE"/>
    <w:multiLevelType w:val="hybridMultilevel"/>
    <w:tmpl w:val="5D08742C"/>
    <w:lvl w:ilvl="0" w:tplc="9E4658D2">
      <w:start w:val="1"/>
      <w:numFmt w:val="bullet"/>
      <w:lvlText w:val=""/>
      <w:lvlJc w:val="left"/>
      <w:pPr>
        <w:tabs>
          <w:tab w:val="num" w:pos="1134"/>
        </w:tabs>
        <w:ind w:left="1134" w:hanging="1134"/>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196732E5"/>
    <w:multiLevelType w:val="hybridMultilevel"/>
    <w:tmpl w:val="F93289AE"/>
    <w:lvl w:ilvl="0" w:tplc="204A3C22">
      <w:start w:val="4"/>
      <w:numFmt w:val="decimal"/>
      <w:lvlText w:val="（%1）"/>
      <w:lvlJc w:val="left"/>
      <w:pPr>
        <w:ind w:left="1134" w:hanging="1134"/>
      </w:pPr>
      <w:rPr>
        <w:rFonts w:hint="default"/>
      </w:rPr>
    </w:lvl>
    <w:lvl w:ilvl="1" w:tplc="FB4A0D3C">
      <w:start w:val="1"/>
      <w:numFmt w:val="decimal"/>
      <w:lvlText w:val="（%2）"/>
      <w:lvlJc w:val="left"/>
      <w:pPr>
        <w:ind w:left="1134" w:hanging="113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1A06167E"/>
    <w:multiLevelType w:val="hybridMultilevel"/>
    <w:tmpl w:val="00842FCE"/>
    <w:lvl w:ilvl="0" w:tplc="95F2EAA8">
      <w:start w:val="1"/>
      <w:numFmt w:val="decimal"/>
      <w:lvlText w:val="（%1）"/>
      <w:lvlJc w:val="left"/>
      <w:pPr>
        <w:tabs>
          <w:tab w:val="num" w:pos="1134"/>
        </w:tabs>
        <w:ind w:left="1134" w:hanging="1134"/>
      </w:pPr>
      <w:rPr>
        <w:rFonts w:ascii="宋体" w:eastAsia="宋体" w:hint="eastAsia"/>
      </w:rPr>
    </w:lvl>
    <w:lvl w:ilvl="1" w:tplc="CCC4270A">
      <w:start w:val="1"/>
      <w:numFmt w:val="lowerLetter"/>
      <w:lvlText w:val="%2."/>
      <w:lvlJc w:val="left"/>
      <w:pPr>
        <w:ind w:left="1134" w:hanging="113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1C8563BC"/>
    <w:multiLevelType w:val="hybridMultilevel"/>
    <w:tmpl w:val="76F401E0"/>
    <w:lvl w:ilvl="0" w:tplc="DB98FF44">
      <w:start w:val="1"/>
      <w:numFmt w:val="decimal"/>
      <w:lvlText w:val="（%1）"/>
      <w:lvlJc w:val="left"/>
      <w:pPr>
        <w:tabs>
          <w:tab w:val="num" w:pos="1134"/>
        </w:tabs>
        <w:ind w:left="1134" w:hanging="1134"/>
      </w:pPr>
      <w:rPr>
        <w:rFonts w:ascii="宋体" w:eastAsia="宋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1CAF244A"/>
    <w:multiLevelType w:val="hybridMultilevel"/>
    <w:tmpl w:val="B2ECB556"/>
    <w:lvl w:ilvl="0" w:tplc="1590AED8">
      <w:start w:val="1"/>
      <w:numFmt w:val="decimal"/>
      <w:lvlText w:val="4.20.1.%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FB5A4886">
      <w:start w:val="1"/>
      <w:numFmt w:val="decimal"/>
      <w:lvlText w:val="4.19.1.%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1CEC4060"/>
    <w:multiLevelType w:val="hybridMultilevel"/>
    <w:tmpl w:val="272C38FC"/>
    <w:lvl w:ilvl="0" w:tplc="3832625E">
      <w:start w:val="1"/>
      <w:numFmt w:val="decimal"/>
      <w:lvlText w:val="（%1）"/>
      <w:lvlJc w:val="left"/>
      <w:pPr>
        <w:ind w:left="1134" w:hanging="1134"/>
      </w:pPr>
      <w:rPr>
        <w:rFonts w:ascii="宋体" w:eastAsia="宋体" w:hAnsi="Times New Roman" w:cs="Times New Roman"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51" w15:restartNumberingAfterBreak="0">
    <w:nsid w:val="1CFB776C"/>
    <w:multiLevelType w:val="hybridMultilevel"/>
    <w:tmpl w:val="5002C882"/>
    <w:lvl w:ilvl="0" w:tplc="2B20F17A">
      <w:start w:val="1"/>
      <w:numFmt w:val="lowerLetter"/>
      <w:lvlText w:val="%1."/>
      <w:lvlJc w:val="left"/>
      <w:pPr>
        <w:ind w:left="990" w:hanging="420"/>
      </w:pPr>
      <w:rPr>
        <w:rFonts w:hint="eastAsia"/>
      </w:rPr>
    </w:lvl>
    <w:lvl w:ilvl="1" w:tplc="C5029018">
      <w:start w:val="1"/>
      <w:numFmt w:val="lowerLetter"/>
      <w:lvlText w:val="%2."/>
      <w:lvlJc w:val="left"/>
      <w:pPr>
        <w:tabs>
          <w:tab w:val="num" w:pos="851"/>
        </w:tabs>
        <w:ind w:left="851" w:hanging="369"/>
      </w:pPr>
      <w:rPr>
        <w:rFonts w:hint="eastAsia"/>
      </w:r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2" w15:restartNumberingAfterBreak="0">
    <w:nsid w:val="1D8B1FAC"/>
    <w:multiLevelType w:val="hybridMultilevel"/>
    <w:tmpl w:val="0B2610D2"/>
    <w:lvl w:ilvl="0" w:tplc="1EF4CBA2">
      <w:start w:val="5"/>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1E7F1ECA"/>
    <w:multiLevelType w:val="hybridMultilevel"/>
    <w:tmpl w:val="422AC972"/>
    <w:lvl w:ilvl="0" w:tplc="AEA2EF62">
      <w:start w:val="8"/>
      <w:numFmt w:val="decimal"/>
      <w:lvlText w:val="8.2.%1"/>
      <w:lvlJc w:val="left"/>
      <w:pPr>
        <w:tabs>
          <w:tab w:val="num" w:pos="851"/>
        </w:tabs>
        <w:ind w:left="851" w:hanging="369"/>
      </w:pPr>
      <w:rPr>
        <w:rFonts w:hint="eastAsia"/>
      </w:rPr>
    </w:lvl>
    <w:lvl w:ilvl="1" w:tplc="04090019" w:tentative="1">
      <w:start w:val="1"/>
      <w:numFmt w:val="lowerLetter"/>
      <w:lvlText w:val="%2)"/>
      <w:lvlJc w:val="left"/>
      <w:pPr>
        <w:ind w:left="840" w:hanging="420"/>
      </w:pPr>
    </w:lvl>
    <w:lvl w:ilvl="2" w:tplc="09CE6B64">
      <w:start w:val="1"/>
      <w:numFmt w:val="decimal"/>
      <w:lvlText w:val="8.2.%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1E8F1BAC"/>
    <w:multiLevelType w:val="hybridMultilevel"/>
    <w:tmpl w:val="D9981E92"/>
    <w:lvl w:ilvl="0" w:tplc="10223000">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ED5020B"/>
    <w:multiLevelType w:val="hybridMultilevel"/>
    <w:tmpl w:val="180CF736"/>
    <w:lvl w:ilvl="0" w:tplc="EFF8961C">
      <w:start w:val="1"/>
      <w:numFmt w:val="decimal"/>
      <w:lvlText w:val="（%1）"/>
      <w:lvlJc w:val="left"/>
      <w:pPr>
        <w:tabs>
          <w:tab w:val="num" w:pos="1134"/>
        </w:tabs>
        <w:ind w:left="1134" w:hanging="1134"/>
      </w:pPr>
      <w:rPr>
        <w:rFonts w:ascii="宋体" w:eastAsia="宋体" w:hAnsi="宋体" w:hint="eastAsia"/>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1F035F88"/>
    <w:multiLevelType w:val="multilevel"/>
    <w:tmpl w:val="F260E90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
      <w:lvlJc w:val="left"/>
      <w:pPr>
        <w:tabs>
          <w:tab w:val="num" w:pos="1134"/>
        </w:tabs>
        <w:ind w:left="1134" w:hanging="1134"/>
      </w:pPr>
      <w:rPr>
        <w:rFonts w:ascii="宋体" w:eastAsia="宋体"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7" w15:restartNumberingAfterBreak="0">
    <w:nsid w:val="1F8025AD"/>
    <w:multiLevelType w:val="hybridMultilevel"/>
    <w:tmpl w:val="4A620948"/>
    <w:lvl w:ilvl="0" w:tplc="FAE4A4F6">
      <w:start w:val="1"/>
      <w:numFmt w:val="decimal"/>
      <w:lvlText w:val="(%1)"/>
      <w:lvlJc w:val="left"/>
      <w:pPr>
        <w:ind w:left="1134" w:hanging="1134"/>
      </w:pPr>
      <w:rPr>
        <w:rFonts w:ascii="Times New Roman" w:hAnsi="Times New Roman" w:cs="Times New Roman" w:hint="default"/>
        <w:b w:val="0"/>
        <w:color w:val="auto"/>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58" w15:restartNumberingAfterBreak="0">
    <w:nsid w:val="209F35CB"/>
    <w:multiLevelType w:val="hybridMultilevel"/>
    <w:tmpl w:val="2E084C44"/>
    <w:lvl w:ilvl="0" w:tplc="334C5054">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212654CA"/>
    <w:multiLevelType w:val="hybridMultilevel"/>
    <w:tmpl w:val="1EC6E9E0"/>
    <w:lvl w:ilvl="0" w:tplc="CEA06B4E">
      <w:start w:val="1"/>
      <w:numFmt w:val="decimal"/>
      <w:lvlText w:val="（%1）"/>
      <w:lvlJc w:val="left"/>
      <w:pPr>
        <w:ind w:left="1134" w:hanging="1134"/>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0" w15:restartNumberingAfterBreak="0">
    <w:nsid w:val="21381CDC"/>
    <w:multiLevelType w:val="hybridMultilevel"/>
    <w:tmpl w:val="2E084C44"/>
    <w:lvl w:ilvl="0" w:tplc="334C5054">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21C549E1"/>
    <w:multiLevelType w:val="hybridMultilevel"/>
    <w:tmpl w:val="5B7899D8"/>
    <w:lvl w:ilvl="0" w:tplc="D8C82B86">
      <w:start w:val="1"/>
      <w:numFmt w:val="lowerLetter"/>
      <w:lvlText w:val="%1."/>
      <w:lvlJc w:val="left"/>
      <w:pPr>
        <w:ind w:left="420" w:hanging="420"/>
      </w:pPr>
      <w:rPr>
        <w:rFonts w:hint="eastAsia"/>
      </w:rPr>
    </w:lvl>
    <w:lvl w:ilvl="1" w:tplc="5712CB1A">
      <w:start w:val="1"/>
      <w:numFmt w:val="lowerLetter"/>
      <w:lvlText w:val="%2."/>
      <w:lvlJc w:val="left"/>
      <w:pPr>
        <w:tabs>
          <w:tab w:val="num" w:pos="1134"/>
        </w:tabs>
        <w:ind w:left="1134" w:hanging="1134"/>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220A056E"/>
    <w:multiLevelType w:val="multilevel"/>
    <w:tmpl w:val="9F88C0F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3" w15:restartNumberingAfterBreak="0">
    <w:nsid w:val="22361BF1"/>
    <w:multiLevelType w:val="hybridMultilevel"/>
    <w:tmpl w:val="8E3649E4"/>
    <w:lvl w:ilvl="0" w:tplc="D8C82B86">
      <w:start w:val="1"/>
      <w:numFmt w:val="lowerLetter"/>
      <w:lvlText w:val="%1."/>
      <w:lvlJc w:val="left"/>
      <w:pPr>
        <w:ind w:left="1134" w:hanging="1134"/>
      </w:pPr>
      <w:rPr>
        <w:rFonts w:hint="eastAsia"/>
      </w:rPr>
    </w:lvl>
    <w:lvl w:ilvl="1" w:tplc="143ECE8A">
      <w:start w:val="1"/>
      <w:numFmt w:val="lowerLetter"/>
      <w:lvlText w:val="%2."/>
      <w:lvlJc w:val="left"/>
      <w:pPr>
        <w:ind w:left="803" w:hanging="383"/>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223F11DB"/>
    <w:multiLevelType w:val="hybridMultilevel"/>
    <w:tmpl w:val="4D8A2450"/>
    <w:lvl w:ilvl="0" w:tplc="E4B8FDC4">
      <w:start w:val="1"/>
      <w:numFmt w:val="decimal"/>
      <w:lvlText w:val="（%1）"/>
      <w:lvlJc w:val="left"/>
      <w:pPr>
        <w:ind w:left="420" w:hanging="420"/>
      </w:pPr>
      <w:rPr>
        <w:rFonts w:ascii="宋体" w:eastAsia="宋体" w:hint="eastAsia"/>
      </w:rPr>
    </w:lvl>
    <w:lvl w:ilvl="1" w:tplc="6AA23EFA">
      <w:start w:val="1"/>
      <w:numFmt w:val="decimal"/>
      <w:lvlText w:val="（%2）"/>
      <w:lvlJc w:val="left"/>
      <w:pPr>
        <w:ind w:left="1134" w:hanging="1134"/>
      </w:pPr>
      <w:rPr>
        <w:rFonts w:ascii="宋体" w:eastAsia="宋体" w:hint="eastAsia"/>
        <w:lang w:val="en-US"/>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232163EF"/>
    <w:multiLevelType w:val="hybridMultilevel"/>
    <w:tmpl w:val="4AFABDD0"/>
    <w:lvl w:ilvl="0" w:tplc="D8C82B86">
      <w:start w:val="1"/>
      <w:numFmt w:val="lowerLetter"/>
      <w:lvlText w:val="%1."/>
      <w:lvlJc w:val="left"/>
      <w:pPr>
        <w:ind w:left="420" w:hanging="420"/>
      </w:pPr>
      <w:rPr>
        <w:rFonts w:hint="eastAsia"/>
      </w:rPr>
    </w:lvl>
    <w:lvl w:ilvl="1" w:tplc="140C532C">
      <w:start w:val="1"/>
      <w:numFmt w:val="lowerLetter"/>
      <w:lvlText w:val="%2."/>
      <w:lvlJc w:val="left"/>
      <w:pPr>
        <w:ind w:left="1134" w:hanging="1134"/>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23813F83"/>
    <w:multiLevelType w:val="multilevel"/>
    <w:tmpl w:val="B002B6D2"/>
    <w:lvl w:ilvl="0">
      <w:start w:val="1"/>
      <w:numFmt w:val="decimal"/>
      <w:lvlText w:val="%1."/>
      <w:lvlJc w:val="left"/>
      <w:pPr>
        <w:ind w:left="425" w:hanging="425"/>
      </w:pPr>
      <w:rPr>
        <w:rFonts w:hint="eastAsia"/>
      </w:rPr>
    </w:lvl>
    <w:lvl w:ilvl="1">
      <w:start w:val="1"/>
      <w:numFmt w:val="decimal"/>
      <w:lvlText w:val="%1.%2."/>
      <w:lvlJc w:val="left"/>
      <w:pPr>
        <w:tabs>
          <w:tab w:val="num" w:pos="1134"/>
        </w:tabs>
        <w:ind w:left="1134" w:hanging="1134"/>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7" w15:restartNumberingAfterBreak="0">
    <w:nsid w:val="23A81B4B"/>
    <w:multiLevelType w:val="hybridMultilevel"/>
    <w:tmpl w:val="68D6433A"/>
    <w:lvl w:ilvl="0" w:tplc="64848E74">
      <w:start w:val="1"/>
      <w:numFmt w:val="decimal"/>
      <w:lvlText w:val="（%1）"/>
      <w:lvlJc w:val="left"/>
      <w:pPr>
        <w:ind w:left="1554" w:hanging="420"/>
      </w:pPr>
      <w:rPr>
        <w:rFonts w:ascii="宋体" w:eastAsia="宋体" w:hAnsi="Times New Roman" w:cs="Times New Roman" w:hint="eastAsia"/>
        <w:b w:val="0"/>
        <w:color w:val="auto"/>
      </w:rPr>
    </w:lvl>
    <w:lvl w:ilvl="1" w:tplc="A48C2840">
      <w:start w:val="1"/>
      <w:numFmt w:val="decimal"/>
      <w:lvlText w:val="（%2）"/>
      <w:lvlJc w:val="left"/>
      <w:pPr>
        <w:ind w:left="1134" w:hanging="1134"/>
      </w:pPr>
      <w:rPr>
        <w:rFonts w:ascii="宋体" w:eastAsia="宋体" w:hAnsi="Times New Roman" w:cs="Times New Roman" w:hint="eastAsia"/>
        <w:b w:val="0"/>
        <w:color w:val="auto"/>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68" w15:restartNumberingAfterBreak="0">
    <w:nsid w:val="23B20CAD"/>
    <w:multiLevelType w:val="hybridMultilevel"/>
    <w:tmpl w:val="6F8A95CC"/>
    <w:lvl w:ilvl="0" w:tplc="2B20F17A">
      <w:start w:val="1"/>
      <w:numFmt w:val="lowerLetter"/>
      <w:lvlText w:val="%1."/>
      <w:lvlJc w:val="left"/>
      <w:pPr>
        <w:ind w:left="990" w:hanging="420"/>
      </w:pPr>
      <w:rPr>
        <w:rFonts w:hint="eastAsia"/>
      </w:rPr>
    </w:lvl>
    <w:lvl w:ilvl="1" w:tplc="B5F04398">
      <w:start w:val="1"/>
      <w:numFmt w:val="lowerLetter"/>
      <w:lvlText w:val="%2."/>
      <w:lvlJc w:val="left"/>
      <w:pPr>
        <w:ind w:left="1134" w:hanging="1134"/>
      </w:pPr>
      <w:rPr>
        <w:rFonts w:hint="eastAsia"/>
      </w:r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9" w15:restartNumberingAfterBreak="0">
    <w:nsid w:val="23E539C4"/>
    <w:multiLevelType w:val="hybridMultilevel"/>
    <w:tmpl w:val="A8763A0A"/>
    <w:lvl w:ilvl="0" w:tplc="A17CAF74">
      <w:start w:val="1"/>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4691A2B"/>
    <w:multiLevelType w:val="hybridMultilevel"/>
    <w:tmpl w:val="5FCC832A"/>
    <w:lvl w:ilvl="0" w:tplc="AB046500">
      <w:start w:val="1"/>
      <w:numFmt w:val="decimal"/>
      <w:lvlText w:val="6.3.%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8A2888A4">
      <w:start w:val="1"/>
      <w:numFmt w:val="decimal"/>
      <w:lvlText w:val="6.3.%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27715E2B"/>
    <w:multiLevelType w:val="hybridMultilevel"/>
    <w:tmpl w:val="7E3091C4"/>
    <w:lvl w:ilvl="0" w:tplc="F2B6E26E">
      <w:start w:val="1"/>
      <w:numFmt w:val="decimal"/>
      <w:lvlText w:val="5.1.%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CD060D8E">
      <w:start w:val="1"/>
      <w:numFmt w:val="decimal"/>
      <w:lvlText w:val="5.1.%3"/>
      <w:lvlJc w:val="right"/>
      <w:pPr>
        <w:tabs>
          <w:tab w:val="num" w:pos="851"/>
        </w:tabs>
        <w:ind w:left="851" w:hanging="369"/>
      </w:pPr>
      <w:rPr>
        <w:rFonts w:ascii="Times New Roman" w:hAnsi="Times New Roman" w:cs="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27B62316"/>
    <w:multiLevelType w:val="hybridMultilevel"/>
    <w:tmpl w:val="5B52E534"/>
    <w:lvl w:ilvl="0" w:tplc="0DDE6440">
      <w:start w:val="1"/>
      <w:numFmt w:val="decimal"/>
      <w:lvlText w:val="4.18.%1"/>
      <w:lvlJc w:val="right"/>
      <w:pPr>
        <w:ind w:left="1134" w:hanging="567"/>
      </w:pPr>
      <w:rPr>
        <w:rFonts w:hint="eastAsia"/>
      </w:rPr>
    </w:lvl>
    <w:lvl w:ilvl="1" w:tplc="04090019" w:tentative="1">
      <w:start w:val="1"/>
      <w:numFmt w:val="lowerLetter"/>
      <w:lvlText w:val="%2)"/>
      <w:lvlJc w:val="left"/>
      <w:pPr>
        <w:ind w:left="840" w:hanging="420"/>
      </w:pPr>
    </w:lvl>
    <w:lvl w:ilvl="2" w:tplc="E50EF6BE">
      <w:start w:val="1"/>
      <w:numFmt w:val="decimal"/>
      <w:lvlText w:val="4.17.%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27B75BC4"/>
    <w:multiLevelType w:val="hybridMultilevel"/>
    <w:tmpl w:val="BC9A1500"/>
    <w:lvl w:ilvl="0" w:tplc="71C61348">
      <w:start w:val="1"/>
      <w:numFmt w:val="decimal"/>
      <w:lvlText w:val="（%1）"/>
      <w:lvlJc w:val="left"/>
      <w:pPr>
        <w:ind w:left="1134" w:hanging="1134"/>
      </w:pPr>
      <w:rPr>
        <w:rFonts w:hint="default"/>
        <w:lang w:val="en-US"/>
      </w:rPr>
    </w:lvl>
    <w:lvl w:ilvl="1" w:tplc="AB8002B2">
      <w:start w:val="1"/>
      <w:numFmt w:val="decimal"/>
      <w:lvlText w:val="（%2）"/>
      <w:lvlJc w:val="left"/>
      <w:pPr>
        <w:ind w:left="1134" w:hanging="113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28B024F7"/>
    <w:multiLevelType w:val="hybridMultilevel"/>
    <w:tmpl w:val="4CF0EBBE"/>
    <w:lvl w:ilvl="0" w:tplc="515240F4">
      <w:start w:val="1"/>
      <w:numFmt w:val="decimal"/>
      <w:lvlText w:val="（%1）"/>
      <w:lvlJc w:val="left"/>
      <w:pPr>
        <w:tabs>
          <w:tab w:val="num" w:pos="1134"/>
        </w:tabs>
        <w:ind w:left="1134" w:hanging="1134"/>
      </w:pPr>
      <w:rPr>
        <w:rFonts w:ascii="宋体" w:eastAsia="宋体" w:hAnsi="Times New Roman" w:cs="Times New Roman" w:hint="eastAsia"/>
        <w:b w:val="0"/>
        <w:color w:val="auto"/>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29AC61C4"/>
    <w:multiLevelType w:val="hybridMultilevel"/>
    <w:tmpl w:val="C646E450"/>
    <w:lvl w:ilvl="0" w:tplc="99828214">
      <w:start w:val="1"/>
      <w:numFmt w:val="lowerLetter"/>
      <w:lvlText w:val="%1."/>
      <w:lvlJc w:val="left"/>
      <w:pPr>
        <w:ind w:left="1134" w:hanging="1134"/>
      </w:pPr>
      <w:rPr>
        <w:rFonts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76" w15:restartNumberingAfterBreak="0">
    <w:nsid w:val="29E6157D"/>
    <w:multiLevelType w:val="hybridMultilevel"/>
    <w:tmpl w:val="8912F382"/>
    <w:lvl w:ilvl="0" w:tplc="ECB21418">
      <w:start w:val="3"/>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2A6C258B"/>
    <w:multiLevelType w:val="hybridMultilevel"/>
    <w:tmpl w:val="BE1E1104"/>
    <w:lvl w:ilvl="0" w:tplc="F9C23A10">
      <w:start w:val="1"/>
      <w:numFmt w:val="decimal"/>
      <w:lvlText w:val="(%1)"/>
      <w:lvlJc w:val="left"/>
      <w:pPr>
        <w:ind w:left="420" w:hanging="420"/>
      </w:pPr>
      <w:rPr>
        <w:rFonts w:ascii="Times New Roman" w:hAnsi="Times New Roman" w:cs="Times New Roman" w:hint="default"/>
        <w:b w:val="0"/>
        <w:color w:val="auto"/>
      </w:rPr>
    </w:lvl>
    <w:lvl w:ilvl="1" w:tplc="15BAE5BC">
      <w:start w:val="1"/>
      <w:numFmt w:val="decimal"/>
      <w:lvlText w:val="(%2)"/>
      <w:lvlJc w:val="left"/>
      <w:pPr>
        <w:ind w:left="1134" w:hanging="1134"/>
      </w:pPr>
      <w:rPr>
        <w:rFonts w:ascii="Times New Roman" w:hAnsi="Times New Roman" w:cs="Times New Roman" w:hint="default"/>
        <w:b w:val="0"/>
        <w:color w:val="auto"/>
      </w:rPr>
    </w:lvl>
    <w:lvl w:ilvl="2" w:tplc="0B7C0ED8">
      <w:start w:val="1"/>
      <w:numFmt w:val="decimal"/>
      <w:lvlText w:val="（%3）"/>
      <w:lvlJc w:val="left"/>
      <w:pPr>
        <w:ind w:left="1134" w:hanging="1134"/>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2AE37F8A"/>
    <w:multiLevelType w:val="hybridMultilevel"/>
    <w:tmpl w:val="E24AE3DE"/>
    <w:lvl w:ilvl="0" w:tplc="C29C6F7C">
      <w:start w:val="1"/>
      <w:numFmt w:val="lowerLetter"/>
      <w:lvlText w:val="%1."/>
      <w:lvlJc w:val="left"/>
      <w:pPr>
        <w:tabs>
          <w:tab w:val="num" w:pos="1134"/>
        </w:tabs>
        <w:ind w:left="1134" w:hanging="1134"/>
      </w:pPr>
      <w:rPr>
        <w:rFonts w:hint="default"/>
      </w:rPr>
    </w:lvl>
    <w:lvl w:ilvl="1" w:tplc="5F687428">
      <w:start w:val="1"/>
      <w:numFmt w:val="decimal"/>
      <w:lvlText w:val="（%2）"/>
      <w:lvlJc w:val="left"/>
      <w:pPr>
        <w:ind w:left="1155" w:hanging="73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2AED0DAD"/>
    <w:multiLevelType w:val="hybridMultilevel"/>
    <w:tmpl w:val="BF862B2E"/>
    <w:lvl w:ilvl="0" w:tplc="5EC879BC">
      <w:start w:val="1"/>
      <w:numFmt w:val="decimal"/>
      <w:lvlText w:val="（%1）"/>
      <w:lvlJc w:val="left"/>
      <w:pPr>
        <w:ind w:left="1134" w:hanging="1134"/>
      </w:pPr>
      <w:rPr>
        <w:rFonts w:hint="default"/>
      </w:r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0" w15:restartNumberingAfterBreak="0">
    <w:nsid w:val="2BB1543A"/>
    <w:multiLevelType w:val="hybridMultilevel"/>
    <w:tmpl w:val="2E44336C"/>
    <w:lvl w:ilvl="0" w:tplc="2B20F17A">
      <w:start w:val="1"/>
      <w:numFmt w:val="lowerLetter"/>
      <w:lvlText w:val="%1."/>
      <w:lvlJc w:val="left"/>
      <w:pPr>
        <w:ind w:left="990" w:hanging="420"/>
      </w:pPr>
      <w:rPr>
        <w:rFonts w:hint="eastAsia"/>
      </w:rPr>
    </w:lvl>
    <w:lvl w:ilvl="1" w:tplc="204C7822">
      <w:start w:val="1"/>
      <w:numFmt w:val="lowerLetter"/>
      <w:lvlText w:val="%2."/>
      <w:lvlJc w:val="left"/>
      <w:pPr>
        <w:tabs>
          <w:tab w:val="num" w:pos="851"/>
        </w:tabs>
        <w:ind w:left="851" w:hanging="369"/>
      </w:pPr>
      <w:rPr>
        <w:rFonts w:hint="eastAsia"/>
      </w:rPr>
    </w:lvl>
    <w:lvl w:ilvl="2" w:tplc="EA80B1A8">
      <w:start w:val="1"/>
      <w:numFmt w:val="decimal"/>
      <w:lvlText w:val="（%3）"/>
      <w:lvlJc w:val="left"/>
      <w:pPr>
        <w:ind w:left="1134" w:hanging="1134"/>
      </w:pPr>
      <w:rPr>
        <w:rFonts w:hint="default"/>
      </w:r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1" w15:restartNumberingAfterBreak="0">
    <w:nsid w:val="2C493417"/>
    <w:multiLevelType w:val="hybridMultilevel"/>
    <w:tmpl w:val="180CF736"/>
    <w:lvl w:ilvl="0" w:tplc="EFF8961C">
      <w:start w:val="1"/>
      <w:numFmt w:val="decimal"/>
      <w:lvlText w:val="（%1）"/>
      <w:lvlJc w:val="left"/>
      <w:pPr>
        <w:tabs>
          <w:tab w:val="num" w:pos="1134"/>
        </w:tabs>
        <w:ind w:left="1134" w:hanging="1134"/>
      </w:pPr>
      <w:rPr>
        <w:rFonts w:ascii="宋体" w:eastAsia="宋体" w:hAnsi="宋体" w:hint="eastAsia"/>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2C57488A"/>
    <w:multiLevelType w:val="hybridMultilevel"/>
    <w:tmpl w:val="8CAC414C"/>
    <w:lvl w:ilvl="0" w:tplc="8222F196">
      <w:start w:val="1"/>
      <w:numFmt w:val="decimal"/>
      <w:lvlText w:val="4.8.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CB95EFD"/>
    <w:multiLevelType w:val="hybridMultilevel"/>
    <w:tmpl w:val="4AF4FE0C"/>
    <w:lvl w:ilvl="0" w:tplc="3BFEED62">
      <w:start w:val="1"/>
      <w:numFmt w:val="decimalEnclosedCircle"/>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4" w15:restartNumberingAfterBreak="0">
    <w:nsid w:val="2D084373"/>
    <w:multiLevelType w:val="hybridMultilevel"/>
    <w:tmpl w:val="CD28ECEC"/>
    <w:lvl w:ilvl="0" w:tplc="027A42B0">
      <w:start w:val="1"/>
      <w:numFmt w:val="decimal"/>
      <w:lvlText w:val="4.18.5.%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2E2B6F00"/>
    <w:multiLevelType w:val="hybridMultilevel"/>
    <w:tmpl w:val="84C87080"/>
    <w:lvl w:ilvl="0" w:tplc="52364E6A">
      <w:start w:val="1"/>
      <w:numFmt w:val="decimal"/>
      <w:lvlText w:val="（%1）"/>
      <w:lvlJc w:val="left"/>
      <w:pPr>
        <w:ind w:left="420" w:hanging="420"/>
      </w:pPr>
      <w:rPr>
        <w:rFonts w:hint="default"/>
        <w:lang w:val="en-US"/>
      </w:rPr>
    </w:lvl>
    <w:lvl w:ilvl="1" w:tplc="71C61348">
      <w:start w:val="1"/>
      <w:numFmt w:val="decimal"/>
      <w:lvlText w:val="（%2）"/>
      <w:lvlJc w:val="left"/>
      <w:pPr>
        <w:ind w:left="1134" w:hanging="1134"/>
      </w:pPr>
      <w:rPr>
        <w:rFonts w:hint="default"/>
        <w:lang w:val="en-US"/>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2EAD6250"/>
    <w:multiLevelType w:val="hybridMultilevel"/>
    <w:tmpl w:val="1CAA027C"/>
    <w:lvl w:ilvl="0" w:tplc="019C3C50">
      <w:start w:val="1"/>
      <w:numFmt w:val="decimal"/>
      <w:lvlText w:val="（%1）"/>
      <w:lvlJc w:val="left"/>
      <w:pPr>
        <w:tabs>
          <w:tab w:val="num" w:pos="1134"/>
        </w:tabs>
        <w:ind w:left="1134" w:hanging="1134"/>
      </w:pPr>
      <w:rPr>
        <w:rFonts w:ascii="宋体" w:eastAsia="宋体" w:hAnsi="Times New Roman" w:cs="Times New Roman" w:hint="eastAsia"/>
        <w:b w:val="0"/>
        <w:color w:val="auto"/>
      </w:rPr>
    </w:lvl>
    <w:lvl w:ilvl="1" w:tplc="C6C04B46">
      <w:start w:val="1"/>
      <w:numFmt w:val="lowerLetter"/>
      <w:lvlText w:val="%2."/>
      <w:lvlJc w:val="left"/>
      <w:pPr>
        <w:tabs>
          <w:tab w:val="num" w:pos="1134"/>
        </w:tabs>
        <w:ind w:left="1134" w:hanging="113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2F034533"/>
    <w:multiLevelType w:val="hybridMultilevel"/>
    <w:tmpl w:val="E24AE3DE"/>
    <w:lvl w:ilvl="0" w:tplc="C29C6F7C">
      <w:start w:val="1"/>
      <w:numFmt w:val="lowerLetter"/>
      <w:lvlText w:val="%1."/>
      <w:lvlJc w:val="left"/>
      <w:pPr>
        <w:tabs>
          <w:tab w:val="num" w:pos="1134"/>
        </w:tabs>
        <w:ind w:left="1134" w:hanging="1134"/>
      </w:pPr>
      <w:rPr>
        <w:rFonts w:hint="default"/>
      </w:rPr>
    </w:lvl>
    <w:lvl w:ilvl="1" w:tplc="5F687428">
      <w:start w:val="1"/>
      <w:numFmt w:val="decimal"/>
      <w:lvlText w:val="（%2）"/>
      <w:lvlJc w:val="left"/>
      <w:pPr>
        <w:ind w:left="1155" w:hanging="73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2F5347DE"/>
    <w:multiLevelType w:val="hybridMultilevel"/>
    <w:tmpl w:val="83A6E2F4"/>
    <w:lvl w:ilvl="0" w:tplc="D52E0274">
      <w:start w:val="1"/>
      <w:numFmt w:val="bullet"/>
      <w:lvlText w:val=""/>
      <w:lvlJc w:val="left"/>
      <w:pPr>
        <w:tabs>
          <w:tab w:val="num" w:pos="1134"/>
        </w:tabs>
        <w:ind w:left="1134" w:hanging="1134"/>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2F853585"/>
    <w:multiLevelType w:val="hybridMultilevel"/>
    <w:tmpl w:val="E6501514"/>
    <w:lvl w:ilvl="0" w:tplc="D1BC8EAE">
      <w:start w:val="1"/>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2FE21B22"/>
    <w:multiLevelType w:val="hybridMultilevel"/>
    <w:tmpl w:val="3E084902"/>
    <w:lvl w:ilvl="0" w:tplc="F454DEF6">
      <w:start w:val="1"/>
      <w:numFmt w:val="decimal"/>
      <w:lvlText w:val="4.19.6.%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3075480E"/>
    <w:multiLevelType w:val="hybridMultilevel"/>
    <w:tmpl w:val="FF0C1060"/>
    <w:lvl w:ilvl="0" w:tplc="AF5E50F6">
      <w:start w:val="1"/>
      <w:numFmt w:val="decimal"/>
      <w:lvlText w:val="（%1）"/>
      <w:lvlJc w:val="left"/>
      <w:pPr>
        <w:tabs>
          <w:tab w:val="num" w:pos="1134"/>
        </w:tabs>
        <w:ind w:left="1134" w:hanging="1134"/>
      </w:pPr>
      <w:rPr>
        <w:rFonts w:ascii="宋体"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31B81519"/>
    <w:multiLevelType w:val="hybridMultilevel"/>
    <w:tmpl w:val="8872FBD0"/>
    <w:lvl w:ilvl="0" w:tplc="A564863E">
      <w:start w:val="1"/>
      <w:numFmt w:val="lowerLetter"/>
      <w:lvlText w:val="%1."/>
      <w:lvlJc w:val="left"/>
      <w:pPr>
        <w:tabs>
          <w:tab w:val="num" w:pos="1134"/>
        </w:tabs>
        <w:ind w:left="1134" w:hanging="1134"/>
      </w:pPr>
      <w:rPr>
        <w:rFonts w:hint="eastAsia"/>
      </w:rPr>
    </w:lvl>
    <w:lvl w:ilvl="1" w:tplc="A5B82442">
      <w:start w:val="1"/>
      <w:numFmt w:val="decimal"/>
      <w:lvlText w:val="（%2）"/>
      <w:lvlJc w:val="left"/>
      <w:pPr>
        <w:ind w:left="1134" w:hanging="1134"/>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323E2E67"/>
    <w:multiLevelType w:val="hybridMultilevel"/>
    <w:tmpl w:val="180CF736"/>
    <w:lvl w:ilvl="0" w:tplc="EFF8961C">
      <w:start w:val="1"/>
      <w:numFmt w:val="decimal"/>
      <w:lvlText w:val="（%1）"/>
      <w:lvlJc w:val="left"/>
      <w:pPr>
        <w:tabs>
          <w:tab w:val="num" w:pos="1134"/>
        </w:tabs>
        <w:ind w:left="1134" w:hanging="1134"/>
      </w:pPr>
      <w:rPr>
        <w:rFonts w:ascii="宋体" w:eastAsia="宋体" w:hAnsi="宋体" w:hint="eastAsia"/>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32A76A87"/>
    <w:multiLevelType w:val="hybridMultilevel"/>
    <w:tmpl w:val="8F1A757A"/>
    <w:lvl w:ilvl="0" w:tplc="F516084C">
      <w:start w:val="1"/>
      <w:numFmt w:val="decimal"/>
      <w:lvlText w:val="4.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32E40549"/>
    <w:multiLevelType w:val="hybridMultilevel"/>
    <w:tmpl w:val="FA4CBD9E"/>
    <w:lvl w:ilvl="0" w:tplc="C0D8C5C4">
      <w:start w:val="1"/>
      <w:numFmt w:val="decimal"/>
      <w:lvlText w:val="（%1）"/>
      <w:lvlJc w:val="left"/>
      <w:pPr>
        <w:ind w:left="1134" w:hanging="1134"/>
      </w:pPr>
      <w:rPr>
        <w:rFonts w:ascii="宋体"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33840808"/>
    <w:multiLevelType w:val="hybridMultilevel"/>
    <w:tmpl w:val="ACCE0D70"/>
    <w:lvl w:ilvl="0" w:tplc="5E5C59CE">
      <w:start w:val="1"/>
      <w:numFmt w:val="decimal"/>
      <w:lvlText w:val="（%1）"/>
      <w:lvlJc w:val="left"/>
      <w:pPr>
        <w:ind w:left="1134" w:hanging="1134"/>
      </w:pPr>
      <w:rPr>
        <w:rFonts w:ascii="宋体" w:eastAsia="宋体" w:hAnsi="Times New Roman" w:cs="Times New Roman" w:hint="eastAsia"/>
        <w:b w:val="0"/>
        <w:color w:val="auto"/>
      </w:rPr>
    </w:lvl>
    <w:lvl w:ilvl="1" w:tplc="04090019" w:tentative="1">
      <w:start w:val="1"/>
      <w:numFmt w:val="lowerLetter"/>
      <w:lvlText w:val="%2)"/>
      <w:lvlJc w:val="left"/>
      <w:pPr>
        <w:ind w:left="3654" w:hanging="420"/>
      </w:pPr>
    </w:lvl>
    <w:lvl w:ilvl="2" w:tplc="0409001B" w:tentative="1">
      <w:start w:val="1"/>
      <w:numFmt w:val="lowerRoman"/>
      <w:lvlText w:val="%3."/>
      <w:lvlJc w:val="right"/>
      <w:pPr>
        <w:ind w:left="4074" w:hanging="420"/>
      </w:pPr>
    </w:lvl>
    <w:lvl w:ilvl="3" w:tplc="0409000F" w:tentative="1">
      <w:start w:val="1"/>
      <w:numFmt w:val="decimal"/>
      <w:lvlText w:val="%4."/>
      <w:lvlJc w:val="left"/>
      <w:pPr>
        <w:ind w:left="4494" w:hanging="420"/>
      </w:pPr>
    </w:lvl>
    <w:lvl w:ilvl="4" w:tplc="04090019" w:tentative="1">
      <w:start w:val="1"/>
      <w:numFmt w:val="lowerLetter"/>
      <w:lvlText w:val="%5)"/>
      <w:lvlJc w:val="left"/>
      <w:pPr>
        <w:ind w:left="4914" w:hanging="420"/>
      </w:pPr>
    </w:lvl>
    <w:lvl w:ilvl="5" w:tplc="0409001B" w:tentative="1">
      <w:start w:val="1"/>
      <w:numFmt w:val="lowerRoman"/>
      <w:lvlText w:val="%6."/>
      <w:lvlJc w:val="right"/>
      <w:pPr>
        <w:ind w:left="5334" w:hanging="420"/>
      </w:pPr>
    </w:lvl>
    <w:lvl w:ilvl="6" w:tplc="0409000F" w:tentative="1">
      <w:start w:val="1"/>
      <w:numFmt w:val="decimal"/>
      <w:lvlText w:val="%7."/>
      <w:lvlJc w:val="left"/>
      <w:pPr>
        <w:ind w:left="5754" w:hanging="420"/>
      </w:pPr>
    </w:lvl>
    <w:lvl w:ilvl="7" w:tplc="04090019" w:tentative="1">
      <w:start w:val="1"/>
      <w:numFmt w:val="lowerLetter"/>
      <w:lvlText w:val="%8)"/>
      <w:lvlJc w:val="left"/>
      <w:pPr>
        <w:ind w:left="6174" w:hanging="420"/>
      </w:pPr>
    </w:lvl>
    <w:lvl w:ilvl="8" w:tplc="0409001B" w:tentative="1">
      <w:start w:val="1"/>
      <w:numFmt w:val="lowerRoman"/>
      <w:lvlText w:val="%9."/>
      <w:lvlJc w:val="right"/>
      <w:pPr>
        <w:ind w:left="6594" w:hanging="420"/>
      </w:pPr>
    </w:lvl>
  </w:abstractNum>
  <w:abstractNum w:abstractNumId="97" w15:restartNumberingAfterBreak="0">
    <w:nsid w:val="34933BD0"/>
    <w:multiLevelType w:val="hybridMultilevel"/>
    <w:tmpl w:val="8DE2A62C"/>
    <w:lvl w:ilvl="0" w:tplc="E4B8FDC4">
      <w:start w:val="1"/>
      <w:numFmt w:val="decimal"/>
      <w:lvlText w:val="（%1）"/>
      <w:lvlJc w:val="left"/>
      <w:pPr>
        <w:ind w:left="420" w:hanging="420"/>
      </w:pPr>
      <w:rPr>
        <w:rFonts w:ascii="宋体" w:eastAsia="宋体" w:hint="eastAsia"/>
      </w:rPr>
    </w:lvl>
    <w:lvl w:ilvl="1" w:tplc="87EE1FD4">
      <w:start w:val="1"/>
      <w:numFmt w:val="decimal"/>
      <w:lvlText w:val="（%2）"/>
      <w:lvlJc w:val="left"/>
      <w:pPr>
        <w:ind w:left="1134" w:hanging="1134"/>
      </w:pPr>
      <w:rPr>
        <w:rFonts w:ascii="宋体" w:eastAsia="宋体"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34962DE4"/>
    <w:multiLevelType w:val="hybridMultilevel"/>
    <w:tmpl w:val="9EEC70DA"/>
    <w:lvl w:ilvl="0" w:tplc="5DF055B6">
      <w:start w:val="1"/>
      <w:numFmt w:val="decimal"/>
      <w:lvlText w:val="（%1）"/>
      <w:lvlJc w:val="left"/>
      <w:pPr>
        <w:ind w:left="1134" w:hanging="1134"/>
      </w:pPr>
      <w:rPr>
        <w:rFonts w:ascii="宋体" w:eastAsia="宋体"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99" w15:restartNumberingAfterBreak="0">
    <w:nsid w:val="350417C5"/>
    <w:multiLevelType w:val="hybridMultilevel"/>
    <w:tmpl w:val="29BEDAC0"/>
    <w:lvl w:ilvl="0" w:tplc="5F687428">
      <w:start w:val="1"/>
      <w:numFmt w:val="decimal"/>
      <w:lvlText w:val="（%1）"/>
      <w:lvlJc w:val="left"/>
      <w:pPr>
        <w:ind w:left="115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350C512D"/>
    <w:multiLevelType w:val="hybridMultilevel"/>
    <w:tmpl w:val="E1367C02"/>
    <w:lvl w:ilvl="0" w:tplc="20501452">
      <w:start w:val="1"/>
      <w:numFmt w:val="decimal"/>
      <w:lvlText w:val="（%1）"/>
      <w:lvlJc w:val="left"/>
      <w:pPr>
        <w:ind w:left="1134" w:hanging="1134"/>
      </w:pPr>
      <w:rPr>
        <w:rFonts w:ascii="宋体" w:eastAsia="宋体" w:hAnsi="Times New Roman" w:cs="Times New Roman" w:hint="eastAsia"/>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359F4C54"/>
    <w:multiLevelType w:val="hybridMultilevel"/>
    <w:tmpl w:val="8104DC4C"/>
    <w:lvl w:ilvl="0" w:tplc="9B44076C">
      <w:start w:val="1"/>
      <w:numFmt w:val="lowerLetter"/>
      <w:lvlText w:val="%1."/>
      <w:lvlJc w:val="left"/>
      <w:pPr>
        <w:ind w:left="1134" w:hanging="1134"/>
      </w:pPr>
      <w:rPr>
        <w:rFonts w:hint="eastAsia"/>
        <w:b w:val="0"/>
        <w:color w:val="auto"/>
      </w:rPr>
    </w:lvl>
    <w:lvl w:ilvl="1" w:tplc="BC5A7C3C">
      <w:start w:val="1"/>
      <w:numFmt w:val="decimal"/>
      <w:lvlText w:val="(%2)"/>
      <w:lvlJc w:val="left"/>
      <w:pPr>
        <w:ind w:left="780" w:hanging="360"/>
      </w:pPr>
      <w:rPr>
        <w:rFonts w:hint="default"/>
      </w:rPr>
    </w:lvl>
    <w:lvl w:ilvl="2" w:tplc="6B6C9D2E">
      <w:start w:val="1"/>
      <w:numFmt w:val="decimal"/>
      <w:lvlText w:val="（%3）"/>
      <w:lvlJc w:val="left"/>
      <w:pPr>
        <w:ind w:left="1134" w:hanging="1134"/>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361634FE"/>
    <w:multiLevelType w:val="hybridMultilevel"/>
    <w:tmpl w:val="F7F046D8"/>
    <w:lvl w:ilvl="0" w:tplc="7616BAE2">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36D7028B"/>
    <w:multiLevelType w:val="hybridMultilevel"/>
    <w:tmpl w:val="FD7AFA12"/>
    <w:lvl w:ilvl="0" w:tplc="D8C82B86">
      <w:start w:val="1"/>
      <w:numFmt w:val="lowerLetter"/>
      <w:lvlText w:val="%1."/>
      <w:lvlJc w:val="left"/>
      <w:pPr>
        <w:ind w:left="1554" w:hanging="420"/>
      </w:pPr>
      <w:rPr>
        <w:rFonts w:hint="eastAsia"/>
      </w:rPr>
    </w:lvl>
    <w:lvl w:ilvl="1" w:tplc="E29AF386">
      <w:start w:val="1"/>
      <w:numFmt w:val="lowerLetter"/>
      <w:lvlText w:val="%2."/>
      <w:lvlJc w:val="left"/>
      <w:pPr>
        <w:tabs>
          <w:tab w:val="num" w:pos="1134"/>
        </w:tabs>
        <w:ind w:left="1134" w:hanging="1134"/>
      </w:pPr>
      <w:rPr>
        <w:rFonts w:hint="eastAsia"/>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04" w15:restartNumberingAfterBreak="0">
    <w:nsid w:val="37394944"/>
    <w:multiLevelType w:val="hybridMultilevel"/>
    <w:tmpl w:val="0D84BD38"/>
    <w:lvl w:ilvl="0" w:tplc="1C623FEC">
      <w:start w:val="1"/>
      <w:numFmt w:val="decimal"/>
      <w:lvlText w:val="（%1）"/>
      <w:lvlJc w:val="left"/>
      <w:pPr>
        <w:ind w:left="1554" w:hanging="420"/>
      </w:pPr>
      <w:rPr>
        <w:rFonts w:ascii="宋体" w:eastAsia="宋体" w:hAnsi="Times New Roman" w:cs="Times New Roman" w:hint="eastAsia"/>
        <w:b w:val="0"/>
        <w:color w:val="auto"/>
        <w:lang w:val="en-US"/>
      </w:rPr>
    </w:lvl>
    <w:lvl w:ilvl="1" w:tplc="04090019" w:tentative="1">
      <w:start w:val="1"/>
      <w:numFmt w:val="lowerLetter"/>
      <w:lvlText w:val="%2)"/>
      <w:lvlJc w:val="left"/>
      <w:pPr>
        <w:ind w:left="1974" w:hanging="420"/>
      </w:pPr>
    </w:lvl>
    <w:lvl w:ilvl="2" w:tplc="D17AB374">
      <w:start w:val="1"/>
      <w:numFmt w:val="decimal"/>
      <w:lvlText w:val="（%3）"/>
      <w:lvlJc w:val="left"/>
      <w:pPr>
        <w:tabs>
          <w:tab w:val="num" w:pos="1134"/>
        </w:tabs>
        <w:ind w:left="1134" w:hanging="1134"/>
      </w:pPr>
      <w:rPr>
        <w:rFonts w:ascii="宋体" w:eastAsia="宋体" w:hAnsi="Times New Roman" w:cs="Times New Roman" w:hint="eastAsia"/>
        <w:b w:val="0"/>
        <w:color w:val="auto"/>
        <w:lang w:val="en-US"/>
      </w:r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05" w15:restartNumberingAfterBreak="0">
    <w:nsid w:val="377D07E5"/>
    <w:multiLevelType w:val="hybridMultilevel"/>
    <w:tmpl w:val="4B2659B4"/>
    <w:lvl w:ilvl="0" w:tplc="53429360">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39761B8D"/>
    <w:multiLevelType w:val="hybridMultilevel"/>
    <w:tmpl w:val="AF921E08"/>
    <w:lvl w:ilvl="0" w:tplc="5178EE32">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3B933C0A"/>
    <w:multiLevelType w:val="hybridMultilevel"/>
    <w:tmpl w:val="1680A35A"/>
    <w:lvl w:ilvl="0" w:tplc="BFB2B250">
      <w:start w:val="3"/>
      <w:numFmt w:val="decimal"/>
      <w:lvlText w:val="4.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3CB06749"/>
    <w:multiLevelType w:val="hybridMultilevel"/>
    <w:tmpl w:val="BB4022C6"/>
    <w:lvl w:ilvl="0" w:tplc="2C064828">
      <w:start w:val="1"/>
      <w:numFmt w:val="decimal"/>
      <w:lvlText w:val="4.18.1.%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3CEC5770"/>
    <w:multiLevelType w:val="hybridMultilevel"/>
    <w:tmpl w:val="85A69B28"/>
    <w:lvl w:ilvl="0" w:tplc="06426A82">
      <w:start w:val="1"/>
      <w:numFmt w:val="decimal"/>
      <w:lvlText w:val="4.%1"/>
      <w:lvlJc w:val="left"/>
      <w:pPr>
        <w:tabs>
          <w:tab w:val="num" w:pos="851"/>
        </w:tabs>
        <w:ind w:left="851" w:hanging="369"/>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10" w15:restartNumberingAfterBreak="0">
    <w:nsid w:val="3D12124D"/>
    <w:multiLevelType w:val="hybridMultilevel"/>
    <w:tmpl w:val="47B0BAD8"/>
    <w:lvl w:ilvl="0" w:tplc="D0B65F44">
      <w:start w:val="1"/>
      <w:numFmt w:val="bullet"/>
      <w:lvlText w:val=""/>
      <w:lvlJc w:val="left"/>
      <w:pPr>
        <w:tabs>
          <w:tab w:val="num" w:pos="1134"/>
        </w:tabs>
        <w:ind w:left="1134" w:hanging="1134"/>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3D5D56E8"/>
    <w:multiLevelType w:val="hybridMultilevel"/>
    <w:tmpl w:val="1C8ED528"/>
    <w:lvl w:ilvl="0" w:tplc="7BCA7D90">
      <w:start w:val="1"/>
      <w:numFmt w:val="decimal"/>
      <w:lvlText w:val="（%1）"/>
      <w:lvlJc w:val="left"/>
      <w:pPr>
        <w:tabs>
          <w:tab w:val="num" w:pos="1134"/>
        </w:tabs>
        <w:ind w:left="1134" w:hanging="1134"/>
      </w:pPr>
      <w:rPr>
        <w:rFonts w:ascii="宋体" w:eastAsia="宋体" w:hAnsi="Times New Roman" w:cs="Times New Roman"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12" w15:restartNumberingAfterBreak="0">
    <w:nsid w:val="3D60448A"/>
    <w:multiLevelType w:val="hybridMultilevel"/>
    <w:tmpl w:val="49CEB350"/>
    <w:lvl w:ilvl="0" w:tplc="B48003DC">
      <w:start w:val="1"/>
      <w:numFmt w:val="bullet"/>
      <w:lvlText w:val=""/>
      <w:lvlJc w:val="left"/>
      <w:pPr>
        <w:ind w:left="1134" w:hanging="1134"/>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113" w15:restartNumberingAfterBreak="0">
    <w:nsid w:val="3D8E3597"/>
    <w:multiLevelType w:val="hybridMultilevel"/>
    <w:tmpl w:val="469C4F5C"/>
    <w:lvl w:ilvl="0" w:tplc="2818979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1A6AB430">
      <w:start w:val="1"/>
      <w:numFmt w:val="decimal"/>
      <w:lvlText w:val="（%3）"/>
      <w:lvlJc w:val="left"/>
      <w:pPr>
        <w:ind w:left="1134" w:hanging="1134"/>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3DD97399"/>
    <w:multiLevelType w:val="hybridMultilevel"/>
    <w:tmpl w:val="223EF07E"/>
    <w:lvl w:ilvl="0" w:tplc="F80EE706">
      <w:start w:val="1"/>
      <w:numFmt w:val="decimal"/>
      <w:lvlText w:val="（%1）"/>
      <w:lvlJc w:val="left"/>
      <w:pPr>
        <w:ind w:left="1134" w:hanging="1134"/>
      </w:pPr>
      <w:rPr>
        <w:rFonts w:ascii="宋体" w:eastAsia="宋体" w:hAnsi="Times New Roman" w:cs="Times New Roman" w:hint="eastAsia"/>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3E155D7D"/>
    <w:multiLevelType w:val="multilevel"/>
    <w:tmpl w:val="2AD6ADAC"/>
    <w:lvl w:ilvl="0">
      <w:start w:val="4"/>
      <w:numFmt w:val="decimal"/>
      <w:lvlText w:val="%1."/>
      <w:lvlJc w:val="left"/>
      <w:pPr>
        <w:ind w:left="425" w:hanging="425"/>
      </w:pPr>
      <w:rPr>
        <w:rFonts w:hint="eastAsia"/>
      </w:rPr>
    </w:lvl>
    <w:lvl w:ilvl="1">
      <w:start w:val="5"/>
      <w:numFmt w:val="decimal"/>
      <w:lvlText w:val="%1.%2."/>
      <w:lvlJc w:val="left"/>
      <w:pPr>
        <w:tabs>
          <w:tab w:val="num" w:pos="1134"/>
        </w:tabs>
        <w:ind w:left="1134" w:hanging="1134"/>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6" w15:restartNumberingAfterBreak="0">
    <w:nsid w:val="3F2A7A69"/>
    <w:multiLevelType w:val="hybridMultilevel"/>
    <w:tmpl w:val="5F2201C4"/>
    <w:lvl w:ilvl="0" w:tplc="E4B8FDC4">
      <w:start w:val="1"/>
      <w:numFmt w:val="decimal"/>
      <w:lvlText w:val="（%1）"/>
      <w:lvlJc w:val="left"/>
      <w:pPr>
        <w:ind w:left="420" w:hanging="420"/>
      </w:pPr>
      <w:rPr>
        <w:rFonts w:ascii="宋体" w:eastAsia="宋体" w:hint="eastAsia"/>
      </w:rPr>
    </w:lvl>
    <w:lvl w:ilvl="1" w:tplc="2B04C176">
      <w:start w:val="1"/>
      <w:numFmt w:val="decimal"/>
      <w:lvlText w:val="（%2）"/>
      <w:lvlJc w:val="left"/>
      <w:pPr>
        <w:tabs>
          <w:tab w:val="num" w:pos="2410"/>
        </w:tabs>
        <w:ind w:left="2410" w:hanging="1134"/>
      </w:pPr>
      <w:rPr>
        <w:rFonts w:ascii="宋体" w:eastAsia="宋体"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3F8812B2"/>
    <w:multiLevelType w:val="hybridMultilevel"/>
    <w:tmpl w:val="2E084C44"/>
    <w:lvl w:ilvl="0" w:tplc="334C5054">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3FD87D22"/>
    <w:multiLevelType w:val="multilevel"/>
    <w:tmpl w:val="F222ABA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7.3.%4"/>
      <w:lvlJc w:val="left"/>
      <w:pPr>
        <w:tabs>
          <w:tab w:val="num" w:pos="1134"/>
        </w:tabs>
        <w:ind w:left="1134" w:hanging="113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9" w15:restartNumberingAfterBreak="0">
    <w:nsid w:val="400C569B"/>
    <w:multiLevelType w:val="hybridMultilevel"/>
    <w:tmpl w:val="180CF736"/>
    <w:lvl w:ilvl="0" w:tplc="EFF8961C">
      <w:start w:val="1"/>
      <w:numFmt w:val="decimal"/>
      <w:lvlText w:val="（%1）"/>
      <w:lvlJc w:val="left"/>
      <w:pPr>
        <w:tabs>
          <w:tab w:val="num" w:pos="1134"/>
        </w:tabs>
        <w:ind w:left="1134" w:hanging="1134"/>
      </w:pPr>
      <w:rPr>
        <w:rFonts w:ascii="宋体" w:eastAsia="宋体" w:hAnsi="宋体" w:hint="eastAsia"/>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402870EB"/>
    <w:multiLevelType w:val="hybridMultilevel"/>
    <w:tmpl w:val="D9981E92"/>
    <w:lvl w:ilvl="0" w:tplc="10223000">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40287EC6"/>
    <w:multiLevelType w:val="hybridMultilevel"/>
    <w:tmpl w:val="69880790"/>
    <w:lvl w:ilvl="0" w:tplc="0ABAF52E">
      <w:start w:val="1"/>
      <w:numFmt w:val="decimal"/>
      <w:lvlText w:val="4.19.7.%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408B5367"/>
    <w:multiLevelType w:val="hybridMultilevel"/>
    <w:tmpl w:val="4ACA943E"/>
    <w:lvl w:ilvl="0" w:tplc="E2BCD83E">
      <w:start w:val="1"/>
      <w:numFmt w:val="decimal"/>
      <w:lvlText w:val="（%1）"/>
      <w:lvlJc w:val="left"/>
      <w:pPr>
        <w:ind w:left="1134" w:hanging="1134"/>
      </w:pPr>
      <w:rPr>
        <w:rFonts w:ascii="宋体" w:eastAsia="宋体"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23" w15:restartNumberingAfterBreak="0">
    <w:nsid w:val="40C20356"/>
    <w:multiLevelType w:val="hybridMultilevel"/>
    <w:tmpl w:val="B9C4101E"/>
    <w:lvl w:ilvl="0" w:tplc="42D66D48">
      <w:start w:val="1"/>
      <w:numFmt w:val="lowerLetter"/>
      <w:lvlText w:val="%1."/>
      <w:lvlJc w:val="left"/>
      <w:pPr>
        <w:ind w:left="1134" w:hanging="1134"/>
      </w:pPr>
      <w:rPr>
        <w:rFonts w:hint="eastAsia"/>
        <w:b w:val="0"/>
        <w:color w:val="auto"/>
      </w:rPr>
    </w:lvl>
    <w:lvl w:ilvl="1" w:tplc="A8901586">
      <w:start w:val="1"/>
      <w:numFmt w:val="decimal"/>
      <w:lvlText w:val="（%2）"/>
      <w:lvlJc w:val="left"/>
      <w:pPr>
        <w:ind w:left="1134" w:hanging="1134"/>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24" w15:restartNumberingAfterBreak="0">
    <w:nsid w:val="41AA690F"/>
    <w:multiLevelType w:val="hybridMultilevel"/>
    <w:tmpl w:val="E8140CE8"/>
    <w:lvl w:ilvl="0" w:tplc="162E6B76">
      <w:start w:val="1"/>
      <w:numFmt w:val="lowerLetter"/>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41AC2ADE"/>
    <w:multiLevelType w:val="hybridMultilevel"/>
    <w:tmpl w:val="57D05326"/>
    <w:lvl w:ilvl="0" w:tplc="64848E74">
      <w:start w:val="1"/>
      <w:numFmt w:val="decimal"/>
      <w:lvlText w:val="（%1）"/>
      <w:lvlJc w:val="left"/>
      <w:pPr>
        <w:ind w:left="420" w:hanging="420"/>
      </w:pPr>
      <w:rPr>
        <w:rFonts w:ascii="宋体" w:eastAsia="宋体" w:hAnsi="Times New Roman" w:cs="Times New Roman" w:hint="eastAsia"/>
        <w:b w:val="0"/>
        <w:color w:val="auto"/>
      </w:rPr>
    </w:lvl>
    <w:lvl w:ilvl="1" w:tplc="92EC0850">
      <w:start w:val="1"/>
      <w:numFmt w:val="decimal"/>
      <w:lvlText w:val="（%2）"/>
      <w:lvlJc w:val="left"/>
      <w:pPr>
        <w:ind w:left="1134" w:hanging="1134"/>
      </w:pPr>
      <w:rPr>
        <w:rFonts w:ascii="宋体" w:eastAsia="宋体" w:hAnsi="Times New Roman" w:cs="Times New Roman" w:hint="eastAsia"/>
        <w:b w:val="0"/>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421A16D6"/>
    <w:multiLevelType w:val="hybridMultilevel"/>
    <w:tmpl w:val="046A9CD8"/>
    <w:lvl w:ilvl="0" w:tplc="CDEED250">
      <w:start w:val="1"/>
      <w:numFmt w:val="decimal"/>
      <w:lvlText w:val="8.2.3.%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42BA13D4"/>
    <w:multiLevelType w:val="hybridMultilevel"/>
    <w:tmpl w:val="2FF082F4"/>
    <w:lvl w:ilvl="0" w:tplc="6C44E49E">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43054B19"/>
    <w:multiLevelType w:val="multilevel"/>
    <w:tmpl w:val="5552C03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2.%3"/>
      <w:lvlJc w:val="left"/>
      <w:pPr>
        <w:tabs>
          <w:tab w:val="num" w:pos="2977"/>
        </w:tabs>
        <w:ind w:left="2977" w:hanging="1134"/>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9" w15:restartNumberingAfterBreak="0">
    <w:nsid w:val="430E3422"/>
    <w:multiLevelType w:val="hybridMultilevel"/>
    <w:tmpl w:val="07A80E60"/>
    <w:lvl w:ilvl="0" w:tplc="F42A78FA">
      <w:start w:val="1"/>
      <w:numFmt w:val="decimal"/>
      <w:lvlText w:val="4.20.%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B920991A">
      <w:start w:val="1"/>
      <w:numFmt w:val="decimal"/>
      <w:lvlText w:val="4.19.%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44DE2CA1"/>
    <w:multiLevelType w:val="hybridMultilevel"/>
    <w:tmpl w:val="7960B42C"/>
    <w:lvl w:ilvl="0" w:tplc="1A44F08A">
      <w:start w:val="1"/>
      <w:numFmt w:val="decimal"/>
      <w:lvlText w:val="（%1）"/>
      <w:lvlJc w:val="left"/>
      <w:pPr>
        <w:tabs>
          <w:tab w:val="num" w:pos="1134"/>
        </w:tabs>
        <w:ind w:left="1134" w:hanging="1134"/>
      </w:pPr>
      <w:rPr>
        <w:rFonts w:ascii="宋体" w:eastAsia="宋体" w:hint="eastAsia"/>
        <w:lang w:val="en-U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1" w15:restartNumberingAfterBreak="0">
    <w:nsid w:val="451E4F36"/>
    <w:multiLevelType w:val="hybridMultilevel"/>
    <w:tmpl w:val="0C8A5916"/>
    <w:lvl w:ilvl="0" w:tplc="B41667EE">
      <w:start w:val="1"/>
      <w:numFmt w:val="lowerLetter"/>
      <w:lvlText w:val="%1."/>
      <w:lvlJc w:val="left"/>
      <w:pPr>
        <w:ind w:left="1134" w:hanging="1134"/>
      </w:pPr>
      <w:rPr>
        <w:rFonts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32" w15:restartNumberingAfterBreak="0">
    <w:nsid w:val="45453624"/>
    <w:multiLevelType w:val="hybridMultilevel"/>
    <w:tmpl w:val="F6FCA6B2"/>
    <w:lvl w:ilvl="0" w:tplc="3EB4FBB8">
      <w:start w:val="1"/>
      <w:numFmt w:val="lowerLetter"/>
      <w:lvlText w:val="%1."/>
      <w:lvlJc w:val="left"/>
      <w:pPr>
        <w:ind w:left="1134" w:hanging="1134"/>
      </w:pPr>
      <w:rPr>
        <w:rFonts w:hint="eastAsia"/>
        <w:b w:val="0"/>
        <w:color w:val="auto"/>
      </w:rPr>
    </w:lvl>
    <w:lvl w:ilvl="1" w:tplc="1BFAB30A">
      <w:start w:val="1"/>
      <w:numFmt w:val="decimal"/>
      <w:lvlText w:val="（%2）"/>
      <w:lvlJc w:val="left"/>
      <w:pPr>
        <w:ind w:left="1134" w:hanging="1134"/>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33" w15:restartNumberingAfterBreak="0">
    <w:nsid w:val="459D544B"/>
    <w:multiLevelType w:val="hybridMultilevel"/>
    <w:tmpl w:val="FEB4D104"/>
    <w:lvl w:ilvl="0" w:tplc="60B22890">
      <w:start w:val="3"/>
      <w:numFmt w:val="decimal"/>
      <w:lvlText w:val="(%1)"/>
      <w:lvlJc w:val="left"/>
      <w:pPr>
        <w:ind w:left="1134" w:hanging="1134"/>
      </w:pPr>
      <w:rPr>
        <w:rFonts w:ascii="Times New Roman" w:hAnsi="Times New Roman" w:cs="Times New Roman"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46A7314A"/>
    <w:multiLevelType w:val="hybridMultilevel"/>
    <w:tmpl w:val="57CE0496"/>
    <w:lvl w:ilvl="0" w:tplc="12ACBBDC">
      <w:start w:val="1"/>
      <w:numFmt w:val="decimal"/>
      <w:lvlText w:val="4.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46B007A9"/>
    <w:multiLevelType w:val="hybridMultilevel"/>
    <w:tmpl w:val="ABFA2F36"/>
    <w:lvl w:ilvl="0" w:tplc="A05422CE">
      <w:start w:val="1"/>
      <w:numFmt w:val="decimal"/>
      <w:lvlText w:val="4.14.4.%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476EAA4C">
      <w:start w:val="1"/>
      <w:numFmt w:val="decimal"/>
      <w:lvlText w:val="4.13.4.%3"/>
      <w:lvlJc w:val="right"/>
      <w:pPr>
        <w:tabs>
          <w:tab w:val="num" w:pos="851"/>
        </w:tabs>
        <w:ind w:left="851" w:hanging="369"/>
      </w:pPr>
      <w:rPr>
        <w:rFonts w:ascii="Times New Roman" w:hAnsi="Times New Roman" w:cs="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46F4370E"/>
    <w:multiLevelType w:val="hybridMultilevel"/>
    <w:tmpl w:val="8EA867EC"/>
    <w:lvl w:ilvl="0" w:tplc="E4B8FDC4">
      <w:start w:val="1"/>
      <w:numFmt w:val="decimal"/>
      <w:lvlText w:val="（%1）"/>
      <w:lvlJc w:val="left"/>
      <w:pPr>
        <w:ind w:left="420" w:hanging="420"/>
      </w:pPr>
      <w:rPr>
        <w:rFonts w:ascii="宋体" w:eastAsia="宋体" w:hint="eastAsia"/>
      </w:rPr>
    </w:lvl>
    <w:lvl w:ilvl="1" w:tplc="C0D8C5C4">
      <w:start w:val="1"/>
      <w:numFmt w:val="decimal"/>
      <w:lvlText w:val="（%2）"/>
      <w:lvlJc w:val="left"/>
      <w:pPr>
        <w:ind w:left="1134" w:hanging="1134"/>
      </w:pPr>
      <w:rPr>
        <w:rFonts w:ascii="宋体" w:eastAsia="宋体"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47E5535E"/>
    <w:multiLevelType w:val="hybridMultilevel"/>
    <w:tmpl w:val="DF204C0C"/>
    <w:lvl w:ilvl="0" w:tplc="ADC85980">
      <w:start w:val="1"/>
      <w:numFmt w:val="decimal"/>
      <w:lvlText w:val="4.14.%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4862182B"/>
    <w:multiLevelType w:val="hybridMultilevel"/>
    <w:tmpl w:val="1D9C6CBE"/>
    <w:lvl w:ilvl="0" w:tplc="654EC340">
      <w:start w:val="1"/>
      <w:numFmt w:val="bullet"/>
      <w:lvlText w:val=""/>
      <w:lvlJc w:val="left"/>
      <w:pPr>
        <w:tabs>
          <w:tab w:val="num" w:pos="1134"/>
        </w:tabs>
        <w:ind w:left="1134" w:hanging="1134"/>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48C86C6C"/>
    <w:multiLevelType w:val="hybridMultilevel"/>
    <w:tmpl w:val="6D5E4E96"/>
    <w:lvl w:ilvl="0" w:tplc="AF340C50">
      <w:start w:val="1"/>
      <w:numFmt w:val="lowerLetter"/>
      <w:lvlText w:val="%1."/>
      <w:lvlJc w:val="left"/>
      <w:pPr>
        <w:ind w:left="1134" w:hanging="1134"/>
      </w:pPr>
      <w:rPr>
        <w:rFonts w:hint="eastAsia"/>
        <w:b w:val="0"/>
        <w:color w:val="auto"/>
      </w:rPr>
    </w:lvl>
    <w:lvl w:ilvl="1" w:tplc="F42A8FCE">
      <w:start w:val="1"/>
      <w:numFmt w:val="decimal"/>
      <w:lvlText w:val="（%2）"/>
      <w:lvlJc w:val="left"/>
      <w:pPr>
        <w:ind w:left="1134" w:hanging="113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496A2574"/>
    <w:multiLevelType w:val="hybridMultilevel"/>
    <w:tmpl w:val="2B3C26DA"/>
    <w:lvl w:ilvl="0" w:tplc="A59A7CAE">
      <w:start w:val="1"/>
      <w:numFmt w:val="lowerLetter"/>
      <w:lvlText w:val="%1."/>
      <w:lvlJc w:val="left"/>
      <w:pPr>
        <w:ind w:left="1134" w:hanging="1134"/>
      </w:pPr>
      <w:rPr>
        <w:rFonts w:hint="eastAsia"/>
      </w:rPr>
    </w:lvl>
    <w:lvl w:ilvl="1" w:tplc="45F05780">
      <w:start w:val="1"/>
      <w:numFmt w:val="decimal"/>
      <w:lvlText w:val="（%2）"/>
      <w:lvlJc w:val="left"/>
      <w:pPr>
        <w:ind w:left="1134" w:hanging="1134"/>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41" w15:restartNumberingAfterBreak="0">
    <w:nsid w:val="497C4CBC"/>
    <w:multiLevelType w:val="hybridMultilevel"/>
    <w:tmpl w:val="CE22946C"/>
    <w:lvl w:ilvl="0" w:tplc="0CFEEF7A">
      <w:start w:val="1"/>
      <w:numFmt w:val="decimal"/>
      <w:lvlText w:val="（%1）"/>
      <w:lvlJc w:val="left"/>
      <w:pPr>
        <w:ind w:left="1134" w:hanging="1134"/>
      </w:pPr>
      <w:rPr>
        <w:rFonts w:hint="default"/>
      </w:rPr>
    </w:lvl>
    <w:lvl w:ilvl="1" w:tplc="769A8604">
      <w:start w:val="1"/>
      <w:numFmt w:val="decimal"/>
      <w:lvlText w:val="（%2）"/>
      <w:lvlJc w:val="left"/>
      <w:pPr>
        <w:ind w:left="1134" w:hanging="1134"/>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2" w15:restartNumberingAfterBreak="0">
    <w:nsid w:val="4A277135"/>
    <w:multiLevelType w:val="hybridMultilevel"/>
    <w:tmpl w:val="EFF06766"/>
    <w:lvl w:ilvl="0" w:tplc="D17AB374">
      <w:start w:val="1"/>
      <w:numFmt w:val="decimal"/>
      <w:lvlText w:val="（%1）"/>
      <w:lvlJc w:val="left"/>
      <w:pPr>
        <w:ind w:left="1554" w:hanging="420"/>
      </w:pPr>
      <w:rPr>
        <w:rFonts w:ascii="宋体" w:eastAsia="宋体" w:hAnsi="Times New Roman" w:cs="Times New Roman"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CF80201A">
      <w:start w:val="1"/>
      <w:numFmt w:val="decimal"/>
      <w:lvlText w:val="（%4）"/>
      <w:lvlJc w:val="left"/>
      <w:pPr>
        <w:tabs>
          <w:tab w:val="num" w:pos="1134"/>
        </w:tabs>
        <w:ind w:left="1134" w:hanging="1134"/>
      </w:pPr>
      <w:rPr>
        <w:rFonts w:ascii="宋体" w:eastAsia="宋体" w:hAnsi="Times New Roman" w:cs="Times New Roman" w:hint="eastAsia"/>
        <w:b w:val="0"/>
        <w:color w:val="auto"/>
      </w:r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43" w15:restartNumberingAfterBreak="0">
    <w:nsid w:val="4B0531A4"/>
    <w:multiLevelType w:val="multilevel"/>
    <w:tmpl w:val="F260E90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
      <w:lvlJc w:val="left"/>
      <w:pPr>
        <w:tabs>
          <w:tab w:val="num" w:pos="2977"/>
        </w:tabs>
        <w:ind w:left="2977" w:hanging="1134"/>
      </w:pPr>
      <w:rPr>
        <w:rFonts w:ascii="宋体" w:eastAsia="宋体"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4" w15:restartNumberingAfterBreak="0">
    <w:nsid w:val="4B1B0168"/>
    <w:multiLevelType w:val="hybridMultilevel"/>
    <w:tmpl w:val="93B28002"/>
    <w:lvl w:ilvl="0" w:tplc="67CC77DC">
      <w:start w:val="1"/>
      <w:numFmt w:val="decimal"/>
      <w:lvlText w:val="4.13.2.%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4B3D2D8D"/>
    <w:multiLevelType w:val="hybridMultilevel"/>
    <w:tmpl w:val="AB242EE8"/>
    <w:lvl w:ilvl="0" w:tplc="600642DE">
      <w:start w:val="1"/>
      <w:numFmt w:val="bullet"/>
      <w:lvlText w:val=""/>
      <w:lvlJc w:val="left"/>
      <w:pPr>
        <w:ind w:left="1134" w:hanging="1134"/>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146" w15:restartNumberingAfterBreak="0">
    <w:nsid w:val="4CEF2983"/>
    <w:multiLevelType w:val="hybridMultilevel"/>
    <w:tmpl w:val="9AE6030A"/>
    <w:lvl w:ilvl="0" w:tplc="8FA4068C">
      <w:start w:val="1"/>
      <w:numFmt w:val="decimal"/>
      <w:lvlText w:val="5.%1"/>
      <w:lvlJc w:val="left"/>
      <w:pPr>
        <w:tabs>
          <w:tab w:val="num" w:pos="1985"/>
        </w:tabs>
        <w:ind w:left="1985" w:hanging="369"/>
      </w:pPr>
      <w:rPr>
        <w:rFonts w:hint="eastAsia"/>
      </w:rPr>
    </w:lvl>
    <w:lvl w:ilvl="1" w:tplc="04090019" w:tentative="1">
      <w:start w:val="1"/>
      <w:numFmt w:val="lowerLetter"/>
      <w:lvlText w:val="%2)"/>
      <w:lvlJc w:val="left"/>
      <w:pPr>
        <w:ind w:left="840" w:hanging="420"/>
      </w:pPr>
    </w:lvl>
    <w:lvl w:ilvl="2" w:tplc="36642180">
      <w:start w:val="1"/>
      <w:numFmt w:val="decimal"/>
      <w:lvlText w:val="5.%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4D673696"/>
    <w:multiLevelType w:val="multilevel"/>
    <w:tmpl w:val="C018DD0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8" w15:restartNumberingAfterBreak="0">
    <w:nsid w:val="4E4F71F9"/>
    <w:multiLevelType w:val="hybridMultilevel"/>
    <w:tmpl w:val="8BE696E4"/>
    <w:lvl w:ilvl="0" w:tplc="BB9E3548">
      <w:start w:val="1"/>
      <w:numFmt w:val="decimal"/>
      <w:lvlText w:val="（%1）"/>
      <w:lvlJc w:val="left"/>
      <w:pPr>
        <w:ind w:left="420" w:hanging="420"/>
      </w:pPr>
      <w:rPr>
        <w:rFonts w:ascii="宋体"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4F2E4F9C"/>
    <w:multiLevelType w:val="hybridMultilevel"/>
    <w:tmpl w:val="FBFEF150"/>
    <w:lvl w:ilvl="0" w:tplc="34A4E502">
      <w:start w:val="1"/>
      <w:numFmt w:val="lowerLetter"/>
      <w:lvlText w:val="%1."/>
      <w:lvlJc w:val="left"/>
      <w:pPr>
        <w:ind w:left="1134" w:hanging="1134"/>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50" w15:restartNumberingAfterBreak="0">
    <w:nsid w:val="4F372CD9"/>
    <w:multiLevelType w:val="hybridMultilevel"/>
    <w:tmpl w:val="500648A0"/>
    <w:lvl w:ilvl="0" w:tplc="D8C82B86">
      <w:start w:val="1"/>
      <w:numFmt w:val="lowerLetter"/>
      <w:lvlText w:val="%1."/>
      <w:lvlJc w:val="left"/>
      <w:pPr>
        <w:tabs>
          <w:tab w:val="num" w:pos="1134"/>
        </w:tabs>
        <w:ind w:left="1134" w:hanging="1134"/>
      </w:pPr>
      <w:rPr>
        <w:rFonts w:hint="eastAsia"/>
      </w:rPr>
    </w:lvl>
    <w:lvl w:ilvl="1" w:tplc="28FE24F6">
      <w:start w:val="1"/>
      <w:numFmt w:val="lowerLetter"/>
      <w:lvlText w:val="%2."/>
      <w:lvlJc w:val="left"/>
      <w:pPr>
        <w:ind w:left="1134" w:hanging="113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4F495AFC"/>
    <w:multiLevelType w:val="hybridMultilevel"/>
    <w:tmpl w:val="6CDCCB82"/>
    <w:lvl w:ilvl="0" w:tplc="1DF45E8C">
      <w:start w:val="4"/>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15:restartNumberingAfterBreak="0">
    <w:nsid w:val="4F996BBF"/>
    <w:multiLevelType w:val="hybridMultilevel"/>
    <w:tmpl w:val="D9981E92"/>
    <w:lvl w:ilvl="0" w:tplc="10223000">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50F04189"/>
    <w:multiLevelType w:val="hybridMultilevel"/>
    <w:tmpl w:val="B0A658F4"/>
    <w:lvl w:ilvl="0" w:tplc="DE7E23B2">
      <w:start w:val="1"/>
      <w:numFmt w:val="lowerLetter"/>
      <w:lvlText w:val="%1."/>
      <w:lvlJc w:val="left"/>
      <w:pPr>
        <w:ind w:left="1134" w:hanging="1134"/>
      </w:pPr>
      <w:rPr>
        <w:rFonts w:hint="default"/>
      </w:rPr>
    </w:lvl>
    <w:lvl w:ilvl="1" w:tplc="04090019" w:tentative="1">
      <w:start w:val="1"/>
      <w:numFmt w:val="lowerLetter"/>
      <w:lvlText w:val="%2)"/>
      <w:lvlJc w:val="left"/>
      <w:pPr>
        <w:ind w:left="903" w:hanging="420"/>
      </w:pPr>
    </w:lvl>
    <w:lvl w:ilvl="2" w:tplc="0409001B" w:tentative="1">
      <w:start w:val="1"/>
      <w:numFmt w:val="lowerRoman"/>
      <w:lvlText w:val="%3."/>
      <w:lvlJc w:val="right"/>
      <w:pPr>
        <w:ind w:left="1323" w:hanging="420"/>
      </w:pPr>
    </w:lvl>
    <w:lvl w:ilvl="3" w:tplc="0409000F" w:tentative="1">
      <w:start w:val="1"/>
      <w:numFmt w:val="decimal"/>
      <w:lvlText w:val="%4."/>
      <w:lvlJc w:val="left"/>
      <w:pPr>
        <w:ind w:left="1743" w:hanging="420"/>
      </w:pPr>
    </w:lvl>
    <w:lvl w:ilvl="4" w:tplc="04090019" w:tentative="1">
      <w:start w:val="1"/>
      <w:numFmt w:val="lowerLetter"/>
      <w:lvlText w:val="%5)"/>
      <w:lvlJc w:val="left"/>
      <w:pPr>
        <w:ind w:left="2163" w:hanging="420"/>
      </w:pPr>
    </w:lvl>
    <w:lvl w:ilvl="5" w:tplc="0409001B" w:tentative="1">
      <w:start w:val="1"/>
      <w:numFmt w:val="lowerRoman"/>
      <w:lvlText w:val="%6."/>
      <w:lvlJc w:val="right"/>
      <w:pPr>
        <w:ind w:left="2583" w:hanging="420"/>
      </w:pPr>
    </w:lvl>
    <w:lvl w:ilvl="6" w:tplc="0409000F" w:tentative="1">
      <w:start w:val="1"/>
      <w:numFmt w:val="decimal"/>
      <w:lvlText w:val="%7."/>
      <w:lvlJc w:val="left"/>
      <w:pPr>
        <w:ind w:left="3003" w:hanging="420"/>
      </w:pPr>
    </w:lvl>
    <w:lvl w:ilvl="7" w:tplc="04090019" w:tentative="1">
      <w:start w:val="1"/>
      <w:numFmt w:val="lowerLetter"/>
      <w:lvlText w:val="%8)"/>
      <w:lvlJc w:val="left"/>
      <w:pPr>
        <w:ind w:left="3423" w:hanging="420"/>
      </w:pPr>
    </w:lvl>
    <w:lvl w:ilvl="8" w:tplc="0409001B" w:tentative="1">
      <w:start w:val="1"/>
      <w:numFmt w:val="lowerRoman"/>
      <w:lvlText w:val="%9."/>
      <w:lvlJc w:val="right"/>
      <w:pPr>
        <w:ind w:left="3843" w:hanging="420"/>
      </w:pPr>
    </w:lvl>
  </w:abstractNum>
  <w:abstractNum w:abstractNumId="154" w15:restartNumberingAfterBreak="0">
    <w:nsid w:val="51561CD6"/>
    <w:multiLevelType w:val="hybridMultilevel"/>
    <w:tmpl w:val="F670C38E"/>
    <w:lvl w:ilvl="0" w:tplc="D4E84320">
      <w:start w:val="5"/>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52C05497"/>
    <w:multiLevelType w:val="hybridMultilevel"/>
    <w:tmpl w:val="8D325376"/>
    <w:lvl w:ilvl="0" w:tplc="B4F6F5BA">
      <w:start w:val="8"/>
      <w:numFmt w:val="decimal"/>
      <w:lvlText w:val="8.2.2.%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546881F8">
      <w:start w:val="1"/>
      <w:numFmt w:val="decimal"/>
      <w:lvlText w:val="8.2.2.%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52E44E6A"/>
    <w:multiLevelType w:val="hybridMultilevel"/>
    <w:tmpl w:val="5DB8FA38"/>
    <w:lvl w:ilvl="0" w:tplc="B6C42F50">
      <w:start w:val="1"/>
      <w:numFmt w:val="decimal"/>
      <w:lvlText w:val="（%1）"/>
      <w:lvlJc w:val="left"/>
      <w:pPr>
        <w:ind w:left="1134" w:hanging="1134"/>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7" w15:restartNumberingAfterBreak="0">
    <w:nsid w:val="53221199"/>
    <w:multiLevelType w:val="hybridMultilevel"/>
    <w:tmpl w:val="724A107C"/>
    <w:lvl w:ilvl="0" w:tplc="C6C04B46">
      <w:start w:val="1"/>
      <w:numFmt w:val="lowerLetter"/>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15:restartNumberingAfterBreak="0">
    <w:nsid w:val="53385A57"/>
    <w:multiLevelType w:val="hybridMultilevel"/>
    <w:tmpl w:val="7960B42C"/>
    <w:lvl w:ilvl="0" w:tplc="1A44F08A">
      <w:start w:val="1"/>
      <w:numFmt w:val="decimal"/>
      <w:lvlText w:val="（%1）"/>
      <w:lvlJc w:val="left"/>
      <w:pPr>
        <w:tabs>
          <w:tab w:val="num" w:pos="1134"/>
        </w:tabs>
        <w:ind w:left="1134" w:hanging="1134"/>
      </w:pPr>
      <w:rPr>
        <w:rFonts w:ascii="宋体" w:eastAsia="宋体" w:hint="eastAsia"/>
        <w:lang w:val="en-U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9" w15:restartNumberingAfterBreak="0">
    <w:nsid w:val="53577DB4"/>
    <w:multiLevelType w:val="hybridMultilevel"/>
    <w:tmpl w:val="904AFE7C"/>
    <w:lvl w:ilvl="0" w:tplc="3D0EAC82">
      <w:start w:val="1"/>
      <w:numFmt w:val="decimal"/>
      <w:lvlText w:val="4.19.5.%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53773AB8"/>
    <w:multiLevelType w:val="hybridMultilevel"/>
    <w:tmpl w:val="65BA0D6E"/>
    <w:lvl w:ilvl="0" w:tplc="8EA254F4">
      <w:start w:val="1"/>
      <w:numFmt w:val="decimal"/>
      <w:lvlText w:val="4.9.5.%1"/>
      <w:lvlJc w:val="left"/>
      <w:pPr>
        <w:ind w:left="16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53DE2698"/>
    <w:multiLevelType w:val="hybridMultilevel"/>
    <w:tmpl w:val="401E32AE"/>
    <w:lvl w:ilvl="0" w:tplc="71287648">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53E53225"/>
    <w:multiLevelType w:val="hybridMultilevel"/>
    <w:tmpl w:val="C68EB22A"/>
    <w:lvl w:ilvl="0" w:tplc="848C7804">
      <w:start w:val="1"/>
      <w:numFmt w:val="decimal"/>
      <w:lvlText w:val="（%1）"/>
      <w:lvlJc w:val="left"/>
      <w:pPr>
        <w:ind w:left="1134" w:hanging="1134"/>
      </w:pPr>
      <w:rPr>
        <w:rFonts w:ascii="宋体" w:eastAsia="宋体" w:hAnsi="Times New Roman" w:cs="Times New Roman" w:hint="eastAsia"/>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53F17D46"/>
    <w:multiLevelType w:val="hybridMultilevel"/>
    <w:tmpl w:val="9EEC70DA"/>
    <w:lvl w:ilvl="0" w:tplc="5DF055B6">
      <w:start w:val="1"/>
      <w:numFmt w:val="decimal"/>
      <w:lvlText w:val="（%1）"/>
      <w:lvlJc w:val="left"/>
      <w:pPr>
        <w:ind w:left="1134" w:hanging="1134"/>
      </w:pPr>
      <w:rPr>
        <w:rFonts w:ascii="宋体" w:eastAsia="宋体"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64" w15:restartNumberingAfterBreak="0">
    <w:nsid w:val="544C2CFB"/>
    <w:multiLevelType w:val="hybridMultilevel"/>
    <w:tmpl w:val="8C7A96F2"/>
    <w:lvl w:ilvl="0" w:tplc="0B1ECFB2">
      <w:start w:val="1"/>
      <w:numFmt w:val="decimal"/>
      <w:lvlText w:val="（%1）"/>
      <w:lvlJc w:val="left"/>
      <w:pPr>
        <w:ind w:left="1134" w:hanging="1134"/>
      </w:pPr>
      <w:rPr>
        <w:rFonts w:hint="default"/>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65" w15:restartNumberingAfterBreak="0">
    <w:nsid w:val="56082A4B"/>
    <w:multiLevelType w:val="multilevel"/>
    <w:tmpl w:val="3110C3BA"/>
    <w:lvl w:ilvl="0">
      <w:start w:val="1"/>
      <w:numFmt w:val="decimal"/>
      <w:lvlText w:val="%1."/>
      <w:lvlJc w:val="left"/>
      <w:pPr>
        <w:ind w:left="425" w:hanging="425"/>
      </w:pPr>
      <w:rPr>
        <w:rFonts w:hint="eastAsia"/>
      </w:rPr>
    </w:lvl>
    <w:lvl w:ilvl="1">
      <w:start w:val="1"/>
      <w:numFmt w:val="decimal"/>
      <w:lvlText w:val="2.%2"/>
      <w:lvlJc w:val="left"/>
      <w:pPr>
        <w:tabs>
          <w:tab w:val="num" w:pos="851"/>
        </w:tabs>
        <w:ind w:left="851" w:hanging="369"/>
      </w:pPr>
      <w:rPr>
        <w:rFonts w:hint="eastAsia"/>
        <w:strike w:val="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6" w15:restartNumberingAfterBreak="0">
    <w:nsid w:val="562224E0"/>
    <w:multiLevelType w:val="hybridMultilevel"/>
    <w:tmpl w:val="1C38D5DC"/>
    <w:lvl w:ilvl="0" w:tplc="338CD746">
      <w:start w:val="1"/>
      <w:numFmt w:val="decimal"/>
      <w:lvlText w:val="4.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15:restartNumberingAfterBreak="0">
    <w:nsid w:val="56333618"/>
    <w:multiLevelType w:val="hybridMultilevel"/>
    <w:tmpl w:val="0368F9A0"/>
    <w:lvl w:ilvl="0" w:tplc="EE7223A6">
      <w:start w:val="9"/>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569E33F2"/>
    <w:multiLevelType w:val="multilevel"/>
    <w:tmpl w:val="F260E90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
      <w:lvlJc w:val="left"/>
      <w:pPr>
        <w:tabs>
          <w:tab w:val="num" w:pos="1134"/>
        </w:tabs>
        <w:ind w:left="1134" w:hanging="1134"/>
      </w:pPr>
      <w:rPr>
        <w:rFonts w:ascii="宋体" w:eastAsia="宋体"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9" w15:restartNumberingAfterBreak="0">
    <w:nsid w:val="56AC5098"/>
    <w:multiLevelType w:val="hybridMultilevel"/>
    <w:tmpl w:val="0BC01F22"/>
    <w:lvl w:ilvl="0" w:tplc="B60C67B0">
      <w:start w:val="1"/>
      <w:numFmt w:val="lowerLetter"/>
      <w:lvlText w:val="%1."/>
      <w:lvlJc w:val="left"/>
      <w:pPr>
        <w:ind w:left="1134" w:hanging="1134"/>
      </w:pPr>
      <w:rPr>
        <w:rFonts w:hint="eastAsia"/>
      </w:rPr>
    </w:lvl>
    <w:lvl w:ilvl="1" w:tplc="6D26CF1A">
      <w:start w:val="1"/>
      <w:numFmt w:val="decimal"/>
      <w:lvlText w:val="（%2）"/>
      <w:lvlJc w:val="left"/>
      <w:pPr>
        <w:ind w:left="1134" w:hanging="1134"/>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70" w15:restartNumberingAfterBreak="0">
    <w:nsid w:val="56F37F40"/>
    <w:multiLevelType w:val="hybridMultilevel"/>
    <w:tmpl w:val="595A2D10"/>
    <w:lvl w:ilvl="0" w:tplc="52364E6A">
      <w:start w:val="1"/>
      <w:numFmt w:val="decimal"/>
      <w:lvlText w:val="（%1）"/>
      <w:lvlJc w:val="left"/>
      <w:pPr>
        <w:tabs>
          <w:tab w:val="num" w:pos="1134"/>
        </w:tabs>
        <w:ind w:left="1134" w:hanging="1134"/>
      </w:pPr>
      <w:rPr>
        <w:rFonts w:hint="default"/>
        <w:lang w:val="en-US"/>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71" w15:restartNumberingAfterBreak="0">
    <w:nsid w:val="57327351"/>
    <w:multiLevelType w:val="hybridMultilevel"/>
    <w:tmpl w:val="1D9E7B70"/>
    <w:lvl w:ilvl="0" w:tplc="A5F2A756">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58DA61F8"/>
    <w:multiLevelType w:val="hybridMultilevel"/>
    <w:tmpl w:val="1B528C8C"/>
    <w:lvl w:ilvl="0" w:tplc="48F2CA44">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58E50149"/>
    <w:multiLevelType w:val="hybridMultilevel"/>
    <w:tmpl w:val="206A0436"/>
    <w:lvl w:ilvl="0" w:tplc="64848E74">
      <w:start w:val="1"/>
      <w:numFmt w:val="decimal"/>
      <w:lvlText w:val="（%1）"/>
      <w:lvlJc w:val="left"/>
      <w:pPr>
        <w:ind w:left="1554" w:hanging="420"/>
      </w:pPr>
      <w:rPr>
        <w:rFonts w:ascii="宋体" w:eastAsia="宋体" w:hAnsi="Times New Roman" w:cs="Times New Roman" w:hint="eastAsia"/>
        <w:b w:val="0"/>
        <w:color w:val="auto"/>
      </w:rPr>
    </w:lvl>
    <w:lvl w:ilvl="1" w:tplc="539AAEA2">
      <w:start w:val="1"/>
      <w:numFmt w:val="decimal"/>
      <w:lvlText w:val="（%2）"/>
      <w:lvlJc w:val="left"/>
      <w:pPr>
        <w:ind w:left="1134" w:hanging="1134"/>
      </w:pPr>
      <w:rPr>
        <w:rFonts w:ascii="宋体" w:eastAsia="宋体" w:hAnsi="Times New Roman" w:cs="Times New Roman" w:hint="eastAsia"/>
        <w:b w:val="0"/>
        <w:color w:val="auto"/>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74" w15:restartNumberingAfterBreak="0">
    <w:nsid w:val="594746A8"/>
    <w:multiLevelType w:val="hybridMultilevel"/>
    <w:tmpl w:val="2E24831A"/>
    <w:lvl w:ilvl="0" w:tplc="C4D0F896">
      <w:start w:val="1"/>
      <w:numFmt w:val="decimal"/>
      <w:lvlText w:val="4.12.%1"/>
      <w:lvlJc w:val="right"/>
      <w:pPr>
        <w:tabs>
          <w:tab w:val="num" w:pos="851"/>
        </w:tabs>
        <w:ind w:left="851" w:hanging="369"/>
      </w:pPr>
      <w:rPr>
        <w:rFonts w:hint="eastAsia"/>
      </w:rPr>
    </w:lvl>
    <w:lvl w:ilvl="1" w:tplc="04090019" w:tentative="1">
      <w:start w:val="1"/>
      <w:numFmt w:val="lowerLetter"/>
      <w:lvlText w:val="%2)"/>
      <w:lvlJc w:val="left"/>
      <w:pPr>
        <w:ind w:left="358" w:hanging="420"/>
      </w:pPr>
    </w:lvl>
    <w:lvl w:ilvl="2" w:tplc="0409001B" w:tentative="1">
      <w:start w:val="1"/>
      <w:numFmt w:val="lowerRoman"/>
      <w:lvlText w:val="%3."/>
      <w:lvlJc w:val="right"/>
      <w:pPr>
        <w:ind w:left="778" w:hanging="420"/>
      </w:pPr>
    </w:lvl>
    <w:lvl w:ilvl="3" w:tplc="0409000F" w:tentative="1">
      <w:start w:val="1"/>
      <w:numFmt w:val="decimal"/>
      <w:lvlText w:val="%4."/>
      <w:lvlJc w:val="left"/>
      <w:pPr>
        <w:ind w:left="1198" w:hanging="420"/>
      </w:pPr>
    </w:lvl>
    <w:lvl w:ilvl="4" w:tplc="04090019" w:tentative="1">
      <w:start w:val="1"/>
      <w:numFmt w:val="lowerLetter"/>
      <w:lvlText w:val="%5)"/>
      <w:lvlJc w:val="left"/>
      <w:pPr>
        <w:ind w:left="1618" w:hanging="420"/>
      </w:pPr>
    </w:lvl>
    <w:lvl w:ilvl="5" w:tplc="0409001B" w:tentative="1">
      <w:start w:val="1"/>
      <w:numFmt w:val="lowerRoman"/>
      <w:lvlText w:val="%6."/>
      <w:lvlJc w:val="right"/>
      <w:pPr>
        <w:ind w:left="2038" w:hanging="420"/>
      </w:pPr>
    </w:lvl>
    <w:lvl w:ilvl="6" w:tplc="0409000F" w:tentative="1">
      <w:start w:val="1"/>
      <w:numFmt w:val="decimal"/>
      <w:lvlText w:val="%7."/>
      <w:lvlJc w:val="left"/>
      <w:pPr>
        <w:ind w:left="2458" w:hanging="420"/>
      </w:pPr>
    </w:lvl>
    <w:lvl w:ilvl="7" w:tplc="04090019" w:tentative="1">
      <w:start w:val="1"/>
      <w:numFmt w:val="lowerLetter"/>
      <w:lvlText w:val="%8)"/>
      <w:lvlJc w:val="left"/>
      <w:pPr>
        <w:ind w:left="2878" w:hanging="420"/>
      </w:pPr>
    </w:lvl>
    <w:lvl w:ilvl="8" w:tplc="0409001B" w:tentative="1">
      <w:start w:val="1"/>
      <w:numFmt w:val="lowerRoman"/>
      <w:lvlText w:val="%9."/>
      <w:lvlJc w:val="right"/>
      <w:pPr>
        <w:ind w:left="3298" w:hanging="420"/>
      </w:pPr>
    </w:lvl>
  </w:abstractNum>
  <w:abstractNum w:abstractNumId="175" w15:restartNumberingAfterBreak="0">
    <w:nsid w:val="5A280337"/>
    <w:multiLevelType w:val="hybridMultilevel"/>
    <w:tmpl w:val="7CF44324"/>
    <w:lvl w:ilvl="0" w:tplc="9B44076C">
      <w:start w:val="1"/>
      <w:numFmt w:val="lowerLetter"/>
      <w:lvlText w:val="%1."/>
      <w:lvlJc w:val="left"/>
      <w:pPr>
        <w:ind w:left="420" w:hanging="420"/>
      </w:pPr>
      <w:rPr>
        <w:rFonts w:hint="eastAsia"/>
        <w:b w:val="0"/>
        <w:color w:val="auto"/>
      </w:rPr>
    </w:lvl>
    <w:lvl w:ilvl="1" w:tplc="04090019" w:tentative="1">
      <w:start w:val="1"/>
      <w:numFmt w:val="lowerLetter"/>
      <w:lvlText w:val="%2)"/>
      <w:lvlJc w:val="left"/>
      <w:pPr>
        <w:ind w:left="840" w:hanging="420"/>
      </w:pPr>
    </w:lvl>
    <w:lvl w:ilvl="2" w:tplc="630E8792">
      <w:start w:val="1"/>
      <w:numFmt w:val="lowerLetter"/>
      <w:lvlText w:val="%3."/>
      <w:lvlJc w:val="left"/>
      <w:pPr>
        <w:ind w:left="1134" w:hanging="1134"/>
      </w:pPr>
      <w:rPr>
        <w:rFonts w:hint="eastAsia"/>
        <w:b w:val="0"/>
        <w:color w:val="auto"/>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5AF95EC5"/>
    <w:multiLevelType w:val="hybridMultilevel"/>
    <w:tmpl w:val="A20885C8"/>
    <w:lvl w:ilvl="0" w:tplc="43765926">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7" w15:restartNumberingAfterBreak="0">
    <w:nsid w:val="5B4D6C91"/>
    <w:multiLevelType w:val="hybridMultilevel"/>
    <w:tmpl w:val="F1340DBC"/>
    <w:lvl w:ilvl="0" w:tplc="7CAE8836">
      <w:start w:val="1"/>
      <w:numFmt w:val="decimal"/>
      <w:lvlText w:val="4.18.%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5B5935F4"/>
    <w:multiLevelType w:val="hybridMultilevel"/>
    <w:tmpl w:val="0734C75C"/>
    <w:lvl w:ilvl="0" w:tplc="7344567A">
      <w:start w:val="1"/>
      <w:numFmt w:val="decimal"/>
      <w:lvlText w:val="4.10.%1"/>
      <w:lvlJc w:val="left"/>
      <w:pPr>
        <w:ind w:left="16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5B8A001F"/>
    <w:multiLevelType w:val="hybridMultilevel"/>
    <w:tmpl w:val="180CF736"/>
    <w:lvl w:ilvl="0" w:tplc="EFF8961C">
      <w:start w:val="1"/>
      <w:numFmt w:val="decimal"/>
      <w:lvlText w:val="（%1）"/>
      <w:lvlJc w:val="left"/>
      <w:pPr>
        <w:tabs>
          <w:tab w:val="num" w:pos="1134"/>
        </w:tabs>
        <w:ind w:left="1134" w:hanging="1134"/>
      </w:pPr>
      <w:rPr>
        <w:rFonts w:ascii="宋体" w:eastAsia="宋体" w:hAnsi="宋体" w:hint="eastAsia"/>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15:restartNumberingAfterBreak="0">
    <w:nsid w:val="5BB629D5"/>
    <w:multiLevelType w:val="hybridMultilevel"/>
    <w:tmpl w:val="3C980EB4"/>
    <w:lvl w:ilvl="0" w:tplc="55364CD6">
      <w:start w:val="1"/>
      <w:numFmt w:val="decimal"/>
      <w:lvlText w:val="4.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15:restartNumberingAfterBreak="0">
    <w:nsid w:val="5BB9150E"/>
    <w:multiLevelType w:val="hybridMultilevel"/>
    <w:tmpl w:val="0AD02F2A"/>
    <w:lvl w:ilvl="0" w:tplc="2B20F17A">
      <w:start w:val="1"/>
      <w:numFmt w:val="lowerLetter"/>
      <w:lvlText w:val="%1."/>
      <w:lvlJc w:val="left"/>
      <w:pPr>
        <w:ind w:left="1134" w:hanging="1134"/>
      </w:pPr>
      <w:rPr>
        <w:rFonts w:hint="eastAsia"/>
        <w:b w:val="0"/>
        <w:color w:val="auto"/>
      </w:rPr>
    </w:lvl>
    <w:lvl w:ilvl="1" w:tplc="AF862FB4">
      <w:start w:val="1"/>
      <w:numFmt w:val="decimal"/>
      <w:lvlText w:val="%2)"/>
      <w:lvlJc w:val="left"/>
      <w:pPr>
        <w:ind w:left="1478" w:hanging="698"/>
      </w:pPr>
      <w:rPr>
        <w:rFonts w:hint="default"/>
      </w:rPr>
    </w:lvl>
    <w:lvl w:ilvl="2" w:tplc="93A6CCAE">
      <w:start w:val="1"/>
      <w:numFmt w:val="decimal"/>
      <w:lvlText w:val="(%3)"/>
      <w:lvlJc w:val="left"/>
      <w:pPr>
        <w:ind w:left="1560" w:hanging="360"/>
      </w:pPr>
      <w:rPr>
        <w:rFonts w:hint="default"/>
      </w:rPr>
    </w:lvl>
    <w:lvl w:ilvl="3" w:tplc="A36E3BCA">
      <w:start w:val="1"/>
      <w:numFmt w:val="decimal"/>
      <w:lvlText w:val="%4、"/>
      <w:lvlJc w:val="left"/>
      <w:pPr>
        <w:ind w:left="1980" w:hanging="360"/>
      </w:pPr>
      <w:rPr>
        <w:rFonts w:hint="default"/>
      </w:rPr>
    </w:lvl>
    <w:lvl w:ilvl="4" w:tplc="0C0ED840">
      <w:start w:val="1"/>
      <w:numFmt w:val="upperLetter"/>
      <w:lvlText w:val="%5."/>
      <w:lvlJc w:val="left"/>
      <w:pPr>
        <w:ind w:left="2400" w:hanging="360"/>
      </w:pPr>
      <w:rPr>
        <w:rFonts w:hint="default"/>
      </w:rPr>
    </w:lvl>
    <w:lvl w:ilvl="5" w:tplc="A74C8B34">
      <w:start w:val="1"/>
      <w:numFmt w:val="decimal"/>
      <w:lvlText w:val="（%6）"/>
      <w:lvlJc w:val="left"/>
      <w:pPr>
        <w:tabs>
          <w:tab w:val="num" w:pos="1134"/>
        </w:tabs>
        <w:ind w:left="1134" w:hanging="1134"/>
      </w:pPr>
      <w:rPr>
        <w:rFonts w:hint="default"/>
      </w:r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2" w15:restartNumberingAfterBreak="0">
    <w:nsid w:val="5BC85889"/>
    <w:multiLevelType w:val="hybridMultilevel"/>
    <w:tmpl w:val="7400C782"/>
    <w:lvl w:ilvl="0" w:tplc="D026D0F8">
      <w:start w:val="1"/>
      <w:numFmt w:val="decimal"/>
      <w:lvlText w:val="4.18.3.%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3" w15:restartNumberingAfterBreak="0">
    <w:nsid w:val="5BF87EBC"/>
    <w:multiLevelType w:val="hybridMultilevel"/>
    <w:tmpl w:val="8E96B80A"/>
    <w:lvl w:ilvl="0" w:tplc="1DE2ADE4">
      <w:start w:val="1"/>
      <w:numFmt w:val="decimal"/>
      <w:lvlText w:val="3.%1"/>
      <w:lvlJc w:val="left"/>
      <w:pPr>
        <w:ind w:left="1554" w:hanging="420"/>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84" w15:restartNumberingAfterBreak="0">
    <w:nsid w:val="5CD35A51"/>
    <w:multiLevelType w:val="hybridMultilevel"/>
    <w:tmpl w:val="098EE154"/>
    <w:lvl w:ilvl="0" w:tplc="2BE8BC24">
      <w:start w:val="1"/>
      <w:numFmt w:val="decimal"/>
      <w:lvlText w:val="（%1）"/>
      <w:lvlJc w:val="left"/>
      <w:pPr>
        <w:ind w:left="1134" w:hanging="1134"/>
      </w:pPr>
      <w:rPr>
        <w:rFonts w:ascii="宋体" w:eastAsia="宋体" w:hAnsi="Times New Roman" w:cs="Times New Roman" w:hint="eastAsia"/>
        <w:b w:val="0"/>
        <w:color w:val="auto"/>
      </w:rPr>
    </w:lvl>
    <w:lvl w:ilvl="1" w:tplc="AF862FB4">
      <w:start w:val="1"/>
      <w:numFmt w:val="decimal"/>
      <w:lvlText w:val="%2)"/>
      <w:lvlJc w:val="left"/>
      <w:pPr>
        <w:ind w:left="1478" w:hanging="698"/>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5" w15:restartNumberingAfterBreak="0">
    <w:nsid w:val="5D443327"/>
    <w:multiLevelType w:val="hybridMultilevel"/>
    <w:tmpl w:val="79BC7E90"/>
    <w:lvl w:ilvl="0" w:tplc="62DE46BE">
      <w:start w:val="1"/>
      <w:numFmt w:val="lowerLetter"/>
      <w:lvlText w:val="%1."/>
      <w:lvlJc w:val="left"/>
      <w:pPr>
        <w:ind w:left="1134" w:hanging="1134"/>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86" w15:restartNumberingAfterBreak="0">
    <w:nsid w:val="5DA36EFF"/>
    <w:multiLevelType w:val="hybridMultilevel"/>
    <w:tmpl w:val="58C4B5B8"/>
    <w:lvl w:ilvl="0" w:tplc="26CA647C">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7" w15:restartNumberingAfterBreak="0">
    <w:nsid w:val="5E0825D5"/>
    <w:multiLevelType w:val="hybridMultilevel"/>
    <w:tmpl w:val="5322CE0E"/>
    <w:lvl w:ilvl="0" w:tplc="D5FA9778">
      <w:start w:val="1"/>
      <w:numFmt w:val="decimal"/>
      <w:lvlText w:val="4.9.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8" w15:restartNumberingAfterBreak="0">
    <w:nsid w:val="5F1D2A6F"/>
    <w:multiLevelType w:val="hybridMultilevel"/>
    <w:tmpl w:val="520281A0"/>
    <w:lvl w:ilvl="0" w:tplc="AC885632">
      <w:start w:val="1"/>
      <w:numFmt w:val="lowerLetter"/>
      <w:lvlText w:val="%1."/>
      <w:lvlJc w:val="left"/>
      <w:pPr>
        <w:ind w:left="1134" w:hanging="1134"/>
      </w:pPr>
      <w:rPr>
        <w:rFonts w:hint="eastAsia"/>
        <w:b w:val="0"/>
        <w:color w:val="auto"/>
      </w:rPr>
    </w:lvl>
    <w:lvl w:ilvl="1" w:tplc="A95CC028">
      <w:start w:val="1"/>
      <w:numFmt w:val="decimal"/>
      <w:lvlText w:val="（%2）"/>
      <w:lvlJc w:val="left"/>
      <w:pPr>
        <w:ind w:left="1134" w:hanging="1134"/>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89" w15:restartNumberingAfterBreak="0">
    <w:nsid w:val="5F86736B"/>
    <w:multiLevelType w:val="hybridMultilevel"/>
    <w:tmpl w:val="708E965C"/>
    <w:lvl w:ilvl="0" w:tplc="D9BCADD0">
      <w:start w:val="1"/>
      <w:numFmt w:val="decimal"/>
      <w:lvlText w:val="4.11.5.%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15:restartNumberingAfterBreak="0">
    <w:nsid w:val="5F976F56"/>
    <w:multiLevelType w:val="hybridMultilevel"/>
    <w:tmpl w:val="2E084C44"/>
    <w:lvl w:ilvl="0" w:tplc="334C5054">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5FBB4585"/>
    <w:multiLevelType w:val="hybridMultilevel"/>
    <w:tmpl w:val="DE5E7058"/>
    <w:lvl w:ilvl="0" w:tplc="64AA495C">
      <w:start w:val="1"/>
      <w:numFmt w:val="decimal"/>
      <w:lvlText w:val="（%1）"/>
      <w:lvlJc w:val="left"/>
      <w:pPr>
        <w:tabs>
          <w:tab w:val="num" w:pos="1134"/>
        </w:tabs>
        <w:ind w:left="1134" w:hanging="1134"/>
      </w:pPr>
      <w:rPr>
        <w:rFonts w:hint="default"/>
        <w:b w:val="0"/>
        <w:lang w:val="en-US"/>
      </w:rPr>
    </w:lvl>
    <w:lvl w:ilvl="1" w:tplc="B0A6612E">
      <w:start w:val="1"/>
      <w:numFmt w:val="lowerLetter"/>
      <w:lvlText w:val="(%2)"/>
      <w:lvlJc w:val="left"/>
      <w:pPr>
        <w:ind w:left="2604" w:hanging="1050"/>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92" w15:restartNumberingAfterBreak="0">
    <w:nsid w:val="601A0917"/>
    <w:multiLevelType w:val="hybridMultilevel"/>
    <w:tmpl w:val="256608F6"/>
    <w:lvl w:ilvl="0" w:tplc="00D08C2E">
      <w:start w:val="3"/>
      <w:numFmt w:val="decimal"/>
      <w:lvlText w:val="4.12.%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3" w15:restartNumberingAfterBreak="0">
    <w:nsid w:val="60B95DD9"/>
    <w:multiLevelType w:val="hybridMultilevel"/>
    <w:tmpl w:val="A3CE89D8"/>
    <w:lvl w:ilvl="0" w:tplc="9B8A6986">
      <w:start w:val="1"/>
      <w:numFmt w:val="lowerLetter"/>
      <w:lvlText w:val="%1."/>
      <w:lvlJc w:val="left"/>
      <w:pPr>
        <w:ind w:left="1134" w:hanging="1134"/>
      </w:pPr>
      <w:rPr>
        <w:rFonts w:hint="eastAsia"/>
      </w:rPr>
    </w:lvl>
    <w:lvl w:ilvl="1" w:tplc="A440CAFC">
      <w:start w:val="1"/>
      <w:numFmt w:val="decimal"/>
      <w:lvlText w:val="（%2）"/>
      <w:lvlJc w:val="left"/>
      <w:pPr>
        <w:ind w:left="1134" w:hanging="113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6295286E"/>
    <w:multiLevelType w:val="hybridMultilevel"/>
    <w:tmpl w:val="EF32F5A8"/>
    <w:lvl w:ilvl="0" w:tplc="64848E74">
      <w:start w:val="1"/>
      <w:numFmt w:val="decimal"/>
      <w:lvlText w:val="（%1）"/>
      <w:lvlJc w:val="left"/>
      <w:pPr>
        <w:ind w:left="420" w:hanging="420"/>
      </w:pPr>
      <w:rPr>
        <w:rFonts w:ascii="宋体" w:eastAsia="宋体" w:hAnsi="Times New Roman" w:cs="Times New Roman" w:hint="eastAsia"/>
        <w:b w:val="0"/>
        <w:color w:val="auto"/>
      </w:rPr>
    </w:lvl>
    <w:lvl w:ilvl="1" w:tplc="6CA44F34">
      <w:start w:val="1"/>
      <w:numFmt w:val="decimal"/>
      <w:lvlText w:val="（%2）"/>
      <w:lvlJc w:val="left"/>
      <w:pPr>
        <w:ind w:left="1134" w:hanging="1134"/>
      </w:pPr>
      <w:rPr>
        <w:rFonts w:ascii="宋体" w:eastAsia="宋体" w:hAnsi="Times New Roman" w:cs="Times New Roman" w:hint="eastAsia"/>
        <w:b w:val="0"/>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5" w15:restartNumberingAfterBreak="0">
    <w:nsid w:val="62A76795"/>
    <w:multiLevelType w:val="hybridMultilevel"/>
    <w:tmpl w:val="C96CBD50"/>
    <w:lvl w:ilvl="0" w:tplc="E564CA3A">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6" w15:restartNumberingAfterBreak="0">
    <w:nsid w:val="63271C42"/>
    <w:multiLevelType w:val="hybridMultilevel"/>
    <w:tmpl w:val="C8E2334E"/>
    <w:lvl w:ilvl="0" w:tplc="CE18EEC6">
      <w:start w:val="1"/>
      <w:numFmt w:val="lowerLetter"/>
      <w:lvlText w:val="%1."/>
      <w:lvlJc w:val="left"/>
      <w:pPr>
        <w:ind w:left="1134" w:hanging="1134"/>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97" w15:restartNumberingAfterBreak="0">
    <w:nsid w:val="63935A68"/>
    <w:multiLevelType w:val="hybridMultilevel"/>
    <w:tmpl w:val="A96E6504"/>
    <w:lvl w:ilvl="0" w:tplc="1F206CCE">
      <w:start w:val="1"/>
      <w:numFmt w:val="decimal"/>
      <w:lvlText w:val="（%1）"/>
      <w:lvlJc w:val="left"/>
      <w:pPr>
        <w:ind w:left="1134" w:hanging="1134"/>
      </w:pPr>
      <w:rPr>
        <w:rFonts w:ascii="宋体" w:eastAsia="宋体" w:hAnsi="Times New Roman" w:cs="Times New Roman"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98" w15:restartNumberingAfterBreak="0">
    <w:nsid w:val="648D3720"/>
    <w:multiLevelType w:val="hybridMultilevel"/>
    <w:tmpl w:val="71648D30"/>
    <w:lvl w:ilvl="0" w:tplc="8FD68F86">
      <w:start w:val="1"/>
      <w:numFmt w:val="decimal"/>
      <w:lvlText w:val="4.9.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9" w15:restartNumberingAfterBreak="0">
    <w:nsid w:val="64932993"/>
    <w:multiLevelType w:val="hybridMultilevel"/>
    <w:tmpl w:val="E8140CE8"/>
    <w:lvl w:ilvl="0" w:tplc="162E6B76">
      <w:start w:val="1"/>
      <w:numFmt w:val="lowerLetter"/>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652A4A1D"/>
    <w:multiLevelType w:val="hybridMultilevel"/>
    <w:tmpl w:val="077C9B06"/>
    <w:lvl w:ilvl="0" w:tplc="70EC83AC">
      <w:start w:val="1"/>
      <w:numFmt w:val="decimal"/>
      <w:lvlText w:val="(%1)"/>
      <w:lvlJc w:val="left"/>
      <w:pPr>
        <w:ind w:left="1134" w:hanging="1134"/>
      </w:pPr>
      <w:rPr>
        <w:rFonts w:ascii="Times New Roman" w:hAnsi="Times New Roman" w:cs="Times New Roman" w:hint="default"/>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01" w15:restartNumberingAfterBreak="0">
    <w:nsid w:val="653D1781"/>
    <w:multiLevelType w:val="hybridMultilevel"/>
    <w:tmpl w:val="1786B77E"/>
    <w:lvl w:ilvl="0" w:tplc="2818979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5786011E">
      <w:start w:val="1"/>
      <w:numFmt w:val="decimal"/>
      <w:lvlText w:val="（%3）"/>
      <w:lvlJc w:val="left"/>
      <w:pPr>
        <w:ind w:left="1134" w:hanging="1134"/>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2" w15:restartNumberingAfterBreak="0">
    <w:nsid w:val="655A72B7"/>
    <w:multiLevelType w:val="hybridMultilevel"/>
    <w:tmpl w:val="F6FCDFD2"/>
    <w:lvl w:ilvl="0" w:tplc="F8AC80D8">
      <w:start w:val="1"/>
      <w:numFmt w:val="decimal"/>
      <w:pStyle w:val="2"/>
      <w:lvlText w:val="4.%1"/>
      <w:lvlJc w:val="left"/>
      <w:pPr>
        <w:tabs>
          <w:tab w:val="num" w:pos="369"/>
        </w:tabs>
        <w:ind w:left="369" w:hanging="369"/>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03" w15:restartNumberingAfterBreak="0">
    <w:nsid w:val="656C30EA"/>
    <w:multiLevelType w:val="hybridMultilevel"/>
    <w:tmpl w:val="D7AEC64A"/>
    <w:lvl w:ilvl="0" w:tplc="DB804BF8">
      <w:start w:val="1"/>
      <w:numFmt w:val="decimal"/>
      <w:lvlText w:val="6.2.1.%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C65A2654">
      <w:start w:val="1"/>
      <w:numFmt w:val="decimal"/>
      <w:lvlText w:val="6.2.1.%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4" w15:restartNumberingAfterBreak="0">
    <w:nsid w:val="658B4271"/>
    <w:multiLevelType w:val="hybridMultilevel"/>
    <w:tmpl w:val="8354BE22"/>
    <w:lvl w:ilvl="0" w:tplc="0CBE4D36">
      <w:start w:val="1"/>
      <w:numFmt w:val="lowerLetter"/>
      <w:lvlText w:val="%1."/>
      <w:lvlJc w:val="left"/>
      <w:pPr>
        <w:ind w:left="1134" w:hanging="1134"/>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05" w15:restartNumberingAfterBreak="0">
    <w:nsid w:val="658F6E88"/>
    <w:multiLevelType w:val="hybridMultilevel"/>
    <w:tmpl w:val="E8140CE8"/>
    <w:lvl w:ilvl="0" w:tplc="162E6B76">
      <w:start w:val="1"/>
      <w:numFmt w:val="lowerLetter"/>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658F6F9A"/>
    <w:multiLevelType w:val="hybridMultilevel"/>
    <w:tmpl w:val="ADAC1396"/>
    <w:lvl w:ilvl="0" w:tplc="47981428">
      <w:start w:val="1"/>
      <w:numFmt w:val="lowerLetter"/>
      <w:lvlText w:val="%1."/>
      <w:lvlJc w:val="left"/>
      <w:pPr>
        <w:ind w:left="1134" w:hanging="1134"/>
      </w:pPr>
      <w:rPr>
        <w:rFonts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07" w15:restartNumberingAfterBreak="0">
    <w:nsid w:val="65F23653"/>
    <w:multiLevelType w:val="hybridMultilevel"/>
    <w:tmpl w:val="0240A102"/>
    <w:lvl w:ilvl="0" w:tplc="80EA2488">
      <w:start w:val="1"/>
      <w:numFmt w:val="decimal"/>
      <w:lvlText w:val="4.1.%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67D63CF2"/>
    <w:multiLevelType w:val="hybridMultilevel"/>
    <w:tmpl w:val="1B46A3D8"/>
    <w:lvl w:ilvl="0" w:tplc="A7E0E586">
      <w:start w:val="1"/>
      <w:numFmt w:val="decimal"/>
      <w:lvlText w:val="4.15.%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D9589D04">
      <w:start w:val="1"/>
      <w:numFmt w:val="decimal"/>
      <w:lvlText w:val="4.15.%3"/>
      <w:lvlJc w:val="right"/>
      <w:pPr>
        <w:ind w:left="1134" w:hanging="567"/>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15:restartNumberingAfterBreak="0">
    <w:nsid w:val="6944183F"/>
    <w:multiLevelType w:val="hybridMultilevel"/>
    <w:tmpl w:val="08CCDAF8"/>
    <w:lvl w:ilvl="0" w:tplc="35E85E1E">
      <w:start w:val="1"/>
      <w:numFmt w:val="decimal"/>
      <w:lvlText w:val="6.%1"/>
      <w:lvlJc w:val="left"/>
      <w:pPr>
        <w:tabs>
          <w:tab w:val="num" w:pos="851"/>
        </w:tabs>
        <w:ind w:left="851" w:hanging="369"/>
      </w:pPr>
      <w:rPr>
        <w:rFonts w:ascii="Times New Roman" w:hAnsi="Times New Roman" w:cs="Times New Roman" w:hint="default"/>
        <w:b/>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10" w15:restartNumberingAfterBreak="0">
    <w:nsid w:val="69E30599"/>
    <w:multiLevelType w:val="hybridMultilevel"/>
    <w:tmpl w:val="180CF736"/>
    <w:lvl w:ilvl="0" w:tplc="EFF8961C">
      <w:start w:val="1"/>
      <w:numFmt w:val="decimal"/>
      <w:lvlText w:val="（%1）"/>
      <w:lvlJc w:val="left"/>
      <w:pPr>
        <w:tabs>
          <w:tab w:val="num" w:pos="1134"/>
        </w:tabs>
        <w:ind w:left="1134" w:hanging="1134"/>
      </w:pPr>
      <w:rPr>
        <w:rFonts w:ascii="宋体" w:eastAsia="宋体" w:hAnsi="宋体" w:hint="eastAsia"/>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15:restartNumberingAfterBreak="0">
    <w:nsid w:val="69EC535E"/>
    <w:multiLevelType w:val="hybridMultilevel"/>
    <w:tmpl w:val="28C8FBA4"/>
    <w:lvl w:ilvl="0" w:tplc="28189790">
      <w:start w:val="1"/>
      <w:numFmt w:val="decimal"/>
      <w:lvlText w:val="（%1）"/>
      <w:lvlJc w:val="left"/>
      <w:pPr>
        <w:ind w:left="990" w:hanging="420"/>
      </w:pPr>
      <w:rPr>
        <w:rFonts w:hint="default"/>
      </w:rPr>
    </w:lvl>
    <w:lvl w:ilvl="1" w:tplc="D1BC8EAE">
      <w:start w:val="1"/>
      <w:numFmt w:val="decimal"/>
      <w:lvlText w:val="（%2）"/>
      <w:lvlJc w:val="left"/>
      <w:pPr>
        <w:ind w:left="1134" w:hanging="1134"/>
      </w:pPr>
      <w:rPr>
        <w:rFonts w:hint="default"/>
      </w:r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12" w15:restartNumberingAfterBreak="0">
    <w:nsid w:val="6A0219B9"/>
    <w:multiLevelType w:val="hybridMultilevel"/>
    <w:tmpl w:val="DE5E7058"/>
    <w:lvl w:ilvl="0" w:tplc="64AA495C">
      <w:start w:val="1"/>
      <w:numFmt w:val="decimal"/>
      <w:lvlText w:val="（%1）"/>
      <w:lvlJc w:val="left"/>
      <w:pPr>
        <w:tabs>
          <w:tab w:val="num" w:pos="1134"/>
        </w:tabs>
        <w:ind w:left="1134" w:hanging="1134"/>
      </w:pPr>
      <w:rPr>
        <w:rFonts w:hint="default"/>
        <w:b w:val="0"/>
        <w:lang w:val="en-US"/>
      </w:rPr>
    </w:lvl>
    <w:lvl w:ilvl="1" w:tplc="B0A6612E">
      <w:start w:val="1"/>
      <w:numFmt w:val="lowerLetter"/>
      <w:lvlText w:val="(%2)"/>
      <w:lvlJc w:val="left"/>
      <w:pPr>
        <w:ind w:left="2604" w:hanging="1050"/>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13" w15:restartNumberingAfterBreak="0">
    <w:nsid w:val="6A6E3DF0"/>
    <w:multiLevelType w:val="hybridMultilevel"/>
    <w:tmpl w:val="4B2659B4"/>
    <w:lvl w:ilvl="0" w:tplc="53429360">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4" w15:restartNumberingAfterBreak="0">
    <w:nsid w:val="6A95126B"/>
    <w:multiLevelType w:val="hybridMultilevel"/>
    <w:tmpl w:val="34A4E58A"/>
    <w:lvl w:ilvl="0" w:tplc="2B20F17A">
      <w:start w:val="1"/>
      <w:numFmt w:val="lowerLetter"/>
      <w:lvlText w:val="%1."/>
      <w:lvlJc w:val="left"/>
      <w:pPr>
        <w:ind w:left="479" w:hanging="420"/>
      </w:pPr>
      <w:rPr>
        <w:rFonts w:hint="eastAsia"/>
      </w:rPr>
    </w:lvl>
    <w:lvl w:ilvl="1" w:tplc="9B44076C">
      <w:start w:val="1"/>
      <w:numFmt w:val="lowerLetter"/>
      <w:lvlText w:val="%2."/>
      <w:lvlJc w:val="left"/>
      <w:pPr>
        <w:ind w:left="1134" w:hanging="1134"/>
      </w:pPr>
      <w:rPr>
        <w:rFonts w:hint="eastAsia"/>
        <w:b w:val="0"/>
        <w:color w:val="auto"/>
      </w:rPr>
    </w:lvl>
    <w:lvl w:ilvl="2" w:tplc="0409001B" w:tentative="1">
      <w:start w:val="1"/>
      <w:numFmt w:val="lowerRoman"/>
      <w:lvlText w:val="%3."/>
      <w:lvlJc w:val="right"/>
      <w:pPr>
        <w:ind w:left="1319" w:hanging="420"/>
      </w:pPr>
    </w:lvl>
    <w:lvl w:ilvl="3" w:tplc="0409000F" w:tentative="1">
      <w:start w:val="1"/>
      <w:numFmt w:val="decimal"/>
      <w:lvlText w:val="%4."/>
      <w:lvlJc w:val="left"/>
      <w:pPr>
        <w:ind w:left="1739" w:hanging="420"/>
      </w:pPr>
    </w:lvl>
    <w:lvl w:ilvl="4" w:tplc="04090019" w:tentative="1">
      <w:start w:val="1"/>
      <w:numFmt w:val="lowerLetter"/>
      <w:lvlText w:val="%5)"/>
      <w:lvlJc w:val="left"/>
      <w:pPr>
        <w:ind w:left="2159" w:hanging="420"/>
      </w:pPr>
    </w:lvl>
    <w:lvl w:ilvl="5" w:tplc="0409001B" w:tentative="1">
      <w:start w:val="1"/>
      <w:numFmt w:val="lowerRoman"/>
      <w:lvlText w:val="%6."/>
      <w:lvlJc w:val="right"/>
      <w:pPr>
        <w:ind w:left="2579" w:hanging="420"/>
      </w:pPr>
    </w:lvl>
    <w:lvl w:ilvl="6" w:tplc="0409000F" w:tentative="1">
      <w:start w:val="1"/>
      <w:numFmt w:val="decimal"/>
      <w:lvlText w:val="%7."/>
      <w:lvlJc w:val="left"/>
      <w:pPr>
        <w:ind w:left="2999" w:hanging="420"/>
      </w:pPr>
    </w:lvl>
    <w:lvl w:ilvl="7" w:tplc="04090019" w:tentative="1">
      <w:start w:val="1"/>
      <w:numFmt w:val="lowerLetter"/>
      <w:lvlText w:val="%8)"/>
      <w:lvlJc w:val="left"/>
      <w:pPr>
        <w:ind w:left="3419" w:hanging="420"/>
      </w:pPr>
    </w:lvl>
    <w:lvl w:ilvl="8" w:tplc="0409001B" w:tentative="1">
      <w:start w:val="1"/>
      <w:numFmt w:val="lowerRoman"/>
      <w:lvlText w:val="%9."/>
      <w:lvlJc w:val="right"/>
      <w:pPr>
        <w:ind w:left="3839" w:hanging="420"/>
      </w:pPr>
    </w:lvl>
  </w:abstractNum>
  <w:abstractNum w:abstractNumId="215" w15:restartNumberingAfterBreak="0">
    <w:nsid w:val="6B126521"/>
    <w:multiLevelType w:val="hybridMultilevel"/>
    <w:tmpl w:val="0750FFC4"/>
    <w:lvl w:ilvl="0" w:tplc="D5FA6C9A">
      <w:start w:val="8"/>
      <w:numFmt w:val="decimal"/>
      <w:lvlText w:val="8.1.%1"/>
      <w:lvlJc w:val="left"/>
      <w:pPr>
        <w:tabs>
          <w:tab w:val="num" w:pos="851"/>
        </w:tabs>
        <w:ind w:left="851" w:hanging="369"/>
      </w:pPr>
      <w:rPr>
        <w:rFonts w:hint="eastAsia"/>
      </w:rPr>
    </w:lvl>
    <w:lvl w:ilvl="1" w:tplc="04090019" w:tentative="1">
      <w:start w:val="1"/>
      <w:numFmt w:val="lowerLetter"/>
      <w:lvlText w:val="%2)"/>
      <w:lvlJc w:val="left"/>
      <w:pPr>
        <w:ind w:left="840" w:hanging="420"/>
      </w:pPr>
    </w:lvl>
    <w:lvl w:ilvl="2" w:tplc="22D22328">
      <w:start w:val="1"/>
      <w:numFmt w:val="decimal"/>
      <w:lvlText w:val="8.1.%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6BB42FD8"/>
    <w:multiLevelType w:val="hybridMultilevel"/>
    <w:tmpl w:val="4DE836A8"/>
    <w:lvl w:ilvl="0" w:tplc="918AE1C4">
      <w:start w:val="1"/>
      <w:numFmt w:val="decimalEnclosedCircle"/>
      <w:lvlText w:val="%1"/>
      <w:lvlJc w:val="left"/>
      <w:pPr>
        <w:ind w:left="360" w:hanging="360"/>
      </w:pPr>
      <w:rPr>
        <w:rFonts w:hint="default"/>
      </w:rPr>
    </w:lvl>
    <w:lvl w:ilvl="1" w:tplc="5614A556">
      <w:start w:val="1"/>
      <w:numFmt w:val="decimal"/>
      <w:lvlText w:val="（%2）"/>
      <w:lvlJc w:val="left"/>
      <w:pPr>
        <w:ind w:left="1134" w:hanging="113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7" w15:restartNumberingAfterBreak="0">
    <w:nsid w:val="6BFF6280"/>
    <w:multiLevelType w:val="multilevel"/>
    <w:tmpl w:val="E822FA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2.3.%3"/>
      <w:lvlJc w:val="left"/>
      <w:pPr>
        <w:tabs>
          <w:tab w:val="num" w:pos="1134"/>
        </w:tabs>
        <w:ind w:left="1134" w:hanging="113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8" w15:restartNumberingAfterBreak="0">
    <w:nsid w:val="6C1C2DEB"/>
    <w:multiLevelType w:val="multilevel"/>
    <w:tmpl w:val="854296BA"/>
    <w:lvl w:ilvl="0">
      <w:start w:val="4"/>
      <w:numFmt w:val="decimal"/>
      <w:lvlText w:val="%1."/>
      <w:lvlJc w:val="left"/>
      <w:pPr>
        <w:ind w:left="743" w:hanging="743"/>
      </w:pPr>
      <w:rPr>
        <w:rFonts w:hint="default"/>
      </w:rPr>
    </w:lvl>
    <w:lvl w:ilvl="1">
      <w:start w:val="7"/>
      <w:numFmt w:val="decimal"/>
      <w:lvlText w:val="%1.%2．"/>
      <w:lvlJc w:val="left"/>
      <w:pPr>
        <w:ind w:left="1931" w:hanging="108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993" w:hanging="1440"/>
      </w:pPr>
      <w:rPr>
        <w:rFonts w:hint="default"/>
      </w:rPr>
    </w:lvl>
    <w:lvl w:ilvl="4">
      <w:start w:val="1"/>
      <w:numFmt w:val="decimal"/>
      <w:lvlText w:val="%1.%2．%3.%4.%5."/>
      <w:lvlJc w:val="left"/>
      <w:pPr>
        <w:ind w:left="5204" w:hanging="180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477" w:hanging="2520"/>
      </w:pPr>
      <w:rPr>
        <w:rFonts w:hint="default"/>
      </w:rPr>
    </w:lvl>
    <w:lvl w:ilvl="8">
      <w:start w:val="1"/>
      <w:numFmt w:val="decimal"/>
      <w:lvlText w:val="%1.%2．%3.%4.%5.%6.%7.%8.%9."/>
      <w:lvlJc w:val="left"/>
      <w:pPr>
        <w:ind w:left="9328" w:hanging="2520"/>
      </w:pPr>
      <w:rPr>
        <w:rFonts w:hint="default"/>
      </w:rPr>
    </w:lvl>
  </w:abstractNum>
  <w:abstractNum w:abstractNumId="219" w15:restartNumberingAfterBreak="0">
    <w:nsid w:val="6CC62A1B"/>
    <w:multiLevelType w:val="hybridMultilevel"/>
    <w:tmpl w:val="1A8CE09A"/>
    <w:lvl w:ilvl="0" w:tplc="BCB28B86">
      <w:start w:val="1"/>
      <w:numFmt w:val="decimal"/>
      <w:lvlText w:val="4.7.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15:restartNumberingAfterBreak="0">
    <w:nsid w:val="6CEB3D77"/>
    <w:multiLevelType w:val="hybridMultilevel"/>
    <w:tmpl w:val="576A11E2"/>
    <w:lvl w:ilvl="0" w:tplc="059A6226">
      <w:start w:val="1"/>
      <w:numFmt w:val="decimal"/>
      <w:lvlText w:val="3.3.%1"/>
      <w:lvlJc w:val="right"/>
      <w:pPr>
        <w:tabs>
          <w:tab w:val="num" w:pos="1503"/>
        </w:tabs>
        <w:ind w:left="1503" w:hanging="369"/>
      </w:pPr>
      <w:rPr>
        <w:rFonts w:hint="eastAsia"/>
      </w:rPr>
    </w:lvl>
    <w:lvl w:ilvl="1" w:tplc="04090019" w:tentative="1">
      <w:start w:val="1"/>
      <w:numFmt w:val="lowerLetter"/>
      <w:lvlText w:val="%2)"/>
      <w:lvlJc w:val="left"/>
      <w:pPr>
        <w:ind w:left="840" w:hanging="420"/>
      </w:pPr>
    </w:lvl>
    <w:lvl w:ilvl="2" w:tplc="884A1EA8">
      <w:start w:val="1"/>
      <w:numFmt w:val="decimal"/>
      <w:lvlText w:val="3.3.%3"/>
      <w:lvlJc w:val="righ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1" w15:restartNumberingAfterBreak="0">
    <w:nsid w:val="6CEB449D"/>
    <w:multiLevelType w:val="hybridMultilevel"/>
    <w:tmpl w:val="BE08E670"/>
    <w:lvl w:ilvl="0" w:tplc="EC6EE64E">
      <w:start w:val="2"/>
      <w:numFmt w:val="decimal"/>
      <w:lvlText w:val="(%1)"/>
      <w:lvlJc w:val="left"/>
      <w:pPr>
        <w:ind w:left="1134" w:hanging="1134"/>
      </w:pPr>
      <w:rPr>
        <w:rFonts w:ascii="Times New Roman" w:hAnsi="Times New Roman" w:cs="Times New Roman" w:hint="default"/>
        <w:b w:val="0"/>
        <w:color w:val="auto"/>
      </w:rPr>
    </w:lvl>
    <w:lvl w:ilvl="1" w:tplc="728CBE22">
      <w:start w:val="1"/>
      <w:numFmt w:val="decimal"/>
      <w:lvlText w:val="（%2）"/>
      <w:lvlJc w:val="left"/>
      <w:pPr>
        <w:ind w:left="1134" w:hanging="113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2" w15:restartNumberingAfterBreak="0">
    <w:nsid w:val="6D383981"/>
    <w:multiLevelType w:val="hybridMultilevel"/>
    <w:tmpl w:val="724A107C"/>
    <w:lvl w:ilvl="0" w:tplc="C6C04B46">
      <w:start w:val="1"/>
      <w:numFmt w:val="lowerLetter"/>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3" w15:restartNumberingAfterBreak="0">
    <w:nsid w:val="6D4411A2"/>
    <w:multiLevelType w:val="hybridMultilevel"/>
    <w:tmpl w:val="48846C1E"/>
    <w:lvl w:ilvl="0" w:tplc="59766076">
      <w:start w:val="1"/>
      <w:numFmt w:val="decimal"/>
      <w:lvlText w:val="（%1）"/>
      <w:lvlJc w:val="left"/>
      <w:pPr>
        <w:tabs>
          <w:tab w:val="num" w:pos="1134"/>
        </w:tabs>
        <w:ind w:left="1134" w:hanging="1134"/>
      </w:pPr>
      <w:rPr>
        <w:rFonts w:hint="default"/>
        <w:b w:val="0"/>
      </w:rPr>
    </w:lvl>
    <w:lvl w:ilvl="1" w:tplc="B0A6612E">
      <w:start w:val="1"/>
      <w:numFmt w:val="lowerLetter"/>
      <w:lvlText w:val="(%2)"/>
      <w:lvlJc w:val="left"/>
      <w:pPr>
        <w:ind w:left="2604" w:hanging="1050"/>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24" w15:restartNumberingAfterBreak="0">
    <w:nsid w:val="6D7040C3"/>
    <w:multiLevelType w:val="hybridMultilevel"/>
    <w:tmpl w:val="88A24FF2"/>
    <w:lvl w:ilvl="0" w:tplc="36B4DEEC">
      <w:start w:val="1"/>
      <w:numFmt w:val="decimal"/>
      <w:lvlText w:val="6.2.%1"/>
      <w:lvlJc w:val="right"/>
      <w:pPr>
        <w:tabs>
          <w:tab w:val="num" w:pos="851"/>
        </w:tabs>
        <w:ind w:left="851" w:hanging="369"/>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15:restartNumberingAfterBreak="0">
    <w:nsid w:val="6D756DCB"/>
    <w:multiLevelType w:val="multilevel"/>
    <w:tmpl w:val="DC9E12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6" w15:restartNumberingAfterBreak="0">
    <w:nsid w:val="6E4655C3"/>
    <w:multiLevelType w:val="hybridMultilevel"/>
    <w:tmpl w:val="9D3EE496"/>
    <w:lvl w:ilvl="0" w:tplc="77C667B2">
      <w:start w:val="4"/>
      <w:numFmt w:val="decimal"/>
      <w:lvlText w:val="（%1）"/>
      <w:lvlJc w:val="left"/>
      <w:pPr>
        <w:ind w:left="1134" w:hanging="1134"/>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15:restartNumberingAfterBreak="0">
    <w:nsid w:val="6E5C1A28"/>
    <w:multiLevelType w:val="hybridMultilevel"/>
    <w:tmpl w:val="2E084C44"/>
    <w:lvl w:ilvl="0" w:tplc="334C5054">
      <w:start w:val="1"/>
      <w:numFmt w:val="decimal"/>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8" w15:restartNumberingAfterBreak="0">
    <w:nsid w:val="6EDD731F"/>
    <w:multiLevelType w:val="hybridMultilevel"/>
    <w:tmpl w:val="53CC5348"/>
    <w:lvl w:ilvl="0" w:tplc="E3F4B07A">
      <w:start w:val="1"/>
      <w:numFmt w:val="decimal"/>
      <w:lvlText w:val="4.20.3.%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5C024DFC">
      <w:start w:val="1"/>
      <w:numFmt w:val="decimal"/>
      <w:lvlText w:val="4.19.3.%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15:restartNumberingAfterBreak="0">
    <w:nsid w:val="6F88741A"/>
    <w:multiLevelType w:val="hybridMultilevel"/>
    <w:tmpl w:val="A0A6A5F0"/>
    <w:lvl w:ilvl="0" w:tplc="550E8B5C">
      <w:start w:val="1"/>
      <w:numFmt w:val="decimal"/>
      <w:lvlText w:val="（%1）"/>
      <w:lvlJc w:val="left"/>
      <w:pPr>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0" w15:restartNumberingAfterBreak="0">
    <w:nsid w:val="6FAE3185"/>
    <w:multiLevelType w:val="hybridMultilevel"/>
    <w:tmpl w:val="FCB69676"/>
    <w:lvl w:ilvl="0" w:tplc="59522F46">
      <w:start w:val="1"/>
      <w:numFmt w:val="decimal"/>
      <w:lvlText w:val="（%1）"/>
      <w:lvlJc w:val="left"/>
      <w:pPr>
        <w:ind w:left="1134" w:hanging="1134"/>
      </w:pPr>
      <w:rPr>
        <w:rFonts w:hint="default"/>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231" w15:restartNumberingAfterBreak="0">
    <w:nsid w:val="708A1D46"/>
    <w:multiLevelType w:val="hybridMultilevel"/>
    <w:tmpl w:val="A2AC3F04"/>
    <w:lvl w:ilvl="0" w:tplc="C2F2365C">
      <w:start w:val="1"/>
      <w:numFmt w:val="decimal"/>
      <w:lvlText w:val="4.14.7.%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EBA49D80">
      <w:start w:val="1"/>
      <w:numFmt w:val="decimal"/>
      <w:lvlText w:val="4.13.7.%3"/>
      <w:lvlJc w:val="right"/>
      <w:pPr>
        <w:ind w:left="1260" w:hanging="420"/>
      </w:pPr>
      <w:rPr>
        <w:rFonts w:ascii="Times New Roman" w:hAnsi="Times New Roman" w:cs="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2" w15:restartNumberingAfterBreak="0">
    <w:nsid w:val="721C720D"/>
    <w:multiLevelType w:val="hybridMultilevel"/>
    <w:tmpl w:val="E1DEA9A6"/>
    <w:lvl w:ilvl="0" w:tplc="3F864C5C">
      <w:start w:val="1"/>
      <w:numFmt w:val="lowerLetter"/>
      <w:lvlText w:val="%1."/>
      <w:lvlJc w:val="left"/>
      <w:pPr>
        <w:ind w:left="1134" w:hanging="1134"/>
      </w:pPr>
      <w:rPr>
        <w:rFonts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33" w15:restartNumberingAfterBreak="0">
    <w:nsid w:val="729A47D4"/>
    <w:multiLevelType w:val="hybridMultilevel"/>
    <w:tmpl w:val="548CE0D4"/>
    <w:lvl w:ilvl="0" w:tplc="7E0E72D8">
      <w:start w:val="1"/>
      <w:numFmt w:val="decimal"/>
      <w:lvlText w:val="（%1）"/>
      <w:lvlJc w:val="left"/>
      <w:pPr>
        <w:ind w:left="1134" w:hanging="1134"/>
      </w:pPr>
      <w:rPr>
        <w:rFonts w:ascii="宋体" w:eastAsia="宋体" w:hAnsi="Times New Roman" w:cs="Times New Roman"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34" w15:restartNumberingAfterBreak="0">
    <w:nsid w:val="72DC2F1B"/>
    <w:multiLevelType w:val="hybridMultilevel"/>
    <w:tmpl w:val="5C94000C"/>
    <w:lvl w:ilvl="0" w:tplc="36C6A14C">
      <w:start w:val="2"/>
      <w:numFmt w:val="decimal"/>
      <w:lvlText w:val="4.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5" w15:restartNumberingAfterBreak="0">
    <w:nsid w:val="74B6328C"/>
    <w:multiLevelType w:val="hybridMultilevel"/>
    <w:tmpl w:val="8A60F086"/>
    <w:lvl w:ilvl="0" w:tplc="AFEC926A">
      <w:start w:val="1"/>
      <w:numFmt w:val="decimal"/>
      <w:lvlText w:val="2.%1"/>
      <w:lvlJc w:val="left"/>
      <w:pPr>
        <w:ind w:left="1554" w:hanging="420"/>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36" w15:restartNumberingAfterBreak="0">
    <w:nsid w:val="751D2913"/>
    <w:multiLevelType w:val="multilevel"/>
    <w:tmpl w:val="2B0CEA6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4"/>
      <w:numFmt w:val="decimal"/>
      <w:lvlText w:val="4.8.%4"/>
      <w:lvlJc w:val="left"/>
      <w:pPr>
        <w:tabs>
          <w:tab w:val="num" w:pos="1134"/>
        </w:tabs>
        <w:ind w:left="1134" w:hanging="1134"/>
      </w:pPr>
      <w:rPr>
        <w:rFonts w:hint="eastAsia"/>
        <w:color w:val="FF0000"/>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7" w15:restartNumberingAfterBreak="0">
    <w:nsid w:val="755D310C"/>
    <w:multiLevelType w:val="multilevel"/>
    <w:tmpl w:val="68AE50EA"/>
    <w:lvl w:ilvl="0">
      <w:start w:val="1"/>
      <w:numFmt w:val="decimal"/>
      <w:lvlText w:val="%1."/>
      <w:lvlJc w:val="left"/>
      <w:pPr>
        <w:ind w:left="425" w:hanging="425"/>
      </w:pPr>
      <w:rPr>
        <w:rFonts w:hint="eastAsia"/>
      </w:rPr>
    </w:lvl>
    <w:lvl w:ilvl="1">
      <w:start w:val="1"/>
      <w:numFmt w:val="decimal"/>
      <w:lvlText w:val="%1.%2."/>
      <w:lvlJc w:val="left"/>
      <w:pPr>
        <w:tabs>
          <w:tab w:val="num" w:pos="1134"/>
        </w:tabs>
        <w:ind w:left="1134" w:hanging="1134"/>
      </w:pPr>
      <w:rPr>
        <w:rFonts w:hint="eastAsia"/>
        <w:b w:val="0"/>
        <w:strike w:val="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8" w15:restartNumberingAfterBreak="0">
    <w:nsid w:val="76127351"/>
    <w:multiLevelType w:val="hybridMultilevel"/>
    <w:tmpl w:val="724A107C"/>
    <w:lvl w:ilvl="0" w:tplc="C6C04B46">
      <w:start w:val="1"/>
      <w:numFmt w:val="lowerLetter"/>
      <w:lvlText w:val="%1."/>
      <w:lvlJc w:val="left"/>
      <w:pPr>
        <w:tabs>
          <w:tab w:val="num" w:pos="1134"/>
        </w:tabs>
        <w:ind w:left="1134" w:hanging="113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9" w15:restartNumberingAfterBreak="0">
    <w:nsid w:val="76184082"/>
    <w:multiLevelType w:val="hybridMultilevel"/>
    <w:tmpl w:val="E74A8FEE"/>
    <w:lvl w:ilvl="0" w:tplc="9C981514">
      <w:start w:val="3"/>
      <w:numFmt w:val="decimal"/>
      <w:lvlText w:val="4.13.%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A0267424">
      <w:start w:val="1"/>
      <w:numFmt w:val="decimal"/>
      <w:lvlText w:val="4.13.%3"/>
      <w:lvlJc w:val="right"/>
      <w:pPr>
        <w:tabs>
          <w:tab w:val="num" w:pos="851"/>
        </w:tabs>
        <w:ind w:left="851" w:hanging="369"/>
      </w:pPr>
      <w:rPr>
        <w:rFonts w:ascii="Times New Roman" w:hAnsi="Times New Roman" w:cs="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15:restartNumberingAfterBreak="0">
    <w:nsid w:val="763817B1"/>
    <w:multiLevelType w:val="hybridMultilevel"/>
    <w:tmpl w:val="EFB8EF26"/>
    <w:lvl w:ilvl="0" w:tplc="28189790">
      <w:start w:val="1"/>
      <w:numFmt w:val="decimal"/>
      <w:lvlText w:val="（%1）"/>
      <w:lvlJc w:val="left"/>
      <w:pPr>
        <w:ind w:left="1554" w:hanging="420"/>
      </w:pPr>
      <w:rPr>
        <w:rFonts w:hint="default"/>
      </w:rPr>
    </w:lvl>
    <w:lvl w:ilvl="1" w:tplc="7D709410">
      <w:start w:val="1"/>
      <w:numFmt w:val="decimal"/>
      <w:lvlText w:val="（%2）"/>
      <w:lvlJc w:val="left"/>
      <w:pPr>
        <w:ind w:left="1134" w:hanging="1134"/>
      </w:pPr>
      <w:rPr>
        <w:rFonts w:hint="default"/>
      </w:r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41" w15:restartNumberingAfterBreak="0">
    <w:nsid w:val="76574138"/>
    <w:multiLevelType w:val="hybridMultilevel"/>
    <w:tmpl w:val="904ACAD4"/>
    <w:lvl w:ilvl="0" w:tplc="97A8944C">
      <w:start w:val="1"/>
      <w:numFmt w:val="lowerLetter"/>
      <w:lvlText w:val="%1."/>
      <w:lvlJc w:val="left"/>
      <w:pPr>
        <w:ind w:left="1134" w:hanging="1134"/>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42" w15:restartNumberingAfterBreak="0">
    <w:nsid w:val="76B42027"/>
    <w:multiLevelType w:val="hybridMultilevel"/>
    <w:tmpl w:val="BB424AA6"/>
    <w:lvl w:ilvl="0" w:tplc="E19233C6">
      <w:start w:val="1"/>
      <w:numFmt w:val="decimal"/>
      <w:lvlText w:val="4.11.1.%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770262C3"/>
    <w:multiLevelType w:val="multilevel"/>
    <w:tmpl w:val="464E99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3.%3"/>
      <w:lvlJc w:val="right"/>
      <w:pPr>
        <w:tabs>
          <w:tab w:val="num" w:pos="1134"/>
        </w:tabs>
        <w:ind w:left="1134" w:hanging="113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4" w15:restartNumberingAfterBreak="0">
    <w:nsid w:val="773743F1"/>
    <w:multiLevelType w:val="hybridMultilevel"/>
    <w:tmpl w:val="F4724CBE"/>
    <w:lvl w:ilvl="0" w:tplc="EA6E3540">
      <w:start w:val="1"/>
      <w:numFmt w:val="bullet"/>
      <w:lvlText w:val=""/>
      <w:lvlJc w:val="left"/>
      <w:pPr>
        <w:ind w:left="1134" w:hanging="1134"/>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245" w15:restartNumberingAfterBreak="0">
    <w:nsid w:val="77BC320F"/>
    <w:multiLevelType w:val="hybridMultilevel"/>
    <w:tmpl w:val="650E413C"/>
    <w:lvl w:ilvl="0" w:tplc="85BCF408">
      <w:start w:val="1"/>
      <w:numFmt w:val="lowerLetter"/>
      <w:lvlText w:val="%1."/>
      <w:lvlJc w:val="left"/>
      <w:pPr>
        <w:ind w:left="1134" w:hanging="1134"/>
      </w:pPr>
      <w:rPr>
        <w:rFonts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46" w15:restartNumberingAfterBreak="0">
    <w:nsid w:val="77C1707D"/>
    <w:multiLevelType w:val="hybridMultilevel"/>
    <w:tmpl w:val="FA4CBD9E"/>
    <w:lvl w:ilvl="0" w:tplc="C0D8C5C4">
      <w:start w:val="1"/>
      <w:numFmt w:val="decimal"/>
      <w:lvlText w:val="（%1）"/>
      <w:lvlJc w:val="left"/>
      <w:pPr>
        <w:ind w:left="1134" w:hanging="1134"/>
      </w:pPr>
      <w:rPr>
        <w:rFonts w:ascii="宋体"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7" w15:restartNumberingAfterBreak="0">
    <w:nsid w:val="79115A98"/>
    <w:multiLevelType w:val="hybridMultilevel"/>
    <w:tmpl w:val="180CF736"/>
    <w:lvl w:ilvl="0" w:tplc="EFF8961C">
      <w:start w:val="1"/>
      <w:numFmt w:val="decimal"/>
      <w:lvlText w:val="（%1）"/>
      <w:lvlJc w:val="left"/>
      <w:pPr>
        <w:tabs>
          <w:tab w:val="num" w:pos="1134"/>
        </w:tabs>
        <w:ind w:left="1134" w:hanging="1134"/>
      </w:pPr>
      <w:rPr>
        <w:rFonts w:ascii="宋体" w:eastAsia="宋体" w:hAnsi="宋体" w:hint="eastAsia"/>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8" w15:restartNumberingAfterBreak="0">
    <w:nsid w:val="794B7FE7"/>
    <w:multiLevelType w:val="hybridMultilevel"/>
    <w:tmpl w:val="9EEC70DA"/>
    <w:lvl w:ilvl="0" w:tplc="5DF055B6">
      <w:start w:val="1"/>
      <w:numFmt w:val="decimal"/>
      <w:lvlText w:val="（%1）"/>
      <w:lvlJc w:val="left"/>
      <w:pPr>
        <w:ind w:left="1134" w:hanging="1134"/>
      </w:pPr>
      <w:rPr>
        <w:rFonts w:ascii="宋体" w:eastAsia="宋体"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49" w15:restartNumberingAfterBreak="0">
    <w:nsid w:val="7B831407"/>
    <w:multiLevelType w:val="hybridMultilevel"/>
    <w:tmpl w:val="AC3E5328"/>
    <w:lvl w:ilvl="0" w:tplc="8BA0E04E">
      <w:start w:val="1"/>
      <w:numFmt w:val="bullet"/>
      <w:lvlText w:val=""/>
      <w:lvlJc w:val="left"/>
      <w:pPr>
        <w:ind w:left="1134" w:hanging="1134"/>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250" w15:restartNumberingAfterBreak="0">
    <w:nsid w:val="7BA9470A"/>
    <w:multiLevelType w:val="hybridMultilevel"/>
    <w:tmpl w:val="5BF8985E"/>
    <w:lvl w:ilvl="0" w:tplc="A37C7274">
      <w:start w:val="1"/>
      <w:numFmt w:val="lowerLetter"/>
      <w:lvlText w:val="%1."/>
      <w:lvlJc w:val="left"/>
      <w:pPr>
        <w:ind w:left="1134" w:hanging="1134"/>
      </w:pPr>
      <w:rPr>
        <w:rFonts w:hint="eastAsia"/>
        <w:b w:val="0"/>
        <w:color w:val="auto"/>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51" w15:restartNumberingAfterBreak="0">
    <w:nsid w:val="7BB46F11"/>
    <w:multiLevelType w:val="hybridMultilevel"/>
    <w:tmpl w:val="BF5015E4"/>
    <w:lvl w:ilvl="0" w:tplc="FC608CCE">
      <w:start w:val="1"/>
      <w:numFmt w:val="lowerLetter"/>
      <w:lvlText w:val="%1."/>
      <w:lvlJc w:val="left"/>
      <w:pPr>
        <w:ind w:left="1134" w:hanging="1134"/>
      </w:pPr>
      <w:rPr>
        <w:rFonts w:hint="eastAsia"/>
        <w:b w:val="0"/>
        <w:color w:val="auto"/>
      </w:rPr>
    </w:lvl>
    <w:lvl w:ilvl="1" w:tplc="550E8B5C">
      <w:start w:val="1"/>
      <w:numFmt w:val="decimal"/>
      <w:lvlText w:val="（%2）"/>
      <w:lvlJc w:val="left"/>
      <w:pPr>
        <w:ind w:left="1134" w:hanging="1134"/>
      </w:pPr>
      <w:rPr>
        <w:rFonts w:hint="default"/>
      </w:rPr>
    </w:lvl>
    <w:lvl w:ilvl="2" w:tplc="0409001B" w:tentative="1">
      <w:start w:val="1"/>
      <w:numFmt w:val="lowerRoman"/>
      <w:lvlText w:val="%3."/>
      <w:lvlJc w:val="right"/>
      <w:pPr>
        <w:ind w:left="2814" w:hanging="420"/>
      </w:pPr>
    </w:lvl>
    <w:lvl w:ilvl="3" w:tplc="0409000F" w:tentative="1">
      <w:start w:val="1"/>
      <w:numFmt w:val="decimal"/>
      <w:lvlText w:val="%4."/>
      <w:lvlJc w:val="left"/>
      <w:pPr>
        <w:ind w:left="3234" w:hanging="420"/>
      </w:pPr>
    </w:lvl>
    <w:lvl w:ilvl="4" w:tplc="04090019" w:tentative="1">
      <w:start w:val="1"/>
      <w:numFmt w:val="lowerLetter"/>
      <w:lvlText w:val="%5)"/>
      <w:lvlJc w:val="left"/>
      <w:pPr>
        <w:ind w:left="3654" w:hanging="420"/>
      </w:pPr>
    </w:lvl>
    <w:lvl w:ilvl="5" w:tplc="0409001B" w:tentative="1">
      <w:start w:val="1"/>
      <w:numFmt w:val="lowerRoman"/>
      <w:lvlText w:val="%6."/>
      <w:lvlJc w:val="right"/>
      <w:pPr>
        <w:ind w:left="4074" w:hanging="420"/>
      </w:pPr>
    </w:lvl>
    <w:lvl w:ilvl="6" w:tplc="0409000F" w:tentative="1">
      <w:start w:val="1"/>
      <w:numFmt w:val="decimal"/>
      <w:lvlText w:val="%7."/>
      <w:lvlJc w:val="left"/>
      <w:pPr>
        <w:ind w:left="4494" w:hanging="420"/>
      </w:pPr>
    </w:lvl>
    <w:lvl w:ilvl="7" w:tplc="04090019" w:tentative="1">
      <w:start w:val="1"/>
      <w:numFmt w:val="lowerLetter"/>
      <w:lvlText w:val="%8)"/>
      <w:lvlJc w:val="left"/>
      <w:pPr>
        <w:ind w:left="4914" w:hanging="420"/>
      </w:pPr>
    </w:lvl>
    <w:lvl w:ilvl="8" w:tplc="0409001B" w:tentative="1">
      <w:start w:val="1"/>
      <w:numFmt w:val="lowerRoman"/>
      <w:lvlText w:val="%9."/>
      <w:lvlJc w:val="right"/>
      <w:pPr>
        <w:ind w:left="5334" w:hanging="420"/>
      </w:pPr>
    </w:lvl>
  </w:abstractNum>
  <w:abstractNum w:abstractNumId="252" w15:restartNumberingAfterBreak="0">
    <w:nsid w:val="7D074F41"/>
    <w:multiLevelType w:val="hybridMultilevel"/>
    <w:tmpl w:val="9EEC70DA"/>
    <w:lvl w:ilvl="0" w:tplc="5DF055B6">
      <w:start w:val="1"/>
      <w:numFmt w:val="decimal"/>
      <w:lvlText w:val="（%1）"/>
      <w:lvlJc w:val="left"/>
      <w:pPr>
        <w:ind w:left="1134" w:hanging="1134"/>
      </w:pPr>
      <w:rPr>
        <w:rFonts w:ascii="宋体" w:eastAsia="宋体"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53" w15:restartNumberingAfterBreak="0">
    <w:nsid w:val="7D614B00"/>
    <w:multiLevelType w:val="hybridMultilevel"/>
    <w:tmpl w:val="02D890A2"/>
    <w:lvl w:ilvl="0" w:tplc="DC809906">
      <w:start w:val="1"/>
      <w:numFmt w:val="decimal"/>
      <w:lvlText w:val="4.20.4.%1"/>
      <w:lvlJc w:val="right"/>
      <w:pPr>
        <w:tabs>
          <w:tab w:val="num" w:pos="851"/>
        </w:tabs>
        <w:ind w:left="851" w:hanging="369"/>
      </w:pPr>
      <w:rPr>
        <w:rFonts w:hint="eastAsia"/>
      </w:rPr>
    </w:lvl>
    <w:lvl w:ilvl="1" w:tplc="04090019" w:tentative="1">
      <w:start w:val="1"/>
      <w:numFmt w:val="lowerLetter"/>
      <w:lvlText w:val="%2)"/>
      <w:lvlJc w:val="left"/>
      <w:pPr>
        <w:ind w:left="840" w:hanging="420"/>
      </w:pPr>
    </w:lvl>
    <w:lvl w:ilvl="2" w:tplc="57DE6A2E">
      <w:start w:val="1"/>
      <w:numFmt w:val="decimal"/>
      <w:lvlText w:val="4.19.4.%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7DD05C35"/>
    <w:multiLevelType w:val="hybridMultilevel"/>
    <w:tmpl w:val="46AA6C44"/>
    <w:lvl w:ilvl="0" w:tplc="3BFA58C6">
      <w:start w:val="1"/>
      <w:numFmt w:val="decimal"/>
      <w:lvlText w:val="（%1）"/>
      <w:lvlJc w:val="left"/>
      <w:pPr>
        <w:ind w:left="420" w:hanging="420"/>
      </w:pPr>
      <w:rPr>
        <w:rFonts w:hint="default"/>
      </w:rPr>
    </w:lvl>
    <w:lvl w:ilvl="1" w:tplc="5AA00722">
      <w:start w:val="1"/>
      <w:numFmt w:val="decimal"/>
      <w:lvlText w:val="（%2）"/>
      <w:lvlJc w:val="left"/>
      <w:pPr>
        <w:ind w:left="1134" w:hanging="113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5" w15:restartNumberingAfterBreak="0">
    <w:nsid w:val="7E4A37EB"/>
    <w:multiLevelType w:val="hybridMultilevel"/>
    <w:tmpl w:val="5EB850C2"/>
    <w:lvl w:ilvl="0" w:tplc="60284B38">
      <w:start w:val="1"/>
      <w:numFmt w:val="decimal"/>
      <w:lvlText w:val="3.2.%1"/>
      <w:lvlJc w:val="left"/>
      <w:pPr>
        <w:ind w:left="1554" w:hanging="420"/>
      </w:pPr>
      <w:rPr>
        <w:rFonts w:hint="eastAsia"/>
      </w:rPr>
    </w:lvl>
    <w:lvl w:ilvl="1" w:tplc="04090019" w:tentative="1">
      <w:start w:val="1"/>
      <w:numFmt w:val="lowerLetter"/>
      <w:lvlText w:val="%2)"/>
      <w:lvlJc w:val="left"/>
      <w:pPr>
        <w:ind w:left="840" w:hanging="420"/>
      </w:pPr>
    </w:lvl>
    <w:lvl w:ilvl="2" w:tplc="D5548E8E">
      <w:start w:val="1"/>
      <w:numFmt w:val="decimal"/>
      <w:lvlText w:val="3.2.%3"/>
      <w:lvlJc w:val="right"/>
      <w:pPr>
        <w:tabs>
          <w:tab w:val="num" w:pos="851"/>
        </w:tabs>
        <w:ind w:left="851" w:hanging="369"/>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15:restartNumberingAfterBreak="0">
    <w:nsid w:val="7E5C6BDD"/>
    <w:multiLevelType w:val="hybridMultilevel"/>
    <w:tmpl w:val="9EEC70DA"/>
    <w:lvl w:ilvl="0" w:tplc="5DF055B6">
      <w:start w:val="1"/>
      <w:numFmt w:val="decimal"/>
      <w:lvlText w:val="（%1）"/>
      <w:lvlJc w:val="left"/>
      <w:pPr>
        <w:ind w:left="1134" w:hanging="1134"/>
      </w:pPr>
      <w:rPr>
        <w:rFonts w:ascii="宋体" w:eastAsia="宋体" w:hint="eastAsia"/>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57" w15:restartNumberingAfterBreak="0">
    <w:nsid w:val="7EA7262F"/>
    <w:multiLevelType w:val="multilevel"/>
    <w:tmpl w:val="D528ECA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3"/>
      <w:lvlJc w:val="left"/>
      <w:pPr>
        <w:tabs>
          <w:tab w:val="num" w:pos="851"/>
        </w:tabs>
        <w:ind w:left="851" w:hanging="36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8" w15:restartNumberingAfterBreak="0">
    <w:nsid w:val="7EC23A18"/>
    <w:multiLevelType w:val="hybridMultilevel"/>
    <w:tmpl w:val="8CC60490"/>
    <w:lvl w:ilvl="0" w:tplc="2B20F17A">
      <w:start w:val="1"/>
      <w:numFmt w:val="lowerLetter"/>
      <w:lvlText w:val="%1."/>
      <w:lvlJc w:val="left"/>
      <w:pPr>
        <w:ind w:left="1134" w:hanging="1134"/>
      </w:pPr>
      <w:rPr>
        <w:rFonts w:hint="eastAsia"/>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3"/>
  </w:num>
  <w:num w:numId="2">
    <w:abstractNumId w:val="216"/>
  </w:num>
  <w:num w:numId="3">
    <w:abstractNumId w:val="43"/>
  </w:num>
  <w:num w:numId="4">
    <w:abstractNumId w:val="66"/>
  </w:num>
  <w:num w:numId="5">
    <w:abstractNumId w:val="62"/>
  </w:num>
  <w:num w:numId="6">
    <w:abstractNumId w:val="243"/>
  </w:num>
  <w:num w:numId="7">
    <w:abstractNumId w:val="217"/>
  </w:num>
  <w:num w:numId="8">
    <w:abstractNumId w:val="4"/>
  </w:num>
  <w:num w:numId="9">
    <w:abstractNumId w:val="105"/>
  </w:num>
  <w:num w:numId="10">
    <w:abstractNumId w:val="102"/>
  </w:num>
  <w:num w:numId="11">
    <w:abstractNumId w:val="172"/>
  </w:num>
  <w:num w:numId="12">
    <w:abstractNumId w:val="54"/>
  </w:num>
  <w:num w:numId="13">
    <w:abstractNumId w:val="195"/>
  </w:num>
  <w:num w:numId="14">
    <w:abstractNumId w:val="106"/>
  </w:num>
  <w:num w:numId="15">
    <w:abstractNumId w:val="117"/>
  </w:num>
  <w:num w:numId="16">
    <w:abstractNumId w:val="86"/>
  </w:num>
  <w:num w:numId="17">
    <w:abstractNumId w:val="176"/>
  </w:num>
  <w:num w:numId="18">
    <w:abstractNumId w:val="199"/>
  </w:num>
  <w:num w:numId="19">
    <w:abstractNumId w:val="110"/>
  </w:num>
  <w:num w:numId="20">
    <w:abstractNumId w:val="88"/>
  </w:num>
  <w:num w:numId="21">
    <w:abstractNumId w:val="138"/>
  </w:num>
  <w:num w:numId="22">
    <w:abstractNumId w:val="128"/>
  </w:num>
  <w:num w:numId="23">
    <w:abstractNumId w:val="147"/>
  </w:num>
  <w:num w:numId="24">
    <w:abstractNumId w:val="168"/>
  </w:num>
  <w:num w:numId="25">
    <w:abstractNumId w:val="225"/>
  </w:num>
  <w:num w:numId="26">
    <w:abstractNumId w:val="87"/>
  </w:num>
  <w:num w:numId="27">
    <w:abstractNumId w:val="14"/>
  </w:num>
  <w:num w:numId="28">
    <w:abstractNumId w:val="171"/>
  </w:num>
  <w:num w:numId="29">
    <w:abstractNumId w:val="130"/>
  </w:num>
  <w:num w:numId="30">
    <w:abstractNumId w:val="118"/>
  </w:num>
  <w:num w:numId="31">
    <w:abstractNumId w:val="47"/>
  </w:num>
  <w:num w:numId="32">
    <w:abstractNumId w:val="61"/>
  </w:num>
  <w:num w:numId="33">
    <w:abstractNumId w:val="45"/>
  </w:num>
  <w:num w:numId="34">
    <w:abstractNumId w:val="92"/>
  </w:num>
  <w:num w:numId="35">
    <w:abstractNumId w:val="116"/>
  </w:num>
  <w:num w:numId="36">
    <w:abstractNumId w:val="103"/>
  </w:num>
  <w:num w:numId="37">
    <w:abstractNumId w:val="122"/>
  </w:num>
  <w:num w:numId="38">
    <w:abstractNumId w:val="97"/>
  </w:num>
  <w:num w:numId="39">
    <w:abstractNumId w:val="64"/>
  </w:num>
  <w:num w:numId="40">
    <w:abstractNumId w:val="145"/>
  </w:num>
  <w:num w:numId="41">
    <w:abstractNumId w:val="136"/>
  </w:num>
  <w:num w:numId="42">
    <w:abstractNumId w:val="63"/>
  </w:num>
  <w:num w:numId="43">
    <w:abstractNumId w:val="8"/>
  </w:num>
  <w:num w:numId="44">
    <w:abstractNumId w:val="65"/>
  </w:num>
  <w:num w:numId="45">
    <w:abstractNumId w:val="150"/>
  </w:num>
  <w:num w:numId="46">
    <w:abstractNumId w:val="241"/>
  </w:num>
  <w:num w:numId="47">
    <w:abstractNumId w:val="149"/>
  </w:num>
  <w:num w:numId="48">
    <w:abstractNumId w:val="11"/>
  </w:num>
  <w:num w:numId="49">
    <w:abstractNumId w:val="185"/>
  </w:num>
  <w:num w:numId="50">
    <w:abstractNumId w:val="196"/>
  </w:num>
  <w:num w:numId="51">
    <w:abstractNumId w:val="204"/>
  </w:num>
  <w:num w:numId="52">
    <w:abstractNumId w:val="74"/>
  </w:num>
  <w:num w:numId="53">
    <w:abstractNumId w:val="75"/>
  </w:num>
  <w:num w:numId="54">
    <w:abstractNumId w:val="194"/>
  </w:num>
  <w:num w:numId="55">
    <w:abstractNumId w:val="33"/>
  </w:num>
  <w:num w:numId="56">
    <w:abstractNumId w:val="206"/>
  </w:num>
  <w:num w:numId="57">
    <w:abstractNumId w:val="6"/>
  </w:num>
  <w:num w:numId="58">
    <w:abstractNumId w:val="169"/>
  </w:num>
  <w:num w:numId="59">
    <w:abstractNumId w:val="245"/>
  </w:num>
  <w:num w:numId="60">
    <w:abstractNumId w:val="197"/>
  </w:num>
  <w:num w:numId="61">
    <w:abstractNumId w:val="233"/>
  </w:num>
  <w:num w:numId="62">
    <w:abstractNumId w:val="9"/>
  </w:num>
  <w:num w:numId="63">
    <w:abstractNumId w:val="173"/>
  </w:num>
  <w:num w:numId="64">
    <w:abstractNumId w:val="67"/>
  </w:num>
  <w:num w:numId="65">
    <w:abstractNumId w:val="249"/>
  </w:num>
  <w:num w:numId="66">
    <w:abstractNumId w:val="29"/>
  </w:num>
  <w:num w:numId="67">
    <w:abstractNumId w:val="50"/>
  </w:num>
  <w:num w:numId="68">
    <w:abstractNumId w:val="125"/>
  </w:num>
  <w:num w:numId="69">
    <w:abstractNumId w:val="12"/>
  </w:num>
  <w:num w:numId="70">
    <w:abstractNumId w:val="132"/>
  </w:num>
  <w:num w:numId="71">
    <w:abstractNumId w:val="139"/>
  </w:num>
  <w:num w:numId="72">
    <w:abstractNumId w:val="164"/>
  </w:num>
  <w:num w:numId="73">
    <w:abstractNumId w:val="251"/>
  </w:num>
  <w:num w:numId="74">
    <w:abstractNumId w:val="226"/>
  </w:num>
  <w:num w:numId="75">
    <w:abstractNumId w:val="25"/>
  </w:num>
  <w:num w:numId="76">
    <w:abstractNumId w:val="57"/>
  </w:num>
  <w:num w:numId="77">
    <w:abstractNumId w:val="79"/>
  </w:num>
  <w:num w:numId="78">
    <w:abstractNumId w:val="18"/>
  </w:num>
  <w:num w:numId="79">
    <w:abstractNumId w:val="214"/>
  </w:num>
  <w:num w:numId="80">
    <w:abstractNumId w:val="221"/>
  </w:num>
  <w:num w:numId="81">
    <w:abstractNumId w:val="5"/>
  </w:num>
  <w:num w:numId="82">
    <w:abstractNumId w:val="77"/>
  </w:num>
  <w:num w:numId="83">
    <w:abstractNumId w:val="131"/>
  </w:num>
  <w:num w:numId="84">
    <w:abstractNumId w:val="244"/>
  </w:num>
  <w:num w:numId="85">
    <w:abstractNumId w:val="69"/>
  </w:num>
  <w:num w:numId="86">
    <w:abstractNumId w:val="175"/>
  </w:num>
  <w:num w:numId="87">
    <w:abstractNumId w:val="201"/>
  </w:num>
  <w:num w:numId="88">
    <w:abstractNumId w:val="113"/>
  </w:num>
  <w:num w:numId="89">
    <w:abstractNumId w:val="230"/>
  </w:num>
  <w:num w:numId="90">
    <w:abstractNumId w:val="123"/>
  </w:num>
  <w:num w:numId="91">
    <w:abstractNumId w:val="156"/>
  </w:num>
  <w:num w:numId="92">
    <w:abstractNumId w:val="188"/>
  </w:num>
  <w:num w:numId="93">
    <w:abstractNumId w:val="240"/>
  </w:num>
  <w:num w:numId="94">
    <w:abstractNumId w:val="41"/>
  </w:num>
  <w:num w:numId="95">
    <w:abstractNumId w:val="200"/>
  </w:num>
  <w:num w:numId="96">
    <w:abstractNumId w:val="133"/>
  </w:num>
  <w:num w:numId="97">
    <w:abstractNumId w:val="151"/>
  </w:num>
  <w:num w:numId="98">
    <w:abstractNumId w:val="250"/>
  </w:num>
  <w:num w:numId="99">
    <w:abstractNumId w:val="52"/>
  </w:num>
  <w:num w:numId="100">
    <w:abstractNumId w:val="13"/>
  </w:num>
  <w:num w:numId="101">
    <w:abstractNumId w:val="35"/>
  </w:num>
  <w:num w:numId="102">
    <w:abstractNumId w:val="167"/>
  </w:num>
  <w:num w:numId="103">
    <w:abstractNumId w:val="141"/>
  </w:num>
  <w:num w:numId="104">
    <w:abstractNumId w:val="76"/>
  </w:num>
  <w:num w:numId="105">
    <w:abstractNumId w:val="223"/>
  </w:num>
  <w:num w:numId="106">
    <w:abstractNumId w:val="59"/>
  </w:num>
  <w:num w:numId="107">
    <w:abstractNumId w:val="211"/>
  </w:num>
  <w:num w:numId="108">
    <w:abstractNumId w:val="101"/>
  </w:num>
  <w:num w:numId="109">
    <w:abstractNumId w:val="232"/>
  </w:num>
  <w:num w:numId="110">
    <w:abstractNumId w:val="68"/>
  </w:num>
  <w:num w:numId="111">
    <w:abstractNumId w:val="170"/>
  </w:num>
  <w:num w:numId="112">
    <w:abstractNumId w:val="51"/>
  </w:num>
  <w:num w:numId="113">
    <w:abstractNumId w:val="85"/>
  </w:num>
  <w:num w:numId="114">
    <w:abstractNumId w:val="73"/>
  </w:num>
  <w:num w:numId="115">
    <w:abstractNumId w:val="80"/>
  </w:num>
  <w:num w:numId="116">
    <w:abstractNumId w:val="193"/>
  </w:num>
  <w:num w:numId="117">
    <w:abstractNumId w:val="254"/>
  </w:num>
  <w:num w:numId="118">
    <w:abstractNumId w:val="46"/>
  </w:num>
  <w:num w:numId="119">
    <w:abstractNumId w:val="140"/>
  </w:num>
  <w:num w:numId="120">
    <w:abstractNumId w:val="112"/>
  </w:num>
  <w:num w:numId="121">
    <w:abstractNumId w:val="2"/>
  </w:num>
  <w:num w:numId="122">
    <w:abstractNumId w:val="154"/>
  </w:num>
  <w:num w:numId="123">
    <w:abstractNumId w:val="7"/>
  </w:num>
  <w:num w:numId="124">
    <w:abstractNumId w:val="111"/>
  </w:num>
  <w:num w:numId="125">
    <w:abstractNumId w:val="44"/>
  </w:num>
  <w:num w:numId="126">
    <w:abstractNumId w:val="258"/>
  </w:num>
  <w:num w:numId="127">
    <w:abstractNumId w:val="184"/>
  </w:num>
  <w:num w:numId="128">
    <w:abstractNumId w:val="181"/>
  </w:num>
  <w:num w:numId="129">
    <w:abstractNumId w:val="104"/>
  </w:num>
  <w:num w:numId="130">
    <w:abstractNumId w:val="142"/>
  </w:num>
  <w:num w:numId="131">
    <w:abstractNumId w:val="96"/>
  </w:num>
  <w:num w:numId="132">
    <w:abstractNumId w:val="114"/>
  </w:num>
  <w:num w:numId="133">
    <w:abstractNumId w:val="127"/>
  </w:num>
  <w:num w:numId="134">
    <w:abstractNumId w:val="237"/>
  </w:num>
  <w:num w:numId="135">
    <w:abstractNumId w:val="23"/>
  </w:num>
  <w:num w:numId="136">
    <w:abstractNumId w:val="115"/>
  </w:num>
  <w:num w:numId="137">
    <w:abstractNumId w:val="165"/>
  </w:num>
  <w:num w:numId="138">
    <w:abstractNumId w:val="165"/>
  </w:num>
  <w:num w:numId="139">
    <w:abstractNumId w:val="165"/>
  </w:num>
  <w:num w:numId="140">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2"/>
  </w:num>
  <w:num w:numId="142">
    <w:abstractNumId w:val="179"/>
  </w:num>
  <w:num w:numId="143">
    <w:abstractNumId w:val="56"/>
  </w:num>
  <w:num w:numId="144">
    <w:abstractNumId w:val="16"/>
  </w:num>
  <w:num w:numId="145">
    <w:abstractNumId w:val="213"/>
  </w:num>
  <w:num w:numId="146">
    <w:abstractNumId w:val="207"/>
  </w:num>
  <w:num w:numId="147">
    <w:abstractNumId w:val="3"/>
  </w:num>
  <w:num w:numId="148">
    <w:abstractNumId w:val="120"/>
  </w:num>
  <w:num w:numId="149">
    <w:abstractNumId w:val="152"/>
  </w:num>
  <w:num w:numId="150">
    <w:abstractNumId w:val="186"/>
  </w:num>
  <w:num w:numId="151">
    <w:abstractNumId w:val="134"/>
  </w:num>
  <w:num w:numId="152">
    <w:abstractNumId w:val="227"/>
  </w:num>
  <w:num w:numId="153">
    <w:abstractNumId w:val="58"/>
  </w:num>
  <w:num w:numId="154">
    <w:abstractNumId w:val="60"/>
  </w:num>
  <w:num w:numId="155">
    <w:abstractNumId w:val="190"/>
  </w:num>
  <w:num w:numId="156">
    <w:abstractNumId w:val="94"/>
  </w:num>
  <w:num w:numId="157">
    <w:abstractNumId w:val="161"/>
  </w:num>
  <w:num w:numId="158">
    <w:abstractNumId w:val="166"/>
  </w:num>
  <w:num w:numId="159">
    <w:abstractNumId w:val="81"/>
  </w:num>
  <w:num w:numId="160">
    <w:abstractNumId w:val="55"/>
  </w:num>
  <w:num w:numId="161">
    <w:abstractNumId w:val="78"/>
  </w:num>
  <w:num w:numId="162">
    <w:abstractNumId w:val="36"/>
  </w:num>
  <w:num w:numId="163">
    <w:abstractNumId w:val="247"/>
  </w:num>
  <w:num w:numId="164">
    <w:abstractNumId w:val="27"/>
  </w:num>
  <w:num w:numId="165">
    <w:abstractNumId w:val="93"/>
  </w:num>
  <w:num w:numId="166">
    <w:abstractNumId w:val="119"/>
  </w:num>
  <w:num w:numId="167">
    <w:abstractNumId w:val="210"/>
  </w:num>
  <w:num w:numId="168">
    <w:abstractNumId w:val="48"/>
  </w:num>
  <w:num w:numId="169">
    <w:abstractNumId w:val="22"/>
  </w:num>
  <w:num w:numId="170">
    <w:abstractNumId w:val="37"/>
  </w:num>
  <w:num w:numId="171">
    <w:abstractNumId w:val="99"/>
  </w:num>
  <w:num w:numId="172">
    <w:abstractNumId w:val="124"/>
  </w:num>
  <w:num w:numId="173">
    <w:abstractNumId w:val="205"/>
  </w:num>
  <w:num w:numId="174">
    <w:abstractNumId w:val="234"/>
  </w:num>
  <w:num w:numId="175">
    <w:abstractNumId w:val="219"/>
  </w:num>
  <w:num w:numId="176">
    <w:abstractNumId w:val="42"/>
  </w:num>
  <w:num w:numId="177">
    <w:abstractNumId w:val="222"/>
  </w:num>
  <w:num w:numId="178">
    <w:abstractNumId w:val="38"/>
  </w:num>
  <w:num w:numId="179">
    <w:abstractNumId w:val="157"/>
  </w:num>
  <w:num w:numId="180">
    <w:abstractNumId w:val="1"/>
  </w:num>
  <w:num w:numId="181">
    <w:abstractNumId w:val="238"/>
  </w:num>
  <w:num w:numId="182">
    <w:abstractNumId w:val="107"/>
  </w:num>
  <w:num w:numId="183">
    <w:abstractNumId w:val="236"/>
  </w:num>
  <w:num w:numId="184">
    <w:abstractNumId w:val="26"/>
  </w:num>
  <w:num w:numId="185">
    <w:abstractNumId w:val="180"/>
  </w:num>
  <w:num w:numId="186">
    <w:abstractNumId w:val="82"/>
  </w:num>
  <w:num w:numId="187">
    <w:abstractNumId w:val="10"/>
  </w:num>
  <w:num w:numId="188">
    <w:abstractNumId w:val="198"/>
  </w:num>
  <w:num w:numId="189">
    <w:abstractNumId w:val="95"/>
  </w:num>
  <w:num w:numId="190">
    <w:abstractNumId w:val="246"/>
  </w:num>
  <w:num w:numId="191">
    <w:abstractNumId w:val="187"/>
  </w:num>
  <w:num w:numId="192">
    <w:abstractNumId w:val="256"/>
  </w:num>
  <w:num w:numId="193">
    <w:abstractNumId w:val="248"/>
  </w:num>
  <w:num w:numId="194">
    <w:abstractNumId w:val="153"/>
  </w:num>
  <w:num w:numId="195">
    <w:abstractNumId w:val="143"/>
  </w:num>
  <w:num w:numId="196">
    <w:abstractNumId w:val="202"/>
  </w:num>
  <w:num w:numId="197">
    <w:abstractNumId w:val="17"/>
  </w:num>
  <w:num w:numId="198">
    <w:abstractNumId w:val="235"/>
  </w:num>
  <w:num w:numId="199">
    <w:abstractNumId w:val="183"/>
  </w:num>
  <w:num w:numId="200">
    <w:abstractNumId w:val="255"/>
  </w:num>
  <w:num w:numId="201">
    <w:abstractNumId w:val="220"/>
  </w:num>
  <w:num w:numId="202">
    <w:abstractNumId w:val="32"/>
  </w:num>
  <w:num w:numId="203">
    <w:abstractNumId w:val="98"/>
  </w:num>
  <w:num w:numId="204">
    <w:abstractNumId w:val="163"/>
  </w:num>
  <w:num w:numId="205">
    <w:abstractNumId w:val="160"/>
  </w:num>
  <w:num w:numId="206">
    <w:abstractNumId w:val="178"/>
  </w:num>
  <w:num w:numId="207">
    <w:abstractNumId w:val="162"/>
  </w:num>
  <w:num w:numId="208">
    <w:abstractNumId w:val="39"/>
  </w:num>
  <w:num w:numId="209">
    <w:abstractNumId w:val="242"/>
  </w:num>
  <w:num w:numId="210">
    <w:abstractNumId w:val="31"/>
  </w:num>
  <w:num w:numId="211">
    <w:abstractNumId w:val="189"/>
  </w:num>
  <w:num w:numId="212">
    <w:abstractNumId w:val="100"/>
  </w:num>
  <w:num w:numId="213">
    <w:abstractNumId w:val="174"/>
  </w:num>
  <w:num w:numId="214">
    <w:abstractNumId w:val="20"/>
  </w:num>
  <w:num w:numId="215">
    <w:abstractNumId w:val="229"/>
  </w:num>
  <w:num w:numId="216">
    <w:abstractNumId w:val="192"/>
  </w:num>
  <w:num w:numId="217">
    <w:abstractNumId w:val="239"/>
  </w:num>
  <w:num w:numId="218">
    <w:abstractNumId w:val="144"/>
  </w:num>
  <w:num w:numId="219">
    <w:abstractNumId w:val="135"/>
  </w:num>
  <w:num w:numId="220">
    <w:abstractNumId w:val="231"/>
  </w:num>
  <w:num w:numId="221">
    <w:abstractNumId w:val="137"/>
  </w:num>
  <w:num w:numId="222">
    <w:abstractNumId w:val="208"/>
  </w:num>
  <w:num w:numId="223">
    <w:abstractNumId w:val="72"/>
  </w:num>
  <w:num w:numId="224">
    <w:abstractNumId w:val="177"/>
  </w:num>
  <w:num w:numId="225">
    <w:abstractNumId w:val="108"/>
  </w:num>
  <w:num w:numId="226">
    <w:abstractNumId w:val="40"/>
  </w:num>
  <w:num w:numId="227">
    <w:abstractNumId w:val="182"/>
  </w:num>
  <w:num w:numId="228">
    <w:abstractNumId w:val="28"/>
  </w:num>
  <w:num w:numId="229">
    <w:abstractNumId w:val="15"/>
  </w:num>
  <w:num w:numId="230">
    <w:abstractNumId w:val="212"/>
  </w:num>
  <w:num w:numId="231">
    <w:abstractNumId w:val="84"/>
  </w:num>
  <w:num w:numId="232">
    <w:abstractNumId w:val="191"/>
  </w:num>
  <w:num w:numId="233">
    <w:abstractNumId w:val="129"/>
  </w:num>
  <w:num w:numId="234">
    <w:abstractNumId w:val="49"/>
  </w:num>
  <w:num w:numId="235">
    <w:abstractNumId w:val="19"/>
  </w:num>
  <w:num w:numId="236">
    <w:abstractNumId w:val="89"/>
  </w:num>
  <w:num w:numId="237">
    <w:abstractNumId w:val="228"/>
  </w:num>
  <w:num w:numId="238">
    <w:abstractNumId w:val="253"/>
  </w:num>
  <w:num w:numId="239">
    <w:abstractNumId w:val="158"/>
  </w:num>
  <w:num w:numId="240">
    <w:abstractNumId w:val="159"/>
  </w:num>
  <w:num w:numId="241">
    <w:abstractNumId w:val="90"/>
  </w:num>
  <w:num w:numId="242">
    <w:abstractNumId w:val="121"/>
  </w:num>
  <w:num w:numId="243">
    <w:abstractNumId w:val="146"/>
  </w:num>
  <w:num w:numId="244">
    <w:abstractNumId w:val="71"/>
  </w:num>
  <w:num w:numId="245">
    <w:abstractNumId w:val="30"/>
  </w:num>
  <w:num w:numId="246">
    <w:abstractNumId w:val="203"/>
  </w:num>
  <w:num w:numId="247">
    <w:abstractNumId w:val="70"/>
  </w:num>
  <w:num w:numId="248">
    <w:abstractNumId w:val="109"/>
  </w:num>
  <w:num w:numId="249">
    <w:abstractNumId w:val="209"/>
  </w:num>
  <w:num w:numId="250">
    <w:abstractNumId w:val="21"/>
  </w:num>
  <w:num w:numId="251">
    <w:abstractNumId w:val="215"/>
  </w:num>
  <w:num w:numId="252">
    <w:abstractNumId w:val="24"/>
  </w:num>
  <w:num w:numId="253">
    <w:abstractNumId w:val="53"/>
  </w:num>
  <w:num w:numId="254">
    <w:abstractNumId w:val="155"/>
  </w:num>
  <w:num w:numId="255">
    <w:abstractNumId w:val="126"/>
  </w:num>
  <w:num w:numId="256">
    <w:abstractNumId w:val="0"/>
  </w:num>
  <w:num w:numId="257">
    <w:abstractNumId w:val="257"/>
  </w:num>
  <w:num w:numId="258">
    <w:abstractNumId w:val="91"/>
  </w:num>
  <w:num w:numId="259">
    <w:abstractNumId w:val="34"/>
  </w:num>
  <w:num w:numId="260">
    <w:abstractNumId w:val="224"/>
  </w:num>
  <w:num w:numId="261">
    <w:abstractNumId w:val="30"/>
    <w:lvlOverride w:ilvl="0">
      <w:startOverride w:val="4"/>
    </w:lvlOverride>
    <w:lvlOverride w:ilvl="1">
      <w:startOverride w:val="7"/>
    </w:lvlOverride>
    <w:lvlOverride w:ilvl="2">
      <w:startOverride w:val="4"/>
    </w:lvlOverride>
  </w:num>
  <w:num w:numId="262">
    <w:abstractNumId w:val="30"/>
    <w:lvlOverride w:ilvl="0">
      <w:startOverride w:val="4"/>
    </w:lvlOverride>
    <w:lvlOverride w:ilvl="1">
      <w:startOverride w:val="7"/>
    </w:lvlOverride>
    <w:lvlOverride w:ilvl="2">
      <w:startOverride w:val="4"/>
    </w:lvlOverride>
  </w:num>
  <w:num w:numId="263">
    <w:abstractNumId w:val="218"/>
  </w:num>
  <w:num w:numId="264">
    <w:abstractNumId w:val="30"/>
  </w:num>
  <w:num w:numId="265">
    <w:abstractNumId w:val="148"/>
  </w:num>
  <w:num w:numId="266">
    <w:abstractNumId w:val="43"/>
    <w:lvlOverride w:ilvl="0">
      <w:lvl w:ilvl="0" w:tplc="053C233E">
        <w:start w:val="1"/>
        <w:numFmt w:val="decimal"/>
        <w:lvlText w:val="（%1）"/>
        <w:lvlJc w:val="left"/>
        <w:pPr>
          <w:tabs>
            <w:tab w:val="num" w:pos="1134"/>
          </w:tabs>
          <w:ind w:left="1134" w:hanging="1134"/>
        </w:pPr>
        <w:rPr>
          <w:rFonts w:ascii="宋体" w:eastAsia="宋体"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IdMacAtCleanup w:val="2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杨 永强">
    <w15:presenceInfo w15:providerId="Windows Live" w15:userId="d8b0a570fccc11b6"/>
  </w15:person>
  <w15:person w15:author="刘 天天">
    <w15:presenceInfo w15:providerId="Windows Live" w15:userId="ae0cc9c90899d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18"/>
  <w:evenAndOddHeaders/>
  <w:drawingGridHorizontalSpacing w:val="105"/>
  <w:drawingGridVerticalSpacing w:val="156"/>
  <w:displayHorizontalDrawingGridEvery w:val="0"/>
  <w:displayVerticalDrawingGridEvery w:val="2"/>
  <w:characterSpacingControl w:val="compressPunctuation"/>
  <w:hdrShapeDefaults>
    <o:shapedefaults v:ext="edit" spidmax="2533"/>
    <o:shapelayout v:ext="edit">
      <o:idmap v:ext="edit" data="2"/>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604333"/>
    <w:rsid w:val="00000073"/>
    <w:rsid w:val="000006E9"/>
    <w:rsid w:val="00000950"/>
    <w:rsid w:val="00000995"/>
    <w:rsid w:val="00001B91"/>
    <w:rsid w:val="00004672"/>
    <w:rsid w:val="000049E7"/>
    <w:rsid w:val="00006B44"/>
    <w:rsid w:val="000100C0"/>
    <w:rsid w:val="000121D3"/>
    <w:rsid w:val="00012247"/>
    <w:rsid w:val="00012894"/>
    <w:rsid w:val="00013B48"/>
    <w:rsid w:val="00014324"/>
    <w:rsid w:val="00014A93"/>
    <w:rsid w:val="00014FB9"/>
    <w:rsid w:val="00016DE8"/>
    <w:rsid w:val="000172D5"/>
    <w:rsid w:val="0002029D"/>
    <w:rsid w:val="00020B08"/>
    <w:rsid w:val="000213FD"/>
    <w:rsid w:val="0002234A"/>
    <w:rsid w:val="00023141"/>
    <w:rsid w:val="00023696"/>
    <w:rsid w:val="00023AE3"/>
    <w:rsid w:val="00025A01"/>
    <w:rsid w:val="000273FB"/>
    <w:rsid w:val="000275F0"/>
    <w:rsid w:val="00027867"/>
    <w:rsid w:val="000307C5"/>
    <w:rsid w:val="000318A4"/>
    <w:rsid w:val="00031F3A"/>
    <w:rsid w:val="000324E6"/>
    <w:rsid w:val="00034115"/>
    <w:rsid w:val="00034B76"/>
    <w:rsid w:val="00035B42"/>
    <w:rsid w:val="00036E5D"/>
    <w:rsid w:val="00037C09"/>
    <w:rsid w:val="000407DE"/>
    <w:rsid w:val="00041BBF"/>
    <w:rsid w:val="0004236A"/>
    <w:rsid w:val="00042633"/>
    <w:rsid w:val="000451BB"/>
    <w:rsid w:val="000453AB"/>
    <w:rsid w:val="00045C39"/>
    <w:rsid w:val="000465B2"/>
    <w:rsid w:val="00046BC1"/>
    <w:rsid w:val="00047F6E"/>
    <w:rsid w:val="0005040D"/>
    <w:rsid w:val="00050B51"/>
    <w:rsid w:val="000547DB"/>
    <w:rsid w:val="000550B8"/>
    <w:rsid w:val="000557F9"/>
    <w:rsid w:val="00055C0A"/>
    <w:rsid w:val="00055F51"/>
    <w:rsid w:val="00056652"/>
    <w:rsid w:val="00057A96"/>
    <w:rsid w:val="0006067E"/>
    <w:rsid w:val="00062207"/>
    <w:rsid w:val="00063133"/>
    <w:rsid w:val="00066FD0"/>
    <w:rsid w:val="00067E66"/>
    <w:rsid w:val="000710D9"/>
    <w:rsid w:val="0007244C"/>
    <w:rsid w:val="00072951"/>
    <w:rsid w:val="00072D0A"/>
    <w:rsid w:val="00072F94"/>
    <w:rsid w:val="000733BF"/>
    <w:rsid w:val="0007351B"/>
    <w:rsid w:val="00073CA3"/>
    <w:rsid w:val="00073EEB"/>
    <w:rsid w:val="00075651"/>
    <w:rsid w:val="00075E06"/>
    <w:rsid w:val="00076EA2"/>
    <w:rsid w:val="0007702C"/>
    <w:rsid w:val="0008023A"/>
    <w:rsid w:val="00080C70"/>
    <w:rsid w:val="00082A94"/>
    <w:rsid w:val="000832C9"/>
    <w:rsid w:val="00083A11"/>
    <w:rsid w:val="00083F0E"/>
    <w:rsid w:val="0008488E"/>
    <w:rsid w:val="00087CCF"/>
    <w:rsid w:val="000907E6"/>
    <w:rsid w:val="000911E5"/>
    <w:rsid w:val="00091818"/>
    <w:rsid w:val="00091C90"/>
    <w:rsid w:val="000925E0"/>
    <w:rsid w:val="000937F0"/>
    <w:rsid w:val="0009433D"/>
    <w:rsid w:val="00094FFC"/>
    <w:rsid w:val="0009503F"/>
    <w:rsid w:val="00095646"/>
    <w:rsid w:val="00095AE3"/>
    <w:rsid w:val="000A00E7"/>
    <w:rsid w:val="000A07F4"/>
    <w:rsid w:val="000A1107"/>
    <w:rsid w:val="000A2F48"/>
    <w:rsid w:val="000A39FC"/>
    <w:rsid w:val="000A3D28"/>
    <w:rsid w:val="000A454F"/>
    <w:rsid w:val="000A683D"/>
    <w:rsid w:val="000A6AB2"/>
    <w:rsid w:val="000B1FD6"/>
    <w:rsid w:val="000B2816"/>
    <w:rsid w:val="000B2BDC"/>
    <w:rsid w:val="000B619E"/>
    <w:rsid w:val="000B7AA7"/>
    <w:rsid w:val="000C04FE"/>
    <w:rsid w:val="000C1F5D"/>
    <w:rsid w:val="000C307B"/>
    <w:rsid w:val="000C30FC"/>
    <w:rsid w:val="000C376B"/>
    <w:rsid w:val="000C3CE7"/>
    <w:rsid w:val="000C4ACF"/>
    <w:rsid w:val="000C729B"/>
    <w:rsid w:val="000C7575"/>
    <w:rsid w:val="000C75A3"/>
    <w:rsid w:val="000D06F2"/>
    <w:rsid w:val="000D0904"/>
    <w:rsid w:val="000D1FBA"/>
    <w:rsid w:val="000D200C"/>
    <w:rsid w:val="000D24B2"/>
    <w:rsid w:val="000D2910"/>
    <w:rsid w:val="000D611F"/>
    <w:rsid w:val="000D6949"/>
    <w:rsid w:val="000D6D9A"/>
    <w:rsid w:val="000D71A8"/>
    <w:rsid w:val="000D732E"/>
    <w:rsid w:val="000D790D"/>
    <w:rsid w:val="000D7C3A"/>
    <w:rsid w:val="000E007D"/>
    <w:rsid w:val="000E03CD"/>
    <w:rsid w:val="000E108C"/>
    <w:rsid w:val="000E13A0"/>
    <w:rsid w:val="000E13C5"/>
    <w:rsid w:val="000E1E3D"/>
    <w:rsid w:val="000E1F94"/>
    <w:rsid w:val="000E346C"/>
    <w:rsid w:val="000E4164"/>
    <w:rsid w:val="000E48E8"/>
    <w:rsid w:val="000E5BCE"/>
    <w:rsid w:val="000E6634"/>
    <w:rsid w:val="000E6DA8"/>
    <w:rsid w:val="000E797F"/>
    <w:rsid w:val="000E7CDB"/>
    <w:rsid w:val="000F01A5"/>
    <w:rsid w:val="000F1691"/>
    <w:rsid w:val="000F3F86"/>
    <w:rsid w:val="000F4B01"/>
    <w:rsid w:val="000F5E03"/>
    <w:rsid w:val="000F6C70"/>
    <w:rsid w:val="000F6DBE"/>
    <w:rsid w:val="000F7A52"/>
    <w:rsid w:val="00101399"/>
    <w:rsid w:val="00102F33"/>
    <w:rsid w:val="00104215"/>
    <w:rsid w:val="001056E3"/>
    <w:rsid w:val="0010635C"/>
    <w:rsid w:val="00106A3A"/>
    <w:rsid w:val="001076CC"/>
    <w:rsid w:val="00107BF9"/>
    <w:rsid w:val="00110109"/>
    <w:rsid w:val="001109BD"/>
    <w:rsid w:val="0011114A"/>
    <w:rsid w:val="0011160A"/>
    <w:rsid w:val="001116A9"/>
    <w:rsid w:val="00111C06"/>
    <w:rsid w:val="001127C1"/>
    <w:rsid w:val="00114941"/>
    <w:rsid w:val="00115F94"/>
    <w:rsid w:val="001166B3"/>
    <w:rsid w:val="001174BB"/>
    <w:rsid w:val="00117B2A"/>
    <w:rsid w:val="00117D6B"/>
    <w:rsid w:val="00120097"/>
    <w:rsid w:val="00122556"/>
    <w:rsid w:val="001227E4"/>
    <w:rsid w:val="00125B5A"/>
    <w:rsid w:val="001262E4"/>
    <w:rsid w:val="00126E7C"/>
    <w:rsid w:val="001303E4"/>
    <w:rsid w:val="00130D5F"/>
    <w:rsid w:val="00131A12"/>
    <w:rsid w:val="001320B0"/>
    <w:rsid w:val="00132E1C"/>
    <w:rsid w:val="0013303A"/>
    <w:rsid w:val="00133851"/>
    <w:rsid w:val="0013447D"/>
    <w:rsid w:val="0013600B"/>
    <w:rsid w:val="0013736B"/>
    <w:rsid w:val="00141D57"/>
    <w:rsid w:val="00142130"/>
    <w:rsid w:val="00143AA6"/>
    <w:rsid w:val="001460BE"/>
    <w:rsid w:val="00147097"/>
    <w:rsid w:val="00147289"/>
    <w:rsid w:val="0014750B"/>
    <w:rsid w:val="00151383"/>
    <w:rsid w:val="00151708"/>
    <w:rsid w:val="00151985"/>
    <w:rsid w:val="00151C66"/>
    <w:rsid w:val="00151EA9"/>
    <w:rsid w:val="001524C9"/>
    <w:rsid w:val="00152CA7"/>
    <w:rsid w:val="00153D0E"/>
    <w:rsid w:val="001543DA"/>
    <w:rsid w:val="00154A43"/>
    <w:rsid w:val="001552CC"/>
    <w:rsid w:val="00155EF4"/>
    <w:rsid w:val="001609C9"/>
    <w:rsid w:val="00160E81"/>
    <w:rsid w:val="00161996"/>
    <w:rsid w:val="00163397"/>
    <w:rsid w:val="00166F11"/>
    <w:rsid w:val="00167C8A"/>
    <w:rsid w:val="001710F4"/>
    <w:rsid w:val="0017169F"/>
    <w:rsid w:val="001732ED"/>
    <w:rsid w:val="00173BBE"/>
    <w:rsid w:val="00173E43"/>
    <w:rsid w:val="0017449E"/>
    <w:rsid w:val="00174C94"/>
    <w:rsid w:val="00177856"/>
    <w:rsid w:val="00177CC1"/>
    <w:rsid w:val="001811AE"/>
    <w:rsid w:val="001811E5"/>
    <w:rsid w:val="00183831"/>
    <w:rsid w:val="00185424"/>
    <w:rsid w:val="0018564F"/>
    <w:rsid w:val="001857D3"/>
    <w:rsid w:val="001865BF"/>
    <w:rsid w:val="001865C2"/>
    <w:rsid w:val="00190ACE"/>
    <w:rsid w:val="001922DF"/>
    <w:rsid w:val="00193F38"/>
    <w:rsid w:val="001964D1"/>
    <w:rsid w:val="00196A02"/>
    <w:rsid w:val="00197D3A"/>
    <w:rsid w:val="001A0184"/>
    <w:rsid w:val="001A0576"/>
    <w:rsid w:val="001A2209"/>
    <w:rsid w:val="001A3778"/>
    <w:rsid w:val="001A3ABD"/>
    <w:rsid w:val="001A3BFB"/>
    <w:rsid w:val="001A5143"/>
    <w:rsid w:val="001A620A"/>
    <w:rsid w:val="001A7489"/>
    <w:rsid w:val="001A74AD"/>
    <w:rsid w:val="001A7573"/>
    <w:rsid w:val="001A7DC8"/>
    <w:rsid w:val="001B0F11"/>
    <w:rsid w:val="001B1227"/>
    <w:rsid w:val="001B156F"/>
    <w:rsid w:val="001B1587"/>
    <w:rsid w:val="001B1E83"/>
    <w:rsid w:val="001B2112"/>
    <w:rsid w:val="001B30F9"/>
    <w:rsid w:val="001B3291"/>
    <w:rsid w:val="001B4D9F"/>
    <w:rsid w:val="001B4EA5"/>
    <w:rsid w:val="001B5777"/>
    <w:rsid w:val="001B59E6"/>
    <w:rsid w:val="001B65BD"/>
    <w:rsid w:val="001C4296"/>
    <w:rsid w:val="001C5386"/>
    <w:rsid w:val="001C603D"/>
    <w:rsid w:val="001C6BD0"/>
    <w:rsid w:val="001C6D65"/>
    <w:rsid w:val="001C7386"/>
    <w:rsid w:val="001C75B7"/>
    <w:rsid w:val="001D0972"/>
    <w:rsid w:val="001D15F0"/>
    <w:rsid w:val="001D1B3B"/>
    <w:rsid w:val="001D2E4B"/>
    <w:rsid w:val="001D39E6"/>
    <w:rsid w:val="001D3ED6"/>
    <w:rsid w:val="001D3F15"/>
    <w:rsid w:val="001D4A48"/>
    <w:rsid w:val="001D60DB"/>
    <w:rsid w:val="001D65E0"/>
    <w:rsid w:val="001D6E28"/>
    <w:rsid w:val="001D7655"/>
    <w:rsid w:val="001D7E77"/>
    <w:rsid w:val="001D7EAB"/>
    <w:rsid w:val="001E0569"/>
    <w:rsid w:val="001E15A4"/>
    <w:rsid w:val="001E1EB1"/>
    <w:rsid w:val="001E2A69"/>
    <w:rsid w:val="001E37CF"/>
    <w:rsid w:val="001E51D0"/>
    <w:rsid w:val="001E53D1"/>
    <w:rsid w:val="001E6200"/>
    <w:rsid w:val="001E6F82"/>
    <w:rsid w:val="001E75B1"/>
    <w:rsid w:val="001E75D7"/>
    <w:rsid w:val="001E79DF"/>
    <w:rsid w:val="001E7BE4"/>
    <w:rsid w:val="001F15AE"/>
    <w:rsid w:val="001F4E29"/>
    <w:rsid w:val="001F59FF"/>
    <w:rsid w:val="001F5E7D"/>
    <w:rsid w:val="001F6C49"/>
    <w:rsid w:val="001F70F3"/>
    <w:rsid w:val="001F72C1"/>
    <w:rsid w:val="001F7605"/>
    <w:rsid w:val="002006BC"/>
    <w:rsid w:val="00202B67"/>
    <w:rsid w:val="002042C1"/>
    <w:rsid w:val="002052AB"/>
    <w:rsid w:val="002061C3"/>
    <w:rsid w:val="00206AC4"/>
    <w:rsid w:val="00206E6A"/>
    <w:rsid w:val="00207555"/>
    <w:rsid w:val="002118E9"/>
    <w:rsid w:val="00212755"/>
    <w:rsid w:val="00213401"/>
    <w:rsid w:val="002143FB"/>
    <w:rsid w:val="0021581A"/>
    <w:rsid w:val="0021646A"/>
    <w:rsid w:val="002167BB"/>
    <w:rsid w:val="00216B80"/>
    <w:rsid w:val="00216D69"/>
    <w:rsid w:val="00216F35"/>
    <w:rsid w:val="00217276"/>
    <w:rsid w:val="00217C86"/>
    <w:rsid w:val="002200FC"/>
    <w:rsid w:val="00220A44"/>
    <w:rsid w:val="00221BB2"/>
    <w:rsid w:val="0022297A"/>
    <w:rsid w:val="00223092"/>
    <w:rsid w:val="00223943"/>
    <w:rsid w:val="002239D8"/>
    <w:rsid w:val="002249B9"/>
    <w:rsid w:val="00227919"/>
    <w:rsid w:val="00230727"/>
    <w:rsid w:val="00230B77"/>
    <w:rsid w:val="00230DB7"/>
    <w:rsid w:val="00230DBB"/>
    <w:rsid w:val="00231D2F"/>
    <w:rsid w:val="00231EC7"/>
    <w:rsid w:val="00231F3D"/>
    <w:rsid w:val="0023205F"/>
    <w:rsid w:val="00232D68"/>
    <w:rsid w:val="002338A3"/>
    <w:rsid w:val="00234C34"/>
    <w:rsid w:val="002358A8"/>
    <w:rsid w:val="00240723"/>
    <w:rsid w:val="00240F9A"/>
    <w:rsid w:val="0024196B"/>
    <w:rsid w:val="0024528D"/>
    <w:rsid w:val="002453CB"/>
    <w:rsid w:val="00246125"/>
    <w:rsid w:val="002517B3"/>
    <w:rsid w:val="00251FA3"/>
    <w:rsid w:val="002525EB"/>
    <w:rsid w:val="00253D88"/>
    <w:rsid w:val="00254F41"/>
    <w:rsid w:val="00255B54"/>
    <w:rsid w:val="00255B8E"/>
    <w:rsid w:val="0025619A"/>
    <w:rsid w:val="0025667A"/>
    <w:rsid w:val="0025676B"/>
    <w:rsid w:val="00257F0D"/>
    <w:rsid w:val="002605E3"/>
    <w:rsid w:val="00261B1D"/>
    <w:rsid w:val="002621A9"/>
    <w:rsid w:val="00263C24"/>
    <w:rsid w:val="00263F62"/>
    <w:rsid w:val="002642BA"/>
    <w:rsid w:val="00266D97"/>
    <w:rsid w:val="0026748B"/>
    <w:rsid w:val="00267ADD"/>
    <w:rsid w:val="00270D11"/>
    <w:rsid w:val="0027125C"/>
    <w:rsid w:val="00271BA8"/>
    <w:rsid w:val="0027231D"/>
    <w:rsid w:val="002724F3"/>
    <w:rsid w:val="0027267A"/>
    <w:rsid w:val="002734B9"/>
    <w:rsid w:val="00276354"/>
    <w:rsid w:val="002767F5"/>
    <w:rsid w:val="00276A9A"/>
    <w:rsid w:val="00276BAF"/>
    <w:rsid w:val="00276EB2"/>
    <w:rsid w:val="0027716D"/>
    <w:rsid w:val="002777DF"/>
    <w:rsid w:val="00277E6F"/>
    <w:rsid w:val="0028076F"/>
    <w:rsid w:val="0028134B"/>
    <w:rsid w:val="00281510"/>
    <w:rsid w:val="00282133"/>
    <w:rsid w:val="0028289E"/>
    <w:rsid w:val="002850E9"/>
    <w:rsid w:val="00285855"/>
    <w:rsid w:val="00286A55"/>
    <w:rsid w:val="00290B48"/>
    <w:rsid w:val="0029143D"/>
    <w:rsid w:val="002930E8"/>
    <w:rsid w:val="00296812"/>
    <w:rsid w:val="00297A6F"/>
    <w:rsid w:val="002A0331"/>
    <w:rsid w:val="002A2D6F"/>
    <w:rsid w:val="002A4094"/>
    <w:rsid w:val="002A4690"/>
    <w:rsid w:val="002A4B68"/>
    <w:rsid w:val="002A4DE4"/>
    <w:rsid w:val="002A5531"/>
    <w:rsid w:val="002B0266"/>
    <w:rsid w:val="002B04E0"/>
    <w:rsid w:val="002B0B2A"/>
    <w:rsid w:val="002B195D"/>
    <w:rsid w:val="002B1C6F"/>
    <w:rsid w:val="002B2BD7"/>
    <w:rsid w:val="002B50CA"/>
    <w:rsid w:val="002B57CA"/>
    <w:rsid w:val="002B5960"/>
    <w:rsid w:val="002B7C3F"/>
    <w:rsid w:val="002C02FB"/>
    <w:rsid w:val="002C08A0"/>
    <w:rsid w:val="002C1DAA"/>
    <w:rsid w:val="002C2246"/>
    <w:rsid w:val="002C3AC8"/>
    <w:rsid w:val="002C3FCF"/>
    <w:rsid w:val="002C45CB"/>
    <w:rsid w:val="002C4A81"/>
    <w:rsid w:val="002C4E88"/>
    <w:rsid w:val="002C5C7C"/>
    <w:rsid w:val="002D104E"/>
    <w:rsid w:val="002D1C64"/>
    <w:rsid w:val="002D24E2"/>
    <w:rsid w:val="002D2FEE"/>
    <w:rsid w:val="002D3051"/>
    <w:rsid w:val="002D374B"/>
    <w:rsid w:val="002D3955"/>
    <w:rsid w:val="002D3B2D"/>
    <w:rsid w:val="002D4E8C"/>
    <w:rsid w:val="002D5598"/>
    <w:rsid w:val="002D5F28"/>
    <w:rsid w:val="002D71E9"/>
    <w:rsid w:val="002D7499"/>
    <w:rsid w:val="002D7907"/>
    <w:rsid w:val="002D7E69"/>
    <w:rsid w:val="002E02EB"/>
    <w:rsid w:val="002E271B"/>
    <w:rsid w:val="002E28CC"/>
    <w:rsid w:val="002E2B1C"/>
    <w:rsid w:val="002E2D3C"/>
    <w:rsid w:val="002E54A0"/>
    <w:rsid w:val="002E6080"/>
    <w:rsid w:val="002E7B31"/>
    <w:rsid w:val="002F0C00"/>
    <w:rsid w:val="002F28D0"/>
    <w:rsid w:val="002F319A"/>
    <w:rsid w:val="002F404F"/>
    <w:rsid w:val="002F4A1D"/>
    <w:rsid w:val="002F5D2B"/>
    <w:rsid w:val="002F664B"/>
    <w:rsid w:val="00301F0C"/>
    <w:rsid w:val="00303C27"/>
    <w:rsid w:val="003049D2"/>
    <w:rsid w:val="00305249"/>
    <w:rsid w:val="00305C55"/>
    <w:rsid w:val="003064CE"/>
    <w:rsid w:val="00306ACA"/>
    <w:rsid w:val="00306B51"/>
    <w:rsid w:val="00306CF2"/>
    <w:rsid w:val="003074DF"/>
    <w:rsid w:val="00310FCD"/>
    <w:rsid w:val="0031154B"/>
    <w:rsid w:val="00312830"/>
    <w:rsid w:val="00312DAA"/>
    <w:rsid w:val="00317A2F"/>
    <w:rsid w:val="00320EF1"/>
    <w:rsid w:val="00321082"/>
    <w:rsid w:val="00321B17"/>
    <w:rsid w:val="0032268F"/>
    <w:rsid w:val="00324A4C"/>
    <w:rsid w:val="0033079C"/>
    <w:rsid w:val="00333B36"/>
    <w:rsid w:val="00334EF8"/>
    <w:rsid w:val="00336262"/>
    <w:rsid w:val="00336E3A"/>
    <w:rsid w:val="00337D64"/>
    <w:rsid w:val="00340242"/>
    <w:rsid w:val="00341B5B"/>
    <w:rsid w:val="00341EF7"/>
    <w:rsid w:val="00343168"/>
    <w:rsid w:val="003463B7"/>
    <w:rsid w:val="0035169A"/>
    <w:rsid w:val="00351C57"/>
    <w:rsid w:val="00352864"/>
    <w:rsid w:val="00352BE1"/>
    <w:rsid w:val="00353E0B"/>
    <w:rsid w:val="00356ADB"/>
    <w:rsid w:val="00357CFF"/>
    <w:rsid w:val="003606B8"/>
    <w:rsid w:val="00360DCA"/>
    <w:rsid w:val="00362F52"/>
    <w:rsid w:val="003717C0"/>
    <w:rsid w:val="00372182"/>
    <w:rsid w:val="00372C00"/>
    <w:rsid w:val="00374AFA"/>
    <w:rsid w:val="00375E2D"/>
    <w:rsid w:val="00376BB9"/>
    <w:rsid w:val="00376C8D"/>
    <w:rsid w:val="003770A1"/>
    <w:rsid w:val="00377AC1"/>
    <w:rsid w:val="0038035B"/>
    <w:rsid w:val="00382032"/>
    <w:rsid w:val="00382564"/>
    <w:rsid w:val="00383EF9"/>
    <w:rsid w:val="0038506C"/>
    <w:rsid w:val="00385555"/>
    <w:rsid w:val="0038790A"/>
    <w:rsid w:val="00390989"/>
    <w:rsid w:val="00392869"/>
    <w:rsid w:val="00392B54"/>
    <w:rsid w:val="00392F2C"/>
    <w:rsid w:val="00393CC3"/>
    <w:rsid w:val="0039470C"/>
    <w:rsid w:val="00394B78"/>
    <w:rsid w:val="00394BA8"/>
    <w:rsid w:val="003954F1"/>
    <w:rsid w:val="003973D3"/>
    <w:rsid w:val="003979B3"/>
    <w:rsid w:val="00397F91"/>
    <w:rsid w:val="003A0227"/>
    <w:rsid w:val="003A0DCD"/>
    <w:rsid w:val="003A1A0C"/>
    <w:rsid w:val="003A34B5"/>
    <w:rsid w:val="003A44AA"/>
    <w:rsid w:val="003A4C21"/>
    <w:rsid w:val="003A4C4D"/>
    <w:rsid w:val="003A6561"/>
    <w:rsid w:val="003A6C7D"/>
    <w:rsid w:val="003A7521"/>
    <w:rsid w:val="003A7BD2"/>
    <w:rsid w:val="003B099A"/>
    <w:rsid w:val="003B0BDE"/>
    <w:rsid w:val="003B0CB0"/>
    <w:rsid w:val="003B2E49"/>
    <w:rsid w:val="003B35DA"/>
    <w:rsid w:val="003B3B5B"/>
    <w:rsid w:val="003B3B99"/>
    <w:rsid w:val="003B4232"/>
    <w:rsid w:val="003B44D7"/>
    <w:rsid w:val="003B6284"/>
    <w:rsid w:val="003B751F"/>
    <w:rsid w:val="003B7A56"/>
    <w:rsid w:val="003C1E26"/>
    <w:rsid w:val="003C3FA7"/>
    <w:rsid w:val="003C4306"/>
    <w:rsid w:val="003C5C70"/>
    <w:rsid w:val="003C6951"/>
    <w:rsid w:val="003C73E6"/>
    <w:rsid w:val="003D026E"/>
    <w:rsid w:val="003D026F"/>
    <w:rsid w:val="003D02D8"/>
    <w:rsid w:val="003D0E90"/>
    <w:rsid w:val="003D375A"/>
    <w:rsid w:val="003D4B6C"/>
    <w:rsid w:val="003D6716"/>
    <w:rsid w:val="003D6D87"/>
    <w:rsid w:val="003D6E67"/>
    <w:rsid w:val="003E1313"/>
    <w:rsid w:val="003E27DD"/>
    <w:rsid w:val="003E2FB4"/>
    <w:rsid w:val="003E3C27"/>
    <w:rsid w:val="003E5B0B"/>
    <w:rsid w:val="003F0E3E"/>
    <w:rsid w:val="003F222A"/>
    <w:rsid w:val="003F4390"/>
    <w:rsid w:val="003F6F45"/>
    <w:rsid w:val="003F71FB"/>
    <w:rsid w:val="00402A5A"/>
    <w:rsid w:val="00402FDB"/>
    <w:rsid w:val="004035B1"/>
    <w:rsid w:val="00403876"/>
    <w:rsid w:val="00403B71"/>
    <w:rsid w:val="004042BC"/>
    <w:rsid w:val="00404907"/>
    <w:rsid w:val="004053AC"/>
    <w:rsid w:val="00405C30"/>
    <w:rsid w:val="00407DA8"/>
    <w:rsid w:val="00411419"/>
    <w:rsid w:val="00414107"/>
    <w:rsid w:val="00414208"/>
    <w:rsid w:val="00416004"/>
    <w:rsid w:val="004163D4"/>
    <w:rsid w:val="0041773F"/>
    <w:rsid w:val="0042236B"/>
    <w:rsid w:val="00422813"/>
    <w:rsid w:val="00422E00"/>
    <w:rsid w:val="00422E67"/>
    <w:rsid w:val="0042322A"/>
    <w:rsid w:val="004240A9"/>
    <w:rsid w:val="00424818"/>
    <w:rsid w:val="0042568A"/>
    <w:rsid w:val="00426EE0"/>
    <w:rsid w:val="00427129"/>
    <w:rsid w:val="0042736C"/>
    <w:rsid w:val="00427D1D"/>
    <w:rsid w:val="00427DAF"/>
    <w:rsid w:val="0043021A"/>
    <w:rsid w:val="0043073D"/>
    <w:rsid w:val="004308BA"/>
    <w:rsid w:val="00431186"/>
    <w:rsid w:val="00431416"/>
    <w:rsid w:val="0043490D"/>
    <w:rsid w:val="00434CEB"/>
    <w:rsid w:val="00435AE0"/>
    <w:rsid w:val="004408D5"/>
    <w:rsid w:val="00440DFC"/>
    <w:rsid w:val="00441510"/>
    <w:rsid w:val="004421D3"/>
    <w:rsid w:val="00444BA2"/>
    <w:rsid w:val="00444D35"/>
    <w:rsid w:val="00445ECC"/>
    <w:rsid w:val="00446ACA"/>
    <w:rsid w:val="00447B5B"/>
    <w:rsid w:val="004503D3"/>
    <w:rsid w:val="0045255A"/>
    <w:rsid w:val="004529C0"/>
    <w:rsid w:val="0045365B"/>
    <w:rsid w:val="00453E8E"/>
    <w:rsid w:val="00454216"/>
    <w:rsid w:val="004548CE"/>
    <w:rsid w:val="004569CE"/>
    <w:rsid w:val="00457E46"/>
    <w:rsid w:val="004600CA"/>
    <w:rsid w:val="004604C7"/>
    <w:rsid w:val="00460DB9"/>
    <w:rsid w:val="004616D3"/>
    <w:rsid w:val="00462749"/>
    <w:rsid w:val="004627FF"/>
    <w:rsid w:val="00462A56"/>
    <w:rsid w:val="00463919"/>
    <w:rsid w:val="00465F2D"/>
    <w:rsid w:val="00466348"/>
    <w:rsid w:val="00467513"/>
    <w:rsid w:val="0047098F"/>
    <w:rsid w:val="00471A43"/>
    <w:rsid w:val="00471AD6"/>
    <w:rsid w:val="00471FBB"/>
    <w:rsid w:val="00473D0A"/>
    <w:rsid w:val="004743B6"/>
    <w:rsid w:val="00476BEE"/>
    <w:rsid w:val="00481D3B"/>
    <w:rsid w:val="0048269D"/>
    <w:rsid w:val="004830BD"/>
    <w:rsid w:val="004845A3"/>
    <w:rsid w:val="00485125"/>
    <w:rsid w:val="004858F6"/>
    <w:rsid w:val="004859BF"/>
    <w:rsid w:val="00485DE0"/>
    <w:rsid w:val="004902E0"/>
    <w:rsid w:val="00490588"/>
    <w:rsid w:val="00491087"/>
    <w:rsid w:val="00491210"/>
    <w:rsid w:val="00492347"/>
    <w:rsid w:val="0049269F"/>
    <w:rsid w:val="0049303C"/>
    <w:rsid w:val="0049352D"/>
    <w:rsid w:val="00493ACA"/>
    <w:rsid w:val="00497275"/>
    <w:rsid w:val="004A0295"/>
    <w:rsid w:val="004A39BE"/>
    <w:rsid w:val="004A457D"/>
    <w:rsid w:val="004A46CD"/>
    <w:rsid w:val="004A56F6"/>
    <w:rsid w:val="004A7EBB"/>
    <w:rsid w:val="004B05C2"/>
    <w:rsid w:val="004B2721"/>
    <w:rsid w:val="004B28E9"/>
    <w:rsid w:val="004B33B1"/>
    <w:rsid w:val="004B3A50"/>
    <w:rsid w:val="004B3FBC"/>
    <w:rsid w:val="004B4DE8"/>
    <w:rsid w:val="004B5FDF"/>
    <w:rsid w:val="004B7E75"/>
    <w:rsid w:val="004C0040"/>
    <w:rsid w:val="004C0C0F"/>
    <w:rsid w:val="004C195E"/>
    <w:rsid w:val="004C1D4E"/>
    <w:rsid w:val="004C1F31"/>
    <w:rsid w:val="004C5CE0"/>
    <w:rsid w:val="004C5E70"/>
    <w:rsid w:val="004D1D19"/>
    <w:rsid w:val="004D1E8B"/>
    <w:rsid w:val="004D3000"/>
    <w:rsid w:val="004D34AF"/>
    <w:rsid w:val="004D3D0C"/>
    <w:rsid w:val="004D4512"/>
    <w:rsid w:val="004D45BC"/>
    <w:rsid w:val="004D488F"/>
    <w:rsid w:val="004D6B20"/>
    <w:rsid w:val="004D7870"/>
    <w:rsid w:val="004E45E3"/>
    <w:rsid w:val="004E5D64"/>
    <w:rsid w:val="004E5E7C"/>
    <w:rsid w:val="004E66A9"/>
    <w:rsid w:val="004E7CE3"/>
    <w:rsid w:val="004E7DF0"/>
    <w:rsid w:val="004F00BE"/>
    <w:rsid w:val="004F1092"/>
    <w:rsid w:val="004F10A2"/>
    <w:rsid w:val="004F1ABE"/>
    <w:rsid w:val="004F2079"/>
    <w:rsid w:val="004F24E4"/>
    <w:rsid w:val="004F2E7E"/>
    <w:rsid w:val="004F37F2"/>
    <w:rsid w:val="004F5EFC"/>
    <w:rsid w:val="004F6025"/>
    <w:rsid w:val="004F6225"/>
    <w:rsid w:val="004F6F35"/>
    <w:rsid w:val="004F7F98"/>
    <w:rsid w:val="00500BB5"/>
    <w:rsid w:val="00502067"/>
    <w:rsid w:val="005022F9"/>
    <w:rsid w:val="00503B76"/>
    <w:rsid w:val="00504B76"/>
    <w:rsid w:val="005059DA"/>
    <w:rsid w:val="00505A55"/>
    <w:rsid w:val="00505E2E"/>
    <w:rsid w:val="00506778"/>
    <w:rsid w:val="00506DCA"/>
    <w:rsid w:val="005104D3"/>
    <w:rsid w:val="005106F1"/>
    <w:rsid w:val="00510D2F"/>
    <w:rsid w:val="00511B6F"/>
    <w:rsid w:val="005132D2"/>
    <w:rsid w:val="00513DC7"/>
    <w:rsid w:val="005148E2"/>
    <w:rsid w:val="00516196"/>
    <w:rsid w:val="005235DE"/>
    <w:rsid w:val="005257CB"/>
    <w:rsid w:val="00525DA2"/>
    <w:rsid w:val="00527116"/>
    <w:rsid w:val="00527C27"/>
    <w:rsid w:val="00527D51"/>
    <w:rsid w:val="00530B62"/>
    <w:rsid w:val="0053131E"/>
    <w:rsid w:val="0053172D"/>
    <w:rsid w:val="00531D6E"/>
    <w:rsid w:val="0053313D"/>
    <w:rsid w:val="00533E7B"/>
    <w:rsid w:val="005358E7"/>
    <w:rsid w:val="00536464"/>
    <w:rsid w:val="00540854"/>
    <w:rsid w:val="005418BA"/>
    <w:rsid w:val="00543466"/>
    <w:rsid w:val="00544480"/>
    <w:rsid w:val="0054465D"/>
    <w:rsid w:val="0054477D"/>
    <w:rsid w:val="00545B0D"/>
    <w:rsid w:val="00546694"/>
    <w:rsid w:val="00547962"/>
    <w:rsid w:val="0054799B"/>
    <w:rsid w:val="005479CA"/>
    <w:rsid w:val="00547E02"/>
    <w:rsid w:val="00552EDF"/>
    <w:rsid w:val="005563CA"/>
    <w:rsid w:val="00557C61"/>
    <w:rsid w:val="00560864"/>
    <w:rsid w:val="0056174B"/>
    <w:rsid w:val="00562035"/>
    <w:rsid w:val="00564470"/>
    <w:rsid w:val="005646E9"/>
    <w:rsid w:val="00566AB1"/>
    <w:rsid w:val="00567368"/>
    <w:rsid w:val="005673A1"/>
    <w:rsid w:val="005678B4"/>
    <w:rsid w:val="005702E0"/>
    <w:rsid w:val="00570416"/>
    <w:rsid w:val="00570718"/>
    <w:rsid w:val="00570E5C"/>
    <w:rsid w:val="00571669"/>
    <w:rsid w:val="00571AF9"/>
    <w:rsid w:val="00572D26"/>
    <w:rsid w:val="005730C6"/>
    <w:rsid w:val="00573967"/>
    <w:rsid w:val="00573E8F"/>
    <w:rsid w:val="0057440D"/>
    <w:rsid w:val="005750F5"/>
    <w:rsid w:val="0057533A"/>
    <w:rsid w:val="00575E2E"/>
    <w:rsid w:val="00576E90"/>
    <w:rsid w:val="00581479"/>
    <w:rsid w:val="0058323E"/>
    <w:rsid w:val="00583D1E"/>
    <w:rsid w:val="00583DC2"/>
    <w:rsid w:val="0059140B"/>
    <w:rsid w:val="00592362"/>
    <w:rsid w:val="0059295F"/>
    <w:rsid w:val="00592E6B"/>
    <w:rsid w:val="005932CA"/>
    <w:rsid w:val="0059346E"/>
    <w:rsid w:val="0059466B"/>
    <w:rsid w:val="005948E0"/>
    <w:rsid w:val="00594DE2"/>
    <w:rsid w:val="005959F9"/>
    <w:rsid w:val="00595B39"/>
    <w:rsid w:val="005960D7"/>
    <w:rsid w:val="005963A8"/>
    <w:rsid w:val="00596A90"/>
    <w:rsid w:val="005A04CF"/>
    <w:rsid w:val="005A1390"/>
    <w:rsid w:val="005A1B64"/>
    <w:rsid w:val="005A1C2A"/>
    <w:rsid w:val="005A2F1E"/>
    <w:rsid w:val="005A4A1B"/>
    <w:rsid w:val="005A4A5C"/>
    <w:rsid w:val="005A4EA7"/>
    <w:rsid w:val="005A4ED9"/>
    <w:rsid w:val="005A512C"/>
    <w:rsid w:val="005A64C1"/>
    <w:rsid w:val="005A6D32"/>
    <w:rsid w:val="005A6FCC"/>
    <w:rsid w:val="005B1D89"/>
    <w:rsid w:val="005B2636"/>
    <w:rsid w:val="005B413A"/>
    <w:rsid w:val="005B47CF"/>
    <w:rsid w:val="005B5FEC"/>
    <w:rsid w:val="005B64B5"/>
    <w:rsid w:val="005B6B94"/>
    <w:rsid w:val="005B7DB8"/>
    <w:rsid w:val="005C011E"/>
    <w:rsid w:val="005C0CEB"/>
    <w:rsid w:val="005C0E09"/>
    <w:rsid w:val="005C1CFD"/>
    <w:rsid w:val="005C528B"/>
    <w:rsid w:val="005D0066"/>
    <w:rsid w:val="005D0D6C"/>
    <w:rsid w:val="005D26F9"/>
    <w:rsid w:val="005D35A8"/>
    <w:rsid w:val="005D397B"/>
    <w:rsid w:val="005D4457"/>
    <w:rsid w:val="005D56AF"/>
    <w:rsid w:val="005D5E68"/>
    <w:rsid w:val="005D6E2F"/>
    <w:rsid w:val="005D7DEF"/>
    <w:rsid w:val="005D7EE1"/>
    <w:rsid w:val="005D7F61"/>
    <w:rsid w:val="005E00AB"/>
    <w:rsid w:val="005E1287"/>
    <w:rsid w:val="005E18CD"/>
    <w:rsid w:val="005E1972"/>
    <w:rsid w:val="005E2BE5"/>
    <w:rsid w:val="005E4DA6"/>
    <w:rsid w:val="005E51AC"/>
    <w:rsid w:val="005E5470"/>
    <w:rsid w:val="005F09EC"/>
    <w:rsid w:val="005F0F6C"/>
    <w:rsid w:val="005F1086"/>
    <w:rsid w:val="005F1599"/>
    <w:rsid w:val="005F197A"/>
    <w:rsid w:val="005F1B7A"/>
    <w:rsid w:val="005F25B0"/>
    <w:rsid w:val="005F2DDB"/>
    <w:rsid w:val="005F37B7"/>
    <w:rsid w:val="005F381B"/>
    <w:rsid w:val="005F3AAD"/>
    <w:rsid w:val="005F3D13"/>
    <w:rsid w:val="005F3F86"/>
    <w:rsid w:val="005F5B7D"/>
    <w:rsid w:val="005F5E00"/>
    <w:rsid w:val="005F5E82"/>
    <w:rsid w:val="005F7276"/>
    <w:rsid w:val="00600EBE"/>
    <w:rsid w:val="00602F16"/>
    <w:rsid w:val="00603362"/>
    <w:rsid w:val="0060396B"/>
    <w:rsid w:val="00604333"/>
    <w:rsid w:val="00604B88"/>
    <w:rsid w:val="006068DF"/>
    <w:rsid w:val="006078CD"/>
    <w:rsid w:val="006079FF"/>
    <w:rsid w:val="00610AE0"/>
    <w:rsid w:val="00611EFF"/>
    <w:rsid w:val="006121D1"/>
    <w:rsid w:val="00612554"/>
    <w:rsid w:val="00612AD2"/>
    <w:rsid w:val="00613B39"/>
    <w:rsid w:val="00614124"/>
    <w:rsid w:val="006167D9"/>
    <w:rsid w:val="006175D5"/>
    <w:rsid w:val="006204C3"/>
    <w:rsid w:val="00620791"/>
    <w:rsid w:val="00620A1B"/>
    <w:rsid w:val="0062412C"/>
    <w:rsid w:val="006244DF"/>
    <w:rsid w:val="00625C71"/>
    <w:rsid w:val="00625DC5"/>
    <w:rsid w:val="00625F3C"/>
    <w:rsid w:val="006264AA"/>
    <w:rsid w:val="00627119"/>
    <w:rsid w:val="006279A4"/>
    <w:rsid w:val="006279D7"/>
    <w:rsid w:val="00630021"/>
    <w:rsid w:val="00630480"/>
    <w:rsid w:val="00630C63"/>
    <w:rsid w:val="0063115F"/>
    <w:rsid w:val="0063159F"/>
    <w:rsid w:val="00631FCD"/>
    <w:rsid w:val="00633DDF"/>
    <w:rsid w:val="006341D3"/>
    <w:rsid w:val="00634913"/>
    <w:rsid w:val="0063555C"/>
    <w:rsid w:val="006365B8"/>
    <w:rsid w:val="00636765"/>
    <w:rsid w:val="0063687B"/>
    <w:rsid w:val="00636B7F"/>
    <w:rsid w:val="00636E8F"/>
    <w:rsid w:val="00637001"/>
    <w:rsid w:val="0063704D"/>
    <w:rsid w:val="00637283"/>
    <w:rsid w:val="00640D92"/>
    <w:rsid w:val="00641694"/>
    <w:rsid w:val="00641DF6"/>
    <w:rsid w:val="006426AD"/>
    <w:rsid w:val="00642957"/>
    <w:rsid w:val="00642BFF"/>
    <w:rsid w:val="00643903"/>
    <w:rsid w:val="006440F0"/>
    <w:rsid w:val="006441DA"/>
    <w:rsid w:val="00644271"/>
    <w:rsid w:val="006453A1"/>
    <w:rsid w:val="006455A0"/>
    <w:rsid w:val="00646814"/>
    <w:rsid w:val="006478ED"/>
    <w:rsid w:val="00647F75"/>
    <w:rsid w:val="0065093D"/>
    <w:rsid w:val="00650F0A"/>
    <w:rsid w:val="0065246E"/>
    <w:rsid w:val="00654F2C"/>
    <w:rsid w:val="00656F64"/>
    <w:rsid w:val="0065722C"/>
    <w:rsid w:val="006600F0"/>
    <w:rsid w:val="00661D86"/>
    <w:rsid w:val="0066208A"/>
    <w:rsid w:val="006623BE"/>
    <w:rsid w:val="0066384F"/>
    <w:rsid w:val="00664255"/>
    <w:rsid w:val="006664A0"/>
    <w:rsid w:val="00670A55"/>
    <w:rsid w:val="00670E43"/>
    <w:rsid w:val="00670FA2"/>
    <w:rsid w:val="006711FC"/>
    <w:rsid w:val="00671A6B"/>
    <w:rsid w:val="00674824"/>
    <w:rsid w:val="00675816"/>
    <w:rsid w:val="00676C37"/>
    <w:rsid w:val="0067731B"/>
    <w:rsid w:val="00680446"/>
    <w:rsid w:val="00681176"/>
    <w:rsid w:val="00681517"/>
    <w:rsid w:val="00682CF1"/>
    <w:rsid w:val="006831BC"/>
    <w:rsid w:val="006847C2"/>
    <w:rsid w:val="00685276"/>
    <w:rsid w:val="006857FB"/>
    <w:rsid w:val="00685BE6"/>
    <w:rsid w:val="00686A1D"/>
    <w:rsid w:val="00687A4C"/>
    <w:rsid w:val="006925D1"/>
    <w:rsid w:val="006928CD"/>
    <w:rsid w:val="006931AF"/>
    <w:rsid w:val="00694505"/>
    <w:rsid w:val="0069516C"/>
    <w:rsid w:val="006956A1"/>
    <w:rsid w:val="00695DC3"/>
    <w:rsid w:val="006966DD"/>
    <w:rsid w:val="006A08CA"/>
    <w:rsid w:val="006A4188"/>
    <w:rsid w:val="006A4BDA"/>
    <w:rsid w:val="006A5228"/>
    <w:rsid w:val="006A5BF0"/>
    <w:rsid w:val="006A5DE2"/>
    <w:rsid w:val="006A7118"/>
    <w:rsid w:val="006A7B29"/>
    <w:rsid w:val="006B129E"/>
    <w:rsid w:val="006B1ADD"/>
    <w:rsid w:val="006B2DD4"/>
    <w:rsid w:val="006B3A8F"/>
    <w:rsid w:val="006B3B3A"/>
    <w:rsid w:val="006B42EC"/>
    <w:rsid w:val="006C093A"/>
    <w:rsid w:val="006C177B"/>
    <w:rsid w:val="006C1D4B"/>
    <w:rsid w:val="006C38C7"/>
    <w:rsid w:val="006C3E88"/>
    <w:rsid w:val="006C6039"/>
    <w:rsid w:val="006C70EF"/>
    <w:rsid w:val="006C7648"/>
    <w:rsid w:val="006D109D"/>
    <w:rsid w:val="006D15B5"/>
    <w:rsid w:val="006D2ECF"/>
    <w:rsid w:val="006D5701"/>
    <w:rsid w:val="006D621C"/>
    <w:rsid w:val="006E0246"/>
    <w:rsid w:val="006E03ED"/>
    <w:rsid w:val="006E164D"/>
    <w:rsid w:val="006E1CF8"/>
    <w:rsid w:val="006E39B2"/>
    <w:rsid w:val="006E3BC5"/>
    <w:rsid w:val="006E4286"/>
    <w:rsid w:val="006E657E"/>
    <w:rsid w:val="006F078D"/>
    <w:rsid w:val="006F1680"/>
    <w:rsid w:val="006F1B1B"/>
    <w:rsid w:val="006F39AA"/>
    <w:rsid w:val="006F4D77"/>
    <w:rsid w:val="006F523C"/>
    <w:rsid w:val="006F56E3"/>
    <w:rsid w:val="006F73E4"/>
    <w:rsid w:val="006F74A9"/>
    <w:rsid w:val="006F76E0"/>
    <w:rsid w:val="006F771A"/>
    <w:rsid w:val="006F77DB"/>
    <w:rsid w:val="00700735"/>
    <w:rsid w:val="0070294A"/>
    <w:rsid w:val="00703995"/>
    <w:rsid w:val="0070513F"/>
    <w:rsid w:val="00705A8C"/>
    <w:rsid w:val="00706A27"/>
    <w:rsid w:val="00706BAC"/>
    <w:rsid w:val="00707EC0"/>
    <w:rsid w:val="00710F25"/>
    <w:rsid w:val="00713F6A"/>
    <w:rsid w:val="0071401C"/>
    <w:rsid w:val="007154F0"/>
    <w:rsid w:val="0071623B"/>
    <w:rsid w:val="0071623D"/>
    <w:rsid w:val="00717044"/>
    <w:rsid w:val="007204D0"/>
    <w:rsid w:val="007210C4"/>
    <w:rsid w:val="00721200"/>
    <w:rsid w:val="0072170D"/>
    <w:rsid w:val="007232E1"/>
    <w:rsid w:val="00725480"/>
    <w:rsid w:val="00725BF4"/>
    <w:rsid w:val="00726462"/>
    <w:rsid w:val="00730335"/>
    <w:rsid w:val="0073057E"/>
    <w:rsid w:val="00730AA0"/>
    <w:rsid w:val="00732742"/>
    <w:rsid w:val="00734832"/>
    <w:rsid w:val="00735C4D"/>
    <w:rsid w:val="007366E6"/>
    <w:rsid w:val="00737286"/>
    <w:rsid w:val="0074072E"/>
    <w:rsid w:val="00740956"/>
    <w:rsid w:val="00740F2F"/>
    <w:rsid w:val="007411C0"/>
    <w:rsid w:val="007426BE"/>
    <w:rsid w:val="00742D32"/>
    <w:rsid w:val="007452E4"/>
    <w:rsid w:val="0074785D"/>
    <w:rsid w:val="007479DA"/>
    <w:rsid w:val="00747A9B"/>
    <w:rsid w:val="00750F3D"/>
    <w:rsid w:val="00751C39"/>
    <w:rsid w:val="00752B43"/>
    <w:rsid w:val="00753111"/>
    <w:rsid w:val="0075383C"/>
    <w:rsid w:val="00753B45"/>
    <w:rsid w:val="0075511F"/>
    <w:rsid w:val="00755131"/>
    <w:rsid w:val="00756ACC"/>
    <w:rsid w:val="00757DB5"/>
    <w:rsid w:val="00757F4A"/>
    <w:rsid w:val="0076199D"/>
    <w:rsid w:val="00763548"/>
    <w:rsid w:val="00763781"/>
    <w:rsid w:val="0076388A"/>
    <w:rsid w:val="007655D5"/>
    <w:rsid w:val="00766B1C"/>
    <w:rsid w:val="007674C3"/>
    <w:rsid w:val="00771007"/>
    <w:rsid w:val="00771879"/>
    <w:rsid w:val="00773C2D"/>
    <w:rsid w:val="00774D2F"/>
    <w:rsid w:val="0077677D"/>
    <w:rsid w:val="0077746F"/>
    <w:rsid w:val="00777E1F"/>
    <w:rsid w:val="00786E2E"/>
    <w:rsid w:val="00787058"/>
    <w:rsid w:val="00790C0A"/>
    <w:rsid w:val="00790E5C"/>
    <w:rsid w:val="00791276"/>
    <w:rsid w:val="00792035"/>
    <w:rsid w:val="007933D8"/>
    <w:rsid w:val="00793633"/>
    <w:rsid w:val="00794219"/>
    <w:rsid w:val="00794EE9"/>
    <w:rsid w:val="00794F87"/>
    <w:rsid w:val="00797333"/>
    <w:rsid w:val="007A1652"/>
    <w:rsid w:val="007A19EB"/>
    <w:rsid w:val="007A2719"/>
    <w:rsid w:val="007A3AC5"/>
    <w:rsid w:val="007A47F3"/>
    <w:rsid w:val="007A5E19"/>
    <w:rsid w:val="007A7C9E"/>
    <w:rsid w:val="007B023B"/>
    <w:rsid w:val="007B02EC"/>
    <w:rsid w:val="007B0838"/>
    <w:rsid w:val="007B0BAD"/>
    <w:rsid w:val="007B0CF8"/>
    <w:rsid w:val="007B343F"/>
    <w:rsid w:val="007B3606"/>
    <w:rsid w:val="007B39BC"/>
    <w:rsid w:val="007B3A99"/>
    <w:rsid w:val="007B4239"/>
    <w:rsid w:val="007B4A44"/>
    <w:rsid w:val="007B52EA"/>
    <w:rsid w:val="007B7BAC"/>
    <w:rsid w:val="007B7CCA"/>
    <w:rsid w:val="007C0FEA"/>
    <w:rsid w:val="007C13D0"/>
    <w:rsid w:val="007C33B7"/>
    <w:rsid w:val="007C4394"/>
    <w:rsid w:val="007C4C41"/>
    <w:rsid w:val="007C4F67"/>
    <w:rsid w:val="007C5657"/>
    <w:rsid w:val="007C5C25"/>
    <w:rsid w:val="007C5DCC"/>
    <w:rsid w:val="007C698F"/>
    <w:rsid w:val="007C6E52"/>
    <w:rsid w:val="007D1DC7"/>
    <w:rsid w:val="007D3828"/>
    <w:rsid w:val="007D3D24"/>
    <w:rsid w:val="007D40E3"/>
    <w:rsid w:val="007D4285"/>
    <w:rsid w:val="007D554D"/>
    <w:rsid w:val="007D6C6F"/>
    <w:rsid w:val="007D7D29"/>
    <w:rsid w:val="007E21A9"/>
    <w:rsid w:val="007E3F4A"/>
    <w:rsid w:val="007E4AC4"/>
    <w:rsid w:val="007E5567"/>
    <w:rsid w:val="007E5F42"/>
    <w:rsid w:val="007E60FF"/>
    <w:rsid w:val="007E62A2"/>
    <w:rsid w:val="007E640F"/>
    <w:rsid w:val="007E7967"/>
    <w:rsid w:val="007E7B32"/>
    <w:rsid w:val="007E7DC0"/>
    <w:rsid w:val="007F0303"/>
    <w:rsid w:val="007F0A84"/>
    <w:rsid w:val="007F1513"/>
    <w:rsid w:val="007F16DD"/>
    <w:rsid w:val="007F2798"/>
    <w:rsid w:val="007F32B6"/>
    <w:rsid w:val="007F4AA0"/>
    <w:rsid w:val="007F4EE6"/>
    <w:rsid w:val="007F5547"/>
    <w:rsid w:val="007F597E"/>
    <w:rsid w:val="007F617A"/>
    <w:rsid w:val="007F63D9"/>
    <w:rsid w:val="007F6A0A"/>
    <w:rsid w:val="007F6B84"/>
    <w:rsid w:val="00800E65"/>
    <w:rsid w:val="00801713"/>
    <w:rsid w:val="008029DB"/>
    <w:rsid w:val="00803AA2"/>
    <w:rsid w:val="00803CE8"/>
    <w:rsid w:val="008046DE"/>
    <w:rsid w:val="00804D09"/>
    <w:rsid w:val="0080733B"/>
    <w:rsid w:val="00811046"/>
    <w:rsid w:val="00813323"/>
    <w:rsid w:val="00813373"/>
    <w:rsid w:val="00814689"/>
    <w:rsid w:val="008149B9"/>
    <w:rsid w:val="00815FD0"/>
    <w:rsid w:val="008162C1"/>
    <w:rsid w:val="008165A6"/>
    <w:rsid w:val="00817625"/>
    <w:rsid w:val="00817FA5"/>
    <w:rsid w:val="00820C61"/>
    <w:rsid w:val="00821821"/>
    <w:rsid w:val="00824802"/>
    <w:rsid w:val="00824E4E"/>
    <w:rsid w:val="00825335"/>
    <w:rsid w:val="00830CB4"/>
    <w:rsid w:val="00830DDD"/>
    <w:rsid w:val="00831B9E"/>
    <w:rsid w:val="00833927"/>
    <w:rsid w:val="008343D4"/>
    <w:rsid w:val="008347C4"/>
    <w:rsid w:val="00836490"/>
    <w:rsid w:val="008378C0"/>
    <w:rsid w:val="008402DA"/>
    <w:rsid w:val="00840D85"/>
    <w:rsid w:val="00841025"/>
    <w:rsid w:val="008410B5"/>
    <w:rsid w:val="0084188A"/>
    <w:rsid w:val="008419C3"/>
    <w:rsid w:val="00844082"/>
    <w:rsid w:val="00845093"/>
    <w:rsid w:val="008463E6"/>
    <w:rsid w:val="0085061D"/>
    <w:rsid w:val="00851C34"/>
    <w:rsid w:val="00853A81"/>
    <w:rsid w:val="00853DF9"/>
    <w:rsid w:val="008557B5"/>
    <w:rsid w:val="00857167"/>
    <w:rsid w:val="0085791E"/>
    <w:rsid w:val="00864C0D"/>
    <w:rsid w:val="00865AA7"/>
    <w:rsid w:val="0086613D"/>
    <w:rsid w:val="008662EE"/>
    <w:rsid w:val="00867770"/>
    <w:rsid w:val="00867EF6"/>
    <w:rsid w:val="008713DA"/>
    <w:rsid w:val="00871735"/>
    <w:rsid w:val="008719E7"/>
    <w:rsid w:val="00871CE4"/>
    <w:rsid w:val="0087204D"/>
    <w:rsid w:val="008724FE"/>
    <w:rsid w:val="00872BD3"/>
    <w:rsid w:val="0087491B"/>
    <w:rsid w:val="008749F5"/>
    <w:rsid w:val="00875549"/>
    <w:rsid w:val="00875C6B"/>
    <w:rsid w:val="00875C78"/>
    <w:rsid w:val="008760AF"/>
    <w:rsid w:val="00876709"/>
    <w:rsid w:val="008768D7"/>
    <w:rsid w:val="00876915"/>
    <w:rsid w:val="0087698C"/>
    <w:rsid w:val="00876A94"/>
    <w:rsid w:val="00876E18"/>
    <w:rsid w:val="008822D8"/>
    <w:rsid w:val="00883C59"/>
    <w:rsid w:val="00883CAA"/>
    <w:rsid w:val="00884DB8"/>
    <w:rsid w:val="008850F2"/>
    <w:rsid w:val="00885119"/>
    <w:rsid w:val="0088625D"/>
    <w:rsid w:val="00886782"/>
    <w:rsid w:val="00887417"/>
    <w:rsid w:val="0089015D"/>
    <w:rsid w:val="008901D5"/>
    <w:rsid w:val="00891A03"/>
    <w:rsid w:val="008928EC"/>
    <w:rsid w:val="00892C8B"/>
    <w:rsid w:val="00893064"/>
    <w:rsid w:val="008949D5"/>
    <w:rsid w:val="00895488"/>
    <w:rsid w:val="00895CF6"/>
    <w:rsid w:val="008A13F1"/>
    <w:rsid w:val="008A306B"/>
    <w:rsid w:val="008A389C"/>
    <w:rsid w:val="008A5061"/>
    <w:rsid w:val="008A553B"/>
    <w:rsid w:val="008A670F"/>
    <w:rsid w:val="008A6DF8"/>
    <w:rsid w:val="008A7CD0"/>
    <w:rsid w:val="008B0304"/>
    <w:rsid w:val="008B1853"/>
    <w:rsid w:val="008B201A"/>
    <w:rsid w:val="008B24CE"/>
    <w:rsid w:val="008B54D5"/>
    <w:rsid w:val="008B5A1C"/>
    <w:rsid w:val="008B7D9A"/>
    <w:rsid w:val="008C00A8"/>
    <w:rsid w:val="008C0785"/>
    <w:rsid w:val="008C0801"/>
    <w:rsid w:val="008C0B1B"/>
    <w:rsid w:val="008C2B67"/>
    <w:rsid w:val="008C2D5D"/>
    <w:rsid w:val="008C3E89"/>
    <w:rsid w:val="008C5426"/>
    <w:rsid w:val="008C6F51"/>
    <w:rsid w:val="008C773C"/>
    <w:rsid w:val="008D1CCE"/>
    <w:rsid w:val="008D2D72"/>
    <w:rsid w:val="008D5456"/>
    <w:rsid w:val="008D5893"/>
    <w:rsid w:val="008E0B33"/>
    <w:rsid w:val="008E256B"/>
    <w:rsid w:val="008E4CD4"/>
    <w:rsid w:val="008E4D98"/>
    <w:rsid w:val="008E570B"/>
    <w:rsid w:val="008E6DE8"/>
    <w:rsid w:val="008E7015"/>
    <w:rsid w:val="008E7E3E"/>
    <w:rsid w:val="008F0F7B"/>
    <w:rsid w:val="008F45F8"/>
    <w:rsid w:val="008F49CE"/>
    <w:rsid w:val="008F4E9E"/>
    <w:rsid w:val="008F542C"/>
    <w:rsid w:val="008F791C"/>
    <w:rsid w:val="00901670"/>
    <w:rsid w:val="00902305"/>
    <w:rsid w:val="00902790"/>
    <w:rsid w:val="00903853"/>
    <w:rsid w:val="00904B3A"/>
    <w:rsid w:val="009055FA"/>
    <w:rsid w:val="009059DA"/>
    <w:rsid w:val="00905D27"/>
    <w:rsid w:val="00910D49"/>
    <w:rsid w:val="0091118E"/>
    <w:rsid w:val="00912919"/>
    <w:rsid w:val="00912C42"/>
    <w:rsid w:val="00913EC6"/>
    <w:rsid w:val="00914EFE"/>
    <w:rsid w:val="00915EB1"/>
    <w:rsid w:val="00916F52"/>
    <w:rsid w:val="0092057A"/>
    <w:rsid w:val="00920E7A"/>
    <w:rsid w:val="009217ED"/>
    <w:rsid w:val="0092180A"/>
    <w:rsid w:val="00922420"/>
    <w:rsid w:val="009229DA"/>
    <w:rsid w:val="009243AE"/>
    <w:rsid w:val="00925159"/>
    <w:rsid w:val="00926752"/>
    <w:rsid w:val="009270AF"/>
    <w:rsid w:val="00930C83"/>
    <w:rsid w:val="00931A9D"/>
    <w:rsid w:val="00931E6D"/>
    <w:rsid w:val="0093211C"/>
    <w:rsid w:val="00932A7A"/>
    <w:rsid w:val="00932E50"/>
    <w:rsid w:val="00933440"/>
    <w:rsid w:val="00934AA5"/>
    <w:rsid w:val="0093509D"/>
    <w:rsid w:val="00935EF8"/>
    <w:rsid w:val="009364E8"/>
    <w:rsid w:val="0093693C"/>
    <w:rsid w:val="00936B76"/>
    <w:rsid w:val="0094047D"/>
    <w:rsid w:val="00940924"/>
    <w:rsid w:val="00940E00"/>
    <w:rsid w:val="00941433"/>
    <w:rsid w:val="00942032"/>
    <w:rsid w:val="009421FD"/>
    <w:rsid w:val="00942914"/>
    <w:rsid w:val="009447F9"/>
    <w:rsid w:val="0094509E"/>
    <w:rsid w:val="009522F8"/>
    <w:rsid w:val="00952BB7"/>
    <w:rsid w:val="00953569"/>
    <w:rsid w:val="00953830"/>
    <w:rsid w:val="00954D4E"/>
    <w:rsid w:val="00954E65"/>
    <w:rsid w:val="009554B9"/>
    <w:rsid w:val="0095603E"/>
    <w:rsid w:val="009563E8"/>
    <w:rsid w:val="009608F8"/>
    <w:rsid w:val="00962A26"/>
    <w:rsid w:val="0096513E"/>
    <w:rsid w:val="0096520D"/>
    <w:rsid w:val="00965EB5"/>
    <w:rsid w:val="00966645"/>
    <w:rsid w:val="00966BA1"/>
    <w:rsid w:val="00967F17"/>
    <w:rsid w:val="009708EF"/>
    <w:rsid w:val="00970F9A"/>
    <w:rsid w:val="0097127F"/>
    <w:rsid w:val="00971D31"/>
    <w:rsid w:val="009735E5"/>
    <w:rsid w:val="00974508"/>
    <w:rsid w:val="0097488B"/>
    <w:rsid w:val="00974CD6"/>
    <w:rsid w:val="00975BA4"/>
    <w:rsid w:val="00975CAA"/>
    <w:rsid w:val="00976468"/>
    <w:rsid w:val="00976D81"/>
    <w:rsid w:val="00977A77"/>
    <w:rsid w:val="009810E6"/>
    <w:rsid w:val="00981815"/>
    <w:rsid w:val="00982864"/>
    <w:rsid w:val="00983BB3"/>
    <w:rsid w:val="00983DFC"/>
    <w:rsid w:val="00987064"/>
    <w:rsid w:val="009909B5"/>
    <w:rsid w:val="00991CAA"/>
    <w:rsid w:val="00991E83"/>
    <w:rsid w:val="00992F4C"/>
    <w:rsid w:val="00993A9D"/>
    <w:rsid w:val="00993CCD"/>
    <w:rsid w:val="009942A1"/>
    <w:rsid w:val="0099480E"/>
    <w:rsid w:val="0099482E"/>
    <w:rsid w:val="00995526"/>
    <w:rsid w:val="00995DCE"/>
    <w:rsid w:val="009972B7"/>
    <w:rsid w:val="00997498"/>
    <w:rsid w:val="00997BCA"/>
    <w:rsid w:val="009A08E8"/>
    <w:rsid w:val="009A30D9"/>
    <w:rsid w:val="009A4A8B"/>
    <w:rsid w:val="009A4C46"/>
    <w:rsid w:val="009A5FBD"/>
    <w:rsid w:val="009A6D22"/>
    <w:rsid w:val="009A6E63"/>
    <w:rsid w:val="009A7845"/>
    <w:rsid w:val="009B0BCD"/>
    <w:rsid w:val="009B0ED9"/>
    <w:rsid w:val="009B125A"/>
    <w:rsid w:val="009B55C2"/>
    <w:rsid w:val="009B56E8"/>
    <w:rsid w:val="009B5727"/>
    <w:rsid w:val="009B5CC2"/>
    <w:rsid w:val="009B615E"/>
    <w:rsid w:val="009C0713"/>
    <w:rsid w:val="009C134C"/>
    <w:rsid w:val="009C2140"/>
    <w:rsid w:val="009C247E"/>
    <w:rsid w:val="009C2565"/>
    <w:rsid w:val="009C4D94"/>
    <w:rsid w:val="009C515B"/>
    <w:rsid w:val="009C57EF"/>
    <w:rsid w:val="009C616B"/>
    <w:rsid w:val="009C62EF"/>
    <w:rsid w:val="009C67A2"/>
    <w:rsid w:val="009C67CE"/>
    <w:rsid w:val="009C6FA8"/>
    <w:rsid w:val="009D3032"/>
    <w:rsid w:val="009D3486"/>
    <w:rsid w:val="009D403C"/>
    <w:rsid w:val="009D54F8"/>
    <w:rsid w:val="009D5797"/>
    <w:rsid w:val="009D6EEC"/>
    <w:rsid w:val="009D6F88"/>
    <w:rsid w:val="009D7C81"/>
    <w:rsid w:val="009E01E7"/>
    <w:rsid w:val="009E0CDE"/>
    <w:rsid w:val="009E22D7"/>
    <w:rsid w:val="009E25F0"/>
    <w:rsid w:val="009E3F75"/>
    <w:rsid w:val="009E4691"/>
    <w:rsid w:val="009E4877"/>
    <w:rsid w:val="009E48EC"/>
    <w:rsid w:val="009E4C04"/>
    <w:rsid w:val="009E4D6C"/>
    <w:rsid w:val="009E542E"/>
    <w:rsid w:val="009E55FE"/>
    <w:rsid w:val="009E5862"/>
    <w:rsid w:val="009E6BC9"/>
    <w:rsid w:val="009E700F"/>
    <w:rsid w:val="009F28E1"/>
    <w:rsid w:val="009F2DD4"/>
    <w:rsid w:val="009F42B9"/>
    <w:rsid w:val="009F44DA"/>
    <w:rsid w:val="009F4F11"/>
    <w:rsid w:val="009F74E0"/>
    <w:rsid w:val="00A00C98"/>
    <w:rsid w:val="00A01A26"/>
    <w:rsid w:val="00A01B95"/>
    <w:rsid w:val="00A022E9"/>
    <w:rsid w:val="00A057A8"/>
    <w:rsid w:val="00A06E78"/>
    <w:rsid w:val="00A075EE"/>
    <w:rsid w:val="00A07C74"/>
    <w:rsid w:val="00A07E00"/>
    <w:rsid w:val="00A1127E"/>
    <w:rsid w:val="00A13219"/>
    <w:rsid w:val="00A13FD9"/>
    <w:rsid w:val="00A159AF"/>
    <w:rsid w:val="00A17800"/>
    <w:rsid w:val="00A17DD2"/>
    <w:rsid w:val="00A20CB9"/>
    <w:rsid w:val="00A2138C"/>
    <w:rsid w:val="00A223BC"/>
    <w:rsid w:val="00A22ECF"/>
    <w:rsid w:val="00A25C74"/>
    <w:rsid w:val="00A25EDB"/>
    <w:rsid w:val="00A26B97"/>
    <w:rsid w:val="00A26E42"/>
    <w:rsid w:val="00A27B5B"/>
    <w:rsid w:val="00A310B9"/>
    <w:rsid w:val="00A31C72"/>
    <w:rsid w:val="00A32363"/>
    <w:rsid w:val="00A35749"/>
    <w:rsid w:val="00A35B08"/>
    <w:rsid w:val="00A35C29"/>
    <w:rsid w:val="00A36334"/>
    <w:rsid w:val="00A3658D"/>
    <w:rsid w:val="00A40836"/>
    <w:rsid w:val="00A40B89"/>
    <w:rsid w:val="00A40BD3"/>
    <w:rsid w:val="00A41060"/>
    <w:rsid w:val="00A42A04"/>
    <w:rsid w:val="00A43DB3"/>
    <w:rsid w:val="00A443DD"/>
    <w:rsid w:val="00A44C0D"/>
    <w:rsid w:val="00A44FFF"/>
    <w:rsid w:val="00A51158"/>
    <w:rsid w:val="00A52D99"/>
    <w:rsid w:val="00A53C28"/>
    <w:rsid w:val="00A555DD"/>
    <w:rsid w:val="00A56FD4"/>
    <w:rsid w:val="00A571EC"/>
    <w:rsid w:val="00A62648"/>
    <w:rsid w:val="00A6301D"/>
    <w:rsid w:val="00A64FD7"/>
    <w:rsid w:val="00A6587B"/>
    <w:rsid w:val="00A65B9A"/>
    <w:rsid w:val="00A66875"/>
    <w:rsid w:val="00A66EAE"/>
    <w:rsid w:val="00A70AB4"/>
    <w:rsid w:val="00A7211E"/>
    <w:rsid w:val="00A73852"/>
    <w:rsid w:val="00A74D69"/>
    <w:rsid w:val="00A75264"/>
    <w:rsid w:val="00A75D3A"/>
    <w:rsid w:val="00A75F77"/>
    <w:rsid w:val="00A7617F"/>
    <w:rsid w:val="00A76450"/>
    <w:rsid w:val="00A777CC"/>
    <w:rsid w:val="00A81427"/>
    <w:rsid w:val="00A81710"/>
    <w:rsid w:val="00A8370D"/>
    <w:rsid w:val="00A83C6E"/>
    <w:rsid w:val="00A848A6"/>
    <w:rsid w:val="00A859A6"/>
    <w:rsid w:val="00A875F0"/>
    <w:rsid w:val="00A91765"/>
    <w:rsid w:val="00A9187B"/>
    <w:rsid w:val="00A91A30"/>
    <w:rsid w:val="00A91CC5"/>
    <w:rsid w:val="00A9257C"/>
    <w:rsid w:val="00A92E75"/>
    <w:rsid w:val="00A93AC3"/>
    <w:rsid w:val="00A93EAF"/>
    <w:rsid w:val="00A93F6B"/>
    <w:rsid w:val="00A952F5"/>
    <w:rsid w:val="00AA4BC0"/>
    <w:rsid w:val="00AA6168"/>
    <w:rsid w:val="00AB00DB"/>
    <w:rsid w:val="00AB09FC"/>
    <w:rsid w:val="00AB333F"/>
    <w:rsid w:val="00AB352A"/>
    <w:rsid w:val="00AB365E"/>
    <w:rsid w:val="00AB3B70"/>
    <w:rsid w:val="00AB4E9A"/>
    <w:rsid w:val="00AB4F95"/>
    <w:rsid w:val="00AB5779"/>
    <w:rsid w:val="00AB6266"/>
    <w:rsid w:val="00AB70EE"/>
    <w:rsid w:val="00AB73C9"/>
    <w:rsid w:val="00AB7D14"/>
    <w:rsid w:val="00AB7EDA"/>
    <w:rsid w:val="00AC1583"/>
    <w:rsid w:val="00AC27D3"/>
    <w:rsid w:val="00AC3B84"/>
    <w:rsid w:val="00AC4662"/>
    <w:rsid w:val="00AC4F13"/>
    <w:rsid w:val="00AC5ABF"/>
    <w:rsid w:val="00AC5D8A"/>
    <w:rsid w:val="00AC5F58"/>
    <w:rsid w:val="00AD0E23"/>
    <w:rsid w:val="00AD0F73"/>
    <w:rsid w:val="00AD1AC7"/>
    <w:rsid w:val="00AD1B08"/>
    <w:rsid w:val="00AD2EC3"/>
    <w:rsid w:val="00AD3B0F"/>
    <w:rsid w:val="00AD4616"/>
    <w:rsid w:val="00AD5AE8"/>
    <w:rsid w:val="00AD5F26"/>
    <w:rsid w:val="00AE0DB5"/>
    <w:rsid w:val="00AE11C1"/>
    <w:rsid w:val="00AE1CE0"/>
    <w:rsid w:val="00AE3724"/>
    <w:rsid w:val="00AE37EC"/>
    <w:rsid w:val="00AE4287"/>
    <w:rsid w:val="00AE43B5"/>
    <w:rsid w:val="00AE6642"/>
    <w:rsid w:val="00AE721B"/>
    <w:rsid w:val="00AE777C"/>
    <w:rsid w:val="00AE7D97"/>
    <w:rsid w:val="00AF06F3"/>
    <w:rsid w:val="00AF1EA1"/>
    <w:rsid w:val="00AF1FA4"/>
    <w:rsid w:val="00AF2954"/>
    <w:rsid w:val="00AF2E90"/>
    <w:rsid w:val="00AF30CE"/>
    <w:rsid w:val="00AF5CCC"/>
    <w:rsid w:val="00AF5F3D"/>
    <w:rsid w:val="00AF6127"/>
    <w:rsid w:val="00AF6D8E"/>
    <w:rsid w:val="00B007E8"/>
    <w:rsid w:val="00B00D5D"/>
    <w:rsid w:val="00B010A5"/>
    <w:rsid w:val="00B01D79"/>
    <w:rsid w:val="00B02330"/>
    <w:rsid w:val="00B03444"/>
    <w:rsid w:val="00B035DF"/>
    <w:rsid w:val="00B04EE0"/>
    <w:rsid w:val="00B050A9"/>
    <w:rsid w:val="00B05252"/>
    <w:rsid w:val="00B05AAC"/>
    <w:rsid w:val="00B0719C"/>
    <w:rsid w:val="00B072A7"/>
    <w:rsid w:val="00B07A58"/>
    <w:rsid w:val="00B07CD9"/>
    <w:rsid w:val="00B108A8"/>
    <w:rsid w:val="00B12380"/>
    <w:rsid w:val="00B14F8B"/>
    <w:rsid w:val="00B179C4"/>
    <w:rsid w:val="00B21B1C"/>
    <w:rsid w:val="00B225BD"/>
    <w:rsid w:val="00B23F31"/>
    <w:rsid w:val="00B241BA"/>
    <w:rsid w:val="00B24A23"/>
    <w:rsid w:val="00B24B57"/>
    <w:rsid w:val="00B253CA"/>
    <w:rsid w:val="00B26595"/>
    <w:rsid w:val="00B267A1"/>
    <w:rsid w:val="00B300C7"/>
    <w:rsid w:val="00B3184E"/>
    <w:rsid w:val="00B335A1"/>
    <w:rsid w:val="00B33A4A"/>
    <w:rsid w:val="00B342DC"/>
    <w:rsid w:val="00B3460D"/>
    <w:rsid w:val="00B348B9"/>
    <w:rsid w:val="00B352CA"/>
    <w:rsid w:val="00B35601"/>
    <w:rsid w:val="00B3693B"/>
    <w:rsid w:val="00B40ED8"/>
    <w:rsid w:val="00B41707"/>
    <w:rsid w:val="00B42FEB"/>
    <w:rsid w:val="00B43BDF"/>
    <w:rsid w:val="00B44556"/>
    <w:rsid w:val="00B450C9"/>
    <w:rsid w:val="00B45F1F"/>
    <w:rsid w:val="00B45F6A"/>
    <w:rsid w:val="00B467D1"/>
    <w:rsid w:val="00B46BD1"/>
    <w:rsid w:val="00B46F6F"/>
    <w:rsid w:val="00B46F98"/>
    <w:rsid w:val="00B53BB6"/>
    <w:rsid w:val="00B54669"/>
    <w:rsid w:val="00B54D00"/>
    <w:rsid w:val="00B576F4"/>
    <w:rsid w:val="00B61108"/>
    <w:rsid w:val="00B61389"/>
    <w:rsid w:val="00B618F0"/>
    <w:rsid w:val="00B621C8"/>
    <w:rsid w:val="00B64749"/>
    <w:rsid w:val="00B66EEF"/>
    <w:rsid w:val="00B6714D"/>
    <w:rsid w:val="00B6758D"/>
    <w:rsid w:val="00B678B9"/>
    <w:rsid w:val="00B70E5B"/>
    <w:rsid w:val="00B72138"/>
    <w:rsid w:val="00B727D6"/>
    <w:rsid w:val="00B74B39"/>
    <w:rsid w:val="00B74EA9"/>
    <w:rsid w:val="00B813BC"/>
    <w:rsid w:val="00B82A6F"/>
    <w:rsid w:val="00B82B33"/>
    <w:rsid w:val="00B84DE1"/>
    <w:rsid w:val="00B84F8A"/>
    <w:rsid w:val="00B8504F"/>
    <w:rsid w:val="00B851D7"/>
    <w:rsid w:val="00B85691"/>
    <w:rsid w:val="00B8653F"/>
    <w:rsid w:val="00B86DAF"/>
    <w:rsid w:val="00B92759"/>
    <w:rsid w:val="00B9299D"/>
    <w:rsid w:val="00B93717"/>
    <w:rsid w:val="00B94A1F"/>
    <w:rsid w:val="00B94C3B"/>
    <w:rsid w:val="00B95B30"/>
    <w:rsid w:val="00B966B6"/>
    <w:rsid w:val="00BA2282"/>
    <w:rsid w:val="00BA4058"/>
    <w:rsid w:val="00BA46B9"/>
    <w:rsid w:val="00BA4FF1"/>
    <w:rsid w:val="00BA595E"/>
    <w:rsid w:val="00BA60DF"/>
    <w:rsid w:val="00BA7D2E"/>
    <w:rsid w:val="00BB2CE3"/>
    <w:rsid w:val="00BB5606"/>
    <w:rsid w:val="00BB58E9"/>
    <w:rsid w:val="00BB5FD6"/>
    <w:rsid w:val="00BB633D"/>
    <w:rsid w:val="00BB6BDC"/>
    <w:rsid w:val="00BC060D"/>
    <w:rsid w:val="00BC0D53"/>
    <w:rsid w:val="00BC0D93"/>
    <w:rsid w:val="00BC40E1"/>
    <w:rsid w:val="00BC43AF"/>
    <w:rsid w:val="00BC4E2F"/>
    <w:rsid w:val="00BC6534"/>
    <w:rsid w:val="00BC79FB"/>
    <w:rsid w:val="00BD032E"/>
    <w:rsid w:val="00BD0757"/>
    <w:rsid w:val="00BD2D91"/>
    <w:rsid w:val="00BD3627"/>
    <w:rsid w:val="00BD3E8E"/>
    <w:rsid w:val="00BD3EA0"/>
    <w:rsid w:val="00BD5B19"/>
    <w:rsid w:val="00BE08A9"/>
    <w:rsid w:val="00BE26C0"/>
    <w:rsid w:val="00BE31E0"/>
    <w:rsid w:val="00BE3F3E"/>
    <w:rsid w:val="00BE52CB"/>
    <w:rsid w:val="00BE5466"/>
    <w:rsid w:val="00BE5613"/>
    <w:rsid w:val="00BE5F3A"/>
    <w:rsid w:val="00BE60E2"/>
    <w:rsid w:val="00BE6428"/>
    <w:rsid w:val="00BE78B5"/>
    <w:rsid w:val="00BF03AE"/>
    <w:rsid w:val="00BF07D8"/>
    <w:rsid w:val="00BF1B31"/>
    <w:rsid w:val="00BF3831"/>
    <w:rsid w:val="00BF3BF8"/>
    <w:rsid w:val="00BF4B7B"/>
    <w:rsid w:val="00BF4BD2"/>
    <w:rsid w:val="00BF50A1"/>
    <w:rsid w:val="00BF5F10"/>
    <w:rsid w:val="00BF7ADD"/>
    <w:rsid w:val="00C00526"/>
    <w:rsid w:val="00C00A13"/>
    <w:rsid w:val="00C01342"/>
    <w:rsid w:val="00C033C3"/>
    <w:rsid w:val="00C078C4"/>
    <w:rsid w:val="00C07F9F"/>
    <w:rsid w:val="00C10220"/>
    <w:rsid w:val="00C1218A"/>
    <w:rsid w:val="00C142F1"/>
    <w:rsid w:val="00C14401"/>
    <w:rsid w:val="00C17F37"/>
    <w:rsid w:val="00C20AC2"/>
    <w:rsid w:val="00C234DE"/>
    <w:rsid w:val="00C25581"/>
    <w:rsid w:val="00C25E5B"/>
    <w:rsid w:val="00C2667A"/>
    <w:rsid w:val="00C26859"/>
    <w:rsid w:val="00C300E9"/>
    <w:rsid w:val="00C30E82"/>
    <w:rsid w:val="00C330B5"/>
    <w:rsid w:val="00C332BE"/>
    <w:rsid w:val="00C333BF"/>
    <w:rsid w:val="00C33813"/>
    <w:rsid w:val="00C33FB2"/>
    <w:rsid w:val="00C35169"/>
    <w:rsid w:val="00C352CA"/>
    <w:rsid w:val="00C35897"/>
    <w:rsid w:val="00C36C1E"/>
    <w:rsid w:val="00C3776C"/>
    <w:rsid w:val="00C4069D"/>
    <w:rsid w:val="00C40B2B"/>
    <w:rsid w:val="00C4299E"/>
    <w:rsid w:val="00C43850"/>
    <w:rsid w:val="00C445FE"/>
    <w:rsid w:val="00C45D98"/>
    <w:rsid w:val="00C461ED"/>
    <w:rsid w:val="00C46D0B"/>
    <w:rsid w:val="00C511EC"/>
    <w:rsid w:val="00C51791"/>
    <w:rsid w:val="00C518FA"/>
    <w:rsid w:val="00C51DFE"/>
    <w:rsid w:val="00C52CED"/>
    <w:rsid w:val="00C531A4"/>
    <w:rsid w:val="00C534D1"/>
    <w:rsid w:val="00C537F2"/>
    <w:rsid w:val="00C5518F"/>
    <w:rsid w:val="00C57490"/>
    <w:rsid w:val="00C57995"/>
    <w:rsid w:val="00C57D2E"/>
    <w:rsid w:val="00C61D8A"/>
    <w:rsid w:val="00C62A67"/>
    <w:rsid w:val="00C62C43"/>
    <w:rsid w:val="00C62E62"/>
    <w:rsid w:val="00C63826"/>
    <w:rsid w:val="00C67206"/>
    <w:rsid w:val="00C67B53"/>
    <w:rsid w:val="00C67B98"/>
    <w:rsid w:val="00C708FE"/>
    <w:rsid w:val="00C71845"/>
    <w:rsid w:val="00C71C07"/>
    <w:rsid w:val="00C72B75"/>
    <w:rsid w:val="00C7684A"/>
    <w:rsid w:val="00C772D6"/>
    <w:rsid w:val="00C77E10"/>
    <w:rsid w:val="00C77ED2"/>
    <w:rsid w:val="00C80D04"/>
    <w:rsid w:val="00C80F33"/>
    <w:rsid w:val="00C82222"/>
    <w:rsid w:val="00C829F9"/>
    <w:rsid w:val="00C8317B"/>
    <w:rsid w:val="00C8412E"/>
    <w:rsid w:val="00C84A8E"/>
    <w:rsid w:val="00C856FD"/>
    <w:rsid w:val="00C87139"/>
    <w:rsid w:val="00C87769"/>
    <w:rsid w:val="00C91346"/>
    <w:rsid w:val="00C9155C"/>
    <w:rsid w:val="00C9211A"/>
    <w:rsid w:val="00C931D4"/>
    <w:rsid w:val="00C93708"/>
    <w:rsid w:val="00C93AF6"/>
    <w:rsid w:val="00C94FBA"/>
    <w:rsid w:val="00C950EB"/>
    <w:rsid w:val="00C967CA"/>
    <w:rsid w:val="00C96A64"/>
    <w:rsid w:val="00C96D5B"/>
    <w:rsid w:val="00CA0DA0"/>
    <w:rsid w:val="00CA1344"/>
    <w:rsid w:val="00CA19F0"/>
    <w:rsid w:val="00CA2BF6"/>
    <w:rsid w:val="00CA397D"/>
    <w:rsid w:val="00CA4120"/>
    <w:rsid w:val="00CA4395"/>
    <w:rsid w:val="00CA65EC"/>
    <w:rsid w:val="00CA7C4B"/>
    <w:rsid w:val="00CA7C77"/>
    <w:rsid w:val="00CB0936"/>
    <w:rsid w:val="00CB0E57"/>
    <w:rsid w:val="00CB1071"/>
    <w:rsid w:val="00CB12A8"/>
    <w:rsid w:val="00CB498C"/>
    <w:rsid w:val="00CB4D9F"/>
    <w:rsid w:val="00CB5260"/>
    <w:rsid w:val="00CB5486"/>
    <w:rsid w:val="00CB78D0"/>
    <w:rsid w:val="00CC0287"/>
    <w:rsid w:val="00CC09CA"/>
    <w:rsid w:val="00CC12BF"/>
    <w:rsid w:val="00CC16A2"/>
    <w:rsid w:val="00CC187F"/>
    <w:rsid w:val="00CC1AEB"/>
    <w:rsid w:val="00CC30A7"/>
    <w:rsid w:val="00CC6172"/>
    <w:rsid w:val="00CC6C10"/>
    <w:rsid w:val="00CC6CCE"/>
    <w:rsid w:val="00CD3017"/>
    <w:rsid w:val="00CD353F"/>
    <w:rsid w:val="00CD41DD"/>
    <w:rsid w:val="00CD4C8D"/>
    <w:rsid w:val="00CD5036"/>
    <w:rsid w:val="00CD5285"/>
    <w:rsid w:val="00CD5B76"/>
    <w:rsid w:val="00CD60DF"/>
    <w:rsid w:val="00CD6521"/>
    <w:rsid w:val="00CD6C67"/>
    <w:rsid w:val="00CD6D5F"/>
    <w:rsid w:val="00CD7C13"/>
    <w:rsid w:val="00CE03CF"/>
    <w:rsid w:val="00CE36FD"/>
    <w:rsid w:val="00CE3BAB"/>
    <w:rsid w:val="00CE3DC5"/>
    <w:rsid w:val="00CE5A56"/>
    <w:rsid w:val="00CE5CFD"/>
    <w:rsid w:val="00CE63B8"/>
    <w:rsid w:val="00CE6F72"/>
    <w:rsid w:val="00CF03A6"/>
    <w:rsid w:val="00CF0938"/>
    <w:rsid w:val="00CF178C"/>
    <w:rsid w:val="00CF1827"/>
    <w:rsid w:val="00CF2F6F"/>
    <w:rsid w:val="00CF490C"/>
    <w:rsid w:val="00CF4F43"/>
    <w:rsid w:val="00CF56B3"/>
    <w:rsid w:val="00CF5E2D"/>
    <w:rsid w:val="00D003CC"/>
    <w:rsid w:val="00D00BE6"/>
    <w:rsid w:val="00D00F8E"/>
    <w:rsid w:val="00D02E2F"/>
    <w:rsid w:val="00D07B35"/>
    <w:rsid w:val="00D102C5"/>
    <w:rsid w:val="00D10640"/>
    <w:rsid w:val="00D1141C"/>
    <w:rsid w:val="00D145AF"/>
    <w:rsid w:val="00D14794"/>
    <w:rsid w:val="00D1507D"/>
    <w:rsid w:val="00D1580C"/>
    <w:rsid w:val="00D16023"/>
    <w:rsid w:val="00D166D5"/>
    <w:rsid w:val="00D168F0"/>
    <w:rsid w:val="00D172B7"/>
    <w:rsid w:val="00D20085"/>
    <w:rsid w:val="00D20A1C"/>
    <w:rsid w:val="00D225E9"/>
    <w:rsid w:val="00D22A35"/>
    <w:rsid w:val="00D23BCC"/>
    <w:rsid w:val="00D24273"/>
    <w:rsid w:val="00D2693B"/>
    <w:rsid w:val="00D26CB8"/>
    <w:rsid w:val="00D278D5"/>
    <w:rsid w:val="00D27BE0"/>
    <w:rsid w:val="00D31F50"/>
    <w:rsid w:val="00D32079"/>
    <w:rsid w:val="00D32C0A"/>
    <w:rsid w:val="00D34020"/>
    <w:rsid w:val="00D34146"/>
    <w:rsid w:val="00D3444E"/>
    <w:rsid w:val="00D34818"/>
    <w:rsid w:val="00D365A7"/>
    <w:rsid w:val="00D372E4"/>
    <w:rsid w:val="00D4113A"/>
    <w:rsid w:val="00D42BC5"/>
    <w:rsid w:val="00D433A3"/>
    <w:rsid w:val="00D44B5B"/>
    <w:rsid w:val="00D44E58"/>
    <w:rsid w:val="00D45403"/>
    <w:rsid w:val="00D45BAA"/>
    <w:rsid w:val="00D45BE1"/>
    <w:rsid w:val="00D4682C"/>
    <w:rsid w:val="00D512B0"/>
    <w:rsid w:val="00D524D8"/>
    <w:rsid w:val="00D52A75"/>
    <w:rsid w:val="00D52DC2"/>
    <w:rsid w:val="00D53955"/>
    <w:rsid w:val="00D55677"/>
    <w:rsid w:val="00D55B20"/>
    <w:rsid w:val="00D579EF"/>
    <w:rsid w:val="00D57B9C"/>
    <w:rsid w:val="00D57C61"/>
    <w:rsid w:val="00D60F6A"/>
    <w:rsid w:val="00D61AE3"/>
    <w:rsid w:val="00D628FA"/>
    <w:rsid w:val="00D63526"/>
    <w:rsid w:val="00D64608"/>
    <w:rsid w:val="00D65025"/>
    <w:rsid w:val="00D6742C"/>
    <w:rsid w:val="00D674A9"/>
    <w:rsid w:val="00D67625"/>
    <w:rsid w:val="00D70809"/>
    <w:rsid w:val="00D70919"/>
    <w:rsid w:val="00D711AC"/>
    <w:rsid w:val="00D71A65"/>
    <w:rsid w:val="00D745D0"/>
    <w:rsid w:val="00D7679C"/>
    <w:rsid w:val="00D81942"/>
    <w:rsid w:val="00D81D31"/>
    <w:rsid w:val="00D838F9"/>
    <w:rsid w:val="00D841FB"/>
    <w:rsid w:val="00D849C4"/>
    <w:rsid w:val="00D85885"/>
    <w:rsid w:val="00D86386"/>
    <w:rsid w:val="00D86927"/>
    <w:rsid w:val="00D869B4"/>
    <w:rsid w:val="00D8774A"/>
    <w:rsid w:val="00D90094"/>
    <w:rsid w:val="00D905B4"/>
    <w:rsid w:val="00D937B2"/>
    <w:rsid w:val="00D93C21"/>
    <w:rsid w:val="00D93C98"/>
    <w:rsid w:val="00D95272"/>
    <w:rsid w:val="00D965E3"/>
    <w:rsid w:val="00DA1071"/>
    <w:rsid w:val="00DA2BE4"/>
    <w:rsid w:val="00DA39C2"/>
    <w:rsid w:val="00DA406B"/>
    <w:rsid w:val="00DA4A41"/>
    <w:rsid w:val="00DA6150"/>
    <w:rsid w:val="00DA667D"/>
    <w:rsid w:val="00DB012A"/>
    <w:rsid w:val="00DB0FE7"/>
    <w:rsid w:val="00DB26DE"/>
    <w:rsid w:val="00DB3095"/>
    <w:rsid w:val="00DB39FE"/>
    <w:rsid w:val="00DB4476"/>
    <w:rsid w:val="00DB481D"/>
    <w:rsid w:val="00DB5C59"/>
    <w:rsid w:val="00DB616E"/>
    <w:rsid w:val="00DB756E"/>
    <w:rsid w:val="00DB785F"/>
    <w:rsid w:val="00DC03D0"/>
    <w:rsid w:val="00DC2BBA"/>
    <w:rsid w:val="00DC3972"/>
    <w:rsid w:val="00DC3EBB"/>
    <w:rsid w:val="00DC4AE8"/>
    <w:rsid w:val="00DC4BCB"/>
    <w:rsid w:val="00DC523B"/>
    <w:rsid w:val="00DD1CCE"/>
    <w:rsid w:val="00DD1D17"/>
    <w:rsid w:val="00DD3389"/>
    <w:rsid w:val="00DD3797"/>
    <w:rsid w:val="00DD6877"/>
    <w:rsid w:val="00DD7817"/>
    <w:rsid w:val="00DD7DD5"/>
    <w:rsid w:val="00DE0338"/>
    <w:rsid w:val="00DE1771"/>
    <w:rsid w:val="00DE34E9"/>
    <w:rsid w:val="00DE383E"/>
    <w:rsid w:val="00DE484F"/>
    <w:rsid w:val="00DE573A"/>
    <w:rsid w:val="00DE58A2"/>
    <w:rsid w:val="00DE605D"/>
    <w:rsid w:val="00DE6297"/>
    <w:rsid w:val="00DE6E04"/>
    <w:rsid w:val="00DE6EA9"/>
    <w:rsid w:val="00DE6F9A"/>
    <w:rsid w:val="00DE743E"/>
    <w:rsid w:val="00DE76D5"/>
    <w:rsid w:val="00DF0737"/>
    <w:rsid w:val="00DF1174"/>
    <w:rsid w:val="00DF11F1"/>
    <w:rsid w:val="00DF164F"/>
    <w:rsid w:val="00DF1BEC"/>
    <w:rsid w:val="00DF1E4D"/>
    <w:rsid w:val="00DF277C"/>
    <w:rsid w:val="00DF3445"/>
    <w:rsid w:val="00DF36E2"/>
    <w:rsid w:val="00DF425F"/>
    <w:rsid w:val="00DF51E0"/>
    <w:rsid w:val="00DF5314"/>
    <w:rsid w:val="00DF6A84"/>
    <w:rsid w:val="00DF6B16"/>
    <w:rsid w:val="00E00AA8"/>
    <w:rsid w:val="00E03D55"/>
    <w:rsid w:val="00E03FDB"/>
    <w:rsid w:val="00E04354"/>
    <w:rsid w:val="00E058A3"/>
    <w:rsid w:val="00E05939"/>
    <w:rsid w:val="00E05D4C"/>
    <w:rsid w:val="00E06E44"/>
    <w:rsid w:val="00E06F1D"/>
    <w:rsid w:val="00E155D3"/>
    <w:rsid w:val="00E163D8"/>
    <w:rsid w:val="00E174D1"/>
    <w:rsid w:val="00E2093D"/>
    <w:rsid w:val="00E211C8"/>
    <w:rsid w:val="00E214BC"/>
    <w:rsid w:val="00E226BE"/>
    <w:rsid w:val="00E229DF"/>
    <w:rsid w:val="00E267B8"/>
    <w:rsid w:val="00E26BAA"/>
    <w:rsid w:val="00E272B6"/>
    <w:rsid w:val="00E27B34"/>
    <w:rsid w:val="00E27D29"/>
    <w:rsid w:val="00E3007F"/>
    <w:rsid w:val="00E30A99"/>
    <w:rsid w:val="00E30DF5"/>
    <w:rsid w:val="00E3153E"/>
    <w:rsid w:val="00E316B5"/>
    <w:rsid w:val="00E34570"/>
    <w:rsid w:val="00E360AF"/>
    <w:rsid w:val="00E37ECC"/>
    <w:rsid w:val="00E40DEF"/>
    <w:rsid w:val="00E41C81"/>
    <w:rsid w:val="00E432F3"/>
    <w:rsid w:val="00E4381B"/>
    <w:rsid w:val="00E439E2"/>
    <w:rsid w:val="00E441AF"/>
    <w:rsid w:val="00E44C01"/>
    <w:rsid w:val="00E46F5B"/>
    <w:rsid w:val="00E47FF7"/>
    <w:rsid w:val="00E50480"/>
    <w:rsid w:val="00E505E9"/>
    <w:rsid w:val="00E50BCA"/>
    <w:rsid w:val="00E512D5"/>
    <w:rsid w:val="00E54B6B"/>
    <w:rsid w:val="00E55188"/>
    <w:rsid w:val="00E557C3"/>
    <w:rsid w:val="00E56FB8"/>
    <w:rsid w:val="00E57072"/>
    <w:rsid w:val="00E605D7"/>
    <w:rsid w:val="00E61E57"/>
    <w:rsid w:val="00E633C3"/>
    <w:rsid w:val="00E63899"/>
    <w:rsid w:val="00E64046"/>
    <w:rsid w:val="00E64307"/>
    <w:rsid w:val="00E6473B"/>
    <w:rsid w:val="00E64DEF"/>
    <w:rsid w:val="00E64E26"/>
    <w:rsid w:val="00E65AF8"/>
    <w:rsid w:val="00E663EE"/>
    <w:rsid w:val="00E66599"/>
    <w:rsid w:val="00E6790F"/>
    <w:rsid w:val="00E67CB4"/>
    <w:rsid w:val="00E700C6"/>
    <w:rsid w:val="00E71441"/>
    <w:rsid w:val="00E721CC"/>
    <w:rsid w:val="00E72B43"/>
    <w:rsid w:val="00E72EFB"/>
    <w:rsid w:val="00E735CD"/>
    <w:rsid w:val="00E744DB"/>
    <w:rsid w:val="00E74723"/>
    <w:rsid w:val="00E7506D"/>
    <w:rsid w:val="00E7593B"/>
    <w:rsid w:val="00E75FAC"/>
    <w:rsid w:val="00E77381"/>
    <w:rsid w:val="00E776B1"/>
    <w:rsid w:val="00E8104D"/>
    <w:rsid w:val="00E82544"/>
    <w:rsid w:val="00E84D69"/>
    <w:rsid w:val="00E86621"/>
    <w:rsid w:val="00E9011A"/>
    <w:rsid w:val="00E904DE"/>
    <w:rsid w:val="00E90579"/>
    <w:rsid w:val="00E90E17"/>
    <w:rsid w:val="00E910F3"/>
    <w:rsid w:val="00E940A2"/>
    <w:rsid w:val="00E946D7"/>
    <w:rsid w:val="00E95BED"/>
    <w:rsid w:val="00E95E24"/>
    <w:rsid w:val="00E97A60"/>
    <w:rsid w:val="00E97BFC"/>
    <w:rsid w:val="00EA0217"/>
    <w:rsid w:val="00EA0F6A"/>
    <w:rsid w:val="00EA2D03"/>
    <w:rsid w:val="00EA445D"/>
    <w:rsid w:val="00EA480C"/>
    <w:rsid w:val="00EA514C"/>
    <w:rsid w:val="00EA6A6C"/>
    <w:rsid w:val="00EB00C2"/>
    <w:rsid w:val="00EB0B29"/>
    <w:rsid w:val="00EB1900"/>
    <w:rsid w:val="00EB427B"/>
    <w:rsid w:val="00EB4E17"/>
    <w:rsid w:val="00EB4E4A"/>
    <w:rsid w:val="00EB4FD3"/>
    <w:rsid w:val="00EB5BFA"/>
    <w:rsid w:val="00EB5E3F"/>
    <w:rsid w:val="00EB61D2"/>
    <w:rsid w:val="00EB693B"/>
    <w:rsid w:val="00EB7459"/>
    <w:rsid w:val="00EB7613"/>
    <w:rsid w:val="00EC15D1"/>
    <w:rsid w:val="00EC3102"/>
    <w:rsid w:val="00EC32A8"/>
    <w:rsid w:val="00EC3781"/>
    <w:rsid w:val="00EC37EB"/>
    <w:rsid w:val="00EC3C79"/>
    <w:rsid w:val="00EC3F76"/>
    <w:rsid w:val="00EC49AA"/>
    <w:rsid w:val="00EC4EFB"/>
    <w:rsid w:val="00EC5108"/>
    <w:rsid w:val="00ED0912"/>
    <w:rsid w:val="00ED0B76"/>
    <w:rsid w:val="00ED2FEC"/>
    <w:rsid w:val="00ED39C7"/>
    <w:rsid w:val="00ED6287"/>
    <w:rsid w:val="00ED7ABB"/>
    <w:rsid w:val="00EE1F2E"/>
    <w:rsid w:val="00EE25F2"/>
    <w:rsid w:val="00EE26D4"/>
    <w:rsid w:val="00EE4697"/>
    <w:rsid w:val="00EE4C4F"/>
    <w:rsid w:val="00EE5456"/>
    <w:rsid w:val="00EE585B"/>
    <w:rsid w:val="00EE596B"/>
    <w:rsid w:val="00EE781E"/>
    <w:rsid w:val="00EE7897"/>
    <w:rsid w:val="00EE7F84"/>
    <w:rsid w:val="00EF09B8"/>
    <w:rsid w:val="00EF11FD"/>
    <w:rsid w:val="00EF2AB2"/>
    <w:rsid w:val="00EF4339"/>
    <w:rsid w:val="00EF47E5"/>
    <w:rsid w:val="00EF5BC5"/>
    <w:rsid w:val="00EF7332"/>
    <w:rsid w:val="00EF7383"/>
    <w:rsid w:val="00F01FB1"/>
    <w:rsid w:val="00F021D0"/>
    <w:rsid w:val="00F0273E"/>
    <w:rsid w:val="00F040D7"/>
    <w:rsid w:val="00F05A44"/>
    <w:rsid w:val="00F062E4"/>
    <w:rsid w:val="00F06775"/>
    <w:rsid w:val="00F07C6D"/>
    <w:rsid w:val="00F10E9A"/>
    <w:rsid w:val="00F11010"/>
    <w:rsid w:val="00F1155D"/>
    <w:rsid w:val="00F1170C"/>
    <w:rsid w:val="00F11B79"/>
    <w:rsid w:val="00F11F7D"/>
    <w:rsid w:val="00F120F2"/>
    <w:rsid w:val="00F12734"/>
    <w:rsid w:val="00F15A63"/>
    <w:rsid w:val="00F15D12"/>
    <w:rsid w:val="00F16469"/>
    <w:rsid w:val="00F16BC0"/>
    <w:rsid w:val="00F20C8F"/>
    <w:rsid w:val="00F21F91"/>
    <w:rsid w:val="00F22302"/>
    <w:rsid w:val="00F22704"/>
    <w:rsid w:val="00F22720"/>
    <w:rsid w:val="00F22DB9"/>
    <w:rsid w:val="00F242C6"/>
    <w:rsid w:val="00F26048"/>
    <w:rsid w:val="00F260D1"/>
    <w:rsid w:val="00F3013C"/>
    <w:rsid w:val="00F3077A"/>
    <w:rsid w:val="00F317F1"/>
    <w:rsid w:val="00F33827"/>
    <w:rsid w:val="00F338F4"/>
    <w:rsid w:val="00F34D14"/>
    <w:rsid w:val="00F37F94"/>
    <w:rsid w:val="00F40076"/>
    <w:rsid w:val="00F4088B"/>
    <w:rsid w:val="00F41060"/>
    <w:rsid w:val="00F41340"/>
    <w:rsid w:val="00F42591"/>
    <w:rsid w:val="00F4295C"/>
    <w:rsid w:val="00F42A0A"/>
    <w:rsid w:val="00F42A29"/>
    <w:rsid w:val="00F42F35"/>
    <w:rsid w:val="00F42F9D"/>
    <w:rsid w:val="00F44357"/>
    <w:rsid w:val="00F453E0"/>
    <w:rsid w:val="00F45A6D"/>
    <w:rsid w:val="00F46A95"/>
    <w:rsid w:val="00F46B8D"/>
    <w:rsid w:val="00F47BC5"/>
    <w:rsid w:val="00F508B8"/>
    <w:rsid w:val="00F523E7"/>
    <w:rsid w:val="00F528E2"/>
    <w:rsid w:val="00F52CF2"/>
    <w:rsid w:val="00F52FE5"/>
    <w:rsid w:val="00F55268"/>
    <w:rsid w:val="00F554FF"/>
    <w:rsid w:val="00F568D9"/>
    <w:rsid w:val="00F56F71"/>
    <w:rsid w:val="00F573DC"/>
    <w:rsid w:val="00F60371"/>
    <w:rsid w:val="00F606D8"/>
    <w:rsid w:val="00F61556"/>
    <w:rsid w:val="00F616C1"/>
    <w:rsid w:val="00F6289F"/>
    <w:rsid w:val="00F631F6"/>
    <w:rsid w:val="00F63284"/>
    <w:rsid w:val="00F6390C"/>
    <w:rsid w:val="00F63ED2"/>
    <w:rsid w:val="00F67F8F"/>
    <w:rsid w:val="00F72790"/>
    <w:rsid w:val="00F7283C"/>
    <w:rsid w:val="00F76AA4"/>
    <w:rsid w:val="00F76EBD"/>
    <w:rsid w:val="00F83782"/>
    <w:rsid w:val="00F85543"/>
    <w:rsid w:val="00F8578A"/>
    <w:rsid w:val="00F85A52"/>
    <w:rsid w:val="00F86D98"/>
    <w:rsid w:val="00F87AF6"/>
    <w:rsid w:val="00F951C6"/>
    <w:rsid w:val="00F96FF0"/>
    <w:rsid w:val="00F97C06"/>
    <w:rsid w:val="00F97C4A"/>
    <w:rsid w:val="00FA0162"/>
    <w:rsid w:val="00FA19AD"/>
    <w:rsid w:val="00FA342E"/>
    <w:rsid w:val="00FA3C7F"/>
    <w:rsid w:val="00FA4A46"/>
    <w:rsid w:val="00FA5AFB"/>
    <w:rsid w:val="00FA76AD"/>
    <w:rsid w:val="00FA7830"/>
    <w:rsid w:val="00FA7943"/>
    <w:rsid w:val="00FB1391"/>
    <w:rsid w:val="00FB1404"/>
    <w:rsid w:val="00FB16A7"/>
    <w:rsid w:val="00FB1A70"/>
    <w:rsid w:val="00FB2ED3"/>
    <w:rsid w:val="00FB51D7"/>
    <w:rsid w:val="00FB580D"/>
    <w:rsid w:val="00FB6C6E"/>
    <w:rsid w:val="00FB6EC5"/>
    <w:rsid w:val="00FB710E"/>
    <w:rsid w:val="00FB7C09"/>
    <w:rsid w:val="00FC11E0"/>
    <w:rsid w:val="00FC29ED"/>
    <w:rsid w:val="00FC5716"/>
    <w:rsid w:val="00FC5859"/>
    <w:rsid w:val="00FC59D5"/>
    <w:rsid w:val="00FC5BFA"/>
    <w:rsid w:val="00FC6302"/>
    <w:rsid w:val="00FC69D3"/>
    <w:rsid w:val="00FC69F7"/>
    <w:rsid w:val="00FD0009"/>
    <w:rsid w:val="00FD0698"/>
    <w:rsid w:val="00FD2452"/>
    <w:rsid w:val="00FD32C1"/>
    <w:rsid w:val="00FD398A"/>
    <w:rsid w:val="00FD3E04"/>
    <w:rsid w:val="00FD3EFE"/>
    <w:rsid w:val="00FD43C5"/>
    <w:rsid w:val="00FD481B"/>
    <w:rsid w:val="00FD54C7"/>
    <w:rsid w:val="00FD56DE"/>
    <w:rsid w:val="00FD58FB"/>
    <w:rsid w:val="00FD590E"/>
    <w:rsid w:val="00FD5EC3"/>
    <w:rsid w:val="00FD61DC"/>
    <w:rsid w:val="00FE0148"/>
    <w:rsid w:val="00FE0B62"/>
    <w:rsid w:val="00FE0C47"/>
    <w:rsid w:val="00FE1D86"/>
    <w:rsid w:val="00FE29D0"/>
    <w:rsid w:val="00FE4D81"/>
    <w:rsid w:val="00FE6532"/>
    <w:rsid w:val="00FE7F32"/>
    <w:rsid w:val="00FF0A20"/>
    <w:rsid w:val="00FF1428"/>
    <w:rsid w:val="00FF1D59"/>
    <w:rsid w:val="00FF241A"/>
    <w:rsid w:val="00FF24C1"/>
    <w:rsid w:val="00FF2C6E"/>
    <w:rsid w:val="00FF2D1E"/>
    <w:rsid w:val="00FF31BA"/>
    <w:rsid w:val="00FF3227"/>
    <w:rsid w:val="00FF3E5F"/>
    <w:rsid w:val="00FF44A1"/>
    <w:rsid w:val="00FF46C1"/>
    <w:rsid w:val="00FF4B6D"/>
    <w:rsid w:val="00FF64CD"/>
    <w:rsid w:val="00FF7737"/>
    <w:rsid w:val="00FF7819"/>
    <w:rsid w:val="00FF78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533"/>
    <o:shapelayout v:ext="edit">
      <o:idmap v:ext="edit" data="1"/>
      <o:rules v:ext="edit">
        <o:r id="V:Rule1" type="connector" idref="#AutoShape 1067"/>
        <o:r id="V:Rule2" type="connector" idref="#AutoShape 1239"/>
        <o:r id="V:Rule3" type="connector" idref="#AutoShape 1241"/>
        <o:r id="V:Rule4" type="connector" idref="#AutoShape 1069"/>
        <o:r id="V:Rule5" type="connector" idref="#AutoShape 1068"/>
        <o:r id="V:Rule6" type="connector" idref="#AutoShape 1071"/>
        <o:r id="V:Rule7" type="connector" idref="#AutoShape 1072"/>
        <o:r id="V:Rule8" type="connector" idref="#AutoShape 1066"/>
        <o:r id="V:Rule9" type="connector" idref="#AutoShape 1070"/>
      </o:rules>
    </o:shapelayout>
  </w:shapeDefaults>
  <w:decimalSymbol w:val="."/>
  <w:listSeparator w:val=","/>
  <w14:docId w14:val="5F7160AE"/>
  <w15:docId w15:val="{2732B498-B532-4700-844B-9B0E7236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74723"/>
    <w:pPr>
      <w:widowControl w:val="0"/>
      <w:spacing w:line="440" w:lineRule="exact"/>
      <w:ind w:left="1134"/>
      <w:jc w:val="both"/>
    </w:pPr>
    <w:rPr>
      <w:kern w:val="2"/>
      <w:sz w:val="21"/>
      <w:szCs w:val="24"/>
    </w:rPr>
  </w:style>
  <w:style w:type="paragraph" w:styleId="1">
    <w:name w:val="heading 1"/>
    <w:basedOn w:val="a"/>
    <w:next w:val="a"/>
    <w:autoRedefine/>
    <w:qFormat/>
    <w:rsid w:val="00643903"/>
    <w:pPr>
      <w:numPr>
        <w:numId w:val="245"/>
      </w:numPr>
      <w:kinsoku w:val="0"/>
      <w:overflowPunct w:val="0"/>
      <w:autoSpaceDE w:val="0"/>
      <w:autoSpaceDN w:val="0"/>
      <w:spacing w:beforeLines="100" w:before="312" w:afterLines="50" w:after="156"/>
      <w:jc w:val="left"/>
      <w:outlineLvl w:val="0"/>
    </w:pPr>
    <w:rPr>
      <w:b/>
      <w:sz w:val="32"/>
      <w:szCs w:val="32"/>
    </w:rPr>
  </w:style>
  <w:style w:type="paragraph" w:styleId="2">
    <w:name w:val="heading 2"/>
    <w:basedOn w:val="a"/>
    <w:next w:val="a"/>
    <w:autoRedefine/>
    <w:qFormat/>
    <w:rsid w:val="0042568A"/>
    <w:pPr>
      <w:numPr>
        <w:numId w:val="196"/>
      </w:numPr>
      <w:tabs>
        <w:tab w:val="clear" w:pos="369"/>
        <w:tab w:val="num" w:pos="653"/>
      </w:tabs>
      <w:kinsoku w:val="0"/>
      <w:overflowPunct w:val="0"/>
      <w:autoSpaceDE w:val="0"/>
      <w:autoSpaceDN w:val="0"/>
      <w:ind w:left="1134" w:hanging="1134"/>
      <w:outlineLvl w:val="1"/>
    </w:pPr>
    <w:rPr>
      <w:rFonts w:cs="Arial"/>
      <w:b/>
      <w:bCs/>
      <w:szCs w:val="32"/>
    </w:rPr>
  </w:style>
  <w:style w:type="paragraph" w:styleId="3">
    <w:name w:val="heading 3"/>
    <w:basedOn w:val="a"/>
    <w:next w:val="a0"/>
    <w:qFormat/>
    <w:rsid w:val="009055FA"/>
    <w:pPr>
      <w:keepNext/>
      <w:snapToGrid w:val="0"/>
      <w:ind w:hanging="1134"/>
      <w:jc w:val="left"/>
      <w:outlineLvl w:val="2"/>
    </w:pPr>
    <w:rPr>
      <w:szCs w:val="20"/>
    </w:rPr>
  </w:style>
  <w:style w:type="paragraph" w:styleId="6">
    <w:name w:val="heading 6"/>
    <w:basedOn w:val="a"/>
    <w:next w:val="a"/>
    <w:rsid w:val="00A91765"/>
    <w:pPr>
      <w:keepNext/>
      <w:keepLines/>
      <w:tabs>
        <w:tab w:val="num" w:pos="1152"/>
      </w:tabs>
      <w:spacing w:before="240" w:after="64" w:line="320" w:lineRule="auto"/>
      <w:ind w:left="1152" w:hanging="1152"/>
      <w:outlineLvl w:val="5"/>
    </w:pPr>
    <w:rPr>
      <w:rFonts w:ascii="Arial" w:eastAsia="黑体" w:hAnsi="Arial"/>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正文缩进 Char Char,正文缩进 Char Char Char,正文缩进 Char Char Char Char Char,正文缩进 Char Char Char Char"/>
    <w:basedOn w:val="a"/>
    <w:rsid w:val="00A91765"/>
    <w:pPr>
      <w:ind w:firstLine="420"/>
    </w:pPr>
    <w:rPr>
      <w:szCs w:val="20"/>
    </w:rPr>
  </w:style>
  <w:style w:type="paragraph" w:styleId="a4">
    <w:name w:val="Body Text"/>
    <w:basedOn w:val="a"/>
    <w:rsid w:val="00A91765"/>
    <w:pPr>
      <w:spacing w:line="240" w:lineRule="atLeast"/>
    </w:pPr>
    <w:rPr>
      <w:sz w:val="28"/>
      <w:szCs w:val="20"/>
    </w:rPr>
  </w:style>
  <w:style w:type="paragraph" w:styleId="a5">
    <w:name w:val="header"/>
    <w:basedOn w:val="a"/>
    <w:link w:val="a6"/>
    <w:rsid w:val="00A91765"/>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A91765"/>
    <w:pPr>
      <w:tabs>
        <w:tab w:val="center" w:pos="4153"/>
        <w:tab w:val="right" w:pos="8306"/>
      </w:tabs>
      <w:snapToGrid w:val="0"/>
      <w:jc w:val="left"/>
    </w:pPr>
    <w:rPr>
      <w:sz w:val="18"/>
      <w:szCs w:val="18"/>
    </w:rPr>
  </w:style>
  <w:style w:type="character" w:styleId="a9">
    <w:name w:val="page number"/>
    <w:basedOn w:val="a1"/>
    <w:rsid w:val="00A91765"/>
  </w:style>
  <w:style w:type="paragraph" w:styleId="aa">
    <w:name w:val="Plain Text"/>
    <w:basedOn w:val="a"/>
    <w:link w:val="ab"/>
    <w:rsid w:val="00A91765"/>
    <w:rPr>
      <w:rFonts w:ascii="宋体" w:hAnsi="Courier New"/>
      <w:szCs w:val="20"/>
    </w:rPr>
  </w:style>
  <w:style w:type="paragraph" w:styleId="ac">
    <w:name w:val="Body Text Indent"/>
    <w:basedOn w:val="a"/>
    <w:rsid w:val="00A91765"/>
    <w:pPr>
      <w:ind w:leftChars="171" w:left="359"/>
    </w:pPr>
    <w:rPr>
      <w:sz w:val="32"/>
    </w:rPr>
  </w:style>
  <w:style w:type="paragraph" w:styleId="ad">
    <w:name w:val="Date"/>
    <w:basedOn w:val="a"/>
    <w:next w:val="a"/>
    <w:rsid w:val="00A91765"/>
    <w:pPr>
      <w:ind w:leftChars="2500" w:left="100"/>
    </w:pPr>
    <w:rPr>
      <w:sz w:val="32"/>
    </w:rPr>
  </w:style>
  <w:style w:type="paragraph" w:styleId="20">
    <w:name w:val="Body Text 2"/>
    <w:basedOn w:val="a"/>
    <w:rsid w:val="00A91765"/>
    <w:pPr>
      <w:spacing w:after="120" w:line="480" w:lineRule="auto"/>
    </w:pPr>
  </w:style>
  <w:style w:type="paragraph" w:styleId="30">
    <w:name w:val="Body Text 3"/>
    <w:basedOn w:val="a"/>
    <w:rsid w:val="00A91765"/>
    <w:pPr>
      <w:jc w:val="center"/>
    </w:pPr>
    <w:rPr>
      <w:position w:val="-8"/>
    </w:rPr>
  </w:style>
  <w:style w:type="paragraph" w:styleId="21">
    <w:name w:val="Body Text Indent 2"/>
    <w:basedOn w:val="a"/>
    <w:rsid w:val="00A91765"/>
    <w:pPr>
      <w:adjustRightInd w:val="0"/>
      <w:snapToGrid w:val="0"/>
      <w:spacing w:line="300" w:lineRule="auto"/>
      <w:ind w:firstLineChars="200" w:firstLine="420"/>
    </w:pPr>
    <w:rPr>
      <w:rFonts w:ascii="宋体" w:hAnsi="宋体" w:cs="Courier New"/>
    </w:rPr>
  </w:style>
  <w:style w:type="paragraph" w:styleId="31">
    <w:name w:val="Body Text Indent 3"/>
    <w:basedOn w:val="a"/>
    <w:rsid w:val="00A91765"/>
    <w:pPr>
      <w:adjustRightInd w:val="0"/>
      <w:snapToGrid w:val="0"/>
      <w:spacing w:line="300" w:lineRule="auto"/>
      <w:ind w:left="618"/>
    </w:pPr>
    <w:rPr>
      <w:rFonts w:ascii="宋体" w:hAnsi="宋体" w:cs="Courier New"/>
    </w:rPr>
  </w:style>
  <w:style w:type="paragraph" w:styleId="ae">
    <w:name w:val="Balloon Text"/>
    <w:basedOn w:val="a"/>
    <w:link w:val="af"/>
    <w:semiHidden/>
    <w:rsid w:val="00A91765"/>
    <w:rPr>
      <w:sz w:val="18"/>
      <w:szCs w:val="18"/>
    </w:rPr>
  </w:style>
  <w:style w:type="paragraph" w:styleId="af0">
    <w:name w:val="Block Text"/>
    <w:basedOn w:val="a"/>
    <w:rsid w:val="00A91765"/>
    <w:pPr>
      <w:snapToGrid w:val="0"/>
      <w:ind w:leftChars="100" w:left="210" w:rightChars="79" w:right="166" w:firstLineChars="200" w:firstLine="480"/>
    </w:pPr>
    <w:rPr>
      <w:rFonts w:ascii="宋体" w:hAnsi="宋体"/>
      <w:szCs w:val="28"/>
    </w:rPr>
  </w:style>
  <w:style w:type="paragraph" w:customStyle="1" w:styleId="32">
    <w:name w:val="3"/>
    <w:basedOn w:val="a"/>
    <w:rsid w:val="00A91765"/>
    <w:pPr>
      <w:spacing w:after="120"/>
    </w:pPr>
  </w:style>
  <w:style w:type="character" w:styleId="af1">
    <w:name w:val="FollowedHyperlink"/>
    <w:basedOn w:val="a1"/>
    <w:rsid w:val="00A91765"/>
    <w:rPr>
      <w:color w:val="800080"/>
      <w:u w:val="single"/>
    </w:rPr>
  </w:style>
  <w:style w:type="character" w:customStyle="1" w:styleId="af2">
    <w:name w:val="样式 宋体 小四"/>
    <w:basedOn w:val="a1"/>
    <w:rsid w:val="00A91765"/>
    <w:rPr>
      <w:rFonts w:ascii="楷体_GB2312" w:eastAsia="宋体" w:hAnsi="楷体_GB2312"/>
      <w:sz w:val="24"/>
    </w:rPr>
  </w:style>
  <w:style w:type="paragraph" w:customStyle="1" w:styleId="Char">
    <w:name w:val="正文缩进 Char"/>
    <w:basedOn w:val="a"/>
    <w:next w:val="a0"/>
    <w:rsid w:val="00A91765"/>
    <w:pPr>
      <w:ind w:firstLine="420"/>
    </w:pPr>
    <w:rPr>
      <w:szCs w:val="20"/>
    </w:rPr>
  </w:style>
  <w:style w:type="character" w:customStyle="1" w:styleId="Char0">
    <w:name w:val="正文文本 Char"/>
    <w:basedOn w:val="a1"/>
    <w:rsid w:val="00A91765"/>
    <w:rPr>
      <w:rFonts w:eastAsia="宋体"/>
      <w:kern w:val="2"/>
      <w:sz w:val="28"/>
      <w:lang w:val="en-US" w:eastAsia="zh-CN" w:bidi="ar-SA"/>
    </w:rPr>
  </w:style>
  <w:style w:type="character" w:customStyle="1" w:styleId="Char1">
    <w:name w:val="正文缩进 Char1"/>
    <w:aliases w:val="正文缩进 Char Char Char1,正文缩进 Char Char Char Char1,正文缩进 Char Char Char Char Char Char,正文缩进 Char Char Char Char Char1"/>
    <w:basedOn w:val="a1"/>
    <w:rsid w:val="00A91765"/>
    <w:rPr>
      <w:rFonts w:eastAsia="宋体"/>
      <w:kern w:val="2"/>
      <w:sz w:val="21"/>
      <w:szCs w:val="24"/>
      <w:lang w:val="en-US" w:eastAsia="zh-CN" w:bidi="ar-SA"/>
    </w:rPr>
  </w:style>
  <w:style w:type="paragraph" w:customStyle="1" w:styleId="biao">
    <w:name w:val="biao"/>
    <w:basedOn w:val="a"/>
    <w:rsid w:val="00A91765"/>
    <w:pPr>
      <w:tabs>
        <w:tab w:val="left" w:pos="-20"/>
      </w:tabs>
      <w:adjustRightInd w:val="0"/>
      <w:spacing w:line="360" w:lineRule="auto"/>
      <w:ind w:firstLine="454"/>
      <w:jc w:val="left"/>
      <w:textAlignment w:val="baseline"/>
    </w:pPr>
    <w:rPr>
      <w:rFonts w:ascii="宋体"/>
      <w:kern w:val="0"/>
      <w:szCs w:val="20"/>
    </w:rPr>
  </w:style>
  <w:style w:type="paragraph" w:customStyle="1" w:styleId="biao2">
    <w:name w:val="biao2"/>
    <w:basedOn w:val="a"/>
    <w:rsid w:val="00A91765"/>
    <w:pPr>
      <w:tabs>
        <w:tab w:val="left" w:pos="-20"/>
      </w:tabs>
      <w:adjustRightInd w:val="0"/>
      <w:spacing w:line="360" w:lineRule="auto"/>
      <w:ind w:firstLine="454"/>
      <w:jc w:val="left"/>
      <w:textAlignment w:val="baseline"/>
    </w:pPr>
    <w:rPr>
      <w:rFonts w:ascii="宋体"/>
      <w:kern w:val="0"/>
      <w:szCs w:val="20"/>
    </w:rPr>
  </w:style>
  <w:style w:type="paragraph" w:customStyle="1" w:styleId="12">
    <w:name w:val="12"/>
    <w:basedOn w:val="a"/>
    <w:rsid w:val="00A91765"/>
    <w:pPr>
      <w:adjustRightInd w:val="0"/>
      <w:spacing w:line="360" w:lineRule="auto"/>
      <w:ind w:left="765" w:hanging="340"/>
      <w:jc w:val="left"/>
      <w:textAlignment w:val="baseline"/>
    </w:pPr>
    <w:rPr>
      <w:kern w:val="0"/>
      <w:szCs w:val="20"/>
    </w:rPr>
  </w:style>
  <w:style w:type="paragraph" w:customStyle="1" w:styleId="4">
    <w:name w:val="标题4"/>
    <w:basedOn w:val="aa"/>
    <w:autoRedefine/>
    <w:rsid w:val="00A91765"/>
    <w:pPr>
      <w:spacing w:line="400" w:lineRule="exact"/>
      <w:outlineLvl w:val="3"/>
    </w:pPr>
    <w:rPr>
      <w:rFonts w:hAnsi="宋体"/>
      <w:b/>
      <w:sz w:val="24"/>
      <w:szCs w:val="24"/>
    </w:rPr>
  </w:style>
  <w:style w:type="paragraph" w:styleId="af3">
    <w:name w:val="annotation subject"/>
    <w:basedOn w:val="af4"/>
    <w:next w:val="af4"/>
    <w:semiHidden/>
    <w:rsid w:val="00A91765"/>
    <w:rPr>
      <w:b/>
      <w:bCs/>
    </w:rPr>
  </w:style>
  <w:style w:type="paragraph" w:styleId="af4">
    <w:name w:val="annotation text"/>
    <w:basedOn w:val="a"/>
    <w:link w:val="af5"/>
    <w:rsid w:val="00A91765"/>
    <w:pPr>
      <w:jc w:val="left"/>
    </w:pPr>
    <w:rPr>
      <w:szCs w:val="21"/>
    </w:rPr>
  </w:style>
  <w:style w:type="character" w:customStyle="1" w:styleId="1Char">
    <w:name w:val="标题 1 Char"/>
    <w:basedOn w:val="a1"/>
    <w:rsid w:val="00A91765"/>
    <w:rPr>
      <w:rFonts w:eastAsia="宋体"/>
      <w:b/>
      <w:bCs/>
      <w:kern w:val="44"/>
      <w:sz w:val="44"/>
      <w:szCs w:val="44"/>
      <w:lang w:val="en-US" w:eastAsia="zh-CN" w:bidi="ar-SA"/>
    </w:rPr>
  </w:style>
  <w:style w:type="paragraph" w:customStyle="1" w:styleId="22">
    <w:name w:val="2"/>
    <w:basedOn w:val="a"/>
    <w:next w:val="31"/>
    <w:rsid w:val="00A91765"/>
    <w:pPr>
      <w:tabs>
        <w:tab w:val="num" w:pos="900"/>
      </w:tabs>
      <w:ind w:leftChars="172" w:left="361" w:firstLineChars="200" w:firstLine="420"/>
    </w:pPr>
    <w:rPr>
      <w:rFonts w:ascii="宋体" w:hAnsi="宋体"/>
      <w:noProof/>
      <w:color w:val="000000"/>
      <w:szCs w:val="21"/>
    </w:rPr>
  </w:style>
  <w:style w:type="paragraph" w:customStyle="1" w:styleId="10">
    <w:name w:val="1"/>
    <w:basedOn w:val="a"/>
    <w:rsid w:val="00A91765"/>
    <w:pPr>
      <w:spacing w:after="120"/>
    </w:pPr>
    <w:rPr>
      <w:szCs w:val="21"/>
    </w:rPr>
  </w:style>
  <w:style w:type="paragraph" w:customStyle="1" w:styleId="af6">
    <w:name w:val="正文 + 宋体"/>
    <w:aliases w:val="行距"/>
    <w:basedOn w:val="a"/>
    <w:rsid w:val="00A91765"/>
    <w:pPr>
      <w:tabs>
        <w:tab w:val="num" w:pos="737"/>
      </w:tabs>
      <w:snapToGrid w:val="0"/>
      <w:spacing w:line="360" w:lineRule="auto"/>
      <w:ind w:left="737" w:hanging="737"/>
    </w:pPr>
    <w:rPr>
      <w:rFonts w:ascii="宋体" w:hAnsi="宋体"/>
      <w:szCs w:val="21"/>
    </w:rPr>
  </w:style>
  <w:style w:type="paragraph" w:styleId="af7">
    <w:name w:val="Revision"/>
    <w:hidden/>
    <w:semiHidden/>
    <w:rsid w:val="00A91765"/>
    <w:rPr>
      <w:kern w:val="2"/>
      <w:sz w:val="21"/>
      <w:szCs w:val="21"/>
    </w:rPr>
  </w:style>
  <w:style w:type="paragraph" w:styleId="af8">
    <w:name w:val="Normal (Web)"/>
    <w:basedOn w:val="a"/>
    <w:uiPriority w:val="99"/>
    <w:rsid w:val="00676C37"/>
    <w:rPr>
      <w:szCs w:val="20"/>
    </w:rPr>
  </w:style>
  <w:style w:type="paragraph" w:styleId="af9">
    <w:name w:val="table of figures"/>
    <w:basedOn w:val="a"/>
    <w:next w:val="a"/>
    <w:semiHidden/>
    <w:rsid w:val="00457E46"/>
    <w:pPr>
      <w:ind w:leftChars="200" w:left="840" w:hangingChars="200" w:hanging="420"/>
    </w:pPr>
  </w:style>
  <w:style w:type="paragraph" w:customStyle="1" w:styleId="afa">
    <w:name w:val=".."/>
    <w:basedOn w:val="a"/>
    <w:next w:val="a"/>
    <w:rsid w:val="002605E3"/>
    <w:pPr>
      <w:autoSpaceDE w:val="0"/>
      <w:autoSpaceDN w:val="0"/>
      <w:adjustRightInd w:val="0"/>
      <w:jc w:val="left"/>
    </w:pPr>
    <w:rPr>
      <w:rFonts w:ascii="宋体" w:cs="宋体"/>
      <w:kern w:val="0"/>
    </w:rPr>
  </w:style>
  <w:style w:type="paragraph" w:customStyle="1" w:styleId="33">
    <w:name w:val=".. 3"/>
    <w:basedOn w:val="a"/>
    <w:next w:val="a"/>
    <w:rsid w:val="002605E3"/>
    <w:pPr>
      <w:autoSpaceDE w:val="0"/>
      <w:autoSpaceDN w:val="0"/>
      <w:adjustRightInd w:val="0"/>
      <w:spacing w:before="260"/>
      <w:jc w:val="left"/>
    </w:pPr>
    <w:rPr>
      <w:rFonts w:ascii="宋体" w:cs="宋体"/>
      <w:kern w:val="0"/>
    </w:rPr>
  </w:style>
  <w:style w:type="table" w:styleId="afb">
    <w:name w:val="Table Grid"/>
    <w:basedOn w:val="a2"/>
    <w:uiPriority w:val="59"/>
    <w:rsid w:val="007452E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annotation reference"/>
    <w:basedOn w:val="a1"/>
    <w:rsid w:val="00E8104D"/>
    <w:rPr>
      <w:sz w:val="21"/>
      <w:szCs w:val="21"/>
    </w:rPr>
  </w:style>
  <w:style w:type="character" w:customStyle="1" w:styleId="af">
    <w:name w:val="批注框文本 字符"/>
    <w:basedOn w:val="a1"/>
    <w:link w:val="ae"/>
    <w:semiHidden/>
    <w:locked/>
    <w:rsid w:val="00510D2F"/>
    <w:rPr>
      <w:rFonts w:eastAsia="宋体"/>
      <w:kern w:val="2"/>
      <w:sz w:val="18"/>
      <w:szCs w:val="18"/>
      <w:lang w:val="en-US" w:eastAsia="zh-CN" w:bidi="ar-SA"/>
    </w:rPr>
  </w:style>
  <w:style w:type="character" w:styleId="afd">
    <w:name w:val="Hyperlink"/>
    <w:basedOn w:val="a1"/>
    <w:uiPriority w:val="99"/>
    <w:unhideWhenUsed/>
    <w:rsid w:val="005E1287"/>
    <w:rPr>
      <w:color w:val="0000FF"/>
      <w:u w:val="single"/>
    </w:rPr>
  </w:style>
  <w:style w:type="paragraph" w:styleId="afe">
    <w:name w:val="Document Map"/>
    <w:basedOn w:val="a"/>
    <w:link w:val="aff"/>
    <w:rsid w:val="00490588"/>
    <w:rPr>
      <w:rFonts w:ascii="宋体"/>
      <w:sz w:val="18"/>
      <w:szCs w:val="18"/>
    </w:rPr>
  </w:style>
  <w:style w:type="character" w:customStyle="1" w:styleId="aff">
    <w:name w:val="文档结构图 字符"/>
    <w:basedOn w:val="a1"/>
    <w:link w:val="afe"/>
    <w:rsid w:val="00490588"/>
    <w:rPr>
      <w:rFonts w:ascii="宋体"/>
      <w:kern w:val="2"/>
      <w:sz w:val="18"/>
      <w:szCs w:val="18"/>
    </w:rPr>
  </w:style>
  <w:style w:type="paragraph" w:styleId="aff0">
    <w:name w:val="List Paragraph"/>
    <w:basedOn w:val="a"/>
    <w:uiPriority w:val="34"/>
    <w:qFormat/>
    <w:rsid w:val="003D02D8"/>
    <w:pPr>
      <w:ind w:firstLineChars="200" w:firstLine="420"/>
    </w:pPr>
  </w:style>
  <w:style w:type="character" w:customStyle="1" w:styleId="af5">
    <w:name w:val="批注文字 字符"/>
    <w:basedOn w:val="a1"/>
    <w:link w:val="af4"/>
    <w:rsid w:val="003A6561"/>
    <w:rPr>
      <w:kern w:val="2"/>
      <w:sz w:val="21"/>
      <w:szCs w:val="21"/>
    </w:rPr>
  </w:style>
  <w:style w:type="paragraph" w:styleId="TOC">
    <w:name w:val="TOC Heading"/>
    <w:basedOn w:val="1"/>
    <w:next w:val="a"/>
    <w:uiPriority w:val="39"/>
    <w:semiHidden/>
    <w:unhideWhenUsed/>
    <w:qFormat/>
    <w:rsid w:val="00953830"/>
    <w:pPr>
      <w:keepLines/>
      <w:widowControl/>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2">
    <w:name w:val="toc 2"/>
    <w:basedOn w:val="a"/>
    <w:next w:val="a"/>
    <w:autoRedefine/>
    <w:uiPriority w:val="39"/>
    <w:rsid w:val="00444D35"/>
    <w:pPr>
      <w:tabs>
        <w:tab w:val="left" w:pos="720"/>
        <w:tab w:val="right" w:leader="dot" w:pos="6397"/>
      </w:tabs>
      <w:ind w:left="0"/>
    </w:pPr>
    <w:rPr>
      <w:b/>
      <w:noProof/>
    </w:rPr>
  </w:style>
  <w:style w:type="paragraph" w:styleId="TOC1">
    <w:name w:val="toc 1"/>
    <w:basedOn w:val="a"/>
    <w:next w:val="a"/>
    <w:autoRedefine/>
    <w:uiPriority w:val="39"/>
    <w:rsid w:val="004F1092"/>
    <w:pPr>
      <w:tabs>
        <w:tab w:val="left" w:pos="840"/>
        <w:tab w:val="right" w:leader="dot" w:pos="6397"/>
      </w:tabs>
      <w:ind w:left="0"/>
    </w:pPr>
  </w:style>
  <w:style w:type="paragraph" w:styleId="TOC3">
    <w:name w:val="toc 3"/>
    <w:basedOn w:val="a"/>
    <w:next w:val="a"/>
    <w:autoRedefine/>
    <w:uiPriority w:val="39"/>
    <w:rsid w:val="00953830"/>
    <w:pPr>
      <w:ind w:leftChars="400" w:left="840"/>
    </w:pPr>
  </w:style>
  <w:style w:type="character" w:customStyle="1" w:styleId="a6">
    <w:name w:val="页眉 字符"/>
    <w:basedOn w:val="a1"/>
    <w:link w:val="a5"/>
    <w:rsid w:val="00CC09CA"/>
    <w:rPr>
      <w:kern w:val="2"/>
      <w:sz w:val="18"/>
      <w:szCs w:val="18"/>
    </w:rPr>
  </w:style>
  <w:style w:type="character" w:customStyle="1" w:styleId="ab">
    <w:name w:val="纯文本 字符"/>
    <w:basedOn w:val="a1"/>
    <w:link w:val="aa"/>
    <w:qFormat/>
    <w:rsid w:val="00CC09CA"/>
    <w:rPr>
      <w:rFonts w:ascii="宋体" w:hAnsi="Courier New"/>
      <w:kern w:val="2"/>
      <w:sz w:val="21"/>
    </w:rPr>
  </w:style>
  <w:style w:type="character" w:styleId="aff1">
    <w:name w:val="Book Title"/>
    <w:basedOn w:val="a1"/>
    <w:uiPriority w:val="33"/>
    <w:qFormat/>
    <w:rsid w:val="00A952F5"/>
    <w:rPr>
      <w:b/>
      <w:bCs/>
      <w:i/>
      <w:iCs/>
      <w:spacing w:val="5"/>
    </w:rPr>
  </w:style>
  <w:style w:type="paragraph" w:styleId="aff2">
    <w:name w:val="No Spacing"/>
    <w:aliases w:val="表格"/>
    <w:uiPriority w:val="1"/>
    <w:qFormat/>
    <w:rsid w:val="00A952F5"/>
    <w:pPr>
      <w:widowControl w:val="0"/>
      <w:ind w:left="851" w:firstLine="851"/>
      <w:jc w:val="both"/>
    </w:pPr>
    <w:rPr>
      <w:kern w:val="2"/>
      <w:sz w:val="24"/>
      <w:szCs w:val="24"/>
    </w:rPr>
  </w:style>
  <w:style w:type="character" w:customStyle="1" w:styleId="a8">
    <w:name w:val="页脚 字符"/>
    <w:basedOn w:val="a1"/>
    <w:link w:val="a7"/>
    <w:uiPriority w:val="99"/>
    <w:rsid w:val="00025A01"/>
    <w:rPr>
      <w:kern w:val="2"/>
      <w:sz w:val="18"/>
      <w:szCs w:val="18"/>
    </w:rPr>
  </w:style>
  <w:style w:type="paragraph" w:styleId="TOC4">
    <w:name w:val="toc 4"/>
    <w:basedOn w:val="a"/>
    <w:next w:val="a"/>
    <w:autoRedefine/>
    <w:uiPriority w:val="39"/>
    <w:unhideWhenUsed/>
    <w:rsid w:val="00CE03CF"/>
    <w:pPr>
      <w:spacing w:line="240" w:lineRule="auto"/>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CE03CF"/>
    <w:pPr>
      <w:spacing w:line="240" w:lineRule="auto"/>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CE03CF"/>
    <w:pPr>
      <w:spacing w:line="240" w:lineRule="auto"/>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CE03CF"/>
    <w:pPr>
      <w:spacing w:line="240" w:lineRule="auto"/>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CE03CF"/>
    <w:pPr>
      <w:spacing w:line="240" w:lineRule="auto"/>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CE03CF"/>
    <w:pPr>
      <w:spacing w:line="240" w:lineRule="auto"/>
      <w:ind w:leftChars="1600" w:left="33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408">
      <w:bodyDiv w:val="1"/>
      <w:marLeft w:val="0"/>
      <w:marRight w:val="0"/>
      <w:marTop w:val="0"/>
      <w:marBottom w:val="0"/>
      <w:divBdr>
        <w:top w:val="none" w:sz="0" w:space="0" w:color="auto"/>
        <w:left w:val="none" w:sz="0" w:space="0" w:color="auto"/>
        <w:bottom w:val="none" w:sz="0" w:space="0" w:color="auto"/>
        <w:right w:val="none" w:sz="0" w:space="0" w:color="auto"/>
      </w:divBdr>
    </w:div>
    <w:div w:id="73671320">
      <w:bodyDiv w:val="1"/>
      <w:marLeft w:val="0"/>
      <w:marRight w:val="0"/>
      <w:marTop w:val="0"/>
      <w:marBottom w:val="0"/>
      <w:divBdr>
        <w:top w:val="none" w:sz="0" w:space="0" w:color="auto"/>
        <w:left w:val="none" w:sz="0" w:space="0" w:color="auto"/>
        <w:bottom w:val="none" w:sz="0" w:space="0" w:color="auto"/>
        <w:right w:val="none" w:sz="0" w:space="0" w:color="auto"/>
      </w:divBdr>
    </w:div>
    <w:div w:id="112209458">
      <w:bodyDiv w:val="1"/>
      <w:marLeft w:val="0"/>
      <w:marRight w:val="0"/>
      <w:marTop w:val="0"/>
      <w:marBottom w:val="0"/>
      <w:divBdr>
        <w:top w:val="none" w:sz="0" w:space="0" w:color="auto"/>
        <w:left w:val="none" w:sz="0" w:space="0" w:color="auto"/>
        <w:bottom w:val="none" w:sz="0" w:space="0" w:color="auto"/>
        <w:right w:val="none" w:sz="0" w:space="0" w:color="auto"/>
      </w:divBdr>
    </w:div>
    <w:div w:id="238246628">
      <w:bodyDiv w:val="1"/>
      <w:marLeft w:val="0"/>
      <w:marRight w:val="0"/>
      <w:marTop w:val="0"/>
      <w:marBottom w:val="0"/>
      <w:divBdr>
        <w:top w:val="none" w:sz="0" w:space="0" w:color="auto"/>
        <w:left w:val="none" w:sz="0" w:space="0" w:color="auto"/>
        <w:bottom w:val="none" w:sz="0" w:space="0" w:color="auto"/>
        <w:right w:val="none" w:sz="0" w:space="0" w:color="auto"/>
      </w:divBdr>
    </w:div>
    <w:div w:id="238566422">
      <w:bodyDiv w:val="1"/>
      <w:marLeft w:val="0"/>
      <w:marRight w:val="0"/>
      <w:marTop w:val="0"/>
      <w:marBottom w:val="0"/>
      <w:divBdr>
        <w:top w:val="none" w:sz="0" w:space="0" w:color="auto"/>
        <w:left w:val="none" w:sz="0" w:space="0" w:color="auto"/>
        <w:bottom w:val="none" w:sz="0" w:space="0" w:color="auto"/>
        <w:right w:val="none" w:sz="0" w:space="0" w:color="auto"/>
      </w:divBdr>
    </w:div>
    <w:div w:id="276452303">
      <w:bodyDiv w:val="1"/>
      <w:marLeft w:val="0"/>
      <w:marRight w:val="0"/>
      <w:marTop w:val="0"/>
      <w:marBottom w:val="0"/>
      <w:divBdr>
        <w:top w:val="none" w:sz="0" w:space="0" w:color="auto"/>
        <w:left w:val="none" w:sz="0" w:space="0" w:color="auto"/>
        <w:bottom w:val="none" w:sz="0" w:space="0" w:color="auto"/>
        <w:right w:val="none" w:sz="0" w:space="0" w:color="auto"/>
      </w:divBdr>
    </w:div>
    <w:div w:id="390423206">
      <w:bodyDiv w:val="1"/>
      <w:marLeft w:val="0"/>
      <w:marRight w:val="0"/>
      <w:marTop w:val="0"/>
      <w:marBottom w:val="0"/>
      <w:divBdr>
        <w:top w:val="none" w:sz="0" w:space="0" w:color="auto"/>
        <w:left w:val="none" w:sz="0" w:space="0" w:color="auto"/>
        <w:bottom w:val="none" w:sz="0" w:space="0" w:color="auto"/>
        <w:right w:val="none" w:sz="0" w:space="0" w:color="auto"/>
      </w:divBdr>
    </w:div>
    <w:div w:id="744038187">
      <w:bodyDiv w:val="1"/>
      <w:marLeft w:val="0"/>
      <w:marRight w:val="0"/>
      <w:marTop w:val="0"/>
      <w:marBottom w:val="0"/>
      <w:divBdr>
        <w:top w:val="none" w:sz="0" w:space="0" w:color="auto"/>
        <w:left w:val="none" w:sz="0" w:space="0" w:color="auto"/>
        <w:bottom w:val="none" w:sz="0" w:space="0" w:color="auto"/>
        <w:right w:val="none" w:sz="0" w:space="0" w:color="auto"/>
      </w:divBdr>
    </w:div>
    <w:div w:id="781191727">
      <w:bodyDiv w:val="1"/>
      <w:marLeft w:val="0"/>
      <w:marRight w:val="0"/>
      <w:marTop w:val="0"/>
      <w:marBottom w:val="0"/>
      <w:divBdr>
        <w:top w:val="none" w:sz="0" w:space="0" w:color="auto"/>
        <w:left w:val="none" w:sz="0" w:space="0" w:color="auto"/>
        <w:bottom w:val="none" w:sz="0" w:space="0" w:color="auto"/>
        <w:right w:val="none" w:sz="0" w:space="0" w:color="auto"/>
      </w:divBdr>
    </w:div>
    <w:div w:id="847254005">
      <w:bodyDiv w:val="1"/>
      <w:marLeft w:val="0"/>
      <w:marRight w:val="0"/>
      <w:marTop w:val="0"/>
      <w:marBottom w:val="0"/>
      <w:divBdr>
        <w:top w:val="none" w:sz="0" w:space="0" w:color="auto"/>
        <w:left w:val="none" w:sz="0" w:space="0" w:color="auto"/>
        <w:bottom w:val="none" w:sz="0" w:space="0" w:color="auto"/>
        <w:right w:val="none" w:sz="0" w:space="0" w:color="auto"/>
      </w:divBdr>
    </w:div>
    <w:div w:id="870916044">
      <w:bodyDiv w:val="1"/>
      <w:marLeft w:val="0"/>
      <w:marRight w:val="0"/>
      <w:marTop w:val="0"/>
      <w:marBottom w:val="0"/>
      <w:divBdr>
        <w:top w:val="none" w:sz="0" w:space="0" w:color="auto"/>
        <w:left w:val="none" w:sz="0" w:space="0" w:color="auto"/>
        <w:bottom w:val="none" w:sz="0" w:space="0" w:color="auto"/>
        <w:right w:val="none" w:sz="0" w:space="0" w:color="auto"/>
      </w:divBdr>
    </w:div>
    <w:div w:id="991373516">
      <w:bodyDiv w:val="1"/>
      <w:marLeft w:val="0"/>
      <w:marRight w:val="0"/>
      <w:marTop w:val="0"/>
      <w:marBottom w:val="0"/>
      <w:divBdr>
        <w:top w:val="none" w:sz="0" w:space="0" w:color="auto"/>
        <w:left w:val="none" w:sz="0" w:space="0" w:color="auto"/>
        <w:bottom w:val="none" w:sz="0" w:space="0" w:color="auto"/>
        <w:right w:val="none" w:sz="0" w:space="0" w:color="auto"/>
      </w:divBdr>
    </w:div>
    <w:div w:id="997729352">
      <w:bodyDiv w:val="1"/>
      <w:marLeft w:val="0"/>
      <w:marRight w:val="0"/>
      <w:marTop w:val="0"/>
      <w:marBottom w:val="0"/>
      <w:divBdr>
        <w:top w:val="none" w:sz="0" w:space="0" w:color="auto"/>
        <w:left w:val="none" w:sz="0" w:space="0" w:color="auto"/>
        <w:bottom w:val="none" w:sz="0" w:space="0" w:color="auto"/>
        <w:right w:val="none" w:sz="0" w:space="0" w:color="auto"/>
      </w:divBdr>
    </w:div>
    <w:div w:id="1050567767">
      <w:bodyDiv w:val="1"/>
      <w:marLeft w:val="0"/>
      <w:marRight w:val="0"/>
      <w:marTop w:val="0"/>
      <w:marBottom w:val="0"/>
      <w:divBdr>
        <w:top w:val="none" w:sz="0" w:space="0" w:color="auto"/>
        <w:left w:val="none" w:sz="0" w:space="0" w:color="auto"/>
        <w:bottom w:val="none" w:sz="0" w:space="0" w:color="auto"/>
        <w:right w:val="none" w:sz="0" w:space="0" w:color="auto"/>
      </w:divBdr>
    </w:div>
    <w:div w:id="1148790515">
      <w:bodyDiv w:val="1"/>
      <w:marLeft w:val="0"/>
      <w:marRight w:val="0"/>
      <w:marTop w:val="0"/>
      <w:marBottom w:val="0"/>
      <w:divBdr>
        <w:top w:val="none" w:sz="0" w:space="0" w:color="auto"/>
        <w:left w:val="none" w:sz="0" w:space="0" w:color="auto"/>
        <w:bottom w:val="none" w:sz="0" w:space="0" w:color="auto"/>
        <w:right w:val="none" w:sz="0" w:space="0" w:color="auto"/>
      </w:divBdr>
    </w:div>
    <w:div w:id="1267925795">
      <w:bodyDiv w:val="1"/>
      <w:marLeft w:val="0"/>
      <w:marRight w:val="0"/>
      <w:marTop w:val="0"/>
      <w:marBottom w:val="0"/>
      <w:divBdr>
        <w:top w:val="none" w:sz="0" w:space="0" w:color="auto"/>
        <w:left w:val="none" w:sz="0" w:space="0" w:color="auto"/>
        <w:bottom w:val="none" w:sz="0" w:space="0" w:color="auto"/>
        <w:right w:val="none" w:sz="0" w:space="0" w:color="auto"/>
      </w:divBdr>
    </w:div>
    <w:div w:id="1279533887">
      <w:bodyDiv w:val="1"/>
      <w:marLeft w:val="0"/>
      <w:marRight w:val="0"/>
      <w:marTop w:val="0"/>
      <w:marBottom w:val="0"/>
      <w:divBdr>
        <w:top w:val="none" w:sz="0" w:space="0" w:color="auto"/>
        <w:left w:val="none" w:sz="0" w:space="0" w:color="auto"/>
        <w:bottom w:val="none" w:sz="0" w:space="0" w:color="auto"/>
        <w:right w:val="none" w:sz="0" w:space="0" w:color="auto"/>
      </w:divBdr>
    </w:div>
    <w:div w:id="1343121106">
      <w:bodyDiv w:val="1"/>
      <w:marLeft w:val="0"/>
      <w:marRight w:val="0"/>
      <w:marTop w:val="0"/>
      <w:marBottom w:val="0"/>
      <w:divBdr>
        <w:top w:val="none" w:sz="0" w:space="0" w:color="auto"/>
        <w:left w:val="none" w:sz="0" w:space="0" w:color="auto"/>
        <w:bottom w:val="none" w:sz="0" w:space="0" w:color="auto"/>
        <w:right w:val="none" w:sz="0" w:space="0" w:color="auto"/>
      </w:divBdr>
    </w:div>
    <w:div w:id="1378554297">
      <w:bodyDiv w:val="1"/>
      <w:marLeft w:val="0"/>
      <w:marRight w:val="0"/>
      <w:marTop w:val="0"/>
      <w:marBottom w:val="0"/>
      <w:divBdr>
        <w:top w:val="none" w:sz="0" w:space="0" w:color="auto"/>
        <w:left w:val="none" w:sz="0" w:space="0" w:color="auto"/>
        <w:bottom w:val="none" w:sz="0" w:space="0" w:color="auto"/>
        <w:right w:val="none" w:sz="0" w:space="0" w:color="auto"/>
      </w:divBdr>
    </w:div>
    <w:div w:id="1528912783">
      <w:bodyDiv w:val="1"/>
      <w:marLeft w:val="0"/>
      <w:marRight w:val="0"/>
      <w:marTop w:val="0"/>
      <w:marBottom w:val="0"/>
      <w:divBdr>
        <w:top w:val="none" w:sz="0" w:space="0" w:color="auto"/>
        <w:left w:val="none" w:sz="0" w:space="0" w:color="auto"/>
        <w:bottom w:val="none" w:sz="0" w:space="0" w:color="auto"/>
        <w:right w:val="none" w:sz="0" w:space="0" w:color="auto"/>
      </w:divBdr>
    </w:div>
    <w:div w:id="1549027729">
      <w:bodyDiv w:val="1"/>
      <w:marLeft w:val="0"/>
      <w:marRight w:val="0"/>
      <w:marTop w:val="0"/>
      <w:marBottom w:val="0"/>
      <w:divBdr>
        <w:top w:val="none" w:sz="0" w:space="0" w:color="auto"/>
        <w:left w:val="none" w:sz="0" w:space="0" w:color="auto"/>
        <w:bottom w:val="none" w:sz="0" w:space="0" w:color="auto"/>
        <w:right w:val="none" w:sz="0" w:space="0" w:color="auto"/>
      </w:divBdr>
    </w:div>
    <w:div w:id="1582988277">
      <w:bodyDiv w:val="1"/>
      <w:marLeft w:val="0"/>
      <w:marRight w:val="0"/>
      <w:marTop w:val="0"/>
      <w:marBottom w:val="0"/>
      <w:divBdr>
        <w:top w:val="none" w:sz="0" w:space="0" w:color="auto"/>
        <w:left w:val="none" w:sz="0" w:space="0" w:color="auto"/>
        <w:bottom w:val="none" w:sz="0" w:space="0" w:color="auto"/>
        <w:right w:val="none" w:sz="0" w:space="0" w:color="auto"/>
      </w:divBdr>
    </w:div>
    <w:div w:id="1596592400">
      <w:bodyDiv w:val="1"/>
      <w:marLeft w:val="0"/>
      <w:marRight w:val="0"/>
      <w:marTop w:val="0"/>
      <w:marBottom w:val="0"/>
      <w:divBdr>
        <w:top w:val="none" w:sz="0" w:space="0" w:color="auto"/>
        <w:left w:val="none" w:sz="0" w:space="0" w:color="auto"/>
        <w:bottom w:val="none" w:sz="0" w:space="0" w:color="auto"/>
        <w:right w:val="none" w:sz="0" w:space="0" w:color="auto"/>
      </w:divBdr>
    </w:div>
    <w:div w:id="1684209787">
      <w:bodyDiv w:val="1"/>
      <w:marLeft w:val="0"/>
      <w:marRight w:val="0"/>
      <w:marTop w:val="0"/>
      <w:marBottom w:val="0"/>
      <w:divBdr>
        <w:top w:val="none" w:sz="0" w:space="0" w:color="auto"/>
        <w:left w:val="none" w:sz="0" w:space="0" w:color="auto"/>
        <w:bottom w:val="none" w:sz="0" w:space="0" w:color="auto"/>
        <w:right w:val="none" w:sz="0" w:space="0" w:color="auto"/>
      </w:divBdr>
      <w:divsChild>
        <w:div w:id="782650372">
          <w:marLeft w:val="0"/>
          <w:marRight w:val="0"/>
          <w:marTop w:val="0"/>
          <w:marBottom w:val="0"/>
          <w:divBdr>
            <w:top w:val="none" w:sz="0" w:space="0" w:color="auto"/>
            <w:left w:val="none" w:sz="0" w:space="0" w:color="auto"/>
            <w:bottom w:val="none" w:sz="0" w:space="0" w:color="auto"/>
            <w:right w:val="none" w:sz="0" w:space="0" w:color="auto"/>
          </w:divBdr>
        </w:div>
      </w:divsChild>
    </w:div>
    <w:div w:id="1695038481">
      <w:bodyDiv w:val="1"/>
      <w:marLeft w:val="0"/>
      <w:marRight w:val="0"/>
      <w:marTop w:val="0"/>
      <w:marBottom w:val="0"/>
      <w:divBdr>
        <w:top w:val="none" w:sz="0" w:space="0" w:color="auto"/>
        <w:left w:val="none" w:sz="0" w:space="0" w:color="auto"/>
        <w:bottom w:val="none" w:sz="0" w:space="0" w:color="auto"/>
        <w:right w:val="none" w:sz="0" w:space="0" w:color="auto"/>
      </w:divBdr>
    </w:div>
    <w:div w:id="1737237708">
      <w:bodyDiv w:val="1"/>
      <w:marLeft w:val="0"/>
      <w:marRight w:val="0"/>
      <w:marTop w:val="0"/>
      <w:marBottom w:val="0"/>
      <w:divBdr>
        <w:top w:val="none" w:sz="0" w:space="0" w:color="auto"/>
        <w:left w:val="none" w:sz="0" w:space="0" w:color="auto"/>
        <w:bottom w:val="none" w:sz="0" w:space="0" w:color="auto"/>
        <w:right w:val="none" w:sz="0" w:space="0" w:color="auto"/>
      </w:divBdr>
    </w:div>
    <w:div w:id="1743522085">
      <w:bodyDiv w:val="1"/>
      <w:marLeft w:val="0"/>
      <w:marRight w:val="0"/>
      <w:marTop w:val="0"/>
      <w:marBottom w:val="0"/>
      <w:divBdr>
        <w:top w:val="none" w:sz="0" w:space="0" w:color="auto"/>
        <w:left w:val="none" w:sz="0" w:space="0" w:color="auto"/>
        <w:bottom w:val="none" w:sz="0" w:space="0" w:color="auto"/>
        <w:right w:val="none" w:sz="0" w:space="0" w:color="auto"/>
      </w:divBdr>
      <w:divsChild>
        <w:div w:id="1754159470">
          <w:marLeft w:val="0"/>
          <w:marRight w:val="0"/>
          <w:marTop w:val="0"/>
          <w:marBottom w:val="0"/>
          <w:divBdr>
            <w:top w:val="none" w:sz="0" w:space="0" w:color="auto"/>
            <w:left w:val="none" w:sz="0" w:space="0" w:color="auto"/>
            <w:bottom w:val="none" w:sz="0" w:space="0" w:color="auto"/>
            <w:right w:val="none" w:sz="0" w:space="0" w:color="auto"/>
          </w:divBdr>
        </w:div>
      </w:divsChild>
    </w:div>
    <w:div w:id="1835074522">
      <w:bodyDiv w:val="1"/>
      <w:marLeft w:val="0"/>
      <w:marRight w:val="0"/>
      <w:marTop w:val="0"/>
      <w:marBottom w:val="0"/>
      <w:divBdr>
        <w:top w:val="none" w:sz="0" w:space="0" w:color="auto"/>
        <w:left w:val="none" w:sz="0" w:space="0" w:color="auto"/>
        <w:bottom w:val="none" w:sz="0" w:space="0" w:color="auto"/>
        <w:right w:val="none" w:sz="0" w:space="0" w:color="auto"/>
      </w:divBdr>
    </w:div>
    <w:div w:id="1835487755">
      <w:bodyDiv w:val="1"/>
      <w:marLeft w:val="0"/>
      <w:marRight w:val="0"/>
      <w:marTop w:val="0"/>
      <w:marBottom w:val="0"/>
      <w:divBdr>
        <w:top w:val="none" w:sz="0" w:space="0" w:color="auto"/>
        <w:left w:val="none" w:sz="0" w:space="0" w:color="auto"/>
        <w:bottom w:val="none" w:sz="0" w:space="0" w:color="auto"/>
        <w:right w:val="none" w:sz="0" w:space="0" w:color="auto"/>
      </w:divBdr>
    </w:div>
    <w:div w:id="1896886317">
      <w:bodyDiv w:val="1"/>
      <w:marLeft w:val="0"/>
      <w:marRight w:val="0"/>
      <w:marTop w:val="0"/>
      <w:marBottom w:val="0"/>
      <w:divBdr>
        <w:top w:val="none" w:sz="0" w:space="0" w:color="auto"/>
        <w:left w:val="none" w:sz="0" w:space="0" w:color="auto"/>
        <w:bottom w:val="none" w:sz="0" w:space="0" w:color="auto"/>
        <w:right w:val="none" w:sz="0" w:space="0" w:color="auto"/>
      </w:divBdr>
    </w:div>
    <w:div w:id="1897163011">
      <w:bodyDiv w:val="1"/>
      <w:marLeft w:val="0"/>
      <w:marRight w:val="0"/>
      <w:marTop w:val="0"/>
      <w:marBottom w:val="0"/>
      <w:divBdr>
        <w:top w:val="none" w:sz="0" w:space="0" w:color="auto"/>
        <w:left w:val="none" w:sz="0" w:space="0" w:color="auto"/>
        <w:bottom w:val="none" w:sz="0" w:space="0" w:color="auto"/>
        <w:right w:val="none" w:sz="0" w:space="0" w:color="auto"/>
      </w:divBdr>
    </w:div>
    <w:div w:id="192888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jpeg"/><Relationship Id="rId21" Type="http://schemas.openxmlformats.org/officeDocument/2006/relationships/header" Target="header9.xml"/><Relationship Id="rId42" Type="http://schemas.openxmlformats.org/officeDocument/2006/relationships/header" Target="header17.xml"/><Relationship Id="rId63" Type="http://schemas.openxmlformats.org/officeDocument/2006/relationships/hyperlink" Target="mailto:grv7cp@sina.com" TargetMode="External"/><Relationship Id="rId84" Type="http://schemas.openxmlformats.org/officeDocument/2006/relationships/image" Target="media/image17.png"/><Relationship Id="rId138" Type="http://schemas.openxmlformats.org/officeDocument/2006/relationships/footer" Target="footer17.xml"/><Relationship Id="rId159" Type="http://schemas.openxmlformats.org/officeDocument/2006/relationships/oleObject" Target="embeddings/oleObject37.bin"/><Relationship Id="rId107" Type="http://schemas.openxmlformats.org/officeDocument/2006/relationships/image" Target="media/image29.png"/><Relationship Id="rId11" Type="http://schemas.openxmlformats.org/officeDocument/2006/relationships/footer" Target="footer2.xml"/><Relationship Id="rId32" Type="http://schemas.openxmlformats.org/officeDocument/2006/relationships/header" Target="header14.xml"/><Relationship Id="rId53" Type="http://schemas.openxmlformats.org/officeDocument/2006/relationships/hyperlink" Target="mailto:tj_atc@126.com" TargetMode="External"/><Relationship Id="rId74" Type="http://schemas.openxmlformats.org/officeDocument/2006/relationships/image" Target="media/image12.png"/><Relationship Id="rId128" Type="http://schemas.openxmlformats.org/officeDocument/2006/relationships/image" Target="media/image41.png"/><Relationship Id="rId149" Type="http://schemas.openxmlformats.org/officeDocument/2006/relationships/image" Target="media/image44.jpeg"/><Relationship Id="rId5" Type="http://schemas.openxmlformats.org/officeDocument/2006/relationships/webSettings" Target="webSettings.xml"/><Relationship Id="rId95" Type="http://schemas.openxmlformats.org/officeDocument/2006/relationships/image" Target="media/image23.png"/><Relationship Id="rId160" Type="http://schemas.openxmlformats.org/officeDocument/2006/relationships/image" Target="media/image49.wmf"/><Relationship Id="rId22" Type="http://schemas.openxmlformats.org/officeDocument/2006/relationships/header" Target="header10.xml"/><Relationship Id="rId43" Type="http://schemas.openxmlformats.org/officeDocument/2006/relationships/footer" Target="footer10.xml"/><Relationship Id="rId64" Type="http://schemas.openxmlformats.org/officeDocument/2006/relationships/hyperlink" Target="mailto:huangguang@126.com" TargetMode="External"/><Relationship Id="rId118" Type="http://schemas.openxmlformats.org/officeDocument/2006/relationships/image" Target="media/image35.png"/><Relationship Id="rId139" Type="http://schemas.openxmlformats.org/officeDocument/2006/relationships/header" Target="header24.xml"/><Relationship Id="rId85" Type="http://schemas.openxmlformats.org/officeDocument/2006/relationships/oleObject" Target="embeddings/oleObject16.bin"/><Relationship Id="rId150" Type="http://schemas.openxmlformats.org/officeDocument/2006/relationships/image" Target="media/image45.jpeg"/><Relationship Id="rId12" Type="http://schemas.openxmlformats.org/officeDocument/2006/relationships/image" Target="media/image2.png"/><Relationship Id="rId17" Type="http://schemas.openxmlformats.org/officeDocument/2006/relationships/header" Target="header5.xml"/><Relationship Id="rId33" Type="http://schemas.openxmlformats.org/officeDocument/2006/relationships/header" Target="header15.xml"/><Relationship Id="rId38" Type="http://schemas.openxmlformats.org/officeDocument/2006/relationships/header" Target="header16.xml"/><Relationship Id="rId59" Type="http://schemas.openxmlformats.org/officeDocument/2006/relationships/hyperlink" Target="mailto:atcatc@163.com" TargetMode="External"/><Relationship Id="rId103" Type="http://schemas.openxmlformats.org/officeDocument/2006/relationships/image" Target="media/image27.png"/><Relationship Id="rId108" Type="http://schemas.openxmlformats.org/officeDocument/2006/relationships/oleObject" Target="embeddings/oleObject27.bin"/><Relationship Id="rId124" Type="http://schemas.openxmlformats.org/officeDocument/2006/relationships/image" Target="media/image39.png"/><Relationship Id="rId129" Type="http://schemas.openxmlformats.org/officeDocument/2006/relationships/oleObject" Target="embeddings/oleObject36.bin"/><Relationship Id="rId54" Type="http://schemas.openxmlformats.org/officeDocument/2006/relationships/hyperlink" Target="mailto:zzp5810@sina.com" TargetMode="External"/><Relationship Id="rId70" Type="http://schemas.openxmlformats.org/officeDocument/2006/relationships/image" Target="media/image10.png"/><Relationship Id="rId75" Type="http://schemas.openxmlformats.org/officeDocument/2006/relationships/oleObject" Target="embeddings/oleObject11.bin"/><Relationship Id="rId91" Type="http://schemas.openxmlformats.org/officeDocument/2006/relationships/image" Target="media/image21.png"/><Relationship Id="rId96" Type="http://schemas.openxmlformats.org/officeDocument/2006/relationships/oleObject" Target="embeddings/oleObject21.bin"/><Relationship Id="rId140" Type="http://schemas.openxmlformats.org/officeDocument/2006/relationships/footer" Target="footer18.xml"/><Relationship Id="rId145" Type="http://schemas.openxmlformats.org/officeDocument/2006/relationships/footer" Target="footer22.xml"/><Relationship Id="rId161" Type="http://schemas.openxmlformats.org/officeDocument/2006/relationships/oleObject" Target="embeddings/oleObject38.bin"/><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1.xml"/><Relationship Id="rId28" Type="http://schemas.openxmlformats.org/officeDocument/2006/relationships/footer" Target="footer6.xml"/><Relationship Id="rId49" Type="http://schemas.openxmlformats.org/officeDocument/2006/relationships/hyperlink" Target="mailto:zytlzpzx@hotmail.com" TargetMode="External"/><Relationship Id="rId114" Type="http://schemas.openxmlformats.org/officeDocument/2006/relationships/oleObject" Target="embeddings/oleObject30.bin"/><Relationship Id="rId119" Type="http://schemas.openxmlformats.org/officeDocument/2006/relationships/oleObject" Target="embeddings/oleObject32.bin"/><Relationship Id="rId44" Type="http://schemas.openxmlformats.org/officeDocument/2006/relationships/header" Target="header18.xml"/><Relationship Id="rId60" Type="http://schemas.openxmlformats.org/officeDocument/2006/relationships/hyperlink" Target="mailto:zgnnzxzx@163.com" TargetMode="External"/><Relationship Id="rId65" Type="http://schemas.openxmlformats.org/officeDocument/2006/relationships/hyperlink" Target="mailto:caachayong@hotmail.com" TargetMode="External"/><Relationship Id="rId81" Type="http://schemas.openxmlformats.org/officeDocument/2006/relationships/oleObject" Target="embeddings/oleObject14.bin"/><Relationship Id="rId86" Type="http://schemas.openxmlformats.org/officeDocument/2006/relationships/image" Target="media/image18.jpeg"/><Relationship Id="rId130" Type="http://schemas.openxmlformats.org/officeDocument/2006/relationships/header" Target="header20.xml"/><Relationship Id="rId135" Type="http://schemas.openxmlformats.org/officeDocument/2006/relationships/header" Target="header23.xml"/><Relationship Id="rId151" Type="http://schemas.openxmlformats.org/officeDocument/2006/relationships/image" Target="media/image46.png"/><Relationship Id="rId156" Type="http://schemas.openxmlformats.org/officeDocument/2006/relationships/footer" Target="footer26.xml"/><Relationship Id="rId13" Type="http://schemas.openxmlformats.org/officeDocument/2006/relationships/image" Target="media/image3.png"/><Relationship Id="rId18" Type="http://schemas.openxmlformats.org/officeDocument/2006/relationships/header" Target="header6.xml"/><Relationship Id="rId39" Type="http://schemas.openxmlformats.org/officeDocument/2006/relationships/footer" Target="footer9.xml"/><Relationship Id="rId109" Type="http://schemas.openxmlformats.org/officeDocument/2006/relationships/image" Target="media/image30.png"/><Relationship Id="rId34" Type="http://schemas.openxmlformats.org/officeDocument/2006/relationships/footer" Target="footer7.xml"/><Relationship Id="rId50" Type="http://schemas.openxmlformats.org/officeDocument/2006/relationships/hyperlink" Target="mailto:zyccatc@126.com" TargetMode="External"/><Relationship Id="rId55" Type="http://schemas.openxmlformats.org/officeDocument/2006/relationships/hyperlink" Target="mailto:xmxjc@163.com" TargetMode="External"/><Relationship Id="rId76" Type="http://schemas.openxmlformats.org/officeDocument/2006/relationships/image" Target="media/image13.png"/><Relationship Id="rId97" Type="http://schemas.openxmlformats.org/officeDocument/2006/relationships/image" Target="media/image24.png"/><Relationship Id="rId104" Type="http://schemas.openxmlformats.org/officeDocument/2006/relationships/oleObject" Target="embeddings/oleObject25.bin"/><Relationship Id="rId120" Type="http://schemas.openxmlformats.org/officeDocument/2006/relationships/image" Target="media/image36.jpeg"/><Relationship Id="rId125" Type="http://schemas.openxmlformats.org/officeDocument/2006/relationships/oleObject" Target="embeddings/oleObject34.bin"/><Relationship Id="rId141" Type="http://schemas.openxmlformats.org/officeDocument/2006/relationships/header" Target="header25.xml"/><Relationship Id="rId146" Type="http://schemas.openxmlformats.org/officeDocument/2006/relationships/footer" Target="footer23.xml"/><Relationship Id="rId167" Type="http://schemas.microsoft.com/office/2011/relationships/people" Target="people.xml"/><Relationship Id="rId7" Type="http://schemas.openxmlformats.org/officeDocument/2006/relationships/endnotes" Target="endnotes.xml"/><Relationship Id="rId71" Type="http://schemas.openxmlformats.org/officeDocument/2006/relationships/oleObject" Target="embeddings/oleObject9.bin"/><Relationship Id="rId92" Type="http://schemas.openxmlformats.org/officeDocument/2006/relationships/oleObject" Target="embeddings/oleObject19.bin"/><Relationship Id="rId162"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comments" Target="comments.xml"/><Relationship Id="rId24" Type="http://schemas.openxmlformats.org/officeDocument/2006/relationships/footer" Target="footer4.xml"/><Relationship Id="rId40" Type="http://schemas.openxmlformats.org/officeDocument/2006/relationships/image" Target="media/image7.emf"/><Relationship Id="rId45" Type="http://schemas.openxmlformats.org/officeDocument/2006/relationships/header" Target="header19.xml"/><Relationship Id="rId66" Type="http://schemas.openxmlformats.org/officeDocument/2006/relationships/image" Target="media/image8.png"/><Relationship Id="rId87" Type="http://schemas.openxmlformats.org/officeDocument/2006/relationships/image" Target="media/image19.png"/><Relationship Id="rId110" Type="http://schemas.openxmlformats.org/officeDocument/2006/relationships/oleObject" Target="embeddings/oleObject28.bin"/><Relationship Id="rId115" Type="http://schemas.openxmlformats.org/officeDocument/2006/relationships/image" Target="media/image33.png"/><Relationship Id="rId131" Type="http://schemas.openxmlformats.org/officeDocument/2006/relationships/header" Target="header21.xml"/><Relationship Id="rId136" Type="http://schemas.openxmlformats.org/officeDocument/2006/relationships/footer" Target="footer15.xml"/><Relationship Id="rId157" Type="http://schemas.openxmlformats.org/officeDocument/2006/relationships/image" Target="media/image47.emf"/><Relationship Id="rId61" Type="http://schemas.openxmlformats.org/officeDocument/2006/relationships/hyperlink" Target="mailto:fmj@csatc.org" TargetMode="External"/><Relationship Id="rId82" Type="http://schemas.openxmlformats.org/officeDocument/2006/relationships/image" Target="media/image16.png"/><Relationship Id="rId152" Type="http://schemas.openxmlformats.org/officeDocument/2006/relationships/header" Target="header26.xml"/><Relationship Id="rId19" Type="http://schemas.openxmlformats.org/officeDocument/2006/relationships/header" Target="header7.xml"/><Relationship Id="rId14" Type="http://schemas.openxmlformats.org/officeDocument/2006/relationships/header" Target="header3.xml"/><Relationship Id="rId30" Type="http://schemas.microsoft.com/office/2011/relationships/commentsExtended" Target="commentsExtended.xml"/><Relationship Id="rId35" Type="http://schemas.openxmlformats.org/officeDocument/2006/relationships/footer" Target="footer8.xml"/><Relationship Id="rId56" Type="http://schemas.openxmlformats.org/officeDocument/2006/relationships/hyperlink" Target="mailto:hgbmail@21cn.com" TargetMode="External"/><Relationship Id="rId77" Type="http://schemas.openxmlformats.org/officeDocument/2006/relationships/oleObject" Target="embeddings/oleObject12.bin"/><Relationship Id="rId100" Type="http://schemas.openxmlformats.org/officeDocument/2006/relationships/oleObject" Target="embeddings/oleObject23.bin"/><Relationship Id="rId105" Type="http://schemas.openxmlformats.org/officeDocument/2006/relationships/image" Target="media/image28.png"/><Relationship Id="rId126" Type="http://schemas.openxmlformats.org/officeDocument/2006/relationships/image" Target="media/image40.png"/><Relationship Id="rId147" Type="http://schemas.openxmlformats.org/officeDocument/2006/relationships/image" Target="media/image42.jpeg"/><Relationship Id="rId168"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mailto:zyhbzxzx@163.com" TargetMode="External"/><Relationship Id="rId72" Type="http://schemas.openxmlformats.org/officeDocument/2006/relationships/image" Target="media/image11.png"/><Relationship Id="rId93" Type="http://schemas.openxmlformats.org/officeDocument/2006/relationships/image" Target="media/image22.png"/><Relationship Id="rId98" Type="http://schemas.openxmlformats.org/officeDocument/2006/relationships/oleObject" Target="embeddings/oleObject22.bin"/><Relationship Id="rId121" Type="http://schemas.openxmlformats.org/officeDocument/2006/relationships/image" Target="media/image37.jpeg"/><Relationship Id="rId142" Type="http://schemas.openxmlformats.org/officeDocument/2006/relationships/footer" Target="footer19.xml"/><Relationship Id="rId163"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header" Target="header12.xml"/><Relationship Id="rId46" Type="http://schemas.openxmlformats.org/officeDocument/2006/relationships/footer" Target="footer11.xml"/><Relationship Id="rId67" Type="http://schemas.openxmlformats.org/officeDocument/2006/relationships/oleObject" Target="embeddings/oleObject7.bin"/><Relationship Id="rId116" Type="http://schemas.openxmlformats.org/officeDocument/2006/relationships/oleObject" Target="embeddings/oleObject31.bin"/><Relationship Id="rId137" Type="http://schemas.openxmlformats.org/officeDocument/2006/relationships/footer" Target="footer16.xml"/><Relationship Id="rId158" Type="http://schemas.openxmlformats.org/officeDocument/2006/relationships/image" Target="media/image48.wmf"/><Relationship Id="rId20" Type="http://schemas.openxmlformats.org/officeDocument/2006/relationships/header" Target="header8.xml"/><Relationship Id="rId41" Type="http://schemas.openxmlformats.org/officeDocument/2006/relationships/package" Target="embeddings/Microsoft_Visio_Drawing1.vsdx"/><Relationship Id="rId62" Type="http://schemas.openxmlformats.org/officeDocument/2006/relationships/hyperlink" Target="mailto:llwj888@126.com" TargetMode="External"/><Relationship Id="rId83" Type="http://schemas.openxmlformats.org/officeDocument/2006/relationships/oleObject" Target="embeddings/oleObject15.bin"/><Relationship Id="rId88" Type="http://schemas.openxmlformats.org/officeDocument/2006/relationships/oleObject" Target="embeddings/oleObject17.bin"/><Relationship Id="rId111" Type="http://schemas.openxmlformats.org/officeDocument/2006/relationships/image" Target="media/image31.png"/><Relationship Id="rId132" Type="http://schemas.openxmlformats.org/officeDocument/2006/relationships/footer" Target="footer13.xml"/><Relationship Id="rId153" Type="http://schemas.openxmlformats.org/officeDocument/2006/relationships/header" Target="header27.xml"/><Relationship Id="rId15" Type="http://schemas.openxmlformats.org/officeDocument/2006/relationships/header" Target="header4.xml"/><Relationship Id="rId36" Type="http://schemas.openxmlformats.org/officeDocument/2006/relationships/image" Target="media/image6.emf"/><Relationship Id="rId57" Type="http://schemas.openxmlformats.org/officeDocument/2006/relationships/hyperlink" Target="mailto:xiejing_1103@sina.com" TargetMode="External"/><Relationship Id="rId106" Type="http://schemas.openxmlformats.org/officeDocument/2006/relationships/oleObject" Target="embeddings/oleObject26.bin"/><Relationship Id="rId127" Type="http://schemas.openxmlformats.org/officeDocument/2006/relationships/oleObject" Target="embeddings/oleObject35.bin"/><Relationship Id="rId10" Type="http://schemas.openxmlformats.org/officeDocument/2006/relationships/footer" Target="footer1.xml"/><Relationship Id="rId31" Type="http://schemas.microsoft.com/office/2016/09/relationships/commentsIds" Target="commentsIds.xml"/><Relationship Id="rId52" Type="http://schemas.openxmlformats.org/officeDocument/2006/relationships/hyperlink" Target="mailto:hd_zhang@sohu.com" TargetMode="External"/><Relationship Id="rId73" Type="http://schemas.openxmlformats.org/officeDocument/2006/relationships/oleObject" Target="embeddings/oleObject10.bin"/><Relationship Id="rId78" Type="http://schemas.openxmlformats.org/officeDocument/2006/relationships/image" Target="media/image14.png"/><Relationship Id="rId94" Type="http://schemas.openxmlformats.org/officeDocument/2006/relationships/oleObject" Target="embeddings/oleObject20.bin"/><Relationship Id="rId99" Type="http://schemas.openxmlformats.org/officeDocument/2006/relationships/image" Target="media/image25.png"/><Relationship Id="rId101" Type="http://schemas.openxmlformats.org/officeDocument/2006/relationships/image" Target="media/image26.png"/><Relationship Id="rId122" Type="http://schemas.openxmlformats.org/officeDocument/2006/relationships/image" Target="media/image38.png"/><Relationship Id="rId143" Type="http://schemas.openxmlformats.org/officeDocument/2006/relationships/footer" Target="footer20.xml"/><Relationship Id="rId148" Type="http://schemas.openxmlformats.org/officeDocument/2006/relationships/image" Target="media/image43.jpeg"/><Relationship Id="rId164"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eader" Target="header13.xml"/><Relationship Id="rId47" Type="http://schemas.openxmlformats.org/officeDocument/2006/relationships/footer" Target="footer12.xml"/><Relationship Id="rId68" Type="http://schemas.openxmlformats.org/officeDocument/2006/relationships/image" Target="media/image9.png"/><Relationship Id="rId89" Type="http://schemas.openxmlformats.org/officeDocument/2006/relationships/image" Target="media/image20.png"/><Relationship Id="rId112" Type="http://schemas.openxmlformats.org/officeDocument/2006/relationships/oleObject" Target="embeddings/oleObject29.bin"/><Relationship Id="rId133" Type="http://schemas.openxmlformats.org/officeDocument/2006/relationships/footer" Target="footer14.xml"/><Relationship Id="rId154" Type="http://schemas.openxmlformats.org/officeDocument/2006/relationships/footer" Target="footer24.xml"/><Relationship Id="rId16" Type="http://schemas.openxmlformats.org/officeDocument/2006/relationships/footer" Target="footer3.xml"/><Relationship Id="rId37" Type="http://schemas.openxmlformats.org/officeDocument/2006/relationships/package" Target="embeddings/Microsoft_Visio_Drawing.vsdx"/><Relationship Id="rId58" Type="http://schemas.openxmlformats.org/officeDocument/2006/relationships/hyperlink" Target="mailto:ycq@atmb.org" TargetMode="External"/><Relationship Id="rId79" Type="http://schemas.openxmlformats.org/officeDocument/2006/relationships/oleObject" Target="embeddings/oleObject13.bin"/><Relationship Id="rId102" Type="http://schemas.openxmlformats.org/officeDocument/2006/relationships/oleObject" Target="embeddings/oleObject24.bin"/><Relationship Id="rId123" Type="http://schemas.openxmlformats.org/officeDocument/2006/relationships/oleObject" Target="embeddings/oleObject33.bin"/><Relationship Id="rId144" Type="http://schemas.openxmlformats.org/officeDocument/2006/relationships/footer" Target="footer21.xml"/><Relationship Id="rId90" Type="http://schemas.openxmlformats.org/officeDocument/2006/relationships/oleObject" Target="embeddings/oleObject18.bin"/><Relationship Id="rId165" Type="http://schemas.openxmlformats.org/officeDocument/2006/relationships/footer" Target="footer28.xml"/><Relationship Id="rId27" Type="http://schemas.openxmlformats.org/officeDocument/2006/relationships/footer" Target="footer5.xml"/><Relationship Id="rId48" Type="http://schemas.openxmlformats.org/officeDocument/2006/relationships/hyperlink" Target="mailto:wxh@163.com" TargetMode="External"/><Relationship Id="rId69" Type="http://schemas.openxmlformats.org/officeDocument/2006/relationships/oleObject" Target="embeddings/oleObject8.bin"/><Relationship Id="rId113" Type="http://schemas.openxmlformats.org/officeDocument/2006/relationships/image" Target="media/image32.png"/><Relationship Id="rId134" Type="http://schemas.openxmlformats.org/officeDocument/2006/relationships/header" Target="header22.xml"/><Relationship Id="rId80" Type="http://schemas.openxmlformats.org/officeDocument/2006/relationships/image" Target="media/image15.png"/><Relationship Id="rId155" Type="http://schemas.openxmlformats.org/officeDocument/2006/relationships/footer" Target="footer2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oleObject" Target="embeddings/oleObject5.bin"/><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oleObject" Target="embeddings/oleObject6.bin"/><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1.png"/><Relationship Id="rId4" Type="http://schemas.openxmlformats.org/officeDocument/2006/relationships/oleObject" Target="embeddings/oleObject1.bin"/></Relationships>
</file>

<file path=word/_rels/header7.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1.png"/><Relationship Id="rId4" Type="http://schemas.openxmlformats.org/officeDocument/2006/relationships/oleObject" Target="embeddings/oleObject2.bin"/></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1.png"/><Relationship Id="rId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4539E-BD22-432B-AB83-037F2BD71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294</Pages>
  <Words>20668</Words>
  <Characters>117814</Characters>
  <Application>Microsoft Office Word</Application>
  <DocSecurity>0</DocSecurity>
  <Lines>981</Lines>
  <Paragraphs>276</Paragraphs>
  <ScaleCrop>false</ScaleCrop>
  <Company>corp</Company>
  <LinksUpToDate>false</LinksUpToDate>
  <CharactersWithSpaces>138206</CharactersWithSpaces>
  <SharedDoc>false</SharedDoc>
  <HLinks>
    <vt:vector size="108" baseType="variant">
      <vt:variant>
        <vt:i4>7667795</vt:i4>
      </vt:variant>
      <vt:variant>
        <vt:i4>51</vt:i4>
      </vt:variant>
      <vt:variant>
        <vt:i4>0</vt:i4>
      </vt:variant>
      <vt:variant>
        <vt:i4>5</vt:i4>
      </vt:variant>
      <vt:variant>
        <vt:lpwstr>mailto:caachayong@hotmail.com</vt:lpwstr>
      </vt:variant>
      <vt:variant>
        <vt:lpwstr/>
      </vt:variant>
      <vt:variant>
        <vt:i4>2359380</vt:i4>
      </vt:variant>
      <vt:variant>
        <vt:i4>48</vt:i4>
      </vt:variant>
      <vt:variant>
        <vt:i4>0</vt:i4>
      </vt:variant>
      <vt:variant>
        <vt:i4>5</vt:i4>
      </vt:variant>
      <vt:variant>
        <vt:lpwstr>mailto:huangguang@126.com</vt:lpwstr>
      </vt:variant>
      <vt:variant>
        <vt:lpwstr/>
      </vt:variant>
      <vt:variant>
        <vt:i4>5636131</vt:i4>
      </vt:variant>
      <vt:variant>
        <vt:i4>45</vt:i4>
      </vt:variant>
      <vt:variant>
        <vt:i4>0</vt:i4>
      </vt:variant>
      <vt:variant>
        <vt:i4>5</vt:i4>
      </vt:variant>
      <vt:variant>
        <vt:lpwstr>mailto:grv7cp@sina.com</vt:lpwstr>
      </vt:variant>
      <vt:variant>
        <vt:lpwstr/>
      </vt:variant>
      <vt:variant>
        <vt:i4>7340103</vt:i4>
      </vt:variant>
      <vt:variant>
        <vt:i4>42</vt:i4>
      </vt:variant>
      <vt:variant>
        <vt:i4>0</vt:i4>
      </vt:variant>
      <vt:variant>
        <vt:i4>5</vt:i4>
      </vt:variant>
      <vt:variant>
        <vt:lpwstr>mailto:llwj888@126.com</vt:lpwstr>
      </vt:variant>
      <vt:variant>
        <vt:lpwstr/>
      </vt:variant>
      <vt:variant>
        <vt:i4>458812</vt:i4>
      </vt:variant>
      <vt:variant>
        <vt:i4>39</vt:i4>
      </vt:variant>
      <vt:variant>
        <vt:i4>0</vt:i4>
      </vt:variant>
      <vt:variant>
        <vt:i4>5</vt:i4>
      </vt:variant>
      <vt:variant>
        <vt:lpwstr>mailto:fmj@csatc.org</vt:lpwstr>
      </vt:variant>
      <vt:variant>
        <vt:lpwstr/>
      </vt:variant>
      <vt:variant>
        <vt:i4>4259874</vt:i4>
      </vt:variant>
      <vt:variant>
        <vt:i4>36</vt:i4>
      </vt:variant>
      <vt:variant>
        <vt:i4>0</vt:i4>
      </vt:variant>
      <vt:variant>
        <vt:i4>5</vt:i4>
      </vt:variant>
      <vt:variant>
        <vt:lpwstr>mailto:zgnnzxzx@163.com</vt:lpwstr>
      </vt:variant>
      <vt:variant>
        <vt:lpwstr/>
      </vt:variant>
      <vt:variant>
        <vt:i4>2293853</vt:i4>
      </vt:variant>
      <vt:variant>
        <vt:i4>33</vt:i4>
      </vt:variant>
      <vt:variant>
        <vt:i4>0</vt:i4>
      </vt:variant>
      <vt:variant>
        <vt:i4>5</vt:i4>
      </vt:variant>
      <vt:variant>
        <vt:lpwstr>mailto:atcatc@163.com</vt:lpwstr>
      </vt:variant>
      <vt:variant>
        <vt:lpwstr/>
      </vt:variant>
      <vt:variant>
        <vt:i4>3801104</vt:i4>
      </vt:variant>
      <vt:variant>
        <vt:i4>30</vt:i4>
      </vt:variant>
      <vt:variant>
        <vt:i4>0</vt:i4>
      </vt:variant>
      <vt:variant>
        <vt:i4>5</vt:i4>
      </vt:variant>
      <vt:variant>
        <vt:lpwstr>mailto:ycq@atmb.org</vt:lpwstr>
      </vt:variant>
      <vt:variant>
        <vt:lpwstr/>
      </vt:variant>
      <vt:variant>
        <vt:i4>3538982</vt:i4>
      </vt:variant>
      <vt:variant>
        <vt:i4>27</vt:i4>
      </vt:variant>
      <vt:variant>
        <vt:i4>0</vt:i4>
      </vt:variant>
      <vt:variant>
        <vt:i4>5</vt:i4>
      </vt:variant>
      <vt:variant>
        <vt:lpwstr>mailto:xiejing_1103@sina.com</vt:lpwstr>
      </vt:variant>
      <vt:variant>
        <vt:lpwstr/>
      </vt:variant>
      <vt:variant>
        <vt:i4>7667797</vt:i4>
      </vt:variant>
      <vt:variant>
        <vt:i4>24</vt:i4>
      </vt:variant>
      <vt:variant>
        <vt:i4>0</vt:i4>
      </vt:variant>
      <vt:variant>
        <vt:i4>5</vt:i4>
      </vt:variant>
      <vt:variant>
        <vt:lpwstr>mailto:hgbmail@21cn.com</vt:lpwstr>
      </vt:variant>
      <vt:variant>
        <vt:lpwstr/>
      </vt:variant>
      <vt:variant>
        <vt:i4>852090</vt:i4>
      </vt:variant>
      <vt:variant>
        <vt:i4>21</vt:i4>
      </vt:variant>
      <vt:variant>
        <vt:i4>0</vt:i4>
      </vt:variant>
      <vt:variant>
        <vt:i4>5</vt:i4>
      </vt:variant>
      <vt:variant>
        <vt:lpwstr>mailto:xmxjc@163.com</vt:lpwstr>
      </vt:variant>
      <vt:variant>
        <vt:lpwstr/>
      </vt:variant>
      <vt:variant>
        <vt:i4>3932191</vt:i4>
      </vt:variant>
      <vt:variant>
        <vt:i4>18</vt:i4>
      </vt:variant>
      <vt:variant>
        <vt:i4>0</vt:i4>
      </vt:variant>
      <vt:variant>
        <vt:i4>5</vt:i4>
      </vt:variant>
      <vt:variant>
        <vt:lpwstr>mailto:zzp5810@sina.com</vt:lpwstr>
      </vt:variant>
      <vt:variant>
        <vt:lpwstr/>
      </vt:variant>
      <vt:variant>
        <vt:i4>917574</vt:i4>
      </vt:variant>
      <vt:variant>
        <vt:i4>15</vt:i4>
      </vt:variant>
      <vt:variant>
        <vt:i4>0</vt:i4>
      </vt:variant>
      <vt:variant>
        <vt:i4>5</vt:i4>
      </vt:variant>
      <vt:variant>
        <vt:lpwstr>mailto:tj_atc@126.com</vt:lpwstr>
      </vt:variant>
      <vt:variant>
        <vt:lpwstr/>
      </vt:variant>
      <vt:variant>
        <vt:i4>458760</vt:i4>
      </vt:variant>
      <vt:variant>
        <vt:i4>12</vt:i4>
      </vt:variant>
      <vt:variant>
        <vt:i4>0</vt:i4>
      </vt:variant>
      <vt:variant>
        <vt:i4>5</vt:i4>
      </vt:variant>
      <vt:variant>
        <vt:lpwstr>mailto:hd_zhang@sohu.com</vt:lpwstr>
      </vt:variant>
      <vt:variant>
        <vt:lpwstr/>
      </vt:variant>
      <vt:variant>
        <vt:i4>4653104</vt:i4>
      </vt:variant>
      <vt:variant>
        <vt:i4>9</vt:i4>
      </vt:variant>
      <vt:variant>
        <vt:i4>0</vt:i4>
      </vt:variant>
      <vt:variant>
        <vt:i4>5</vt:i4>
      </vt:variant>
      <vt:variant>
        <vt:lpwstr>mailto:zyhbzxzx@163.com</vt:lpwstr>
      </vt:variant>
      <vt:variant>
        <vt:lpwstr/>
      </vt:variant>
      <vt:variant>
        <vt:i4>7340055</vt:i4>
      </vt:variant>
      <vt:variant>
        <vt:i4>6</vt:i4>
      </vt:variant>
      <vt:variant>
        <vt:i4>0</vt:i4>
      </vt:variant>
      <vt:variant>
        <vt:i4>5</vt:i4>
      </vt:variant>
      <vt:variant>
        <vt:lpwstr>mailto:zyccatc@126.com</vt:lpwstr>
      </vt:variant>
      <vt:variant>
        <vt:lpwstr/>
      </vt:variant>
      <vt:variant>
        <vt:i4>393253</vt:i4>
      </vt:variant>
      <vt:variant>
        <vt:i4>3</vt:i4>
      </vt:variant>
      <vt:variant>
        <vt:i4>0</vt:i4>
      </vt:variant>
      <vt:variant>
        <vt:i4>5</vt:i4>
      </vt:variant>
      <vt:variant>
        <vt:lpwstr>mailto:zytlzpzx@hotmail.com</vt:lpwstr>
      </vt:variant>
      <vt:variant>
        <vt:lpwstr/>
      </vt:variant>
      <vt:variant>
        <vt:i4>7405573</vt:i4>
      </vt:variant>
      <vt:variant>
        <vt:i4>0</vt:i4>
      </vt:variant>
      <vt:variant>
        <vt:i4>0</vt:i4>
      </vt:variant>
      <vt:variant>
        <vt:i4>5</vt:i4>
      </vt:variant>
      <vt:variant>
        <vt:lpwstr>mailto:wxh@163.com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武汉友和道通航空有限公司</dc:title>
  <dc:creator>呵呵</dc:creator>
  <cp:lastModifiedBy>杨 永强</cp:lastModifiedBy>
  <cp:revision>287</cp:revision>
  <cp:lastPrinted>2018-01-10T08:23:00Z</cp:lastPrinted>
  <dcterms:created xsi:type="dcterms:W3CDTF">2017-12-21T03:52:00Z</dcterms:created>
  <dcterms:modified xsi:type="dcterms:W3CDTF">2019-03-29T04:08:00Z</dcterms:modified>
</cp:coreProperties>
</file>